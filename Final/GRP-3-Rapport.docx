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586B4" w14:textId="35F7C145" w:rsidR="006373EE" w:rsidRPr="007F7FEB" w:rsidRDefault="007C525E" w:rsidP="00A00A7A">
      <w:pPr>
        <w:pStyle w:val="Titre"/>
      </w:pPr>
      <w:r w:rsidRPr="007F7FEB">
        <w:t xml:space="preserve">EPSIC </w:t>
      </w:r>
      <w:r w:rsidR="006373EE" w:rsidRPr="007F7FEB">
        <w:t>–</w:t>
      </w:r>
      <w:r w:rsidRPr="007F7FEB">
        <w:t xml:space="preserve"> 2018</w:t>
      </w:r>
    </w:p>
    <w:p w14:paraId="7D8DD10D" w14:textId="5BB994C9" w:rsidR="007C525E" w:rsidRPr="007F7FEB" w:rsidRDefault="007C525E" w:rsidP="00A00A7A">
      <w:pPr>
        <w:rPr>
          <w:lang w:eastAsia="fr-CH"/>
        </w:rPr>
      </w:pPr>
    </w:p>
    <w:p w14:paraId="26852B86" w14:textId="0F94025E" w:rsidR="00BE336F" w:rsidRPr="007F7FEB" w:rsidRDefault="007C525E" w:rsidP="00A00A7A">
      <w:pPr>
        <w:pStyle w:val="Titre"/>
      </w:pPr>
      <w:r w:rsidRPr="007F7FEB">
        <w:t xml:space="preserve"> </w:t>
      </w:r>
      <w:r w:rsidR="00B32163" w:rsidRPr="007F7FEB">
        <w:t>Module ICT 143</w:t>
      </w:r>
    </w:p>
    <w:p w14:paraId="5DE38E1E" w14:textId="129F1691" w:rsidR="00B32163" w:rsidRPr="007F7FEB" w:rsidRDefault="00B32163" w:rsidP="00A00A7A">
      <w:pPr>
        <w:rPr>
          <w:lang w:eastAsia="fr-CH"/>
        </w:rPr>
      </w:pPr>
    </w:p>
    <w:p w14:paraId="7DCFF7F3" w14:textId="7CC07F9C" w:rsidR="0047481D" w:rsidRPr="007F7FEB" w:rsidRDefault="00B32163" w:rsidP="00A00A7A">
      <w:pPr>
        <w:pStyle w:val="Sous-titre"/>
      </w:pPr>
      <w:r w:rsidRPr="007F7FEB">
        <w:t>Rapport du groupe 3 – Winston, Quentin, Pablo, Dylan</w:t>
      </w:r>
    </w:p>
    <w:p w14:paraId="2E682A6D" w14:textId="5BC72765" w:rsidR="0047481D" w:rsidRPr="007F7FEB" w:rsidRDefault="00AA0F25" w:rsidP="00A00A7A">
      <w:pPr>
        <w:sectPr w:rsidR="0047481D" w:rsidRPr="007F7FEB"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sidRPr="007F7FEB">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bookmarkStart w:id="0" w:name="_Toc532581630" w:displacedByCustomXml="next"/>
    <w:sdt>
      <w:sdtPr>
        <w:rPr>
          <w:rFonts w:eastAsiaTheme="minorHAnsi"/>
          <w:b w:val="0"/>
          <w:color w:val="auto"/>
          <w:sz w:val="22"/>
          <w:szCs w:val="22"/>
          <w:lang w:val="fr-FR" w:eastAsia="en-US"/>
        </w:rPr>
        <w:id w:val="1991446728"/>
        <w:docPartObj>
          <w:docPartGallery w:val="Table of Contents"/>
          <w:docPartUnique/>
        </w:docPartObj>
      </w:sdtPr>
      <w:sdtContent>
        <w:p w14:paraId="0AFE3F82" w14:textId="17F20943" w:rsidR="005131E4" w:rsidRPr="007F7FEB" w:rsidRDefault="005131E4" w:rsidP="0056034A">
          <w:pPr>
            <w:pStyle w:val="Titre1"/>
          </w:pPr>
          <w:r w:rsidRPr="007F7FEB">
            <w:t>Table des matières</w:t>
          </w:r>
          <w:bookmarkStart w:id="1" w:name="_GoBack"/>
          <w:bookmarkEnd w:id="0"/>
          <w:bookmarkEnd w:id="1"/>
        </w:p>
        <w:p w14:paraId="555E6B1E" w14:textId="5AF93427" w:rsidR="009B0D8E"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r w:rsidRPr="007F7FEB">
            <w:rPr>
              <w:noProof/>
              <w:lang w:val="fr-FR"/>
            </w:rPr>
            <w:fldChar w:fldCharType="begin"/>
          </w:r>
          <w:r w:rsidRPr="007F7FEB">
            <w:rPr>
              <w:noProof/>
              <w:lang w:val="fr-FR"/>
            </w:rPr>
            <w:instrText xml:space="preserve"> TOC \o "1-4" \h \z \u </w:instrText>
          </w:r>
          <w:r w:rsidRPr="007F7FEB">
            <w:rPr>
              <w:noProof/>
              <w:lang w:val="fr-FR"/>
            </w:rPr>
            <w:fldChar w:fldCharType="separate"/>
          </w:r>
          <w:hyperlink w:anchor="_Toc532581630" w:history="1">
            <w:r w:rsidR="009B0D8E" w:rsidRPr="00ED1ACA">
              <w:rPr>
                <w:rStyle w:val="Lienhypertexte"/>
                <w:noProof/>
              </w:rPr>
              <w:t>1</w:t>
            </w:r>
            <w:r w:rsidR="009B0D8E">
              <w:rPr>
                <w:rFonts w:asciiTheme="minorHAnsi" w:eastAsiaTheme="minorEastAsia" w:hAnsiTheme="minorHAnsi" w:cstheme="minorBidi"/>
                <w:b w:val="0"/>
                <w:bCs w:val="0"/>
                <w:caps w:val="0"/>
                <w:noProof/>
                <w:sz w:val="22"/>
                <w:szCs w:val="22"/>
                <w:shd w:val="clear" w:color="auto" w:fill="auto"/>
                <w:lang w:eastAsia="fr-CH"/>
              </w:rPr>
              <w:tab/>
            </w:r>
            <w:r w:rsidR="009B0D8E" w:rsidRPr="00ED1ACA">
              <w:rPr>
                <w:rStyle w:val="Lienhypertexte"/>
                <w:noProof/>
              </w:rPr>
              <w:t>Table des matières</w:t>
            </w:r>
            <w:r w:rsidR="009B0D8E">
              <w:rPr>
                <w:noProof/>
                <w:webHidden/>
              </w:rPr>
              <w:tab/>
            </w:r>
            <w:r w:rsidR="009B0D8E">
              <w:rPr>
                <w:noProof/>
                <w:webHidden/>
              </w:rPr>
              <w:fldChar w:fldCharType="begin"/>
            </w:r>
            <w:r w:rsidR="009B0D8E">
              <w:rPr>
                <w:noProof/>
                <w:webHidden/>
              </w:rPr>
              <w:instrText xml:space="preserve"> PAGEREF _Toc532581630 \h </w:instrText>
            </w:r>
            <w:r w:rsidR="009B0D8E">
              <w:rPr>
                <w:noProof/>
                <w:webHidden/>
              </w:rPr>
            </w:r>
            <w:r w:rsidR="009B0D8E">
              <w:rPr>
                <w:noProof/>
                <w:webHidden/>
              </w:rPr>
              <w:fldChar w:fldCharType="separate"/>
            </w:r>
            <w:r w:rsidR="009B0D8E">
              <w:rPr>
                <w:noProof/>
                <w:webHidden/>
              </w:rPr>
              <w:t>2</w:t>
            </w:r>
            <w:r w:rsidR="009B0D8E">
              <w:rPr>
                <w:noProof/>
                <w:webHidden/>
              </w:rPr>
              <w:fldChar w:fldCharType="end"/>
            </w:r>
          </w:hyperlink>
        </w:p>
        <w:p w14:paraId="2240327F" w14:textId="01CC1401" w:rsidR="009B0D8E" w:rsidRDefault="009B0D8E">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581631" w:history="1">
            <w:r w:rsidRPr="00ED1ACA">
              <w:rPr>
                <w:rStyle w:val="Lienhypertexte"/>
                <w:noProof/>
              </w:rPr>
              <w:t>2</w:t>
            </w:r>
            <w:r>
              <w:rPr>
                <w:rFonts w:asciiTheme="minorHAnsi" w:eastAsiaTheme="minorEastAsia" w:hAnsiTheme="minorHAnsi" w:cstheme="minorBidi"/>
                <w:b w:val="0"/>
                <w:bCs w:val="0"/>
                <w:caps w:val="0"/>
                <w:noProof/>
                <w:sz w:val="22"/>
                <w:szCs w:val="22"/>
                <w:shd w:val="clear" w:color="auto" w:fill="auto"/>
                <w:lang w:eastAsia="fr-CH"/>
              </w:rPr>
              <w:tab/>
            </w:r>
            <w:r w:rsidRPr="00ED1ACA">
              <w:rPr>
                <w:rStyle w:val="Lienhypertexte"/>
                <w:noProof/>
              </w:rPr>
              <w:t>Partie 1</w:t>
            </w:r>
            <w:r>
              <w:rPr>
                <w:noProof/>
                <w:webHidden/>
              </w:rPr>
              <w:tab/>
            </w:r>
            <w:r>
              <w:rPr>
                <w:noProof/>
                <w:webHidden/>
              </w:rPr>
              <w:fldChar w:fldCharType="begin"/>
            </w:r>
            <w:r>
              <w:rPr>
                <w:noProof/>
                <w:webHidden/>
              </w:rPr>
              <w:instrText xml:space="preserve"> PAGEREF _Toc532581631 \h </w:instrText>
            </w:r>
            <w:r>
              <w:rPr>
                <w:noProof/>
                <w:webHidden/>
              </w:rPr>
            </w:r>
            <w:r>
              <w:rPr>
                <w:noProof/>
                <w:webHidden/>
              </w:rPr>
              <w:fldChar w:fldCharType="separate"/>
            </w:r>
            <w:r>
              <w:rPr>
                <w:noProof/>
                <w:webHidden/>
              </w:rPr>
              <w:t>6</w:t>
            </w:r>
            <w:r>
              <w:rPr>
                <w:noProof/>
                <w:webHidden/>
              </w:rPr>
              <w:fldChar w:fldCharType="end"/>
            </w:r>
          </w:hyperlink>
        </w:p>
        <w:p w14:paraId="13DDE863" w14:textId="4C168C85" w:rsidR="009B0D8E" w:rsidRDefault="009B0D8E">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581632" w:history="1">
            <w:r w:rsidRPr="00ED1ACA">
              <w:rPr>
                <w:rStyle w:val="Lienhypertexte"/>
                <w:noProof/>
              </w:rPr>
              <w:t>2.1</w:t>
            </w:r>
            <w:r>
              <w:rPr>
                <w:rFonts w:asciiTheme="minorHAnsi" w:eastAsiaTheme="minorEastAsia" w:hAnsiTheme="minorHAnsi" w:cstheme="minorBidi"/>
                <w:b w:val="0"/>
                <w:bCs w:val="0"/>
                <w:noProof/>
                <w:sz w:val="22"/>
                <w:szCs w:val="22"/>
                <w:shd w:val="clear" w:color="auto" w:fill="auto"/>
                <w:lang w:eastAsia="fr-CH"/>
              </w:rPr>
              <w:tab/>
            </w:r>
            <w:r w:rsidRPr="00ED1ACA">
              <w:rPr>
                <w:rStyle w:val="Lienhypertexte"/>
                <w:noProof/>
              </w:rPr>
              <w:t>Casino de Montreux</w:t>
            </w:r>
            <w:r>
              <w:rPr>
                <w:noProof/>
                <w:webHidden/>
              </w:rPr>
              <w:tab/>
            </w:r>
            <w:r>
              <w:rPr>
                <w:noProof/>
                <w:webHidden/>
              </w:rPr>
              <w:fldChar w:fldCharType="begin"/>
            </w:r>
            <w:r>
              <w:rPr>
                <w:noProof/>
                <w:webHidden/>
              </w:rPr>
              <w:instrText xml:space="preserve"> PAGEREF _Toc532581632 \h </w:instrText>
            </w:r>
            <w:r>
              <w:rPr>
                <w:noProof/>
                <w:webHidden/>
              </w:rPr>
            </w:r>
            <w:r>
              <w:rPr>
                <w:noProof/>
                <w:webHidden/>
              </w:rPr>
              <w:fldChar w:fldCharType="separate"/>
            </w:r>
            <w:r>
              <w:rPr>
                <w:noProof/>
                <w:webHidden/>
              </w:rPr>
              <w:t>6</w:t>
            </w:r>
            <w:r>
              <w:rPr>
                <w:noProof/>
                <w:webHidden/>
              </w:rPr>
              <w:fldChar w:fldCharType="end"/>
            </w:r>
          </w:hyperlink>
        </w:p>
        <w:p w14:paraId="4328E4EC" w14:textId="724DCC92"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33" w:history="1">
            <w:r w:rsidRPr="00ED1ACA">
              <w:rPr>
                <w:rStyle w:val="Lienhypertexte"/>
                <w:noProof/>
              </w:rPr>
              <w:t>2.1.1</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Introduction</w:t>
            </w:r>
            <w:r>
              <w:rPr>
                <w:noProof/>
                <w:webHidden/>
              </w:rPr>
              <w:tab/>
            </w:r>
            <w:r>
              <w:rPr>
                <w:noProof/>
                <w:webHidden/>
              </w:rPr>
              <w:fldChar w:fldCharType="begin"/>
            </w:r>
            <w:r>
              <w:rPr>
                <w:noProof/>
                <w:webHidden/>
              </w:rPr>
              <w:instrText xml:space="preserve"> PAGEREF _Toc532581633 \h </w:instrText>
            </w:r>
            <w:r>
              <w:rPr>
                <w:noProof/>
                <w:webHidden/>
              </w:rPr>
            </w:r>
            <w:r>
              <w:rPr>
                <w:noProof/>
                <w:webHidden/>
              </w:rPr>
              <w:fldChar w:fldCharType="separate"/>
            </w:r>
            <w:r>
              <w:rPr>
                <w:noProof/>
                <w:webHidden/>
              </w:rPr>
              <w:t>6</w:t>
            </w:r>
            <w:r>
              <w:rPr>
                <w:noProof/>
                <w:webHidden/>
              </w:rPr>
              <w:fldChar w:fldCharType="end"/>
            </w:r>
          </w:hyperlink>
        </w:p>
        <w:p w14:paraId="12E30C1A" w14:textId="4AAB6D94"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34" w:history="1">
            <w:r w:rsidRPr="00ED1ACA">
              <w:rPr>
                <w:rStyle w:val="Lienhypertexte"/>
                <w:noProof/>
              </w:rPr>
              <w:t>2.1.2</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Traitement de données.</w:t>
            </w:r>
            <w:r>
              <w:rPr>
                <w:noProof/>
                <w:webHidden/>
              </w:rPr>
              <w:tab/>
            </w:r>
            <w:r>
              <w:rPr>
                <w:noProof/>
                <w:webHidden/>
              </w:rPr>
              <w:fldChar w:fldCharType="begin"/>
            </w:r>
            <w:r>
              <w:rPr>
                <w:noProof/>
                <w:webHidden/>
              </w:rPr>
              <w:instrText xml:space="preserve"> PAGEREF _Toc532581634 \h </w:instrText>
            </w:r>
            <w:r>
              <w:rPr>
                <w:noProof/>
                <w:webHidden/>
              </w:rPr>
            </w:r>
            <w:r>
              <w:rPr>
                <w:noProof/>
                <w:webHidden/>
              </w:rPr>
              <w:fldChar w:fldCharType="separate"/>
            </w:r>
            <w:r>
              <w:rPr>
                <w:noProof/>
                <w:webHidden/>
              </w:rPr>
              <w:t>6</w:t>
            </w:r>
            <w:r>
              <w:rPr>
                <w:noProof/>
                <w:webHidden/>
              </w:rPr>
              <w:fldChar w:fldCharType="end"/>
            </w:r>
          </w:hyperlink>
        </w:p>
        <w:p w14:paraId="2B53F72C" w14:textId="3E2A600F"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35" w:history="1">
            <w:r w:rsidRPr="00ED1ACA">
              <w:rPr>
                <w:rStyle w:val="Lienhypertexte"/>
                <w:noProof/>
              </w:rPr>
              <w:t>2.1.3</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RGPD - Actions et mesures prises.</w:t>
            </w:r>
            <w:r>
              <w:rPr>
                <w:noProof/>
                <w:webHidden/>
              </w:rPr>
              <w:tab/>
            </w:r>
            <w:r>
              <w:rPr>
                <w:noProof/>
                <w:webHidden/>
              </w:rPr>
              <w:fldChar w:fldCharType="begin"/>
            </w:r>
            <w:r>
              <w:rPr>
                <w:noProof/>
                <w:webHidden/>
              </w:rPr>
              <w:instrText xml:space="preserve"> PAGEREF _Toc532581635 \h </w:instrText>
            </w:r>
            <w:r>
              <w:rPr>
                <w:noProof/>
                <w:webHidden/>
              </w:rPr>
            </w:r>
            <w:r>
              <w:rPr>
                <w:noProof/>
                <w:webHidden/>
              </w:rPr>
              <w:fldChar w:fldCharType="separate"/>
            </w:r>
            <w:r>
              <w:rPr>
                <w:noProof/>
                <w:webHidden/>
              </w:rPr>
              <w:t>6</w:t>
            </w:r>
            <w:r>
              <w:rPr>
                <w:noProof/>
                <w:webHidden/>
              </w:rPr>
              <w:fldChar w:fldCharType="end"/>
            </w:r>
          </w:hyperlink>
        </w:p>
        <w:p w14:paraId="4F3E0F87" w14:textId="37EE9198"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36" w:history="1">
            <w:r w:rsidRPr="00ED1ACA">
              <w:rPr>
                <w:rStyle w:val="Lienhypertexte"/>
                <w:noProof/>
              </w:rPr>
              <w:t>2.1.4</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Techniques de protections des données.</w:t>
            </w:r>
            <w:r>
              <w:rPr>
                <w:noProof/>
                <w:webHidden/>
              </w:rPr>
              <w:tab/>
            </w:r>
            <w:r>
              <w:rPr>
                <w:noProof/>
                <w:webHidden/>
              </w:rPr>
              <w:fldChar w:fldCharType="begin"/>
            </w:r>
            <w:r>
              <w:rPr>
                <w:noProof/>
                <w:webHidden/>
              </w:rPr>
              <w:instrText xml:space="preserve"> PAGEREF _Toc532581636 \h </w:instrText>
            </w:r>
            <w:r>
              <w:rPr>
                <w:noProof/>
                <w:webHidden/>
              </w:rPr>
            </w:r>
            <w:r>
              <w:rPr>
                <w:noProof/>
                <w:webHidden/>
              </w:rPr>
              <w:fldChar w:fldCharType="separate"/>
            </w:r>
            <w:r>
              <w:rPr>
                <w:noProof/>
                <w:webHidden/>
              </w:rPr>
              <w:t>6</w:t>
            </w:r>
            <w:r>
              <w:rPr>
                <w:noProof/>
                <w:webHidden/>
              </w:rPr>
              <w:fldChar w:fldCharType="end"/>
            </w:r>
          </w:hyperlink>
        </w:p>
        <w:p w14:paraId="1AE67EE5" w14:textId="59851230"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37" w:history="1">
            <w:r w:rsidRPr="00ED1ACA">
              <w:rPr>
                <w:rStyle w:val="Lienhypertexte"/>
                <w:noProof/>
              </w:rPr>
              <w:t>2.1.5</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Technologies utilisées</w:t>
            </w:r>
            <w:r>
              <w:rPr>
                <w:noProof/>
                <w:webHidden/>
              </w:rPr>
              <w:tab/>
            </w:r>
            <w:r>
              <w:rPr>
                <w:noProof/>
                <w:webHidden/>
              </w:rPr>
              <w:fldChar w:fldCharType="begin"/>
            </w:r>
            <w:r>
              <w:rPr>
                <w:noProof/>
                <w:webHidden/>
              </w:rPr>
              <w:instrText xml:space="preserve"> PAGEREF _Toc532581637 \h </w:instrText>
            </w:r>
            <w:r>
              <w:rPr>
                <w:noProof/>
                <w:webHidden/>
              </w:rPr>
            </w:r>
            <w:r>
              <w:rPr>
                <w:noProof/>
                <w:webHidden/>
              </w:rPr>
              <w:fldChar w:fldCharType="separate"/>
            </w:r>
            <w:r>
              <w:rPr>
                <w:noProof/>
                <w:webHidden/>
              </w:rPr>
              <w:t>6</w:t>
            </w:r>
            <w:r>
              <w:rPr>
                <w:noProof/>
                <w:webHidden/>
              </w:rPr>
              <w:fldChar w:fldCharType="end"/>
            </w:r>
          </w:hyperlink>
        </w:p>
        <w:p w14:paraId="179ECA4C" w14:textId="739DABF3"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38" w:history="1">
            <w:r w:rsidRPr="00ED1ACA">
              <w:rPr>
                <w:rStyle w:val="Lienhypertexte"/>
                <w:noProof/>
              </w:rPr>
              <w:t>2.1.6</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PRA et PCA</w:t>
            </w:r>
            <w:r>
              <w:rPr>
                <w:noProof/>
                <w:webHidden/>
              </w:rPr>
              <w:tab/>
            </w:r>
            <w:r>
              <w:rPr>
                <w:noProof/>
                <w:webHidden/>
              </w:rPr>
              <w:fldChar w:fldCharType="begin"/>
            </w:r>
            <w:r>
              <w:rPr>
                <w:noProof/>
                <w:webHidden/>
              </w:rPr>
              <w:instrText xml:space="preserve"> PAGEREF _Toc532581638 \h </w:instrText>
            </w:r>
            <w:r>
              <w:rPr>
                <w:noProof/>
                <w:webHidden/>
              </w:rPr>
            </w:r>
            <w:r>
              <w:rPr>
                <w:noProof/>
                <w:webHidden/>
              </w:rPr>
              <w:fldChar w:fldCharType="separate"/>
            </w:r>
            <w:r>
              <w:rPr>
                <w:noProof/>
                <w:webHidden/>
              </w:rPr>
              <w:t>6</w:t>
            </w:r>
            <w:r>
              <w:rPr>
                <w:noProof/>
                <w:webHidden/>
              </w:rPr>
              <w:fldChar w:fldCharType="end"/>
            </w:r>
          </w:hyperlink>
        </w:p>
        <w:p w14:paraId="41C37471" w14:textId="3709538F"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39" w:history="1">
            <w:r w:rsidRPr="00ED1ACA">
              <w:rPr>
                <w:rStyle w:val="Lienhypertexte"/>
                <w:noProof/>
              </w:rPr>
              <w:t>2.1.7</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Suite Google</w:t>
            </w:r>
            <w:r>
              <w:rPr>
                <w:noProof/>
                <w:webHidden/>
              </w:rPr>
              <w:tab/>
            </w:r>
            <w:r>
              <w:rPr>
                <w:noProof/>
                <w:webHidden/>
              </w:rPr>
              <w:fldChar w:fldCharType="begin"/>
            </w:r>
            <w:r>
              <w:rPr>
                <w:noProof/>
                <w:webHidden/>
              </w:rPr>
              <w:instrText xml:space="preserve"> PAGEREF _Toc532581639 \h </w:instrText>
            </w:r>
            <w:r>
              <w:rPr>
                <w:noProof/>
                <w:webHidden/>
              </w:rPr>
            </w:r>
            <w:r>
              <w:rPr>
                <w:noProof/>
                <w:webHidden/>
              </w:rPr>
              <w:fldChar w:fldCharType="separate"/>
            </w:r>
            <w:r>
              <w:rPr>
                <w:noProof/>
                <w:webHidden/>
              </w:rPr>
              <w:t>7</w:t>
            </w:r>
            <w:r>
              <w:rPr>
                <w:noProof/>
                <w:webHidden/>
              </w:rPr>
              <w:fldChar w:fldCharType="end"/>
            </w:r>
          </w:hyperlink>
        </w:p>
        <w:p w14:paraId="0256DAB0" w14:textId="71DDB6CB" w:rsidR="009B0D8E" w:rsidRDefault="009B0D8E">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581640" w:history="1">
            <w:r w:rsidRPr="00ED1ACA">
              <w:rPr>
                <w:rStyle w:val="Lienhypertexte"/>
                <w:noProof/>
              </w:rPr>
              <w:t>2.2</w:t>
            </w:r>
            <w:r>
              <w:rPr>
                <w:rFonts w:asciiTheme="minorHAnsi" w:eastAsiaTheme="minorEastAsia" w:hAnsiTheme="minorHAnsi" w:cstheme="minorBidi"/>
                <w:b w:val="0"/>
                <w:bCs w:val="0"/>
                <w:noProof/>
                <w:sz w:val="22"/>
                <w:szCs w:val="22"/>
                <w:shd w:val="clear" w:color="auto" w:fill="auto"/>
                <w:lang w:eastAsia="fr-CH"/>
              </w:rPr>
              <w:tab/>
            </w:r>
            <w:r w:rsidRPr="00ED1ACA">
              <w:rPr>
                <w:rStyle w:val="Lienhypertexte"/>
                <w:noProof/>
              </w:rPr>
              <w:t>La Loterie Romande</w:t>
            </w:r>
            <w:r>
              <w:rPr>
                <w:noProof/>
                <w:webHidden/>
              </w:rPr>
              <w:tab/>
            </w:r>
            <w:r>
              <w:rPr>
                <w:noProof/>
                <w:webHidden/>
              </w:rPr>
              <w:fldChar w:fldCharType="begin"/>
            </w:r>
            <w:r>
              <w:rPr>
                <w:noProof/>
                <w:webHidden/>
              </w:rPr>
              <w:instrText xml:space="preserve"> PAGEREF _Toc532581640 \h </w:instrText>
            </w:r>
            <w:r>
              <w:rPr>
                <w:noProof/>
                <w:webHidden/>
              </w:rPr>
            </w:r>
            <w:r>
              <w:rPr>
                <w:noProof/>
                <w:webHidden/>
              </w:rPr>
              <w:fldChar w:fldCharType="separate"/>
            </w:r>
            <w:r>
              <w:rPr>
                <w:noProof/>
                <w:webHidden/>
              </w:rPr>
              <w:t>9</w:t>
            </w:r>
            <w:r>
              <w:rPr>
                <w:noProof/>
                <w:webHidden/>
              </w:rPr>
              <w:fldChar w:fldCharType="end"/>
            </w:r>
          </w:hyperlink>
        </w:p>
        <w:p w14:paraId="591037ED" w14:textId="6A2698C8"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41" w:history="1">
            <w:r w:rsidRPr="00ED1ACA">
              <w:rPr>
                <w:rStyle w:val="Lienhypertexte"/>
                <w:noProof/>
              </w:rPr>
              <w:t>2.2.1</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Introduction</w:t>
            </w:r>
            <w:r>
              <w:rPr>
                <w:noProof/>
                <w:webHidden/>
              </w:rPr>
              <w:tab/>
            </w:r>
            <w:r>
              <w:rPr>
                <w:noProof/>
                <w:webHidden/>
              </w:rPr>
              <w:fldChar w:fldCharType="begin"/>
            </w:r>
            <w:r>
              <w:rPr>
                <w:noProof/>
                <w:webHidden/>
              </w:rPr>
              <w:instrText xml:space="preserve"> PAGEREF _Toc532581641 \h </w:instrText>
            </w:r>
            <w:r>
              <w:rPr>
                <w:noProof/>
                <w:webHidden/>
              </w:rPr>
            </w:r>
            <w:r>
              <w:rPr>
                <w:noProof/>
                <w:webHidden/>
              </w:rPr>
              <w:fldChar w:fldCharType="separate"/>
            </w:r>
            <w:r>
              <w:rPr>
                <w:noProof/>
                <w:webHidden/>
              </w:rPr>
              <w:t>9</w:t>
            </w:r>
            <w:r>
              <w:rPr>
                <w:noProof/>
                <w:webHidden/>
              </w:rPr>
              <w:fldChar w:fldCharType="end"/>
            </w:r>
          </w:hyperlink>
        </w:p>
        <w:p w14:paraId="5E3E5C76" w14:textId="0BBFB213"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42" w:history="1">
            <w:r w:rsidRPr="00ED1ACA">
              <w:rPr>
                <w:rStyle w:val="Lienhypertexte"/>
                <w:noProof/>
              </w:rPr>
              <w:t>2.2.2</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Les données au sein de la Loterie Romande</w:t>
            </w:r>
            <w:r>
              <w:rPr>
                <w:noProof/>
                <w:webHidden/>
              </w:rPr>
              <w:tab/>
            </w:r>
            <w:r>
              <w:rPr>
                <w:noProof/>
                <w:webHidden/>
              </w:rPr>
              <w:fldChar w:fldCharType="begin"/>
            </w:r>
            <w:r>
              <w:rPr>
                <w:noProof/>
                <w:webHidden/>
              </w:rPr>
              <w:instrText xml:space="preserve"> PAGEREF _Toc532581642 \h </w:instrText>
            </w:r>
            <w:r>
              <w:rPr>
                <w:noProof/>
                <w:webHidden/>
              </w:rPr>
            </w:r>
            <w:r>
              <w:rPr>
                <w:noProof/>
                <w:webHidden/>
              </w:rPr>
              <w:fldChar w:fldCharType="separate"/>
            </w:r>
            <w:r>
              <w:rPr>
                <w:noProof/>
                <w:webHidden/>
              </w:rPr>
              <w:t>9</w:t>
            </w:r>
            <w:r>
              <w:rPr>
                <w:noProof/>
                <w:webHidden/>
              </w:rPr>
              <w:fldChar w:fldCharType="end"/>
            </w:r>
          </w:hyperlink>
        </w:p>
        <w:p w14:paraId="196DF1C9" w14:textId="1146828D"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43" w:history="1">
            <w:r w:rsidRPr="00ED1ACA">
              <w:rPr>
                <w:rStyle w:val="Lienhypertexte"/>
                <w:noProof/>
              </w:rPr>
              <w:t>2.2.3</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Actions et mesures</w:t>
            </w:r>
            <w:r>
              <w:rPr>
                <w:noProof/>
                <w:webHidden/>
              </w:rPr>
              <w:tab/>
            </w:r>
            <w:r>
              <w:rPr>
                <w:noProof/>
                <w:webHidden/>
              </w:rPr>
              <w:fldChar w:fldCharType="begin"/>
            </w:r>
            <w:r>
              <w:rPr>
                <w:noProof/>
                <w:webHidden/>
              </w:rPr>
              <w:instrText xml:space="preserve"> PAGEREF _Toc532581643 \h </w:instrText>
            </w:r>
            <w:r>
              <w:rPr>
                <w:noProof/>
                <w:webHidden/>
              </w:rPr>
            </w:r>
            <w:r>
              <w:rPr>
                <w:noProof/>
                <w:webHidden/>
              </w:rPr>
              <w:fldChar w:fldCharType="separate"/>
            </w:r>
            <w:r>
              <w:rPr>
                <w:noProof/>
                <w:webHidden/>
              </w:rPr>
              <w:t>9</w:t>
            </w:r>
            <w:r>
              <w:rPr>
                <w:noProof/>
                <w:webHidden/>
              </w:rPr>
              <w:fldChar w:fldCharType="end"/>
            </w:r>
          </w:hyperlink>
        </w:p>
        <w:p w14:paraId="29E17A79" w14:textId="1DC44C99"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644" w:history="1">
            <w:r w:rsidRPr="00ED1ACA">
              <w:rPr>
                <w:rStyle w:val="Lienhypertexte"/>
                <w:noProof/>
              </w:rPr>
              <w:t>2.2.3.1</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Protections logiques</w:t>
            </w:r>
            <w:r>
              <w:rPr>
                <w:noProof/>
                <w:webHidden/>
              </w:rPr>
              <w:tab/>
            </w:r>
            <w:r>
              <w:rPr>
                <w:noProof/>
                <w:webHidden/>
              </w:rPr>
              <w:fldChar w:fldCharType="begin"/>
            </w:r>
            <w:r>
              <w:rPr>
                <w:noProof/>
                <w:webHidden/>
              </w:rPr>
              <w:instrText xml:space="preserve"> PAGEREF _Toc532581644 \h </w:instrText>
            </w:r>
            <w:r>
              <w:rPr>
                <w:noProof/>
                <w:webHidden/>
              </w:rPr>
            </w:r>
            <w:r>
              <w:rPr>
                <w:noProof/>
                <w:webHidden/>
              </w:rPr>
              <w:fldChar w:fldCharType="separate"/>
            </w:r>
            <w:r>
              <w:rPr>
                <w:noProof/>
                <w:webHidden/>
              </w:rPr>
              <w:t>9</w:t>
            </w:r>
            <w:r>
              <w:rPr>
                <w:noProof/>
                <w:webHidden/>
              </w:rPr>
              <w:fldChar w:fldCharType="end"/>
            </w:r>
          </w:hyperlink>
        </w:p>
        <w:p w14:paraId="4A242E40" w14:textId="08161A00"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645" w:history="1">
            <w:r w:rsidRPr="00ED1ACA">
              <w:rPr>
                <w:rStyle w:val="Lienhypertexte"/>
                <w:noProof/>
              </w:rPr>
              <w:t>2.2.3.2</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Protections techniques</w:t>
            </w:r>
            <w:r>
              <w:rPr>
                <w:noProof/>
                <w:webHidden/>
              </w:rPr>
              <w:tab/>
            </w:r>
            <w:r>
              <w:rPr>
                <w:noProof/>
                <w:webHidden/>
              </w:rPr>
              <w:fldChar w:fldCharType="begin"/>
            </w:r>
            <w:r>
              <w:rPr>
                <w:noProof/>
                <w:webHidden/>
              </w:rPr>
              <w:instrText xml:space="preserve"> PAGEREF _Toc532581645 \h </w:instrText>
            </w:r>
            <w:r>
              <w:rPr>
                <w:noProof/>
                <w:webHidden/>
              </w:rPr>
            </w:r>
            <w:r>
              <w:rPr>
                <w:noProof/>
                <w:webHidden/>
              </w:rPr>
              <w:fldChar w:fldCharType="separate"/>
            </w:r>
            <w:r>
              <w:rPr>
                <w:noProof/>
                <w:webHidden/>
              </w:rPr>
              <w:t>9</w:t>
            </w:r>
            <w:r>
              <w:rPr>
                <w:noProof/>
                <w:webHidden/>
              </w:rPr>
              <w:fldChar w:fldCharType="end"/>
            </w:r>
          </w:hyperlink>
        </w:p>
        <w:p w14:paraId="690F333A" w14:textId="11EF6301"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46" w:history="1">
            <w:r w:rsidRPr="00ED1ACA">
              <w:rPr>
                <w:rStyle w:val="Lienhypertexte"/>
                <w:noProof/>
              </w:rPr>
              <w:t>2.2.4</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Stratégies de sauvegardes</w:t>
            </w:r>
            <w:r>
              <w:rPr>
                <w:noProof/>
                <w:webHidden/>
              </w:rPr>
              <w:tab/>
            </w:r>
            <w:r>
              <w:rPr>
                <w:noProof/>
                <w:webHidden/>
              </w:rPr>
              <w:fldChar w:fldCharType="begin"/>
            </w:r>
            <w:r>
              <w:rPr>
                <w:noProof/>
                <w:webHidden/>
              </w:rPr>
              <w:instrText xml:space="preserve"> PAGEREF _Toc532581646 \h </w:instrText>
            </w:r>
            <w:r>
              <w:rPr>
                <w:noProof/>
                <w:webHidden/>
              </w:rPr>
            </w:r>
            <w:r>
              <w:rPr>
                <w:noProof/>
                <w:webHidden/>
              </w:rPr>
              <w:fldChar w:fldCharType="separate"/>
            </w:r>
            <w:r>
              <w:rPr>
                <w:noProof/>
                <w:webHidden/>
              </w:rPr>
              <w:t>10</w:t>
            </w:r>
            <w:r>
              <w:rPr>
                <w:noProof/>
                <w:webHidden/>
              </w:rPr>
              <w:fldChar w:fldCharType="end"/>
            </w:r>
          </w:hyperlink>
        </w:p>
        <w:p w14:paraId="072D1A15" w14:textId="35453B09"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647" w:history="1">
            <w:r w:rsidRPr="00ED1ACA">
              <w:rPr>
                <w:rStyle w:val="Lienhypertexte"/>
                <w:noProof/>
              </w:rPr>
              <w:t>2.2.4.1</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Infrastructures</w:t>
            </w:r>
            <w:r>
              <w:rPr>
                <w:noProof/>
                <w:webHidden/>
              </w:rPr>
              <w:tab/>
            </w:r>
            <w:r>
              <w:rPr>
                <w:noProof/>
                <w:webHidden/>
              </w:rPr>
              <w:fldChar w:fldCharType="begin"/>
            </w:r>
            <w:r>
              <w:rPr>
                <w:noProof/>
                <w:webHidden/>
              </w:rPr>
              <w:instrText xml:space="preserve"> PAGEREF _Toc532581647 \h </w:instrText>
            </w:r>
            <w:r>
              <w:rPr>
                <w:noProof/>
                <w:webHidden/>
              </w:rPr>
            </w:r>
            <w:r>
              <w:rPr>
                <w:noProof/>
                <w:webHidden/>
              </w:rPr>
              <w:fldChar w:fldCharType="separate"/>
            </w:r>
            <w:r>
              <w:rPr>
                <w:noProof/>
                <w:webHidden/>
              </w:rPr>
              <w:t>10</w:t>
            </w:r>
            <w:r>
              <w:rPr>
                <w:noProof/>
                <w:webHidden/>
              </w:rPr>
              <w:fldChar w:fldCharType="end"/>
            </w:r>
          </w:hyperlink>
        </w:p>
        <w:p w14:paraId="684E3B38" w14:textId="7ADB84F1"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648" w:history="1">
            <w:r w:rsidRPr="00ED1ACA">
              <w:rPr>
                <w:rStyle w:val="Lienhypertexte"/>
                <w:noProof/>
              </w:rPr>
              <w:t>2.2.4.2</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Stratégie de conservation des sauvegardes</w:t>
            </w:r>
            <w:r>
              <w:rPr>
                <w:noProof/>
                <w:webHidden/>
              </w:rPr>
              <w:tab/>
            </w:r>
            <w:r>
              <w:rPr>
                <w:noProof/>
                <w:webHidden/>
              </w:rPr>
              <w:fldChar w:fldCharType="begin"/>
            </w:r>
            <w:r>
              <w:rPr>
                <w:noProof/>
                <w:webHidden/>
              </w:rPr>
              <w:instrText xml:space="preserve"> PAGEREF _Toc532581648 \h </w:instrText>
            </w:r>
            <w:r>
              <w:rPr>
                <w:noProof/>
                <w:webHidden/>
              </w:rPr>
            </w:r>
            <w:r>
              <w:rPr>
                <w:noProof/>
                <w:webHidden/>
              </w:rPr>
              <w:fldChar w:fldCharType="separate"/>
            </w:r>
            <w:r>
              <w:rPr>
                <w:noProof/>
                <w:webHidden/>
              </w:rPr>
              <w:t>10</w:t>
            </w:r>
            <w:r>
              <w:rPr>
                <w:noProof/>
                <w:webHidden/>
              </w:rPr>
              <w:fldChar w:fldCharType="end"/>
            </w:r>
          </w:hyperlink>
        </w:p>
        <w:p w14:paraId="1C42B7E6" w14:textId="24101550" w:rsidR="009B0D8E" w:rsidRDefault="009B0D8E">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581649" w:history="1">
            <w:r w:rsidRPr="00ED1ACA">
              <w:rPr>
                <w:rStyle w:val="Lienhypertexte"/>
                <w:noProof/>
              </w:rPr>
              <w:t>2.3</w:t>
            </w:r>
            <w:r>
              <w:rPr>
                <w:rFonts w:asciiTheme="minorHAnsi" w:eastAsiaTheme="minorEastAsia" w:hAnsiTheme="minorHAnsi" w:cstheme="minorBidi"/>
                <w:b w:val="0"/>
                <w:bCs w:val="0"/>
                <w:noProof/>
                <w:sz w:val="22"/>
                <w:szCs w:val="22"/>
                <w:shd w:val="clear" w:color="auto" w:fill="auto"/>
                <w:lang w:eastAsia="fr-CH"/>
              </w:rPr>
              <w:tab/>
            </w:r>
            <w:r w:rsidRPr="00ED1ACA">
              <w:rPr>
                <w:rStyle w:val="Lienhypertexte"/>
                <w:noProof/>
              </w:rPr>
              <w:t>VTX</w:t>
            </w:r>
            <w:r>
              <w:rPr>
                <w:noProof/>
                <w:webHidden/>
              </w:rPr>
              <w:tab/>
            </w:r>
            <w:r>
              <w:rPr>
                <w:noProof/>
                <w:webHidden/>
              </w:rPr>
              <w:fldChar w:fldCharType="begin"/>
            </w:r>
            <w:r>
              <w:rPr>
                <w:noProof/>
                <w:webHidden/>
              </w:rPr>
              <w:instrText xml:space="preserve"> PAGEREF _Toc532581649 \h </w:instrText>
            </w:r>
            <w:r>
              <w:rPr>
                <w:noProof/>
                <w:webHidden/>
              </w:rPr>
            </w:r>
            <w:r>
              <w:rPr>
                <w:noProof/>
                <w:webHidden/>
              </w:rPr>
              <w:fldChar w:fldCharType="separate"/>
            </w:r>
            <w:r>
              <w:rPr>
                <w:noProof/>
                <w:webHidden/>
              </w:rPr>
              <w:t>13</w:t>
            </w:r>
            <w:r>
              <w:rPr>
                <w:noProof/>
                <w:webHidden/>
              </w:rPr>
              <w:fldChar w:fldCharType="end"/>
            </w:r>
          </w:hyperlink>
        </w:p>
        <w:p w14:paraId="4695C341" w14:textId="45074382"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50" w:history="1">
            <w:r w:rsidRPr="00ED1ACA">
              <w:rPr>
                <w:rStyle w:val="Lienhypertexte"/>
                <w:noProof/>
              </w:rPr>
              <w:t>2.3.1</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Introduction</w:t>
            </w:r>
            <w:r>
              <w:rPr>
                <w:noProof/>
                <w:webHidden/>
              </w:rPr>
              <w:tab/>
            </w:r>
            <w:r>
              <w:rPr>
                <w:noProof/>
                <w:webHidden/>
              </w:rPr>
              <w:fldChar w:fldCharType="begin"/>
            </w:r>
            <w:r>
              <w:rPr>
                <w:noProof/>
                <w:webHidden/>
              </w:rPr>
              <w:instrText xml:space="preserve"> PAGEREF _Toc532581650 \h </w:instrText>
            </w:r>
            <w:r>
              <w:rPr>
                <w:noProof/>
                <w:webHidden/>
              </w:rPr>
            </w:r>
            <w:r>
              <w:rPr>
                <w:noProof/>
                <w:webHidden/>
              </w:rPr>
              <w:fldChar w:fldCharType="separate"/>
            </w:r>
            <w:r>
              <w:rPr>
                <w:noProof/>
                <w:webHidden/>
              </w:rPr>
              <w:t>13</w:t>
            </w:r>
            <w:r>
              <w:rPr>
                <w:noProof/>
                <w:webHidden/>
              </w:rPr>
              <w:fldChar w:fldCharType="end"/>
            </w:r>
          </w:hyperlink>
        </w:p>
        <w:p w14:paraId="7A706023" w14:textId="177845D9"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51" w:history="1">
            <w:r w:rsidRPr="00ED1ACA">
              <w:rPr>
                <w:rStyle w:val="Lienhypertexte"/>
                <w:noProof/>
              </w:rPr>
              <w:t>2.3.2</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Les techniques utilisées</w:t>
            </w:r>
            <w:r>
              <w:rPr>
                <w:noProof/>
                <w:webHidden/>
              </w:rPr>
              <w:tab/>
            </w:r>
            <w:r>
              <w:rPr>
                <w:noProof/>
                <w:webHidden/>
              </w:rPr>
              <w:fldChar w:fldCharType="begin"/>
            </w:r>
            <w:r>
              <w:rPr>
                <w:noProof/>
                <w:webHidden/>
              </w:rPr>
              <w:instrText xml:space="preserve"> PAGEREF _Toc532581651 \h </w:instrText>
            </w:r>
            <w:r>
              <w:rPr>
                <w:noProof/>
                <w:webHidden/>
              </w:rPr>
            </w:r>
            <w:r>
              <w:rPr>
                <w:noProof/>
                <w:webHidden/>
              </w:rPr>
              <w:fldChar w:fldCharType="separate"/>
            </w:r>
            <w:r>
              <w:rPr>
                <w:noProof/>
                <w:webHidden/>
              </w:rPr>
              <w:t>13</w:t>
            </w:r>
            <w:r>
              <w:rPr>
                <w:noProof/>
                <w:webHidden/>
              </w:rPr>
              <w:fldChar w:fldCharType="end"/>
            </w:r>
          </w:hyperlink>
        </w:p>
        <w:p w14:paraId="44252284" w14:textId="6C7C8211" w:rsidR="009B0D8E" w:rsidRDefault="009B0D8E">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581652" w:history="1">
            <w:r w:rsidRPr="00ED1ACA">
              <w:rPr>
                <w:rStyle w:val="Lienhypertexte"/>
                <w:noProof/>
              </w:rPr>
              <w:t>2.4</w:t>
            </w:r>
            <w:r>
              <w:rPr>
                <w:rFonts w:asciiTheme="minorHAnsi" w:eastAsiaTheme="minorEastAsia" w:hAnsiTheme="minorHAnsi" w:cstheme="minorBidi"/>
                <w:b w:val="0"/>
                <w:bCs w:val="0"/>
                <w:noProof/>
                <w:sz w:val="22"/>
                <w:szCs w:val="22"/>
                <w:shd w:val="clear" w:color="auto" w:fill="auto"/>
                <w:lang w:eastAsia="fr-CH"/>
              </w:rPr>
              <w:tab/>
            </w:r>
            <w:r w:rsidRPr="00ED1ACA">
              <w:rPr>
                <w:rStyle w:val="Lienhypertexte"/>
                <w:noProof/>
              </w:rPr>
              <w:t>Université de Lausanne</w:t>
            </w:r>
            <w:r>
              <w:rPr>
                <w:noProof/>
                <w:webHidden/>
              </w:rPr>
              <w:tab/>
            </w:r>
            <w:r>
              <w:rPr>
                <w:noProof/>
                <w:webHidden/>
              </w:rPr>
              <w:fldChar w:fldCharType="begin"/>
            </w:r>
            <w:r>
              <w:rPr>
                <w:noProof/>
                <w:webHidden/>
              </w:rPr>
              <w:instrText xml:space="preserve"> PAGEREF _Toc532581652 \h </w:instrText>
            </w:r>
            <w:r>
              <w:rPr>
                <w:noProof/>
                <w:webHidden/>
              </w:rPr>
            </w:r>
            <w:r>
              <w:rPr>
                <w:noProof/>
                <w:webHidden/>
              </w:rPr>
              <w:fldChar w:fldCharType="separate"/>
            </w:r>
            <w:r>
              <w:rPr>
                <w:noProof/>
                <w:webHidden/>
              </w:rPr>
              <w:t>15</w:t>
            </w:r>
            <w:r>
              <w:rPr>
                <w:noProof/>
                <w:webHidden/>
              </w:rPr>
              <w:fldChar w:fldCharType="end"/>
            </w:r>
          </w:hyperlink>
        </w:p>
        <w:p w14:paraId="5FA9E8E9" w14:textId="0229338D"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53" w:history="1">
            <w:r w:rsidRPr="00ED1ACA">
              <w:rPr>
                <w:rStyle w:val="Lienhypertexte"/>
                <w:noProof/>
              </w:rPr>
              <w:t>2.4.1</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Présentation entreprise</w:t>
            </w:r>
            <w:r>
              <w:rPr>
                <w:noProof/>
                <w:webHidden/>
              </w:rPr>
              <w:tab/>
            </w:r>
            <w:r>
              <w:rPr>
                <w:noProof/>
                <w:webHidden/>
              </w:rPr>
              <w:fldChar w:fldCharType="begin"/>
            </w:r>
            <w:r>
              <w:rPr>
                <w:noProof/>
                <w:webHidden/>
              </w:rPr>
              <w:instrText xml:space="preserve"> PAGEREF _Toc532581653 \h </w:instrText>
            </w:r>
            <w:r>
              <w:rPr>
                <w:noProof/>
                <w:webHidden/>
              </w:rPr>
            </w:r>
            <w:r>
              <w:rPr>
                <w:noProof/>
                <w:webHidden/>
              </w:rPr>
              <w:fldChar w:fldCharType="separate"/>
            </w:r>
            <w:r>
              <w:rPr>
                <w:noProof/>
                <w:webHidden/>
              </w:rPr>
              <w:t>15</w:t>
            </w:r>
            <w:r>
              <w:rPr>
                <w:noProof/>
                <w:webHidden/>
              </w:rPr>
              <w:fldChar w:fldCharType="end"/>
            </w:r>
          </w:hyperlink>
        </w:p>
        <w:p w14:paraId="14590D03" w14:textId="20A57902"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54" w:history="1">
            <w:r w:rsidRPr="00ED1ACA">
              <w:rPr>
                <w:rStyle w:val="Lienhypertexte"/>
                <w:noProof/>
              </w:rPr>
              <w:t>2.4.2</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Présentation du système</w:t>
            </w:r>
            <w:r>
              <w:rPr>
                <w:noProof/>
                <w:webHidden/>
              </w:rPr>
              <w:tab/>
            </w:r>
            <w:r>
              <w:rPr>
                <w:noProof/>
                <w:webHidden/>
              </w:rPr>
              <w:fldChar w:fldCharType="begin"/>
            </w:r>
            <w:r>
              <w:rPr>
                <w:noProof/>
                <w:webHidden/>
              </w:rPr>
              <w:instrText xml:space="preserve"> PAGEREF _Toc532581654 \h </w:instrText>
            </w:r>
            <w:r>
              <w:rPr>
                <w:noProof/>
                <w:webHidden/>
              </w:rPr>
            </w:r>
            <w:r>
              <w:rPr>
                <w:noProof/>
                <w:webHidden/>
              </w:rPr>
              <w:fldChar w:fldCharType="separate"/>
            </w:r>
            <w:r>
              <w:rPr>
                <w:noProof/>
                <w:webHidden/>
              </w:rPr>
              <w:t>15</w:t>
            </w:r>
            <w:r>
              <w:rPr>
                <w:noProof/>
                <w:webHidden/>
              </w:rPr>
              <w:fldChar w:fldCharType="end"/>
            </w:r>
          </w:hyperlink>
        </w:p>
        <w:p w14:paraId="3754E1D0" w14:textId="59B6A3C9"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55" w:history="1">
            <w:r w:rsidRPr="00ED1ACA">
              <w:rPr>
                <w:rStyle w:val="Lienhypertexte"/>
                <w:noProof/>
              </w:rPr>
              <w:t>2.4.3</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Problématique</w:t>
            </w:r>
            <w:r>
              <w:rPr>
                <w:noProof/>
                <w:webHidden/>
              </w:rPr>
              <w:tab/>
            </w:r>
            <w:r>
              <w:rPr>
                <w:noProof/>
                <w:webHidden/>
              </w:rPr>
              <w:fldChar w:fldCharType="begin"/>
            </w:r>
            <w:r>
              <w:rPr>
                <w:noProof/>
                <w:webHidden/>
              </w:rPr>
              <w:instrText xml:space="preserve"> PAGEREF _Toc532581655 \h </w:instrText>
            </w:r>
            <w:r>
              <w:rPr>
                <w:noProof/>
                <w:webHidden/>
              </w:rPr>
            </w:r>
            <w:r>
              <w:rPr>
                <w:noProof/>
                <w:webHidden/>
              </w:rPr>
              <w:fldChar w:fldCharType="separate"/>
            </w:r>
            <w:r>
              <w:rPr>
                <w:noProof/>
                <w:webHidden/>
              </w:rPr>
              <w:t>15</w:t>
            </w:r>
            <w:r>
              <w:rPr>
                <w:noProof/>
                <w:webHidden/>
              </w:rPr>
              <w:fldChar w:fldCharType="end"/>
            </w:r>
          </w:hyperlink>
        </w:p>
        <w:p w14:paraId="4E67CB78" w14:textId="3E63B8B0"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656" w:history="1">
            <w:r w:rsidRPr="00ED1ACA">
              <w:rPr>
                <w:rStyle w:val="Lienhypertexte"/>
                <w:noProof/>
              </w:rPr>
              <w:t>2.4.3.1</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Hardware</w:t>
            </w:r>
            <w:r>
              <w:rPr>
                <w:noProof/>
                <w:webHidden/>
              </w:rPr>
              <w:tab/>
            </w:r>
            <w:r>
              <w:rPr>
                <w:noProof/>
                <w:webHidden/>
              </w:rPr>
              <w:fldChar w:fldCharType="begin"/>
            </w:r>
            <w:r>
              <w:rPr>
                <w:noProof/>
                <w:webHidden/>
              </w:rPr>
              <w:instrText xml:space="preserve"> PAGEREF _Toc532581656 \h </w:instrText>
            </w:r>
            <w:r>
              <w:rPr>
                <w:noProof/>
                <w:webHidden/>
              </w:rPr>
            </w:r>
            <w:r>
              <w:rPr>
                <w:noProof/>
                <w:webHidden/>
              </w:rPr>
              <w:fldChar w:fldCharType="separate"/>
            </w:r>
            <w:r>
              <w:rPr>
                <w:noProof/>
                <w:webHidden/>
              </w:rPr>
              <w:t>15</w:t>
            </w:r>
            <w:r>
              <w:rPr>
                <w:noProof/>
                <w:webHidden/>
              </w:rPr>
              <w:fldChar w:fldCharType="end"/>
            </w:r>
          </w:hyperlink>
        </w:p>
        <w:p w14:paraId="7EF58B70" w14:textId="061E4C9C"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657" w:history="1">
            <w:r w:rsidRPr="00ED1ACA">
              <w:rPr>
                <w:rStyle w:val="Lienhypertexte"/>
                <w:noProof/>
              </w:rPr>
              <w:t>2.4.3.2</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Humaine</w:t>
            </w:r>
            <w:r>
              <w:rPr>
                <w:noProof/>
                <w:webHidden/>
              </w:rPr>
              <w:tab/>
            </w:r>
            <w:r>
              <w:rPr>
                <w:noProof/>
                <w:webHidden/>
              </w:rPr>
              <w:fldChar w:fldCharType="begin"/>
            </w:r>
            <w:r>
              <w:rPr>
                <w:noProof/>
                <w:webHidden/>
              </w:rPr>
              <w:instrText xml:space="preserve"> PAGEREF _Toc532581657 \h </w:instrText>
            </w:r>
            <w:r>
              <w:rPr>
                <w:noProof/>
                <w:webHidden/>
              </w:rPr>
            </w:r>
            <w:r>
              <w:rPr>
                <w:noProof/>
                <w:webHidden/>
              </w:rPr>
              <w:fldChar w:fldCharType="separate"/>
            </w:r>
            <w:r>
              <w:rPr>
                <w:noProof/>
                <w:webHidden/>
              </w:rPr>
              <w:t>16</w:t>
            </w:r>
            <w:r>
              <w:rPr>
                <w:noProof/>
                <w:webHidden/>
              </w:rPr>
              <w:fldChar w:fldCharType="end"/>
            </w:r>
          </w:hyperlink>
        </w:p>
        <w:p w14:paraId="2CF34784" w14:textId="6C6DD5A5"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658" w:history="1">
            <w:r w:rsidRPr="00ED1ACA">
              <w:rPr>
                <w:rStyle w:val="Lienhypertexte"/>
                <w:noProof/>
              </w:rPr>
              <w:t>2.4.3.3</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Évènement majeur</w:t>
            </w:r>
            <w:r>
              <w:rPr>
                <w:noProof/>
                <w:webHidden/>
              </w:rPr>
              <w:tab/>
            </w:r>
            <w:r>
              <w:rPr>
                <w:noProof/>
                <w:webHidden/>
              </w:rPr>
              <w:fldChar w:fldCharType="begin"/>
            </w:r>
            <w:r>
              <w:rPr>
                <w:noProof/>
                <w:webHidden/>
              </w:rPr>
              <w:instrText xml:space="preserve"> PAGEREF _Toc532581658 \h </w:instrText>
            </w:r>
            <w:r>
              <w:rPr>
                <w:noProof/>
                <w:webHidden/>
              </w:rPr>
            </w:r>
            <w:r>
              <w:rPr>
                <w:noProof/>
                <w:webHidden/>
              </w:rPr>
              <w:fldChar w:fldCharType="separate"/>
            </w:r>
            <w:r>
              <w:rPr>
                <w:noProof/>
                <w:webHidden/>
              </w:rPr>
              <w:t>16</w:t>
            </w:r>
            <w:r>
              <w:rPr>
                <w:noProof/>
                <w:webHidden/>
              </w:rPr>
              <w:fldChar w:fldCharType="end"/>
            </w:r>
          </w:hyperlink>
        </w:p>
        <w:p w14:paraId="0C0B684D" w14:textId="3FC308E7"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659" w:history="1">
            <w:r w:rsidRPr="00ED1ACA">
              <w:rPr>
                <w:rStyle w:val="Lienhypertexte"/>
                <w:noProof/>
              </w:rPr>
              <w:t>2.4.3.4</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Archivage</w:t>
            </w:r>
            <w:r>
              <w:rPr>
                <w:noProof/>
                <w:webHidden/>
              </w:rPr>
              <w:tab/>
            </w:r>
            <w:r>
              <w:rPr>
                <w:noProof/>
                <w:webHidden/>
              </w:rPr>
              <w:fldChar w:fldCharType="begin"/>
            </w:r>
            <w:r>
              <w:rPr>
                <w:noProof/>
                <w:webHidden/>
              </w:rPr>
              <w:instrText xml:space="preserve"> PAGEREF _Toc532581659 \h </w:instrText>
            </w:r>
            <w:r>
              <w:rPr>
                <w:noProof/>
                <w:webHidden/>
              </w:rPr>
            </w:r>
            <w:r>
              <w:rPr>
                <w:noProof/>
                <w:webHidden/>
              </w:rPr>
              <w:fldChar w:fldCharType="separate"/>
            </w:r>
            <w:r>
              <w:rPr>
                <w:noProof/>
                <w:webHidden/>
              </w:rPr>
              <w:t>17</w:t>
            </w:r>
            <w:r>
              <w:rPr>
                <w:noProof/>
                <w:webHidden/>
              </w:rPr>
              <w:fldChar w:fldCharType="end"/>
            </w:r>
          </w:hyperlink>
        </w:p>
        <w:p w14:paraId="2CAD012E" w14:textId="2F1430D8"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60" w:history="1">
            <w:r w:rsidRPr="00ED1ACA">
              <w:rPr>
                <w:rStyle w:val="Lienhypertexte"/>
                <w:noProof/>
              </w:rPr>
              <w:t>2.4.4</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Les stratégies de sauvegardes</w:t>
            </w:r>
            <w:r>
              <w:rPr>
                <w:noProof/>
                <w:webHidden/>
              </w:rPr>
              <w:tab/>
            </w:r>
            <w:r>
              <w:rPr>
                <w:noProof/>
                <w:webHidden/>
              </w:rPr>
              <w:fldChar w:fldCharType="begin"/>
            </w:r>
            <w:r>
              <w:rPr>
                <w:noProof/>
                <w:webHidden/>
              </w:rPr>
              <w:instrText xml:space="preserve"> PAGEREF _Toc532581660 \h </w:instrText>
            </w:r>
            <w:r>
              <w:rPr>
                <w:noProof/>
                <w:webHidden/>
              </w:rPr>
            </w:r>
            <w:r>
              <w:rPr>
                <w:noProof/>
                <w:webHidden/>
              </w:rPr>
              <w:fldChar w:fldCharType="separate"/>
            </w:r>
            <w:r>
              <w:rPr>
                <w:noProof/>
                <w:webHidden/>
              </w:rPr>
              <w:t>17</w:t>
            </w:r>
            <w:r>
              <w:rPr>
                <w:noProof/>
                <w:webHidden/>
              </w:rPr>
              <w:fldChar w:fldCharType="end"/>
            </w:r>
          </w:hyperlink>
        </w:p>
        <w:p w14:paraId="041305D3" w14:textId="6E2B396B"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661" w:history="1">
            <w:r w:rsidRPr="00ED1ACA">
              <w:rPr>
                <w:rStyle w:val="Lienhypertexte"/>
                <w:noProof/>
              </w:rPr>
              <w:t>2.4.4.1</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Cohesity</w:t>
            </w:r>
            <w:r>
              <w:rPr>
                <w:noProof/>
                <w:webHidden/>
              </w:rPr>
              <w:tab/>
            </w:r>
            <w:r>
              <w:rPr>
                <w:noProof/>
                <w:webHidden/>
              </w:rPr>
              <w:fldChar w:fldCharType="begin"/>
            </w:r>
            <w:r>
              <w:rPr>
                <w:noProof/>
                <w:webHidden/>
              </w:rPr>
              <w:instrText xml:space="preserve"> PAGEREF _Toc532581661 \h </w:instrText>
            </w:r>
            <w:r>
              <w:rPr>
                <w:noProof/>
                <w:webHidden/>
              </w:rPr>
            </w:r>
            <w:r>
              <w:rPr>
                <w:noProof/>
                <w:webHidden/>
              </w:rPr>
              <w:fldChar w:fldCharType="separate"/>
            </w:r>
            <w:r>
              <w:rPr>
                <w:noProof/>
                <w:webHidden/>
              </w:rPr>
              <w:t>17</w:t>
            </w:r>
            <w:r>
              <w:rPr>
                <w:noProof/>
                <w:webHidden/>
              </w:rPr>
              <w:fldChar w:fldCharType="end"/>
            </w:r>
          </w:hyperlink>
        </w:p>
        <w:p w14:paraId="68D32766" w14:textId="5FA5E199"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662" w:history="1">
            <w:r w:rsidRPr="00ED1ACA">
              <w:rPr>
                <w:rStyle w:val="Lienhypertexte"/>
                <w:noProof/>
              </w:rPr>
              <w:t>2.4.4.2</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Networker</w:t>
            </w:r>
            <w:r>
              <w:rPr>
                <w:noProof/>
                <w:webHidden/>
              </w:rPr>
              <w:tab/>
            </w:r>
            <w:r>
              <w:rPr>
                <w:noProof/>
                <w:webHidden/>
              </w:rPr>
              <w:fldChar w:fldCharType="begin"/>
            </w:r>
            <w:r>
              <w:rPr>
                <w:noProof/>
                <w:webHidden/>
              </w:rPr>
              <w:instrText xml:space="preserve"> PAGEREF _Toc532581662 \h </w:instrText>
            </w:r>
            <w:r>
              <w:rPr>
                <w:noProof/>
                <w:webHidden/>
              </w:rPr>
            </w:r>
            <w:r>
              <w:rPr>
                <w:noProof/>
                <w:webHidden/>
              </w:rPr>
              <w:fldChar w:fldCharType="separate"/>
            </w:r>
            <w:r>
              <w:rPr>
                <w:noProof/>
                <w:webHidden/>
              </w:rPr>
              <w:t>17</w:t>
            </w:r>
            <w:r>
              <w:rPr>
                <w:noProof/>
                <w:webHidden/>
              </w:rPr>
              <w:fldChar w:fldCharType="end"/>
            </w:r>
          </w:hyperlink>
        </w:p>
        <w:p w14:paraId="079B534B" w14:textId="5E5C08BC"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663" w:history="1">
            <w:r w:rsidRPr="00ED1ACA">
              <w:rPr>
                <w:rStyle w:val="Lienhypertexte"/>
                <w:noProof/>
              </w:rPr>
              <w:t>2.4.4.3</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Avamar</w:t>
            </w:r>
            <w:r>
              <w:rPr>
                <w:noProof/>
                <w:webHidden/>
              </w:rPr>
              <w:tab/>
            </w:r>
            <w:r>
              <w:rPr>
                <w:noProof/>
                <w:webHidden/>
              </w:rPr>
              <w:fldChar w:fldCharType="begin"/>
            </w:r>
            <w:r>
              <w:rPr>
                <w:noProof/>
                <w:webHidden/>
              </w:rPr>
              <w:instrText xml:space="preserve"> PAGEREF _Toc532581663 \h </w:instrText>
            </w:r>
            <w:r>
              <w:rPr>
                <w:noProof/>
                <w:webHidden/>
              </w:rPr>
            </w:r>
            <w:r>
              <w:rPr>
                <w:noProof/>
                <w:webHidden/>
              </w:rPr>
              <w:fldChar w:fldCharType="separate"/>
            </w:r>
            <w:r>
              <w:rPr>
                <w:noProof/>
                <w:webHidden/>
              </w:rPr>
              <w:t>18</w:t>
            </w:r>
            <w:r>
              <w:rPr>
                <w:noProof/>
                <w:webHidden/>
              </w:rPr>
              <w:fldChar w:fldCharType="end"/>
            </w:r>
          </w:hyperlink>
        </w:p>
        <w:p w14:paraId="6CD7128D" w14:textId="1ED7EAB1"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64" w:history="1">
            <w:r w:rsidRPr="00ED1ACA">
              <w:rPr>
                <w:rStyle w:val="Lienhypertexte"/>
                <w:noProof/>
              </w:rPr>
              <w:t>2.4.5</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Les stratégies en cas de récupération</w:t>
            </w:r>
            <w:r>
              <w:rPr>
                <w:noProof/>
                <w:webHidden/>
              </w:rPr>
              <w:tab/>
            </w:r>
            <w:r>
              <w:rPr>
                <w:noProof/>
                <w:webHidden/>
              </w:rPr>
              <w:fldChar w:fldCharType="begin"/>
            </w:r>
            <w:r>
              <w:rPr>
                <w:noProof/>
                <w:webHidden/>
              </w:rPr>
              <w:instrText xml:space="preserve"> PAGEREF _Toc532581664 \h </w:instrText>
            </w:r>
            <w:r>
              <w:rPr>
                <w:noProof/>
                <w:webHidden/>
              </w:rPr>
            </w:r>
            <w:r>
              <w:rPr>
                <w:noProof/>
                <w:webHidden/>
              </w:rPr>
              <w:fldChar w:fldCharType="separate"/>
            </w:r>
            <w:r>
              <w:rPr>
                <w:noProof/>
                <w:webHidden/>
              </w:rPr>
              <w:t>18</w:t>
            </w:r>
            <w:r>
              <w:rPr>
                <w:noProof/>
                <w:webHidden/>
              </w:rPr>
              <w:fldChar w:fldCharType="end"/>
            </w:r>
          </w:hyperlink>
        </w:p>
        <w:p w14:paraId="11EF8ECE" w14:textId="49E0E371" w:rsidR="009B0D8E" w:rsidRDefault="009B0D8E">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581665" w:history="1">
            <w:r w:rsidRPr="00ED1ACA">
              <w:rPr>
                <w:rStyle w:val="Lienhypertexte"/>
                <w:noProof/>
              </w:rPr>
              <w:t>3</w:t>
            </w:r>
            <w:r>
              <w:rPr>
                <w:rFonts w:asciiTheme="minorHAnsi" w:eastAsiaTheme="minorEastAsia" w:hAnsiTheme="minorHAnsi" w:cstheme="minorBidi"/>
                <w:b w:val="0"/>
                <w:bCs w:val="0"/>
                <w:caps w:val="0"/>
                <w:noProof/>
                <w:sz w:val="22"/>
                <w:szCs w:val="22"/>
                <w:shd w:val="clear" w:color="auto" w:fill="auto"/>
                <w:lang w:eastAsia="fr-CH"/>
              </w:rPr>
              <w:tab/>
            </w:r>
            <w:r w:rsidRPr="00ED1ACA">
              <w:rPr>
                <w:rStyle w:val="Lienhypertexte"/>
                <w:noProof/>
              </w:rPr>
              <w:t>Partie 2</w:t>
            </w:r>
            <w:r>
              <w:rPr>
                <w:noProof/>
                <w:webHidden/>
              </w:rPr>
              <w:tab/>
            </w:r>
            <w:r>
              <w:rPr>
                <w:noProof/>
                <w:webHidden/>
              </w:rPr>
              <w:fldChar w:fldCharType="begin"/>
            </w:r>
            <w:r>
              <w:rPr>
                <w:noProof/>
                <w:webHidden/>
              </w:rPr>
              <w:instrText xml:space="preserve"> PAGEREF _Toc532581665 \h </w:instrText>
            </w:r>
            <w:r>
              <w:rPr>
                <w:noProof/>
                <w:webHidden/>
              </w:rPr>
            </w:r>
            <w:r>
              <w:rPr>
                <w:noProof/>
                <w:webHidden/>
              </w:rPr>
              <w:fldChar w:fldCharType="separate"/>
            </w:r>
            <w:r>
              <w:rPr>
                <w:noProof/>
                <w:webHidden/>
              </w:rPr>
              <w:t>18</w:t>
            </w:r>
            <w:r>
              <w:rPr>
                <w:noProof/>
                <w:webHidden/>
              </w:rPr>
              <w:fldChar w:fldCharType="end"/>
            </w:r>
          </w:hyperlink>
        </w:p>
        <w:p w14:paraId="2E4637C0" w14:textId="49D6DA1B" w:rsidR="009B0D8E" w:rsidRDefault="009B0D8E">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581666" w:history="1">
            <w:r w:rsidRPr="00ED1ACA">
              <w:rPr>
                <w:rStyle w:val="Lienhypertexte"/>
                <w:noProof/>
              </w:rPr>
              <w:t>3.1</w:t>
            </w:r>
            <w:r>
              <w:rPr>
                <w:rFonts w:asciiTheme="minorHAnsi" w:eastAsiaTheme="minorEastAsia" w:hAnsiTheme="minorHAnsi" w:cstheme="minorBidi"/>
                <w:b w:val="0"/>
                <w:bCs w:val="0"/>
                <w:noProof/>
                <w:sz w:val="22"/>
                <w:szCs w:val="22"/>
                <w:shd w:val="clear" w:color="auto" w:fill="auto"/>
                <w:lang w:eastAsia="fr-CH"/>
              </w:rPr>
              <w:tab/>
            </w:r>
            <w:r w:rsidRPr="00ED1ACA">
              <w:rPr>
                <w:rStyle w:val="Lienhypertexte"/>
                <w:noProof/>
              </w:rPr>
              <w:t>Lois sur les protections des données</w:t>
            </w:r>
            <w:r>
              <w:rPr>
                <w:noProof/>
                <w:webHidden/>
              </w:rPr>
              <w:tab/>
            </w:r>
            <w:r>
              <w:rPr>
                <w:noProof/>
                <w:webHidden/>
              </w:rPr>
              <w:fldChar w:fldCharType="begin"/>
            </w:r>
            <w:r>
              <w:rPr>
                <w:noProof/>
                <w:webHidden/>
              </w:rPr>
              <w:instrText xml:space="preserve"> PAGEREF _Toc532581666 \h </w:instrText>
            </w:r>
            <w:r>
              <w:rPr>
                <w:noProof/>
                <w:webHidden/>
              </w:rPr>
            </w:r>
            <w:r>
              <w:rPr>
                <w:noProof/>
                <w:webHidden/>
              </w:rPr>
              <w:fldChar w:fldCharType="separate"/>
            </w:r>
            <w:r>
              <w:rPr>
                <w:noProof/>
                <w:webHidden/>
              </w:rPr>
              <w:t>18</w:t>
            </w:r>
            <w:r>
              <w:rPr>
                <w:noProof/>
                <w:webHidden/>
              </w:rPr>
              <w:fldChar w:fldCharType="end"/>
            </w:r>
          </w:hyperlink>
        </w:p>
        <w:p w14:paraId="56D57C18" w14:textId="333D0D7D"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67" w:history="1">
            <w:r w:rsidRPr="00ED1ACA">
              <w:rPr>
                <w:rStyle w:val="Lienhypertexte"/>
                <w:noProof/>
              </w:rPr>
              <w:t>3.1.1</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LPD</w:t>
            </w:r>
            <w:r>
              <w:rPr>
                <w:noProof/>
                <w:webHidden/>
              </w:rPr>
              <w:tab/>
            </w:r>
            <w:r>
              <w:rPr>
                <w:noProof/>
                <w:webHidden/>
              </w:rPr>
              <w:fldChar w:fldCharType="begin"/>
            </w:r>
            <w:r>
              <w:rPr>
                <w:noProof/>
                <w:webHidden/>
              </w:rPr>
              <w:instrText xml:space="preserve"> PAGEREF _Toc532581667 \h </w:instrText>
            </w:r>
            <w:r>
              <w:rPr>
                <w:noProof/>
                <w:webHidden/>
              </w:rPr>
            </w:r>
            <w:r>
              <w:rPr>
                <w:noProof/>
                <w:webHidden/>
              </w:rPr>
              <w:fldChar w:fldCharType="separate"/>
            </w:r>
            <w:r>
              <w:rPr>
                <w:noProof/>
                <w:webHidden/>
              </w:rPr>
              <w:t>18</w:t>
            </w:r>
            <w:r>
              <w:rPr>
                <w:noProof/>
                <w:webHidden/>
              </w:rPr>
              <w:fldChar w:fldCharType="end"/>
            </w:r>
          </w:hyperlink>
        </w:p>
        <w:p w14:paraId="57067929" w14:textId="2332975E"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68" w:history="1">
            <w:r w:rsidRPr="00ED1ACA">
              <w:rPr>
                <w:rStyle w:val="Lienhypertexte"/>
                <w:noProof/>
              </w:rPr>
              <w:t>3.1.2</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RGPD</w:t>
            </w:r>
            <w:r>
              <w:rPr>
                <w:noProof/>
                <w:webHidden/>
              </w:rPr>
              <w:tab/>
            </w:r>
            <w:r>
              <w:rPr>
                <w:noProof/>
                <w:webHidden/>
              </w:rPr>
              <w:fldChar w:fldCharType="begin"/>
            </w:r>
            <w:r>
              <w:rPr>
                <w:noProof/>
                <w:webHidden/>
              </w:rPr>
              <w:instrText xml:space="preserve"> PAGEREF _Toc532581668 \h </w:instrText>
            </w:r>
            <w:r>
              <w:rPr>
                <w:noProof/>
                <w:webHidden/>
              </w:rPr>
            </w:r>
            <w:r>
              <w:rPr>
                <w:noProof/>
                <w:webHidden/>
              </w:rPr>
              <w:fldChar w:fldCharType="separate"/>
            </w:r>
            <w:r>
              <w:rPr>
                <w:noProof/>
                <w:webHidden/>
              </w:rPr>
              <w:t>18</w:t>
            </w:r>
            <w:r>
              <w:rPr>
                <w:noProof/>
                <w:webHidden/>
              </w:rPr>
              <w:fldChar w:fldCharType="end"/>
            </w:r>
          </w:hyperlink>
        </w:p>
        <w:p w14:paraId="2E630EEF" w14:textId="01E0363A"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669" w:history="1">
            <w:r w:rsidRPr="00ED1ACA">
              <w:rPr>
                <w:rStyle w:val="Lienhypertexte"/>
                <w:noProof/>
              </w:rPr>
              <w:t>3.1.2.1</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Première chose à se demander : Qu’est qu’une donnée personnelle ?</w:t>
            </w:r>
            <w:r>
              <w:rPr>
                <w:noProof/>
                <w:webHidden/>
              </w:rPr>
              <w:tab/>
            </w:r>
            <w:r>
              <w:rPr>
                <w:noProof/>
                <w:webHidden/>
              </w:rPr>
              <w:fldChar w:fldCharType="begin"/>
            </w:r>
            <w:r>
              <w:rPr>
                <w:noProof/>
                <w:webHidden/>
              </w:rPr>
              <w:instrText xml:space="preserve"> PAGEREF _Toc532581669 \h </w:instrText>
            </w:r>
            <w:r>
              <w:rPr>
                <w:noProof/>
                <w:webHidden/>
              </w:rPr>
            </w:r>
            <w:r>
              <w:rPr>
                <w:noProof/>
                <w:webHidden/>
              </w:rPr>
              <w:fldChar w:fldCharType="separate"/>
            </w:r>
            <w:r>
              <w:rPr>
                <w:noProof/>
                <w:webHidden/>
              </w:rPr>
              <w:t>18</w:t>
            </w:r>
            <w:r>
              <w:rPr>
                <w:noProof/>
                <w:webHidden/>
              </w:rPr>
              <w:fldChar w:fldCharType="end"/>
            </w:r>
          </w:hyperlink>
        </w:p>
        <w:p w14:paraId="2940B606" w14:textId="312B92C7"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670" w:history="1">
            <w:r w:rsidRPr="00ED1ACA">
              <w:rPr>
                <w:rStyle w:val="Lienhypertexte"/>
                <w:noProof/>
              </w:rPr>
              <w:t>3.1.2.2</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En vrai, à quoi servent ces deux lois ?</w:t>
            </w:r>
            <w:r>
              <w:rPr>
                <w:noProof/>
                <w:webHidden/>
              </w:rPr>
              <w:tab/>
            </w:r>
            <w:r>
              <w:rPr>
                <w:noProof/>
                <w:webHidden/>
              </w:rPr>
              <w:fldChar w:fldCharType="begin"/>
            </w:r>
            <w:r>
              <w:rPr>
                <w:noProof/>
                <w:webHidden/>
              </w:rPr>
              <w:instrText xml:space="preserve"> PAGEREF _Toc532581670 \h </w:instrText>
            </w:r>
            <w:r>
              <w:rPr>
                <w:noProof/>
                <w:webHidden/>
              </w:rPr>
            </w:r>
            <w:r>
              <w:rPr>
                <w:noProof/>
                <w:webHidden/>
              </w:rPr>
              <w:fldChar w:fldCharType="separate"/>
            </w:r>
            <w:r>
              <w:rPr>
                <w:noProof/>
                <w:webHidden/>
              </w:rPr>
              <w:t>18</w:t>
            </w:r>
            <w:r>
              <w:rPr>
                <w:noProof/>
                <w:webHidden/>
              </w:rPr>
              <w:fldChar w:fldCharType="end"/>
            </w:r>
          </w:hyperlink>
        </w:p>
        <w:p w14:paraId="3293DDCC" w14:textId="6DCDFD1D"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671" w:history="1">
            <w:r w:rsidRPr="00ED1ACA">
              <w:rPr>
                <w:rStyle w:val="Lienhypertexte"/>
                <w:noProof/>
              </w:rPr>
              <w:t>3.1.2.3</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Qui est concerné ?</w:t>
            </w:r>
            <w:r>
              <w:rPr>
                <w:noProof/>
                <w:webHidden/>
              </w:rPr>
              <w:tab/>
            </w:r>
            <w:r>
              <w:rPr>
                <w:noProof/>
                <w:webHidden/>
              </w:rPr>
              <w:fldChar w:fldCharType="begin"/>
            </w:r>
            <w:r>
              <w:rPr>
                <w:noProof/>
                <w:webHidden/>
              </w:rPr>
              <w:instrText xml:space="preserve"> PAGEREF _Toc532581671 \h </w:instrText>
            </w:r>
            <w:r>
              <w:rPr>
                <w:noProof/>
                <w:webHidden/>
              </w:rPr>
            </w:r>
            <w:r>
              <w:rPr>
                <w:noProof/>
                <w:webHidden/>
              </w:rPr>
              <w:fldChar w:fldCharType="separate"/>
            </w:r>
            <w:r>
              <w:rPr>
                <w:noProof/>
                <w:webHidden/>
              </w:rPr>
              <w:t>18</w:t>
            </w:r>
            <w:r>
              <w:rPr>
                <w:noProof/>
                <w:webHidden/>
              </w:rPr>
              <w:fldChar w:fldCharType="end"/>
            </w:r>
          </w:hyperlink>
        </w:p>
        <w:p w14:paraId="6DB097E0" w14:textId="7ED3D2E8"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72" w:history="1">
            <w:r w:rsidRPr="00ED1ACA">
              <w:rPr>
                <w:rStyle w:val="Lienhypertexte"/>
                <w:noProof/>
              </w:rPr>
              <w:t>3.1.3</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Mise en conformité</w:t>
            </w:r>
            <w:r>
              <w:rPr>
                <w:noProof/>
                <w:webHidden/>
              </w:rPr>
              <w:tab/>
            </w:r>
            <w:r>
              <w:rPr>
                <w:noProof/>
                <w:webHidden/>
              </w:rPr>
              <w:fldChar w:fldCharType="begin"/>
            </w:r>
            <w:r>
              <w:rPr>
                <w:noProof/>
                <w:webHidden/>
              </w:rPr>
              <w:instrText xml:space="preserve"> PAGEREF _Toc532581672 \h </w:instrText>
            </w:r>
            <w:r>
              <w:rPr>
                <w:noProof/>
                <w:webHidden/>
              </w:rPr>
            </w:r>
            <w:r>
              <w:rPr>
                <w:noProof/>
                <w:webHidden/>
              </w:rPr>
              <w:fldChar w:fldCharType="separate"/>
            </w:r>
            <w:r>
              <w:rPr>
                <w:noProof/>
                <w:webHidden/>
              </w:rPr>
              <w:t>19</w:t>
            </w:r>
            <w:r>
              <w:rPr>
                <w:noProof/>
                <w:webHidden/>
              </w:rPr>
              <w:fldChar w:fldCharType="end"/>
            </w:r>
          </w:hyperlink>
        </w:p>
        <w:p w14:paraId="2ABF5221" w14:textId="75063112"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73" w:history="1">
            <w:r w:rsidRPr="00ED1ACA">
              <w:rPr>
                <w:rStyle w:val="Lienhypertexte"/>
                <w:noProof/>
              </w:rPr>
              <w:t>3.1.4</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Organisation et actions :</w:t>
            </w:r>
            <w:r>
              <w:rPr>
                <w:noProof/>
                <w:webHidden/>
              </w:rPr>
              <w:tab/>
            </w:r>
            <w:r>
              <w:rPr>
                <w:noProof/>
                <w:webHidden/>
              </w:rPr>
              <w:fldChar w:fldCharType="begin"/>
            </w:r>
            <w:r>
              <w:rPr>
                <w:noProof/>
                <w:webHidden/>
              </w:rPr>
              <w:instrText xml:space="preserve"> PAGEREF _Toc532581673 \h </w:instrText>
            </w:r>
            <w:r>
              <w:rPr>
                <w:noProof/>
                <w:webHidden/>
              </w:rPr>
            </w:r>
            <w:r>
              <w:rPr>
                <w:noProof/>
                <w:webHidden/>
              </w:rPr>
              <w:fldChar w:fldCharType="separate"/>
            </w:r>
            <w:r>
              <w:rPr>
                <w:noProof/>
                <w:webHidden/>
              </w:rPr>
              <w:t>19</w:t>
            </w:r>
            <w:r>
              <w:rPr>
                <w:noProof/>
                <w:webHidden/>
              </w:rPr>
              <w:fldChar w:fldCharType="end"/>
            </w:r>
          </w:hyperlink>
        </w:p>
        <w:p w14:paraId="08BE893E" w14:textId="35C62B78"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74" w:history="1">
            <w:r w:rsidRPr="00ED1ACA">
              <w:rPr>
                <w:rStyle w:val="Lienhypertexte"/>
                <w:noProof/>
              </w:rPr>
              <w:t>3.1.5</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Mesures techniques adéquates</w:t>
            </w:r>
            <w:r>
              <w:rPr>
                <w:noProof/>
                <w:webHidden/>
              </w:rPr>
              <w:tab/>
            </w:r>
            <w:r>
              <w:rPr>
                <w:noProof/>
                <w:webHidden/>
              </w:rPr>
              <w:fldChar w:fldCharType="begin"/>
            </w:r>
            <w:r>
              <w:rPr>
                <w:noProof/>
                <w:webHidden/>
              </w:rPr>
              <w:instrText xml:space="preserve"> PAGEREF _Toc532581674 \h </w:instrText>
            </w:r>
            <w:r>
              <w:rPr>
                <w:noProof/>
                <w:webHidden/>
              </w:rPr>
            </w:r>
            <w:r>
              <w:rPr>
                <w:noProof/>
                <w:webHidden/>
              </w:rPr>
              <w:fldChar w:fldCharType="separate"/>
            </w:r>
            <w:r>
              <w:rPr>
                <w:noProof/>
                <w:webHidden/>
              </w:rPr>
              <w:t>19</w:t>
            </w:r>
            <w:r>
              <w:rPr>
                <w:noProof/>
                <w:webHidden/>
              </w:rPr>
              <w:fldChar w:fldCharType="end"/>
            </w:r>
          </w:hyperlink>
        </w:p>
        <w:p w14:paraId="10A3CD6B" w14:textId="6865120A" w:rsidR="009B0D8E" w:rsidRDefault="009B0D8E">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581675" w:history="1">
            <w:r w:rsidRPr="00ED1ACA">
              <w:rPr>
                <w:rStyle w:val="Lienhypertexte"/>
                <w:noProof/>
              </w:rPr>
              <w:t>3.2</w:t>
            </w:r>
            <w:r>
              <w:rPr>
                <w:rFonts w:asciiTheme="minorHAnsi" w:eastAsiaTheme="minorEastAsia" w:hAnsiTheme="minorHAnsi" w:cstheme="minorBidi"/>
                <w:b w:val="0"/>
                <w:bCs w:val="0"/>
                <w:noProof/>
                <w:sz w:val="22"/>
                <w:szCs w:val="22"/>
                <w:shd w:val="clear" w:color="auto" w:fill="auto"/>
                <w:lang w:eastAsia="fr-CH"/>
              </w:rPr>
              <w:tab/>
            </w:r>
            <w:r w:rsidRPr="00ED1ACA">
              <w:rPr>
                <w:rStyle w:val="Lienhypertexte"/>
                <w:noProof/>
              </w:rPr>
              <w:t>Les disques durs et le systèmes RAIDs</w:t>
            </w:r>
            <w:r>
              <w:rPr>
                <w:noProof/>
                <w:webHidden/>
              </w:rPr>
              <w:tab/>
            </w:r>
            <w:r>
              <w:rPr>
                <w:noProof/>
                <w:webHidden/>
              </w:rPr>
              <w:fldChar w:fldCharType="begin"/>
            </w:r>
            <w:r>
              <w:rPr>
                <w:noProof/>
                <w:webHidden/>
              </w:rPr>
              <w:instrText xml:space="preserve"> PAGEREF _Toc532581675 \h </w:instrText>
            </w:r>
            <w:r>
              <w:rPr>
                <w:noProof/>
                <w:webHidden/>
              </w:rPr>
            </w:r>
            <w:r>
              <w:rPr>
                <w:noProof/>
                <w:webHidden/>
              </w:rPr>
              <w:fldChar w:fldCharType="separate"/>
            </w:r>
            <w:r>
              <w:rPr>
                <w:noProof/>
                <w:webHidden/>
              </w:rPr>
              <w:t>20</w:t>
            </w:r>
            <w:r>
              <w:rPr>
                <w:noProof/>
                <w:webHidden/>
              </w:rPr>
              <w:fldChar w:fldCharType="end"/>
            </w:r>
          </w:hyperlink>
        </w:p>
        <w:p w14:paraId="770C36B1" w14:textId="12FC3DD4"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76" w:history="1">
            <w:r w:rsidRPr="00ED1ACA">
              <w:rPr>
                <w:rStyle w:val="Lienhypertexte"/>
                <w:noProof/>
              </w:rPr>
              <w:t>3.2.1</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Raid Logiciel et matériel</w:t>
            </w:r>
            <w:r>
              <w:rPr>
                <w:noProof/>
                <w:webHidden/>
              </w:rPr>
              <w:tab/>
            </w:r>
            <w:r>
              <w:rPr>
                <w:noProof/>
                <w:webHidden/>
              </w:rPr>
              <w:fldChar w:fldCharType="begin"/>
            </w:r>
            <w:r>
              <w:rPr>
                <w:noProof/>
                <w:webHidden/>
              </w:rPr>
              <w:instrText xml:space="preserve"> PAGEREF _Toc532581676 \h </w:instrText>
            </w:r>
            <w:r>
              <w:rPr>
                <w:noProof/>
                <w:webHidden/>
              </w:rPr>
            </w:r>
            <w:r>
              <w:rPr>
                <w:noProof/>
                <w:webHidden/>
              </w:rPr>
              <w:fldChar w:fldCharType="separate"/>
            </w:r>
            <w:r>
              <w:rPr>
                <w:noProof/>
                <w:webHidden/>
              </w:rPr>
              <w:t>20</w:t>
            </w:r>
            <w:r>
              <w:rPr>
                <w:noProof/>
                <w:webHidden/>
              </w:rPr>
              <w:fldChar w:fldCharType="end"/>
            </w:r>
          </w:hyperlink>
        </w:p>
        <w:p w14:paraId="2A9B26AD" w14:textId="5417C91A"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677" w:history="1">
            <w:r w:rsidRPr="00ED1ACA">
              <w:rPr>
                <w:rStyle w:val="Lienhypertexte"/>
                <w:noProof/>
              </w:rPr>
              <w:t>3.2.1.1</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Raid matériel</w:t>
            </w:r>
            <w:r>
              <w:rPr>
                <w:noProof/>
                <w:webHidden/>
              </w:rPr>
              <w:tab/>
            </w:r>
            <w:r>
              <w:rPr>
                <w:noProof/>
                <w:webHidden/>
              </w:rPr>
              <w:fldChar w:fldCharType="begin"/>
            </w:r>
            <w:r>
              <w:rPr>
                <w:noProof/>
                <w:webHidden/>
              </w:rPr>
              <w:instrText xml:space="preserve"> PAGEREF _Toc532581677 \h </w:instrText>
            </w:r>
            <w:r>
              <w:rPr>
                <w:noProof/>
                <w:webHidden/>
              </w:rPr>
            </w:r>
            <w:r>
              <w:rPr>
                <w:noProof/>
                <w:webHidden/>
              </w:rPr>
              <w:fldChar w:fldCharType="separate"/>
            </w:r>
            <w:r>
              <w:rPr>
                <w:noProof/>
                <w:webHidden/>
              </w:rPr>
              <w:t>21</w:t>
            </w:r>
            <w:r>
              <w:rPr>
                <w:noProof/>
                <w:webHidden/>
              </w:rPr>
              <w:fldChar w:fldCharType="end"/>
            </w:r>
          </w:hyperlink>
        </w:p>
        <w:p w14:paraId="1D2796CA" w14:textId="2F1B170D"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678" w:history="1">
            <w:r w:rsidRPr="00ED1ACA">
              <w:rPr>
                <w:rStyle w:val="Lienhypertexte"/>
                <w:noProof/>
              </w:rPr>
              <w:t>3.2.1.2</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Raid Logiciel</w:t>
            </w:r>
            <w:r>
              <w:rPr>
                <w:noProof/>
                <w:webHidden/>
              </w:rPr>
              <w:tab/>
            </w:r>
            <w:r>
              <w:rPr>
                <w:noProof/>
                <w:webHidden/>
              </w:rPr>
              <w:fldChar w:fldCharType="begin"/>
            </w:r>
            <w:r>
              <w:rPr>
                <w:noProof/>
                <w:webHidden/>
              </w:rPr>
              <w:instrText xml:space="preserve"> PAGEREF _Toc532581678 \h </w:instrText>
            </w:r>
            <w:r>
              <w:rPr>
                <w:noProof/>
                <w:webHidden/>
              </w:rPr>
            </w:r>
            <w:r>
              <w:rPr>
                <w:noProof/>
                <w:webHidden/>
              </w:rPr>
              <w:fldChar w:fldCharType="separate"/>
            </w:r>
            <w:r>
              <w:rPr>
                <w:noProof/>
                <w:webHidden/>
              </w:rPr>
              <w:t>21</w:t>
            </w:r>
            <w:r>
              <w:rPr>
                <w:noProof/>
                <w:webHidden/>
              </w:rPr>
              <w:fldChar w:fldCharType="end"/>
            </w:r>
          </w:hyperlink>
        </w:p>
        <w:p w14:paraId="12D071FE" w14:textId="288B963E"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79" w:history="1">
            <w:r w:rsidRPr="00ED1ACA">
              <w:rPr>
                <w:rStyle w:val="Lienhypertexte"/>
                <w:noProof/>
                <w:lang w:val="en-GB"/>
              </w:rPr>
              <w:t>3.2.2</w:t>
            </w:r>
            <w:r>
              <w:rPr>
                <w:rFonts w:asciiTheme="minorHAnsi" w:eastAsiaTheme="minorEastAsia" w:hAnsiTheme="minorHAnsi" w:cstheme="minorBidi"/>
                <w:noProof/>
                <w:sz w:val="22"/>
                <w:szCs w:val="22"/>
                <w:shd w:val="clear" w:color="auto" w:fill="auto"/>
                <w:lang w:eastAsia="fr-CH"/>
              </w:rPr>
              <w:tab/>
            </w:r>
            <w:r w:rsidRPr="00ED1ACA">
              <w:rPr>
                <w:rStyle w:val="Lienhypertexte"/>
                <w:noProof/>
                <w:lang w:val="en-GB"/>
              </w:rPr>
              <w:t>Le JBOD (Just A Bunch Of Disks):</w:t>
            </w:r>
            <w:r>
              <w:rPr>
                <w:noProof/>
                <w:webHidden/>
              </w:rPr>
              <w:tab/>
            </w:r>
            <w:r>
              <w:rPr>
                <w:noProof/>
                <w:webHidden/>
              </w:rPr>
              <w:fldChar w:fldCharType="begin"/>
            </w:r>
            <w:r>
              <w:rPr>
                <w:noProof/>
                <w:webHidden/>
              </w:rPr>
              <w:instrText xml:space="preserve"> PAGEREF _Toc532581679 \h </w:instrText>
            </w:r>
            <w:r>
              <w:rPr>
                <w:noProof/>
                <w:webHidden/>
              </w:rPr>
            </w:r>
            <w:r>
              <w:rPr>
                <w:noProof/>
                <w:webHidden/>
              </w:rPr>
              <w:fldChar w:fldCharType="separate"/>
            </w:r>
            <w:r>
              <w:rPr>
                <w:noProof/>
                <w:webHidden/>
              </w:rPr>
              <w:t>21</w:t>
            </w:r>
            <w:r>
              <w:rPr>
                <w:noProof/>
                <w:webHidden/>
              </w:rPr>
              <w:fldChar w:fldCharType="end"/>
            </w:r>
          </w:hyperlink>
        </w:p>
        <w:p w14:paraId="61B1D000" w14:textId="5CA15716"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80" w:history="1">
            <w:r w:rsidRPr="00ED1ACA">
              <w:rPr>
                <w:rStyle w:val="Lienhypertexte"/>
                <w:noProof/>
              </w:rPr>
              <w:t>3.2.3</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RAID 0 (entrelacement) :</w:t>
            </w:r>
            <w:r>
              <w:rPr>
                <w:noProof/>
                <w:webHidden/>
              </w:rPr>
              <w:tab/>
            </w:r>
            <w:r>
              <w:rPr>
                <w:noProof/>
                <w:webHidden/>
              </w:rPr>
              <w:fldChar w:fldCharType="begin"/>
            </w:r>
            <w:r>
              <w:rPr>
                <w:noProof/>
                <w:webHidden/>
              </w:rPr>
              <w:instrText xml:space="preserve"> PAGEREF _Toc532581680 \h </w:instrText>
            </w:r>
            <w:r>
              <w:rPr>
                <w:noProof/>
                <w:webHidden/>
              </w:rPr>
            </w:r>
            <w:r>
              <w:rPr>
                <w:noProof/>
                <w:webHidden/>
              </w:rPr>
              <w:fldChar w:fldCharType="separate"/>
            </w:r>
            <w:r>
              <w:rPr>
                <w:noProof/>
                <w:webHidden/>
              </w:rPr>
              <w:t>21</w:t>
            </w:r>
            <w:r>
              <w:rPr>
                <w:noProof/>
                <w:webHidden/>
              </w:rPr>
              <w:fldChar w:fldCharType="end"/>
            </w:r>
          </w:hyperlink>
        </w:p>
        <w:p w14:paraId="7D8568B6" w14:textId="7D777C0D"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81" w:history="1">
            <w:r w:rsidRPr="00ED1ACA">
              <w:rPr>
                <w:rStyle w:val="Lienhypertexte"/>
                <w:noProof/>
              </w:rPr>
              <w:t>3.2.4</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RAID 1 (écriture miroir) :</w:t>
            </w:r>
            <w:r>
              <w:rPr>
                <w:noProof/>
                <w:webHidden/>
              </w:rPr>
              <w:tab/>
            </w:r>
            <w:r>
              <w:rPr>
                <w:noProof/>
                <w:webHidden/>
              </w:rPr>
              <w:fldChar w:fldCharType="begin"/>
            </w:r>
            <w:r>
              <w:rPr>
                <w:noProof/>
                <w:webHidden/>
              </w:rPr>
              <w:instrText xml:space="preserve"> PAGEREF _Toc532581681 \h </w:instrText>
            </w:r>
            <w:r>
              <w:rPr>
                <w:noProof/>
                <w:webHidden/>
              </w:rPr>
            </w:r>
            <w:r>
              <w:rPr>
                <w:noProof/>
                <w:webHidden/>
              </w:rPr>
              <w:fldChar w:fldCharType="separate"/>
            </w:r>
            <w:r>
              <w:rPr>
                <w:noProof/>
                <w:webHidden/>
              </w:rPr>
              <w:t>22</w:t>
            </w:r>
            <w:r>
              <w:rPr>
                <w:noProof/>
                <w:webHidden/>
              </w:rPr>
              <w:fldChar w:fldCharType="end"/>
            </w:r>
          </w:hyperlink>
        </w:p>
        <w:p w14:paraId="020F10B9" w14:textId="4FF0CBBA"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82" w:history="1">
            <w:r w:rsidRPr="00ED1ACA">
              <w:rPr>
                <w:rStyle w:val="Lienhypertexte"/>
                <w:noProof/>
              </w:rPr>
              <w:t>3.2.5</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RAID 1E (écriture miroir entrelacée) :</w:t>
            </w:r>
            <w:r>
              <w:rPr>
                <w:noProof/>
                <w:webHidden/>
              </w:rPr>
              <w:tab/>
            </w:r>
            <w:r>
              <w:rPr>
                <w:noProof/>
                <w:webHidden/>
              </w:rPr>
              <w:fldChar w:fldCharType="begin"/>
            </w:r>
            <w:r>
              <w:rPr>
                <w:noProof/>
                <w:webHidden/>
              </w:rPr>
              <w:instrText xml:space="preserve"> PAGEREF _Toc532581682 \h </w:instrText>
            </w:r>
            <w:r>
              <w:rPr>
                <w:noProof/>
                <w:webHidden/>
              </w:rPr>
            </w:r>
            <w:r>
              <w:rPr>
                <w:noProof/>
                <w:webHidden/>
              </w:rPr>
              <w:fldChar w:fldCharType="separate"/>
            </w:r>
            <w:r>
              <w:rPr>
                <w:noProof/>
                <w:webHidden/>
              </w:rPr>
              <w:t>22</w:t>
            </w:r>
            <w:r>
              <w:rPr>
                <w:noProof/>
                <w:webHidden/>
              </w:rPr>
              <w:fldChar w:fldCharType="end"/>
            </w:r>
          </w:hyperlink>
        </w:p>
        <w:p w14:paraId="17012D66" w14:textId="5F112F3F"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83" w:history="1">
            <w:r w:rsidRPr="00ED1ACA">
              <w:rPr>
                <w:rStyle w:val="Lienhypertexte"/>
                <w:noProof/>
              </w:rPr>
              <w:t>3.2.6</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RAID 5 (entrelacement avec parité) :</w:t>
            </w:r>
            <w:r>
              <w:rPr>
                <w:noProof/>
                <w:webHidden/>
              </w:rPr>
              <w:tab/>
            </w:r>
            <w:r>
              <w:rPr>
                <w:noProof/>
                <w:webHidden/>
              </w:rPr>
              <w:fldChar w:fldCharType="begin"/>
            </w:r>
            <w:r>
              <w:rPr>
                <w:noProof/>
                <w:webHidden/>
              </w:rPr>
              <w:instrText xml:space="preserve"> PAGEREF _Toc532581683 \h </w:instrText>
            </w:r>
            <w:r>
              <w:rPr>
                <w:noProof/>
                <w:webHidden/>
              </w:rPr>
            </w:r>
            <w:r>
              <w:rPr>
                <w:noProof/>
                <w:webHidden/>
              </w:rPr>
              <w:fldChar w:fldCharType="separate"/>
            </w:r>
            <w:r>
              <w:rPr>
                <w:noProof/>
                <w:webHidden/>
              </w:rPr>
              <w:t>23</w:t>
            </w:r>
            <w:r>
              <w:rPr>
                <w:noProof/>
                <w:webHidden/>
              </w:rPr>
              <w:fldChar w:fldCharType="end"/>
            </w:r>
          </w:hyperlink>
        </w:p>
        <w:p w14:paraId="233771A2" w14:textId="1C1B589D"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84" w:history="1">
            <w:r w:rsidRPr="00ED1ACA">
              <w:rPr>
                <w:rStyle w:val="Lienhypertexte"/>
                <w:noProof/>
              </w:rPr>
              <w:t>3.2.7</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RAID 6 (entrelacement avec double parité) :</w:t>
            </w:r>
            <w:r>
              <w:rPr>
                <w:noProof/>
                <w:webHidden/>
              </w:rPr>
              <w:tab/>
            </w:r>
            <w:r>
              <w:rPr>
                <w:noProof/>
                <w:webHidden/>
              </w:rPr>
              <w:fldChar w:fldCharType="begin"/>
            </w:r>
            <w:r>
              <w:rPr>
                <w:noProof/>
                <w:webHidden/>
              </w:rPr>
              <w:instrText xml:space="preserve"> PAGEREF _Toc532581684 \h </w:instrText>
            </w:r>
            <w:r>
              <w:rPr>
                <w:noProof/>
                <w:webHidden/>
              </w:rPr>
            </w:r>
            <w:r>
              <w:rPr>
                <w:noProof/>
                <w:webHidden/>
              </w:rPr>
              <w:fldChar w:fldCharType="separate"/>
            </w:r>
            <w:r>
              <w:rPr>
                <w:noProof/>
                <w:webHidden/>
              </w:rPr>
              <w:t>23</w:t>
            </w:r>
            <w:r>
              <w:rPr>
                <w:noProof/>
                <w:webHidden/>
              </w:rPr>
              <w:fldChar w:fldCharType="end"/>
            </w:r>
          </w:hyperlink>
        </w:p>
        <w:p w14:paraId="210F1A96" w14:textId="68BBB64D"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85" w:history="1">
            <w:r w:rsidRPr="00ED1ACA">
              <w:rPr>
                <w:rStyle w:val="Lienhypertexte"/>
                <w:noProof/>
              </w:rPr>
              <w:t>3.2.8</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RAID 10 (ensembles RAID 1 entrelacés) :</w:t>
            </w:r>
            <w:r>
              <w:rPr>
                <w:noProof/>
                <w:webHidden/>
              </w:rPr>
              <w:tab/>
            </w:r>
            <w:r>
              <w:rPr>
                <w:noProof/>
                <w:webHidden/>
              </w:rPr>
              <w:fldChar w:fldCharType="begin"/>
            </w:r>
            <w:r>
              <w:rPr>
                <w:noProof/>
                <w:webHidden/>
              </w:rPr>
              <w:instrText xml:space="preserve"> PAGEREF _Toc532581685 \h </w:instrText>
            </w:r>
            <w:r>
              <w:rPr>
                <w:noProof/>
                <w:webHidden/>
              </w:rPr>
            </w:r>
            <w:r>
              <w:rPr>
                <w:noProof/>
                <w:webHidden/>
              </w:rPr>
              <w:fldChar w:fldCharType="separate"/>
            </w:r>
            <w:r>
              <w:rPr>
                <w:noProof/>
                <w:webHidden/>
              </w:rPr>
              <w:t>23</w:t>
            </w:r>
            <w:r>
              <w:rPr>
                <w:noProof/>
                <w:webHidden/>
              </w:rPr>
              <w:fldChar w:fldCharType="end"/>
            </w:r>
          </w:hyperlink>
        </w:p>
        <w:p w14:paraId="5B7BB1F3" w14:textId="28D23C4C"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86" w:history="1">
            <w:r w:rsidRPr="00ED1ACA">
              <w:rPr>
                <w:rStyle w:val="Lienhypertexte"/>
                <w:noProof/>
              </w:rPr>
              <w:t>3.2.9</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RAID 50 (ensembles RAID 5 entrelacés) :</w:t>
            </w:r>
            <w:r>
              <w:rPr>
                <w:noProof/>
                <w:webHidden/>
              </w:rPr>
              <w:tab/>
            </w:r>
            <w:r>
              <w:rPr>
                <w:noProof/>
                <w:webHidden/>
              </w:rPr>
              <w:fldChar w:fldCharType="begin"/>
            </w:r>
            <w:r>
              <w:rPr>
                <w:noProof/>
                <w:webHidden/>
              </w:rPr>
              <w:instrText xml:space="preserve"> PAGEREF _Toc532581686 \h </w:instrText>
            </w:r>
            <w:r>
              <w:rPr>
                <w:noProof/>
                <w:webHidden/>
              </w:rPr>
            </w:r>
            <w:r>
              <w:rPr>
                <w:noProof/>
                <w:webHidden/>
              </w:rPr>
              <w:fldChar w:fldCharType="separate"/>
            </w:r>
            <w:r>
              <w:rPr>
                <w:noProof/>
                <w:webHidden/>
              </w:rPr>
              <w:t>24</w:t>
            </w:r>
            <w:r>
              <w:rPr>
                <w:noProof/>
                <w:webHidden/>
              </w:rPr>
              <w:fldChar w:fldCharType="end"/>
            </w:r>
          </w:hyperlink>
        </w:p>
        <w:p w14:paraId="33669FBA" w14:textId="5D0F3E1F"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87" w:history="1">
            <w:r w:rsidRPr="00ED1ACA">
              <w:rPr>
                <w:rStyle w:val="Lienhypertexte"/>
                <w:noProof/>
              </w:rPr>
              <w:t>3.2.10</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RAID 60 (ensembles RAID 6 entrelacés) :</w:t>
            </w:r>
            <w:r>
              <w:rPr>
                <w:noProof/>
                <w:webHidden/>
              </w:rPr>
              <w:tab/>
            </w:r>
            <w:r>
              <w:rPr>
                <w:noProof/>
                <w:webHidden/>
              </w:rPr>
              <w:fldChar w:fldCharType="begin"/>
            </w:r>
            <w:r>
              <w:rPr>
                <w:noProof/>
                <w:webHidden/>
              </w:rPr>
              <w:instrText xml:space="preserve"> PAGEREF _Toc532581687 \h </w:instrText>
            </w:r>
            <w:r>
              <w:rPr>
                <w:noProof/>
                <w:webHidden/>
              </w:rPr>
            </w:r>
            <w:r>
              <w:rPr>
                <w:noProof/>
                <w:webHidden/>
              </w:rPr>
              <w:fldChar w:fldCharType="separate"/>
            </w:r>
            <w:r>
              <w:rPr>
                <w:noProof/>
                <w:webHidden/>
              </w:rPr>
              <w:t>24</w:t>
            </w:r>
            <w:r>
              <w:rPr>
                <w:noProof/>
                <w:webHidden/>
              </w:rPr>
              <w:fldChar w:fldCharType="end"/>
            </w:r>
          </w:hyperlink>
        </w:p>
        <w:p w14:paraId="030A845B" w14:textId="65921D06"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88" w:history="1">
            <w:r w:rsidRPr="00ED1ACA">
              <w:rPr>
                <w:rStyle w:val="Lienhypertexte"/>
                <w:noProof/>
              </w:rPr>
              <w:t>3.2.11</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Raid DP</w:t>
            </w:r>
            <w:r>
              <w:rPr>
                <w:noProof/>
                <w:webHidden/>
              </w:rPr>
              <w:tab/>
            </w:r>
            <w:r>
              <w:rPr>
                <w:noProof/>
                <w:webHidden/>
              </w:rPr>
              <w:fldChar w:fldCharType="begin"/>
            </w:r>
            <w:r>
              <w:rPr>
                <w:noProof/>
                <w:webHidden/>
              </w:rPr>
              <w:instrText xml:space="preserve"> PAGEREF _Toc532581688 \h </w:instrText>
            </w:r>
            <w:r>
              <w:rPr>
                <w:noProof/>
                <w:webHidden/>
              </w:rPr>
            </w:r>
            <w:r>
              <w:rPr>
                <w:noProof/>
                <w:webHidden/>
              </w:rPr>
              <w:fldChar w:fldCharType="separate"/>
            </w:r>
            <w:r>
              <w:rPr>
                <w:noProof/>
                <w:webHidden/>
              </w:rPr>
              <w:t>24</w:t>
            </w:r>
            <w:r>
              <w:rPr>
                <w:noProof/>
                <w:webHidden/>
              </w:rPr>
              <w:fldChar w:fldCharType="end"/>
            </w:r>
          </w:hyperlink>
        </w:p>
        <w:p w14:paraId="45844C1C" w14:textId="7BDA0BEF" w:rsidR="009B0D8E" w:rsidRDefault="009B0D8E">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581689" w:history="1">
            <w:r w:rsidRPr="00ED1ACA">
              <w:rPr>
                <w:rStyle w:val="Lienhypertexte"/>
                <w:noProof/>
              </w:rPr>
              <w:t>3.3</w:t>
            </w:r>
            <w:r>
              <w:rPr>
                <w:rFonts w:asciiTheme="minorHAnsi" w:eastAsiaTheme="minorEastAsia" w:hAnsiTheme="minorHAnsi" w:cstheme="minorBidi"/>
                <w:b w:val="0"/>
                <w:bCs w:val="0"/>
                <w:noProof/>
                <w:sz w:val="22"/>
                <w:szCs w:val="22"/>
                <w:shd w:val="clear" w:color="auto" w:fill="auto"/>
                <w:lang w:eastAsia="fr-CH"/>
              </w:rPr>
              <w:tab/>
            </w:r>
            <w:r w:rsidRPr="00ED1ACA">
              <w:rPr>
                <w:rStyle w:val="Lienhypertexte"/>
                <w:noProof/>
              </w:rPr>
              <w:t>Les différents systèmes de stockages</w:t>
            </w:r>
            <w:r>
              <w:rPr>
                <w:noProof/>
                <w:webHidden/>
              </w:rPr>
              <w:tab/>
            </w:r>
            <w:r>
              <w:rPr>
                <w:noProof/>
                <w:webHidden/>
              </w:rPr>
              <w:fldChar w:fldCharType="begin"/>
            </w:r>
            <w:r>
              <w:rPr>
                <w:noProof/>
                <w:webHidden/>
              </w:rPr>
              <w:instrText xml:space="preserve"> PAGEREF _Toc532581689 \h </w:instrText>
            </w:r>
            <w:r>
              <w:rPr>
                <w:noProof/>
                <w:webHidden/>
              </w:rPr>
            </w:r>
            <w:r>
              <w:rPr>
                <w:noProof/>
                <w:webHidden/>
              </w:rPr>
              <w:fldChar w:fldCharType="separate"/>
            </w:r>
            <w:r>
              <w:rPr>
                <w:noProof/>
                <w:webHidden/>
              </w:rPr>
              <w:t>24</w:t>
            </w:r>
            <w:r>
              <w:rPr>
                <w:noProof/>
                <w:webHidden/>
              </w:rPr>
              <w:fldChar w:fldCharType="end"/>
            </w:r>
          </w:hyperlink>
        </w:p>
        <w:p w14:paraId="7F6898B9" w14:textId="6DCDBC88"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90" w:history="1">
            <w:r w:rsidRPr="00ED1ACA">
              <w:rPr>
                <w:rStyle w:val="Lienhypertexte"/>
                <w:noProof/>
              </w:rPr>
              <w:t>3.3.1</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Première génération – supports physiques</w:t>
            </w:r>
            <w:r>
              <w:rPr>
                <w:noProof/>
                <w:webHidden/>
              </w:rPr>
              <w:tab/>
            </w:r>
            <w:r>
              <w:rPr>
                <w:noProof/>
                <w:webHidden/>
              </w:rPr>
              <w:fldChar w:fldCharType="begin"/>
            </w:r>
            <w:r>
              <w:rPr>
                <w:noProof/>
                <w:webHidden/>
              </w:rPr>
              <w:instrText xml:space="preserve"> PAGEREF _Toc532581690 \h </w:instrText>
            </w:r>
            <w:r>
              <w:rPr>
                <w:noProof/>
                <w:webHidden/>
              </w:rPr>
            </w:r>
            <w:r>
              <w:rPr>
                <w:noProof/>
                <w:webHidden/>
              </w:rPr>
              <w:fldChar w:fldCharType="separate"/>
            </w:r>
            <w:r>
              <w:rPr>
                <w:noProof/>
                <w:webHidden/>
              </w:rPr>
              <w:t>24</w:t>
            </w:r>
            <w:r>
              <w:rPr>
                <w:noProof/>
                <w:webHidden/>
              </w:rPr>
              <w:fldChar w:fldCharType="end"/>
            </w:r>
          </w:hyperlink>
        </w:p>
        <w:p w14:paraId="6AB7FE25" w14:textId="14E49D0C"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691" w:history="1">
            <w:r w:rsidRPr="00ED1ACA">
              <w:rPr>
                <w:rStyle w:val="Lienhypertexte"/>
                <w:noProof/>
              </w:rPr>
              <w:t>3.3.1.1</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Le ruban perforé</w:t>
            </w:r>
            <w:r>
              <w:rPr>
                <w:noProof/>
                <w:webHidden/>
              </w:rPr>
              <w:tab/>
            </w:r>
            <w:r>
              <w:rPr>
                <w:noProof/>
                <w:webHidden/>
              </w:rPr>
              <w:fldChar w:fldCharType="begin"/>
            </w:r>
            <w:r>
              <w:rPr>
                <w:noProof/>
                <w:webHidden/>
              </w:rPr>
              <w:instrText xml:space="preserve"> PAGEREF _Toc532581691 \h </w:instrText>
            </w:r>
            <w:r>
              <w:rPr>
                <w:noProof/>
                <w:webHidden/>
              </w:rPr>
            </w:r>
            <w:r>
              <w:rPr>
                <w:noProof/>
                <w:webHidden/>
              </w:rPr>
              <w:fldChar w:fldCharType="separate"/>
            </w:r>
            <w:r>
              <w:rPr>
                <w:noProof/>
                <w:webHidden/>
              </w:rPr>
              <w:t>24</w:t>
            </w:r>
            <w:r>
              <w:rPr>
                <w:noProof/>
                <w:webHidden/>
              </w:rPr>
              <w:fldChar w:fldCharType="end"/>
            </w:r>
          </w:hyperlink>
        </w:p>
        <w:p w14:paraId="2F9DC4E8" w14:textId="21403798"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692" w:history="1">
            <w:r w:rsidRPr="00ED1ACA">
              <w:rPr>
                <w:rStyle w:val="Lienhypertexte"/>
                <w:noProof/>
              </w:rPr>
              <w:t>3.3.1.2</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La carte perforée</w:t>
            </w:r>
            <w:r>
              <w:rPr>
                <w:noProof/>
                <w:webHidden/>
              </w:rPr>
              <w:tab/>
            </w:r>
            <w:r>
              <w:rPr>
                <w:noProof/>
                <w:webHidden/>
              </w:rPr>
              <w:fldChar w:fldCharType="begin"/>
            </w:r>
            <w:r>
              <w:rPr>
                <w:noProof/>
                <w:webHidden/>
              </w:rPr>
              <w:instrText xml:space="preserve"> PAGEREF _Toc532581692 \h </w:instrText>
            </w:r>
            <w:r>
              <w:rPr>
                <w:noProof/>
                <w:webHidden/>
              </w:rPr>
            </w:r>
            <w:r>
              <w:rPr>
                <w:noProof/>
                <w:webHidden/>
              </w:rPr>
              <w:fldChar w:fldCharType="separate"/>
            </w:r>
            <w:r>
              <w:rPr>
                <w:noProof/>
                <w:webHidden/>
              </w:rPr>
              <w:t>25</w:t>
            </w:r>
            <w:r>
              <w:rPr>
                <w:noProof/>
                <w:webHidden/>
              </w:rPr>
              <w:fldChar w:fldCharType="end"/>
            </w:r>
          </w:hyperlink>
        </w:p>
        <w:p w14:paraId="5297CE99" w14:textId="2ACD78EC"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93" w:history="1">
            <w:r w:rsidRPr="00ED1ACA">
              <w:rPr>
                <w:rStyle w:val="Lienhypertexte"/>
                <w:noProof/>
              </w:rPr>
              <w:t>3.3.2</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Deuxième génération – supports magnétiques</w:t>
            </w:r>
            <w:r>
              <w:rPr>
                <w:noProof/>
                <w:webHidden/>
              </w:rPr>
              <w:tab/>
            </w:r>
            <w:r>
              <w:rPr>
                <w:noProof/>
                <w:webHidden/>
              </w:rPr>
              <w:fldChar w:fldCharType="begin"/>
            </w:r>
            <w:r>
              <w:rPr>
                <w:noProof/>
                <w:webHidden/>
              </w:rPr>
              <w:instrText xml:space="preserve"> PAGEREF _Toc532581693 \h </w:instrText>
            </w:r>
            <w:r>
              <w:rPr>
                <w:noProof/>
                <w:webHidden/>
              </w:rPr>
            </w:r>
            <w:r>
              <w:rPr>
                <w:noProof/>
                <w:webHidden/>
              </w:rPr>
              <w:fldChar w:fldCharType="separate"/>
            </w:r>
            <w:r>
              <w:rPr>
                <w:noProof/>
                <w:webHidden/>
              </w:rPr>
              <w:t>25</w:t>
            </w:r>
            <w:r>
              <w:rPr>
                <w:noProof/>
                <w:webHidden/>
              </w:rPr>
              <w:fldChar w:fldCharType="end"/>
            </w:r>
          </w:hyperlink>
        </w:p>
        <w:p w14:paraId="24DDA704" w14:textId="69B94432"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694" w:history="1">
            <w:r w:rsidRPr="00ED1ACA">
              <w:rPr>
                <w:rStyle w:val="Lienhypertexte"/>
                <w:noProof/>
              </w:rPr>
              <w:t>3.3.2.1</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La bande magnétique</w:t>
            </w:r>
            <w:r>
              <w:rPr>
                <w:noProof/>
                <w:webHidden/>
              </w:rPr>
              <w:tab/>
            </w:r>
            <w:r>
              <w:rPr>
                <w:noProof/>
                <w:webHidden/>
              </w:rPr>
              <w:fldChar w:fldCharType="begin"/>
            </w:r>
            <w:r>
              <w:rPr>
                <w:noProof/>
                <w:webHidden/>
              </w:rPr>
              <w:instrText xml:space="preserve"> PAGEREF _Toc532581694 \h </w:instrText>
            </w:r>
            <w:r>
              <w:rPr>
                <w:noProof/>
                <w:webHidden/>
              </w:rPr>
            </w:r>
            <w:r>
              <w:rPr>
                <w:noProof/>
                <w:webHidden/>
              </w:rPr>
              <w:fldChar w:fldCharType="separate"/>
            </w:r>
            <w:r>
              <w:rPr>
                <w:noProof/>
                <w:webHidden/>
              </w:rPr>
              <w:t>25</w:t>
            </w:r>
            <w:r>
              <w:rPr>
                <w:noProof/>
                <w:webHidden/>
              </w:rPr>
              <w:fldChar w:fldCharType="end"/>
            </w:r>
          </w:hyperlink>
        </w:p>
        <w:p w14:paraId="665CF95A" w14:textId="722A3641"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695" w:history="1">
            <w:r w:rsidRPr="00ED1ACA">
              <w:rPr>
                <w:rStyle w:val="Lienhypertexte"/>
                <w:noProof/>
              </w:rPr>
              <w:t>3.3.2.2</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La cassette audio</w:t>
            </w:r>
            <w:r>
              <w:rPr>
                <w:noProof/>
                <w:webHidden/>
              </w:rPr>
              <w:tab/>
            </w:r>
            <w:r>
              <w:rPr>
                <w:noProof/>
                <w:webHidden/>
              </w:rPr>
              <w:fldChar w:fldCharType="begin"/>
            </w:r>
            <w:r>
              <w:rPr>
                <w:noProof/>
                <w:webHidden/>
              </w:rPr>
              <w:instrText xml:space="preserve"> PAGEREF _Toc532581695 \h </w:instrText>
            </w:r>
            <w:r>
              <w:rPr>
                <w:noProof/>
                <w:webHidden/>
              </w:rPr>
            </w:r>
            <w:r>
              <w:rPr>
                <w:noProof/>
                <w:webHidden/>
              </w:rPr>
              <w:fldChar w:fldCharType="separate"/>
            </w:r>
            <w:r>
              <w:rPr>
                <w:noProof/>
                <w:webHidden/>
              </w:rPr>
              <w:t>26</w:t>
            </w:r>
            <w:r>
              <w:rPr>
                <w:noProof/>
                <w:webHidden/>
              </w:rPr>
              <w:fldChar w:fldCharType="end"/>
            </w:r>
          </w:hyperlink>
        </w:p>
        <w:p w14:paraId="17D6D4AE" w14:textId="075D76EF"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696" w:history="1">
            <w:r w:rsidRPr="00ED1ACA">
              <w:rPr>
                <w:rStyle w:val="Lienhypertexte"/>
                <w:noProof/>
              </w:rPr>
              <w:t>3.3.2.3</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La cassette vidéo</w:t>
            </w:r>
            <w:r>
              <w:rPr>
                <w:noProof/>
                <w:webHidden/>
              </w:rPr>
              <w:tab/>
            </w:r>
            <w:r>
              <w:rPr>
                <w:noProof/>
                <w:webHidden/>
              </w:rPr>
              <w:fldChar w:fldCharType="begin"/>
            </w:r>
            <w:r>
              <w:rPr>
                <w:noProof/>
                <w:webHidden/>
              </w:rPr>
              <w:instrText xml:space="preserve"> PAGEREF _Toc532581696 \h </w:instrText>
            </w:r>
            <w:r>
              <w:rPr>
                <w:noProof/>
                <w:webHidden/>
              </w:rPr>
            </w:r>
            <w:r>
              <w:rPr>
                <w:noProof/>
                <w:webHidden/>
              </w:rPr>
              <w:fldChar w:fldCharType="separate"/>
            </w:r>
            <w:r>
              <w:rPr>
                <w:noProof/>
                <w:webHidden/>
              </w:rPr>
              <w:t>26</w:t>
            </w:r>
            <w:r>
              <w:rPr>
                <w:noProof/>
                <w:webHidden/>
              </w:rPr>
              <w:fldChar w:fldCharType="end"/>
            </w:r>
          </w:hyperlink>
        </w:p>
        <w:p w14:paraId="27A9C8AA" w14:textId="30A529D7"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697" w:history="1">
            <w:r w:rsidRPr="00ED1ACA">
              <w:rPr>
                <w:rStyle w:val="Lienhypertexte"/>
                <w:noProof/>
              </w:rPr>
              <w:t>3.3.2.4</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Le disque dur</w:t>
            </w:r>
            <w:r>
              <w:rPr>
                <w:noProof/>
                <w:webHidden/>
              </w:rPr>
              <w:tab/>
            </w:r>
            <w:r>
              <w:rPr>
                <w:noProof/>
                <w:webHidden/>
              </w:rPr>
              <w:fldChar w:fldCharType="begin"/>
            </w:r>
            <w:r>
              <w:rPr>
                <w:noProof/>
                <w:webHidden/>
              </w:rPr>
              <w:instrText xml:space="preserve"> PAGEREF _Toc532581697 \h </w:instrText>
            </w:r>
            <w:r>
              <w:rPr>
                <w:noProof/>
                <w:webHidden/>
              </w:rPr>
            </w:r>
            <w:r>
              <w:rPr>
                <w:noProof/>
                <w:webHidden/>
              </w:rPr>
              <w:fldChar w:fldCharType="separate"/>
            </w:r>
            <w:r>
              <w:rPr>
                <w:noProof/>
                <w:webHidden/>
              </w:rPr>
              <w:t>26</w:t>
            </w:r>
            <w:r>
              <w:rPr>
                <w:noProof/>
                <w:webHidden/>
              </w:rPr>
              <w:fldChar w:fldCharType="end"/>
            </w:r>
          </w:hyperlink>
        </w:p>
        <w:p w14:paraId="3783F71A" w14:textId="23CC438A"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698" w:history="1">
            <w:r w:rsidRPr="00ED1ACA">
              <w:rPr>
                <w:rStyle w:val="Lienhypertexte"/>
                <w:noProof/>
              </w:rPr>
              <w:t>3.3.2.5</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La disquette</w:t>
            </w:r>
            <w:r>
              <w:rPr>
                <w:noProof/>
                <w:webHidden/>
              </w:rPr>
              <w:tab/>
            </w:r>
            <w:r>
              <w:rPr>
                <w:noProof/>
                <w:webHidden/>
              </w:rPr>
              <w:fldChar w:fldCharType="begin"/>
            </w:r>
            <w:r>
              <w:rPr>
                <w:noProof/>
                <w:webHidden/>
              </w:rPr>
              <w:instrText xml:space="preserve"> PAGEREF _Toc532581698 \h </w:instrText>
            </w:r>
            <w:r>
              <w:rPr>
                <w:noProof/>
                <w:webHidden/>
              </w:rPr>
            </w:r>
            <w:r>
              <w:rPr>
                <w:noProof/>
                <w:webHidden/>
              </w:rPr>
              <w:fldChar w:fldCharType="separate"/>
            </w:r>
            <w:r>
              <w:rPr>
                <w:noProof/>
                <w:webHidden/>
              </w:rPr>
              <w:t>27</w:t>
            </w:r>
            <w:r>
              <w:rPr>
                <w:noProof/>
                <w:webHidden/>
              </w:rPr>
              <w:fldChar w:fldCharType="end"/>
            </w:r>
          </w:hyperlink>
        </w:p>
        <w:p w14:paraId="5CAB7603" w14:textId="02A739EA"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699" w:history="1">
            <w:r w:rsidRPr="00ED1ACA">
              <w:rPr>
                <w:rStyle w:val="Lienhypertexte"/>
                <w:noProof/>
              </w:rPr>
              <w:t>3.3.3</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Troisième génération – supports optiques</w:t>
            </w:r>
            <w:r>
              <w:rPr>
                <w:noProof/>
                <w:webHidden/>
              </w:rPr>
              <w:tab/>
            </w:r>
            <w:r>
              <w:rPr>
                <w:noProof/>
                <w:webHidden/>
              </w:rPr>
              <w:fldChar w:fldCharType="begin"/>
            </w:r>
            <w:r>
              <w:rPr>
                <w:noProof/>
                <w:webHidden/>
              </w:rPr>
              <w:instrText xml:space="preserve"> PAGEREF _Toc532581699 \h </w:instrText>
            </w:r>
            <w:r>
              <w:rPr>
                <w:noProof/>
                <w:webHidden/>
              </w:rPr>
            </w:r>
            <w:r>
              <w:rPr>
                <w:noProof/>
                <w:webHidden/>
              </w:rPr>
              <w:fldChar w:fldCharType="separate"/>
            </w:r>
            <w:r>
              <w:rPr>
                <w:noProof/>
                <w:webHidden/>
              </w:rPr>
              <w:t>27</w:t>
            </w:r>
            <w:r>
              <w:rPr>
                <w:noProof/>
                <w:webHidden/>
              </w:rPr>
              <w:fldChar w:fldCharType="end"/>
            </w:r>
          </w:hyperlink>
        </w:p>
        <w:p w14:paraId="38DB3B90" w14:textId="355F24C8"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700" w:history="1">
            <w:r w:rsidRPr="00ED1ACA">
              <w:rPr>
                <w:rStyle w:val="Lienhypertexte"/>
                <w:noProof/>
              </w:rPr>
              <w:t>3.3.3.1</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Le disque compact</w:t>
            </w:r>
            <w:r>
              <w:rPr>
                <w:noProof/>
                <w:webHidden/>
              </w:rPr>
              <w:tab/>
            </w:r>
            <w:r>
              <w:rPr>
                <w:noProof/>
                <w:webHidden/>
              </w:rPr>
              <w:fldChar w:fldCharType="begin"/>
            </w:r>
            <w:r>
              <w:rPr>
                <w:noProof/>
                <w:webHidden/>
              </w:rPr>
              <w:instrText xml:space="preserve"> PAGEREF _Toc532581700 \h </w:instrText>
            </w:r>
            <w:r>
              <w:rPr>
                <w:noProof/>
                <w:webHidden/>
              </w:rPr>
            </w:r>
            <w:r>
              <w:rPr>
                <w:noProof/>
                <w:webHidden/>
              </w:rPr>
              <w:fldChar w:fldCharType="separate"/>
            </w:r>
            <w:r>
              <w:rPr>
                <w:noProof/>
                <w:webHidden/>
              </w:rPr>
              <w:t>27</w:t>
            </w:r>
            <w:r>
              <w:rPr>
                <w:noProof/>
                <w:webHidden/>
              </w:rPr>
              <w:fldChar w:fldCharType="end"/>
            </w:r>
          </w:hyperlink>
        </w:p>
        <w:p w14:paraId="4D88E16C" w14:textId="32092639"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701" w:history="1">
            <w:r w:rsidRPr="00ED1ACA">
              <w:rPr>
                <w:rStyle w:val="Lienhypertexte"/>
                <w:noProof/>
              </w:rPr>
              <w:t>3.3.3.2</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Le DVD</w:t>
            </w:r>
            <w:r>
              <w:rPr>
                <w:noProof/>
                <w:webHidden/>
              </w:rPr>
              <w:tab/>
            </w:r>
            <w:r>
              <w:rPr>
                <w:noProof/>
                <w:webHidden/>
              </w:rPr>
              <w:fldChar w:fldCharType="begin"/>
            </w:r>
            <w:r>
              <w:rPr>
                <w:noProof/>
                <w:webHidden/>
              </w:rPr>
              <w:instrText xml:space="preserve"> PAGEREF _Toc532581701 \h </w:instrText>
            </w:r>
            <w:r>
              <w:rPr>
                <w:noProof/>
                <w:webHidden/>
              </w:rPr>
            </w:r>
            <w:r>
              <w:rPr>
                <w:noProof/>
                <w:webHidden/>
              </w:rPr>
              <w:fldChar w:fldCharType="separate"/>
            </w:r>
            <w:r>
              <w:rPr>
                <w:noProof/>
                <w:webHidden/>
              </w:rPr>
              <w:t>27</w:t>
            </w:r>
            <w:r>
              <w:rPr>
                <w:noProof/>
                <w:webHidden/>
              </w:rPr>
              <w:fldChar w:fldCharType="end"/>
            </w:r>
          </w:hyperlink>
        </w:p>
        <w:p w14:paraId="173CCB79" w14:textId="7417A440"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702" w:history="1">
            <w:r w:rsidRPr="00ED1ACA">
              <w:rPr>
                <w:rStyle w:val="Lienhypertexte"/>
                <w:noProof/>
              </w:rPr>
              <w:t>3.3.3.3</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Le Blu-ray</w:t>
            </w:r>
            <w:r>
              <w:rPr>
                <w:noProof/>
                <w:webHidden/>
              </w:rPr>
              <w:tab/>
            </w:r>
            <w:r>
              <w:rPr>
                <w:noProof/>
                <w:webHidden/>
              </w:rPr>
              <w:fldChar w:fldCharType="begin"/>
            </w:r>
            <w:r>
              <w:rPr>
                <w:noProof/>
                <w:webHidden/>
              </w:rPr>
              <w:instrText xml:space="preserve"> PAGEREF _Toc532581702 \h </w:instrText>
            </w:r>
            <w:r>
              <w:rPr>
                <w:noProof/>
                <w:webHidden/>
              </w:rPr>
            </w:r>
            <w:r>
              <w:rPr>
                <w:noProof/>
                <w:webHidden/>
              </w:rPr>
              <w:fldChar w:fldCharType="separate"/>
            </w:r>
            <w:r>
              <w:rPr>
                <w:noProof/>
                <w:webHidden/>
              </w:rPr>
              <w:t>27</w:t>
            </w:r>
            <w:r>
              <w:rPr>
                <w:noProof/>
                <w:webHidden/>
              </w:rPr>
              <w:fldChar w:fldCharType="end"/>
            </w:r>
          </w:hyperlink>
        </w:p>
        <w:p w14:paraId="12568F44" w14:textId="07532917"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703" w:history="1">
            <w:r w:rsidRPr="00ED1ACA">
              <w:rPr>
                <w:rStyle w:val="Lienhypertexte"/>
                <w:noProof/>
              </w:rPr>
              <w:t>3.3.4</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Quatrième génération – supports numériques</w:t>
            </w:r>
            <w:r>
              <w:rPr>
                <w:noProof/>
                <w:webHidden/>
              </w:rPr>
              <w:tab/>
            </w:r>
            <w:r>
              <w:rPr>
                <w:noProof/>
                <w:webHidden/>
              </w:rPr>
              <w:fldChar w:fldCharType="begin"/>
            </w:r>
            <w:r>
              <w:rPr>
                <w:noProof/>
                <w:webHidden/>
              </w:rPr>
              <w:instrText xml:space="preserve"> PAGEREF _Toc532581703 \h </w:instrText>
            </w:r>
            <w:r>
              <w:rPr>
                <w:noProof/>
                <w:webHidden/>
              </w:rPr>
            </w:r>
            <w:r>
              <w:rPr>
                <w:noProof/>
                <w:webHidden/>
              </w:rPr>
              <w:fldChar w:fldCharType="separate"/>
            </w:r>
            <w:r>
              <w:rPr>
                <w:noProof/>
                <w:webHidden/>
              </w:rPr>
              <w:t>28</w:t>
            </w:r>
            <w:r>
              <w:rPr>
                <w:noProof/>
                <w:webHidden/>
              </w:rPr>
              <w:fldChar w:fldCharType="end"/>
            </w:r>
          </w:hyperlink>
        </w:p>
        <w:p w14:paraId="1DC2E0EC" w14:textId="0D65A4FF"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704" w:history="1">
            <w:r w:rsidRPr="00ED1ACA">
              <w:rPr>
                <w:rStyle w:val="Lienhypertexte"/>
                <w:noProof/>
              </w:rPr>
              <w:t>3.3.4.1</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La clé USB</w:t>
            </w:r>
            <w:r>
              <w:rPr>
                <w:noProof/>
                <w:webHidden/>
              </w:rPr>
              <w:tab/>
            </w:r>
            <w:r>
              <w:rPr>
                <w:noProof/>
                <w:webHidden/>
              </w:rPr>
              <w:fldChar w:fldCharType="begin"/>
            </w:r>
            <w:r>
              <w:rPr>
                <w:noProof/>
                <w:webHidden/>
              </w:rPr>
              <w:instrText xml:space="preserve"> PAGEREF _Toc532581704 \h </w:instrText>
            </w:r>
            <w:r>
              <w:rPr>
                <w:noProof/>
                <w:webHidden/>
              </w:rPr>
            </w:r>
            <w:r>
              <w:rPr>
                <w:noProof/>
                <w:webHidden/>
              </w:rPr>
              <w:fldChar w:fldCharType="separate"/>
            </w:r>
            <w:r>
              <w:rPr>
                <w:noProof/>
                <w:webHidden/>
              </w:rPr>
              <w:t>28</w:t>
            </w:r>
            <w:r>
              <w:rPr>
                <w:noProof/>
                <w:webHidden/>
              </w:rPr>
              <w:fldChar w:fldCharType="end"/>
            </w:r>
          </w:hyperlink>
        </w:p>
        <w:p w14:paraId="583B8092" w14:textId="57D5217E" w:rsidR="009B0D8E" w:rsidRDefault="009B0D8E">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581705" w:history="1">
            <w:r w:rsidRPr="00ED1ACA">
              <w:rPr>
                <w:rStyle w:val="Lienhypertexte"/>
                <w:noProof/>
              </w:rPr>
              <w:t>3.4</w:t>
            </w:r>
            <w:r>
              <w:rPr>
                <w:rFonts w:asciiTheme="minorHAnsi" w:eastAsiaTheme="minorEastAsia" w:hAnsiTheme="minorHAnsi" w:cstheme="minorBidi"/>
                <w:b w:val="0"/>
                <w:bCs w:val="0"/>
                <w:noProof/>
                <w:sz w:val="22"/>
                <w:szCs w:val="22"/>
                <w:shd w:val="clear" w:color="auto" w:fill="auto"/>
                <w:lang w:eastAsia="fr-CH"/>
              </w:rPr>
              <w:tab/>
            </w:r>
            <w:r w:rsidRPr="00ED1ACA">
              <w:rPr>
                <w:rStyle w:val="Lienhypertexte"/>
                <w:noProof/>
              </w:rPr>
              <w:t>Les types de sauvegardes</w:t>
            </w:r>
            <w:r>
              <w:rPr>
                <w:noProof/>
                <w:webHidden/>
              </w:rPr>
              <w:tab/>
            </w:r>
            <w:r>
              <w:rPr>
                <w:noProof/>
                <w:webHidden/>
              </w:rPr>
              <w:fldChar w:fldCharType="begin"/>
            </w:r>
            <w:r>
              <w:rPr>
                <w:noProof/>
                <w:webHidden/>
              </w:rPr>
              <w:instrText xml:space="preserve"> PAGEREF _Toc532581705 \h </w:instrText>
            </w:r>
            <w:r>
              <w:rPr>
                <w:noProof/>
                <w:webHidden/>
              </w:rPr>
            </w:r>
            <w:r>
              <w:rPr>
                <w:noProof/>
                <w:webHidden/>
              </w:rPr>
              <w:fldChar w:fldCharType="separate"/>
            </w:r>
            <w:r>
              <w:rPr>
                <w:noProof/>
                <w:webHidden/>
              </w:rPr>
              <w:t>28</w:t>
            </w:r>
            <w:r>
              <w:rPr>
                <w:noProof/>
                <w:webHidden/>
              </w:rPr>
              <w:fldChar w:fldCharType="end"/>
            </w:r>
          </w:hyperlink>
        </w:p>
        <w:p w14:paraId="7DC03BC6" w14:textId="24118FD8"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706" w:history="1">
            <w:r w:rsidRPr="00ED1ACA">
              <w:rPr>
                <w:rStyle w:val="Lienhypertexte"/>
                <w:noProof/>
              </w:rPr>
              <w:t>3.4.1</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Sauvegarde complète</w:t>
            </w:r>
            <w:r>
              <w:rPr>
                <w:noProof/>
                <w:webHidden/>
              </w:rPr>
              <w:tab/>
            </w:r>
            <w:r>
              <w:rPr>
                <w:noProof/>
                <w:webHidden/>
              </w:rPr>
              <w:fldChar w:fldCharType="begin"/>
            </w:r>
            <w:r>
              <w:rPr>
                <w:noProof/>
                <w:webHidden/>
              </w:rPr>
              <w:instrText xml:space="preserve"> PAGEREF _Toc532581706 \h </w:instrText>
            </w:r>
            <w:r>
              <w:rPr>
                <w:noProof/>
                <w:webHidden/>
              </w:rPr>
            </w:r>
            <w:r>
              <w:rPr>
                <w:noProof/>
                <w:webHidden/>
              </w:rPr>
              <w:fldChar w:fldCharType="separate"/>
            </w:r>
            <w:r>
              <w:rPr>
                <w:noProof/>
                <w:webHidden/>
              </w:rPr>
              <w:t>28</w:t>
            </w:r>
            <w:r>
              <w:rPr>
                <w:noProof/>
                <w:webHidden/>
              </w:rPr>
              <w:fldChar w:fldCharType="end"/>
            </w:r>
          </w:hyperlink>
        </w:p>
        <w:p w14:paraId="52C219DB" w14:textId="20DC8737"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707" w:history="1">
            <w:r w:rsidRPr="00ED1ACA">
              <w:rPr>
                <w:rStyle w:val="Lienhypertexte"/>
                <w:noProof/>
              </w:rPr>
              <w:t>3.4.1.1</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Point positif :</w:t>
            </w:r>
            <w:r>
              <w:rPr>
                <w:noProof/>
                <w:webHidden/>
              </w:rPr>
              <w:tab/>
            </w:r>
            <w:r>
              <w:rPr>
                <w:noProof/>
                <w:webHidden/>
              </w:rPr>
              <w:fldChar w:fldCharType="begin"/>
            </w:r>
            <w:r>
              <w:rPr>
                <w:noProof/>
                <w:webHidden/>
              </w:rPr>
              <w:instrText xml:space="preserve"> PAGEREF _Toc532581707 \h </w:instrText>
            </w:r>
            <w:r>
              <w:rPr>
                <w:noProof/>
                <w:webHidden/>
              </w:rPr>
            </w:r>
            <w:r>
              <w:rPr>
                <w:noProof/>
                <w:webHidden/>
              </w:rPr>
              <w:fldChar w:fldCharType="separate"/>
            </w:r>
            <w:r>
              <w:rPr>
                <w:noProof/>
                <w:webHidden/>
              </w:rPr>
              <w:t>28</w:t>
            </w:r>
            <w:r>
              <w:rPr>
                <w:noProof/>
                <w:webHidden/>
              </w:rPr>
              <w:fldChar w:fldCharType="end"/>
            </w:r>
          </w:hyperlink>
        </w:p>
        <w:p w14:paraId="7B66DB5E" w14:textId="68AD9B5C"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708" w:history="1">
            <w:r w:rsidRPr="00ED1ACA">
              <w:rPr>
                <w:rStyle w:val="Lienhypertexte"/>
                <w:noProof/>
              </w:rPr>
              <w:t>3.4.1.2</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Point Négatif :</w:t>
            </w:r>
            <w:r>
              <w:rPr>
                <w:noProof/>
                <w:webHidden/>
              </w:rPr>
              <w:tab/>
            </w:r>
            <w:r>
              <w:rPr>
                <w:noProof/>
                <w:webHidden/>
              </w:rPr>
              <w:fldChar w:fldCharType="begin"/>
            </w:r>
            <w:r>
              <w:rPr>
                <w:noProof/>
                <w:webHidden/>
              </w:rPr>
              <w:instrText xml:space="preserve"> PAGEREF _Toc532581708 \h </w:instrText>
            </w:r>
            <w:r>
              <w:rPr>
                <w:noProof/>
                <w:webHidden/>
              </w:rPr>
            </w:r>
            <w:r>
              <w:rPr>
                <w:noProof/>
                <w:webHidden/>
              </w:rPr>
              <w:fldChar w:fldCharType="separate"/>
            </w:r>
            <w:r>
              <w:rPr>
                <w:noProof/>
                <w:webHidden/>
              </w:rPr>
              <w:t>28</w:t>
            </w:r>
            <w:r>
              <w:rPr>
                <w:noProof/>
                <w:webHidden/>
              </w:rPr>
              <w:fldChar w:fldCharType="end"/>
            </w:r>
          </w:hyperlink>
        </w:p>
        <w:p w14:paraId="33FAAC2C" w14:textId="1CBB77F4"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709" w:history="1">
            <w:r w:rsidRPr="00ED1ACA">
              <w:rPr>
                <w:rStyle w:val="Lienhypertexte"/>
                <w:noProof/>
              </w:rPr>
              <w:t>3.4.2</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Sauvegarde incrémentale</w:t>
            </w:r>
            <w:r>
              <w:rPr>
                <w:noProof/>
                <w:webHidden/>
              </w:rPr>
              <w:tab/>
            </w:r>
            <w:r>
              <w:rPr>
                <w:noProof/>
                <w:webHidden/>
              </w:rPr>
              <w:fldChar w:fldCharType="begin"/>
            </w:r>
            <w:r>
              <w:rPr>
                <w:noProof/>
                <w:webHidden/>
              </w:rPr>
              <w:instrText xml:space="preserve"> PAGEREF _Toc532581709 \h </w:instrText>
            </w:r>
            <w:r>
              <w:rPr>
                <w:noProof/>
                <w:webHidden/>
              </w:rPr>
            </w:r>
            <w:r>
              <w:rPr>
                <w:noProof/>
                <w:webHidden/>
              </w:rPr>
              <w:fldChar w:fldCharType="separate"/>
            </w:r>
            <w:r>
              <w:rPr>
                <w:noProof/>
                <w:webHidden/>
              </w:rPr>
              <w:t>29</w:t>
            </w:r>
            <w:r>
              <w:rPr>
                <w:noProof/>
                <w:webHidden/>
              </w:rPr>
              <w:fldChar w:fldCharType="end"/>
            </w:r>
          </w:hyperlink>
        </w:p>
        <w:p w14:paraId="32ABD3C0" w14:textId="597B3877"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710" w:history="1">
            <w:r w:rsidRPr="00ED1ACA">
              <w:rPr>
                <w:rStyle w:val="Lienhypertexte"/>
                <w:noProof/>
              </w:rPr>
              <w:t>3.4.2.1</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Point positif :</w:t>
            </w:r>
            <w:r>
              <w:rPr>
                <w:noProof/>
                <w:webHidden/>
              </w:rPr>
              <w:tab/>
            </w:r>
            <w:r>
              <w:rPr>
                <w:noProof/>
                <w:webHidden/>
              </w:rPr>
              <w:fldChar w:fldCharType="begin"/>
            </w:r>
            <w:r>
              <w:rPr>
                <w:noProof/>
                <w:webHidden/>
              </w:rPr>
              <w:instrText xml:space="preserve"> PAGEREF _Toc532581710 \h </w:instrText>
            </w:r>
            <w:r>
              <w:rPr>
                <w:noProof/>
                <w:webHidden/>
              </w:rPr>
            </w:r>
            <w:r>
              <w:rPr>
                <w:noProof/>
                <w:webHidden/>
              </w:rPr>
              <w:fldChar w:fldCharType="separate"/>
            </w:r>
            <w:r>
              <w:rPr>
                <w:noProof/>
                <w:webHidden/>
              </w:rPr>
              <w:t>29</w:t>
            </w:r>
            <w:r>
              <w:rPr>
                <w:noProof/>
                <w:webHidden/>
              </w:rPr>
              <w:fldChar w:fldCharType="end"/>
            </w:r>
          </w:hyperlink>
        </w:p>
        <w:p w14:paraId="04E73655" w14:textId="471EEE6B"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711" w:history="1">
            <w:r w:rsidRPr="00ED1ACA">
              <w:rPr>
                <w:rStyle w:val="Lienhypertexte"/>
                <w:noProof/>
              </w:rPr>
              <w:t>3.4.2.2</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Point Négatif :</w:t>
            </w:r>
            <w:r>
              <w:rPr>
                <w:noProof/>
                <w:webHidden/>
              </w:rPr>
              <w:tab/>
            </w:r>
            <w:r>
              <w:rPr>
                <w:noProof/>
                <w:webHidden/>
              </w:rPr>
              <w:fldChar w:fldCharType="begin"/>
            </w:r>
            <w:r>
              <w:rPr>
                <w:noProof/>
                <w:webHidden/>
              </w:rPr>
              <w:instrText xml:space="preserve"> PAGEREF _Toc532581711 \h </w:instrText>
            </w:r>
            <w:r>
              <w:rPr>
                <w:noProof/>
                <w:webHidden/>
              </w:rPr>
            </w:r>
            <w:r>
              <w:rPr>
                <w:noProof/>
                <w:webHidden/>
              </w:rPr>
              <w:fldChar w:fldCharType="separate"/>
            </w:r>
            <w:r>
              <w:rPr>
                <w:noProof/>
                <w:webHidden/>
              </w:rPr>
              <w:t>29</w:t>
            </w:r>
            <w:r>
              <w:rPr>
                <w:noProof/>
                <w:webHidden/>
              </w:rPr>
              <w:fldChar w:fldCharType="end"/>
            </w:r>
          </w:hyperlink>
        </w:p>
        <w:p w14:paraId="351C1C98" w14:textId="18C18C69"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712" w:history="1">
            <w:r w:rsidRPr="00ED1ACA">
              <w:rPr>
                <w:rStyle w:val="Lienhypertexte"/>
                <w:noProof/>
              </w:rPr>
              <w:t>3.4.3</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Sauvegarde différentielle</w:t>
            </w:r>
            <w:r>
              <w:rPr>
                <w:noProof/>
                <w:webHidden/>
              </w:rPr>
              <w:tab/>
            </w:r>
            <w:r>
              <w:rPr>
                <w:noProof/>
                <w:webHidden/>
              </w:rPr>
              <w:fldChar w:fldCharType="begin"/>
            </w:r>
            <w:r>
              <w:rPr>
                <w:noProof/>
                <w:webHidden/>
              </w:rPr>
              <w:instrText xml:space="preserve"> PAGEREF _Toc532581712 \h </w:instrText>
            </w:r>
            <w:r>
              <w:rPr>
                <w:noProof/>
                <w:webHidden/>
              </w:rPr>
            </w:r>
            <w:r>
              <w:rPr>
                <w:noProof/>
                <w:webHidden/>
              </w:rPr>
              <w:fldChar w:fldCharType="separate"/>
            </w:r>
            <w:r>
              <w:rPr>
                <w:noProof/>
                <w:webHidden/>
              </w:rPr>
              <w:t>29</w:t>
            </w:r>
            <w:r>
              <w:rPr>
                <w:noProof/>
                <w:webHidden/>
              </w:rPr>
              <w:fldChar w:fldCharType="end"/>
            </w:r>
          </w:hyperlink>
        </w:p>
        <w:p w14:paraId="1281B229" w14:textId="10D6F18D"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713" w:history="1">
            <w:r w:rsidRPr="00ED1ACA">
              <w:rPr>
                <w:rStyle w:val="Lienhypertexte"/>
                <w:noProof/>
              </w:rPr>
              <w:t>3.4.4</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Sauvegarde décrémentale</w:t>
            </w:r>
            <w:r>
              <w:rPr>
                <w:noProof/>
                <w:webHidden/>
              </w:rPr>
              <w:tab/>
            </w:r>
            <w:r>
              <w:rPr>
                <w:noProof/>
                <w:webHidden/>
              </w:rPr>
              <w:fldChar w:fldCharType="begin"/>
            </w:r>
            <w:r>
              <w:rPr>
                <w:noProof/>
                <w:webHidden/>
              </w:rPr>
              <w:instrText xml:space="preserve"> PAGEREF _Toc532581713 \h </w:instrText>
            </w:r>
            <w:r>
              <w:rPr>
                <w:noProof/>
                <w:webHidden/>
              </w:rPr>
            </w:r>
            <w:r>
              <w:rPr>
                <w:noProof/>
                <w:webHidden/>
              </w:rPr>
              <w:fldChar w:fldCharType="separate"/>
            </w:r>
            <w:r>
              <w:rPr>
                <w:noProof/>
                <w:webHidden/>
              </w:rPr>
              <w:t>29</w:t>
            </w:r>
            <w:r>
              <w:rPr>
                <w:noProof/>
                <w:webHidden/>
              </w:rPr>
              <w:fldChar w:fldCharType="end"/>
            </w:r>
          </w:hyperlink>
        </w:p>
        <w:p w14:paraId="149C988D" w14:textId="5190D247" w:rsidR="009B0D8E" w:rsidRDefault="009B0D8E">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581714" w:history="1">
            <w:r w:rsidRPr="00ED1ACA">
              <w:rPr>
                <w:rStyle w:val="Lienhypertexte"/>
                <w:noProof/>
              </w:rPr>
              <w:t>3.5</w:t>
            </w:r>
            <w:r>
              <w:rPr>
                <w:rFonts w:asciiTheme="minorHAnsi" w:eastAsiaTheme="minorEastAsia" w:hAnsiTheme="minorHAnsi" w:cstheme="minorBidi"/>
                <w:b w:val="0"/>
                <w:bCs w:val="0"/>
                <w:noProof/>
                <w:sz w:val="22"/>
                <w:szCs w:val="22"/>
                <w:shd w:val="clear" w:color="auto" w:fill="auto"/>
                <w:lang w:eastAsia="fr-CH"/>
              </w:rPr>
              <w:tab/>
            </w:r>
            <w:r w:rsidRPr="00ED1ACA">
              <w:rPr>
                <w:rStyle w:val="Lienhypertexte"/>
                <w:noProof/>
              </w:rPr>
              <w:t>Onduleurs – UPS</w:t>
            </w:r>
            <w:r>
              <w:rPr>
                <w:noProof/>
                <w:webHidden/>
              </w:rPr>
              <w:tab/>
            </w:r>
            <w:r>
              <w:rPr>
                <w:noProof/>
                <w:webHidden/>
              </w:rPr>
              <w:fldChar w:fldCharType="begin"/>
            </w:r>
            <w:r>
              <w:rPr>
                <w:noProof/>
                <w:webHidden/>
              </w:rPr>
              <w:instrText xml:space="preserve"> PAGEREF _Toc532581714 \h </w:instrText>
            </w:r>
            <w:r>
              <w:rPr>
                <w:noProof/>
                <w:webHidden/>
              </w:rPr>
            </w:r>
            <w:r>
              <w:rPr>
                <w:noProof/>
                <w:webHidden/>
              </w:rPr>
              <w:fldChar w:fldCharType="separate"/>
            </w:r>
            <w:r>
              <w:rPr>
                <w:noProof/>
                <w:webHidden/>
              </w:rPr>
              <w:t>29</w:t>
            </w:r>
            <w:r>
              <w:rPr>
                <w:noProof/>
                <w:webHidden/>
              </w:rPr>
              <w:fldChar w:fldCharType="end"/>
            </w:r>
          </w:hyperlink>
        </w:p>
        <w:p w14:paraId="569521E7" w14:textId="54D758C8"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715" w:history="1">
            <w:r w:rsidRPr="00ED1ACA">
              <w:rPr>
                <w:rStyle w:val="Lienhypertexte"/>
                <w:noProof/>
              </w:rPr>
              <w:t>3.5.1</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Types d’UPS</w:t>
            </w:r>
            <w:r>
              <w:rPr>
                <w:noProof/>
                <w:webHidden/>
              </w:rPr>
              <w:tab/>
            </w:r>
            <w:r>
              <w:rPr>
                <w:noProof/>
                <w:webHidden/>
              </w:rPr>
              <w:fldChar w:fldCharType="begin"/>
            </w:r>
            <w:r>
              <w:rPr>
                <w:noProof/>
                <w:webHidden/>
              </w:rPr>
              <w:instrText xml:space="preserve"> PAGEREF _Toc532581715 \h </w:instrText>
            </w:r>
            <w:r>
              <w:rPr>
                <w:noProof/>
                <w:webHidden/>
              </w:rPr>
            </w:r>
            <w:r>
              <w:rPr>
                <w:noProof/>
                <w:webHidden/>
              </w:rPr>
              <w:fldChar w:fldCharType="separate"/>
            </w:r>
            <w:r>
              <w:rPr>
                <w:noProof/>
                <w:webHidden/>
              </w:rPr>
              <w:t>30</w:t>
            </w:r>
            <w:r>
              <w:rPr>
                <w:noProof/>
                <w:webHidden/>
              </w:rPr>
              <w:fldChar w:fldCharType="end"/>
            </w:r>
          </w:hyperlink>
        </w:p>
        <w:p w14:paraId="32427C1A" w14:textId="6C285CE4"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716" w:history="1">
            <w:r w:rsidRPr="00ED1ACA">
              <w:rPr>
                <w:rStyle w:val="Lienhypertexte"/>
                <w:noProof/>
              </w:rPr>
              <w:t>3.5.1.1</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Off-line (Passive Standby)</w:t>
            </w:r>
            <w:r>
              <w:rPr>
                <w:noProof/>
                <w:webHidden/>
              </w:rPr>
              <w:tab/>
            </w:r>
            <w:r>
              <w:rPr>
                <w:noProof/>
                <w:webHidden/>
              </w:rPr>
              <w:fldChar w:fldCharType="begin"/>
            </w:r>
            <w:r>
              <w:rPr>
                <w:noProof/>
                <w:webHidden/>
              </w:rPr>
              <w:instrText xml:space="preserve"> PAGEREF _Toc532581716 \h </w:instrText>
            </w:r>
            <w:r>
              <w:rPr>
                <w:noProof/>
                <w:webHidden/>
              </w:rPr>
            </w:r>
            <w:r>
              <w:rPr>
                <w:noProof/>
                <w:webHidden/>
              </w:rPr>
              <w:fldChar w:fldCharType="separate"/>
            </w:r>
            <w:r>
              <w:rPr>
                <w:noProof/>
                <w:webHidden/>
              </w:rPr>
              <w:t>30</w:t>
            </w:r>
            <w:r>
              <w:rPr>
                <w:noProof/>
                <w:webHidden/>
              </w:rPr>
              <w:fldChar w:fldCharType="end"/>
            </w:r>
          </w:hyperlink>
        </w:p>
        <w:p w14:paraId="3B9FBB7A" w14:textId="491952FF"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717" w:history="1">
            <w:r w:rsidRPr="00ED1ACA">
              <w:rPr>
                <w:rStyle w:val="Lienhypertexte"/>
                <w:noProof/>
              </w:rPr>
              <w:t>3.5.1.2</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In-line (Line-Interactive):</w:t>
            </w:r>
            <w:r>
              <w:rPr>
                <w:noProof/>
                <w:webHidden/>
              </w:rPr>
              <w:tab/>
            </w:r>
            <w:r>
              <w:rPr>
                <w:noProof/>
                <w:webHidden/>
              </w:rPr>
              <w:fldChar w:fldCharType="begin"/>
            </w:r>
            <w:r>
              <w:rPr>
                <w:noProof/>
                <w:webHidden/>
              </w:rPr>
              <w:instrText xml:space="preserve"> PAGEREF _Toc532581717 \h </w:instrText>
            </w:r>
            <w:r>
              <w:rPr>
                <w:noProof/>
                <w:webHidden/>
              </w:rPr>
            </w:r>
            <w:r>
              <w:rPr>
                <w:noProof/>
                <w:webHidden/>
              </w:rPr>
              <w:fldChar w:fldCharType="separate"/>
            </w:r>
            <w:r>
              <w:rPr>
                <w:noProof/>
                <w:webHidden/>
              </w:rPr>
              <w:t>31</w:t>
            </w:r>
            <w:r>
              <w:rPr>
                <w:noProof/>
                <w:webHidden/>
              </w:rPr>
              <w:fldChar w:fldCharType="end"/>
            </w:r>
          </w:hyperlink>
        </w:p>
        <w:p w14:paraId="79E7FC7A" w14:textId="3B119D91" w:rsidR="009B0D8E" w:rsidRDefault="009B0D8E">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581718" w:history="1">
            <w:r w:rsidRPr="00ED1ACA">
              <w:rPr>
                <w:rStyle w:val="Lienhypertexte"/>
                <w:noProof/>
              </w:rPr>
              <w:t>3.5.1.3</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On-line (Double conversion)</w:t>
            </w:r>
            <w:r>
              <w:rPr>
                <w:noProof/>
                <w:webHidden/>
              </w:rPr>
              <w:tab/>
            </w:r>
            <w:r>
              <w:rPr>
                <w:noProof/>
                <w:webHidden/>
              </w:rPr>
              <w:fldChar w:fldCharType="begin"/>
            </w:r>
            <w:r>
              <w:rPr>
                <w:noProof/>
                <w:webHidden/>
              </w:rPr>
              <w:instrText xml:space="preserve"> PAGEREF _Toc532581718 \h </w:instrText>
            </w:r>
            <w:r>
              <w:rPr>
                <w:noProof/>
                <w:webHidden/>
              </w:rPr>
            </w:r>
            <w:r>
              <w:rPr>
                <w:noProof/>
                <w:webHidden/>
              </w:rPr>
              <w:fldChar w:fldCharType="separate"/>
            </w:r>
            <w:r>
              <w:rPr>
                <w:noProof/>
                <w:webHidden/>
              </w:rPr>
              <w:t>31</w:t>
            </w:r>
            <w:r>
              <w:rPr>
                <w:noProof/>
                <w:webHidden/>
              </w:rPr>
              <w:fldChar w:fldCharType="end"/>
            </w:r>
          </w:hyperlink>
        </w:p>
        <w:p w14:paraId="53CDC742" w14:textId="541CCE33"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719" w:history="1">
            <w:r w:rsidRPr="00ED1ACA">
              <w:rPr>
                <w:rStyle w:val="Lienhypertexte"/>
                <w:noProof/>
              </w:rPr>
              <w:t>3.5.2</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Comment choisir son Onduleur</w:t>
            </w:r>
            <w:r>
              <w:rPr>
                <w:noProof/>
                <w:webHidden/>
              </w:rPr>
              <w:tab/>
            </w:r>
            <w:r>
              <w:rPr>
                <w:noProof/>
                <w:webHidden/>
              </w:rPr>
              <w:fldChar w:fldCharType="begin"/>
            </w:r>
            <w:r>
              <w:rPr>
                <w:noProof/>
                <w:webHidden/>
              </w:rPr>
              <w:instrText xml:space="preserve"> PAGEREF _Toc532581719 \h </w:instrText>
            </w:r>
            <w:r>
              <w:rPr>
                <w:noProof/>
                <w:webHidden/>
              </w:rPr>
            </w:r>
            <w:r>
              <w:rPr>
                <w:noProof/>
                <w:webHidden/>
              </w:rPr>
              <w:fldChar w:fldCharType="separate"/>
            </w:r>
            <w:r>
              <w:rPr>
                <w:noProof/>
                <w:webHidden/>
              </w:rPr>
              <w:t>32</w:t>
            </w:r>
            <w:r>
              <w:rPr>
                <w:noProof/>
                <w:webHidden/>
              </w:rPr>
              <w:fldChar w:fldCharType="end"/>
            </w:r>
          </w:hyperlink>
        </w:p>
        <w:p w14:paraId="18622165" w14:textId="26518885" w:rsidR="009B0D8E" w:rsidRDefault="009B0D8E">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581720" w:history="1">
            <w:r w:rsidRPr="00ED1ACA">
              <w:rPr>
                <w:rStyle w:val="Lienhypertexte"/>
                <w:noProof/>
              </w:rPr>
              <w:t>3.6</w:t>
            </w:r>
            <w:r>
              <w:rPr>
                <w:rFonts w:asciiTheme="minorHAnsi" w:eastAsiaTheme="minorEastAsia" w:hAnsiTheme="minorHAnsi" w:cstheme="minorBidi"/>
                <w:b w:val="0"/>
                <w:bCs w:val="0"/>
                <w:noProof/>
                <w:sz w:val="22"/>
                <w:szCs w:val="22"/>
                <w:shd w:val="clear" w:color="auto" w:fill="auto"/>
                <w:lang w:eastAsia="fr-CH"/>
              </w:rPr>
              <w:tab/>
            </w:r>
            <w:r w:rsidRPr="00ED1ACA">
              <w:rPr>
                <w:rStyle w:val="Lienhypertexte"/>
                <w:noProof/>
              </w:rPr>
              <w:t>DRP – Plan de reprise d’activité</w:t>
            </w:r>
            <w:r>
              <w:rPr>
                <w:noProof/>
                <w:webHidden/>
              </w:rPr>
              <w:tab/>
            </w:r>
            <w:r>
              <w:rPr>
                <w:noProof/>
                <w:webHidden/>
              </w:rPr>
              <w:fldChar w:fldCharType="begin"/>
            </w:r>
            <w:r>
              <w:rPr>
                <w:noProof/>
                <w:webHidden/>
              </w:rPr>
              <w:instrText xml:space="preserve"> PAGEREF _Toc532581720 \h </w:instrText>
            </w:r>
            <w:r>
              <w:rPr>
                <w:noProof/>
                <w:webHidden/>
              </w:rPr>
            </w:r>
            <w:r>
              <w:rPr>
                <w:noProof/>
                <w:webHidden/>
              </w:rPr>
              <w:fldChar w:fldCharType="separate"/>
            </w:r>
            <w:r>
              <w:rPr>
                <w:noProof/>
                <w:webHidden/>
              </w:rPr>
              <w:t>33</w:t>
            </w:r>
            <w:r>
              <w:rPr>
                <w:noProof/>
                <w:webHidden/>
              </w:rPr>
              <w:fldChar w:fldCharType="end"/>
            </w:r>
          </w:hyperlink>
        </w:p>
        <w:p w14:paraId="07A7E12F" w14:textId="290A0BDE"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721" w:history="1">
            <w:r w:rsidRPr="00ED1ACA">
              <w:rPr>
                <w:rStyle w:val="Lienhypertexte"/>
                <w:noProof/>
              </w:rPr>
              <w:t>3.6.1</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RTO</w:t>
            </w:r>
            <w:r>
              <w:rPr>
                <w:noProof/>
                <w:webHidden/>
              </w:rPr>
              <w:tab/>
            </w:r>
            <w:r>
              <w:rPr>
                <w:noProof/>
                <w:webHidden/>
              </w:rPr>
              <w:fldChar w:fldCharType="begin"/>
            </w:r>
            <w:r>
              <w:rPr>
                <w:noProof/>
                <w:webHidden/>
              </w:rPr>
              <w:instrText xml:space="preserve"> PAGEREF _Toc532581721 \h </w:instrText>
            </w:r>
            <w:r>
              <w:rPr>
                <w:noProof/>
                <w:webHidden/>
              </w:rPr>
            </w:r>
            <w:r>
              <w:rPr>
                <w:noProof/>
                <w:webHidden/>
              </w:rPr>
              <w:fldChar w:fldCharType="separate"/>
            </w:r>
            <w:r>
              <w:rPr>
                <w:noProof/>
                <w:webHidden/>
              </w:rPr>
              <w:t>33</w:t>
            </w:r>
            <w:r>
              <w:rPr>
                <w:noProof/>
                <w:webHidden/>
              </w:rPr>
              <w:fldChar w:fldCharType="end"/>
            </w:r>
          </w:hyperlink>
        </w:p>
        <w:p w14:paraId="4E76721C" w14:textId="76A4188E"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722" w:history="1">
            <w:r w:rsidRPr="00ED1ACA">
              <w:rPr>
                <w:rStyle w:val="Lienhypertexte"/>
                <w:noProof/>
              </w:rPr>
              <w:t>3.6.2</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RPO</w:t>
            </w:r>
            <w:r>
              <w:rPr>
                <w:noProof/>
                <w:webHidden/>
              </w:rPr>
              <w:tab/>
            </w:r>
            <w:r>
              <w:rPr>
                <w:noProof/>
                <w:webHidden/>
              </w:rPr>
              <w:fldChar w:fldCharType="begin"/>
            </w:r>
            <w:r>
              <w:rPr>
                <w:noProof/>
                <w:webHidden/>
              </w:rPr>
              <w:instrText xml:space="preserve"> PAGEREF _Toc532581722 \h </w:instrText>
            </w:r>
            <w:r>
              <w:rPr>
                <w:noProof/>
                <w:webHidden/>
              </w:rPr>
            </w:r>
            <w:r>
              <w:rPr>
                <w:noProof/>
                <w:webHidden/>
              </w:rPr>
              <w:fldChar w:fldCharType="separate"/>
            </w:r>
            <w:r>
              <w:rPr>
                <w:noProof/>
                <w:webHidden/>
              </w:rPr>
              <w:t>33</w:t>
            </w:r>
            <w:r>
              <w:rPr>
                <w:noProof/>
                <w:webHidden/>
              </w:rPr>
              <w:fldChar w:fldCharType="end"/>
            </w:r>
          </w:hyperlink>
        </w:p>
        <w:p w14:paraId="31047231" w14:textId="6F032DBB"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723" w:history="1">
            <w:r w:rsidRPr="00ED1ACA">
              <w:rPr>
                <w:rStyle w:val="Lienhypertexte"/>
                <w:noProof/>
              </w:rPr>
              <w:t>3.6.3</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Schématisation d’un incident</w:t>
            </w:r>
            <w:r>
              <w:rPr>
                <w:noProof/>
                <w:webHidden/>
              </w:rPr>
              <w:tab/>
            </w:r>
            <w:r>
              <w:rPr>
                <w:noProof/>
                <w:webHidden/>
              </w:rPr>
              <w:fldChar w:fldCharType="begin"/>
            </w:r>
            <w:r>
              <w:rPr>
                <w:noProof/>
                <w:webHidden/>
              </w:rPr>
              <w:instrText xml:space="preserve"> PAGEREF _Toc532581723 \h </w:instrText>
            </w:r>
            <w:r>
              <w:rPr>
                <w:noProof/>
                <w:webHidden/>
              </w:rPr>
            </w:r>
            <w:r>
              <w:rPr>
                <w:noProof/>
                <w:webHidden/>
              </w:rPr>
              <w:fldChar w:fldCharType="separate"/>
            </w:r>
            <w:r>
              <w:rPr>
                <w:noProof/>
                <w:webHidden/>
              </w:rPr>
              <w:t>33</w:t>
            </w:r>
            <w:r>
              <w:rPr>
                <w:noProof/>
                <w:webHidden/>
              </w:rPr>
              <w:fldChar w:fldCharType="end"/>
            </w:r>
          </w:hyperlink>
        </w:p>
        <w:p w14:paraId="129D895C" w14:textId="68C7E01C" w:rsidR="009B0D8E" w:rsidRDefault="009B0D8E">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581724" w:history="1">
            <w:r w:rsidRPr="00ED1ACA">
              <w:rPr>
                <w:rStyle w:val="Lienhypertexte"/>
                <w:noProof/>
              </w:rPr>
              <w:t>3.7</w:t>
            </w:r>
            <w:r>
              <w:rPr>
                <w:rFonts w:asciiTheme="minorHAnsi" w:eastAsiaTheme="minorEastAsia" w:hAnsiTheme="minorHAnsi" w:cstheme="minorBidi"/>
                <w:b w:val="0"/>
                <w:bCs w:val="0"/>
                <w:noProof/>
                <w:sz w:val="22"/>
                <w:szCs w:val="22"/>
                <w:shd w:val="clear" w:color="auto" w:fill="auto"/>
                <w:lang w:eastAsia="fr-CH"/>
              </w:rPr>
              <w:tab/>
            </w:r>
            <w:r w:rsidRPr="00ED1ACA">
              <w:rPr>
                <w:rStyle w:val="Lienhypertexte"/>
                <w:noProof/>
              </w:rPr>
              <w:t>iSCSI</w:t>
            </w:r>
            <w:r>
              <w:rPr>
                <w:noProof/>
                <w:webHidden/>
              </w:rPr>
              <w:tab/>
            </w:r>
            <w:r>
              <w:rPr>
                <w:noProof/>
                <w:webHidden/>
              </w:rPr>
              <w:fldChar w:fldCharType="begin"/>
            </w:r>
            <w:r>
              <w:rPr>
                <w:noProof/>
                <w:webHidden/>
              </w:rPr>
              <w:instrText xml:space="preserve"> PAGEREF _Toc532581724 \h </w:instrText>
            </w:r>
            <w:r>
              <w:rPr>
                <w:noProof/>
                <w:webHidden/>
              </w:rPr>
            </w:r>
            <w:r>
              <w:rPr>
                <w:noProof/>
                <w:webHidden/>
              </w:rPr>
              <w:fldChar w:fldCharType="separate"/>
            </w:r>
            <w:r>
              <w:rPr>
                <w:noProof/>
                <w:webHidden/>
              </w:rPr>
              <w:t>34</w:t>
            </w:r>
            <w:r>
              <w:rPr>
                <w:noProof/>
                <w:webHidden/>
              </w:rPr>
              <w:fldChar w:fldCharType="end"/>
            </w:r>
          </w:hyperlink>
        </w:p>
        <w:p w14:paraId="40AB53CE" w14:textId="7447FD2F"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725" w:history="1">
            <w:r w:rsidRPr="00ED1ACA">
              <w:rPr>
                <w:rStyle w:val="Lienhypertexte"/>
                <w:noProof/>
              </w:rPr>
              <w:t>3.7.1</w:t>
            </w:r>
            <w:r>
              <w:rPr>
                <w:rFonts w:asciiTheme="minorHAnsi" w:eastAsiaTheme="minorEastAsia" w:hAnsiTheme="minorHAnsi" w:cstheme="minorBidi"/>
                <w:noProof/>
                <w:sz w:val="22"/>
                <w:szCs w:val="22"/>
                <w:shd w:val="clear" w:color="auto" w:fill="auto"/>
                <w:lang w:eastAsia="fr-CH"/>
              </w:rPr>
              <w:tab/>
            </w:r>
            <w:r w:rsidRPr="00ED1ACA">
              <w:rPr>
                <w:rStyle w:val="Lienhypertexte"/>
                <w:noProof/>
              </w:rPr>
              <w:t>Utilité</w:t>
            </w:r>
            <w:r>
              <w:rPr>
                <w:noProof/>
                <w:webHidden/>
              </w:rPr>
              <w:tab/>
            </w:r>
            <w:r>
              <w:rPr>
                <w:noProof/>
                <w:webHidden/>
              </w:rPr>
              <w:fldChar w:fldCharType="begin"/>
            </w:r>
            <w:r>
              <w:rPr>
                <w:noProof/>
                <w:webHidden/>
              </w:rPr>
              <w:instrText xml:space="preserve"> PAGEREF _Toc532581725 \h </w:instrText>
            </w:r>
            <w:r>
              <w:rPr>
                <w:noProof/>
                <w:webHidden/>
              </w:rPr>
            </w:r>
            <w:r>
              <w:rPr>
                <w:noProof/>
                <w:webHidden/>
              </w:rPr>
              <w:fldChar w:fldCharType="separate"/>
            </w:r>
            <w:r>
              <w:rPr>
                <w:noProof/>
                <w:webHidden/>
              </w:rPr>
              <w:t>34</w:t>
            </w:r>
            <w:r>
              <w:rPr>
                <w:noProof/>
                <w:webHidden/>
              </w:rPr>
              <w:fldChar w:fldCharType="end"/>
            </w:r>
          </w:hyperlink>
        </w:p>
        <w:p w14:paraId="07BAE752" w14:textId="4111D2F5" w:rsidR="009B0D8E" w:rsidRDefault="009B0D8E">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581726" w:history="1">
            <w:r w:rsidRPr="00ED1ACA">
              <w:rPr>
                <w:rStyle w:val="Lienhypertexte"/>
                <w:noProof/>
              </w:rPr>
              <w:t>4</w:t>
            </w:r>
            <w:r>
              <w:rPr>
                <w:rFonts w:asciiTheme="minorHAnsi" w:eastAsiaTheme="minorEastAsia" w:hAnsiTheme="minorHAnsi" w:cstheme="minorBidi"/>
                <w:b w:val="0"/>
                <w:bCs w:val="0"/>
                <w:caps w:val="0"/>
                <w:noProof/>
                <w:sz w:val="22"/>
                <w:szCs w:val="22"/>
                <w:shd w:val="clear" w:color="auto" w:fill="auto"/>
                <w:lang w:eastAsia="fr-CH"/>
              </w:rPr>
              <w:tab/>
            </w:r>
            <w:r w:rsidRPr="00ED1ACA">
              <w:rPr>
                <w:rStyle w:val="Lienhypertexte"/>
                <w:noProof/>
              </w:rPr>
              <w:t>Partie 3</w:t>
            </w:r>
            <w:r>
              <w:rPr>
                <w:noProof/>
                <w:webHidden/>
              </w:rPr>
              <w:tab/>
            </w:r>
            <w:r>
              <w:rPr>
                <w:noProof/>
                <w:webHidden/>
              </w:rPr>
              <w:fldChar w:fldCharType="begin"/>
            </w:r>
            <w:r>
              <w:rPr>
                <w:noProof/>
                <w:webHidden/>
              </w:rPr>
              <w:instrText xml:space="preserve"> PAGEREF _Toc532581726 \h </w:instrText>
            </w:r>
            <w:r>
              <w:rPr>
                <w:noProof/>
                <w:webHidden/>
              </w:rPr>
            </w:r>
            <w:r>
              <w:rPr>
                <w:noProof/>
                <w:webHidden/>
              </w:rPr>
              <w:fldChar w:fldCharType="separate"/>
            </w:r>
            <w:r>
              <w:rPr>
                <w:noProof/>
                <w:webHidden/>
              </w:rPr>
              <w:t>35</w:t>
            </w:r>
            <w:r>
              <w:rPr>
                <w:noProof/>
                <w:webHidden/>
              </w:rPr>
              <w:fldChar w:fldCharType="end"/>
            </w:r>
          </w:hyperlink>
        </w:p>
        <w:p w14:paraId="2848F454" w14:textId="6B53F978" w:rsidR="009B0D8E" w:rsidRDefault="009B0D8E">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581727" w:history="1">
            <w:r w:rsidRPr="00ED1ACA">
              <w:rPr>
                <w:rStyle w:val="Lienhypertexte"/>
                <w:noProof/>
                <w:lang w:eastAsia="fr-CH"/>
              </w:rPr>
              <w:t>4.1</w:t>
            </w:r>
            <w:r>
              <w:rPr>
                <w:rFonts w:asciiTheme="minorHAnsi" w:eastAsiaTheme="minorEastAsia" w:hAnsiTheme="minorHAnsi" w:cstheme="minorBidi"/>
                <w:b w:val="0"/>
                <w:bCs w:val="0"/>
                <w:noProof/>
                <w:sz w:val="22"/>
                <w:szCs w:val="22"/>
                <w:shd w:val="clear" w:color="auto" w:fill="auto"/>
                <w:lang w:eastAsia="fr-CH"/>
              </w:rPr>
              <w:tab/>
            </w:r>
            <w:r w:rsidRPr="00ED1ACA">
              <w:rPr>
                <w:rStyle w:val="Lienhypertexte"/>
                <w:noProof/>
                <w:lang w:eastAsia="fr-CH"/>
              </w:rPr>
              <w:t>Mise en conformité LPD/RGPD</w:t>
            </w:r>
            <w:r>
              <w:rPr>
                <w:noProof/>
                <w:webHidden/>
              </w:rPr>
              <w:tab/>
            </w:r>
            <w:r>
              <w:rPr>
                <w:noProof/>
                <w:webHidden/>
              </w:rPr>
              <w:fldChar w:fldCharType="begin"/>
            </w:r>
            <w:r>
              <w:rPr>
                <w:noProof/>
                <w:webHidden/>
              </w:rPr>
              <w:instrText xml:space="preserve"> PAGEREF _Toc532581727 \h </w:instrText>
            </w:r>
            <w:r>
              <w:rPr>
                <w:noProof/>
                <w:webHidden/>
              </w:rPr>
            </w:r>
            <w:r>
              <w:rPr>
                <w:noProof/>
                <w:webHidden/>
              </w:rPr>
              <w:fldChar w:fldCharType="separate"/>
            </w:r>
            <w:r>
              <w:rPr>
                <w:noProof/>
                <w:webHidden/>
              </w:rPr>
              <w:t>35</w:t>
            </w:r>
            <w:r>
              <w:rPr>
                <w:noProof/>
                <w:webHidden/>
              </w:rPr>
              <w:fldChar w:fldCharType="end"/>
            </w:r>
          </w:hyperlink>
        </w:p>
        <w:p w14:paraId="11D2158F" w14:textId="5625A641" w:rsidR="009B0D8E" w:rsidRDefault="009B0D8E">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581728" w:history="1">
            <w:r w:rsidRPr="00ED1ACA">
              <w:rPr>
                <w:rStyle w:val="Lienhypertexte"/>
                <w:noProof/>
                <w:lang w:eastAsia="fr-CH"/>
              </w:rPr>
              <w:t>4.2</w:t>
            </w:r>
            <w:r>
              <w:rPr>
                <w:rFonts w:asciiTheme="minorHAnsi" w:eastAsiaTheme="minorEastAsia" w:hAnsiTheme="minorHAnsi" w:cstheme="minorBidi"/>
                <w:b w:val="0"/>
                <w:bCs w:val="0"/>
                <w:noProof/>
                <w:sz w:val="22"/>
                <w:szCs w:val="22"/>
                <w:shd w:val="clear" w:color="auto" w:fill="auto"/>
                <w:lang w:eastAsia="fr-CH"/>
              </w:rPr>
              <w:tab/>
            </w:r>
            <w:r w:rsidRPr="00ED1ACA">
              <w:rPr>
                <w:rStyle w:val="Lienhypertexte"/>
                <w:noProof/>
                <w:lang w:eastAsia="fr-CH"/>
              </w:rPr>
              <w:t>Infrastructure Informatique</w:t>
            </w:r>
            <w:r>
              <w:rPr>
                <w:noProof/>
                <w:webHidden/>
              </w:rPr>
              <w:tab/>
            </w:r>
            <w:r>
              <w:rPr>
                <w:noProof/>
                <w:webHidden/>
              </w:rPr>
              <w:fldChar w:fldCharType="begin"/>
            </w:r>
            <w:r>
              <w:rPr>
                <w:noProof/>
                <w:webHidden/>
              </w:rPr>
              <w:instrText xml:space="preserve"> PAGEREF _Toc532581728 \h </w:instrText>
            </w:r>
            <w:r>
              <w:rPr>
                <w:noProof/>
                <w:webHidden/>
              </w:rPr>
            </w:r>
            <w:r>
              <w:rPr>
                <w:noProof/>
                <w:webHidden/>
              </w:rPr>
              <w:fldChar w:fldCharType="separate"/>
            </w:r>
            <w:r>
              <w:rPr>
                <w:noProof/>
                <w:webHidden/>
              </w:rPr>
              <w:t>35</w:t>
            </w:r>
            <w:r>
              <w:rPr>
                <w:noProof/>
                <w:webHidden/>
              </w:rPr>
              <w:fldChar w:fldCharType="end"/>
            </w:r>
          </w:hyperlink>
        </w:p>
        <w:p w14:paraId="4391B6A9" w14:textId="2EFE4778" w:rsidR="009B0D8E" w:rsidRDefault="009B0D8E">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581729" w:history="1">
            <w:r w:rsidRPr="00ED1ACA">
              <w:rPr>
                <w:rStyle w:val="Lienhypertexte"/>
                <w:noProof/>
                <w:lang w:eastAsia="fr-CH"/>
              </w:rPr>
              <w:t>4.3</w:t>
            </w:r>
            <w:r>
              <w:rPr>
                <w:rFonts w:asciiTheme="minorHAnsi" w:eastAsiaTheme="minorEastAsia" w:hAnsiTheme="minorHAnsi" w:cstheme="minorBidi"/>
                <w:b w:val="0"/>
                <w:bCs w:val="0"/>
                <w:noProof/>
                <w:sz w:val="22"/>
                <w:szCs w:val="22"/>
                <w:shd w:val="clear" w:color="auto" w:fill="auto"/>
                <w:lang w:eastAsia="fr-CH"/>
              </w:rPr>
              <w:tab/>
            </w:r>
            <w:r w:rsidRPr="00ED1ACA">
              <w:rPr>
                <w:rStyle w:val="Lienhypertexte"/>
                <w:noProof/>
                <w:lang w:eastAsia="fr-CH"/>
              </w:rPr>
              <w:t>Backup</w:t>
            </w:r>
            <w:r>
              <w:rPr>
                <w:noProof/>
                <w:webHidden/>
              </w:rPr>
              <w:tab/>
            </w:r>
            <w:r>
              <w:rPr>
                <w:noProof/>
                <w:webHidden/>
              </w:rPr>
              <w:fldChar w:fldCharType="begin"/>
            </w:r>
            <w:r>
              <w:rPr>
                <w:noProof/>
                <w:webHidden/>
              </w:rPr>
              <w:instrText xml:space="preserve"> PAGEREF _Toc532581729 \h </w:instrText>
            </w:r>
            <w:r>
              <w:rPr>
                <w:noProof/>
                <w:webHidden/>
              </w:rPr>
            </w:r>
            <w:r>
              <w:rPr>
                <w:noProof/>
                <w:webHidden/>
              </w:rPr>
              <w:fldChar w:fldCharType="separate"/>
            </w:r>
            <w:r>
              <w:rPr>
                <w:noProof/>
                <w:webHidden/>
              </w:rPr>
              <w:t>37</w:t>
            </w:r>
            <w:r>
              <w:rPr>
                <w:noProof/>
                <w:webHidden/>
              </w:rPr>
              <w:fldChar w:fldCharType="end"/>
            </w:r>
          </w:hyperlink>
        </w:p>
        <w:p w14:paraId="48195593" w14:textId="21E78C54" w:rsidR="009B0D8E" w:rsidRDefault="009B0D8E">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581730" w:history="1">
            <w:r w:rsidRPr="00ED1ACA">
              <w:rPr>
                <w:rStyle w:val="Lienhypertexte"/>
                <w:noProof/>
                <w:lang w:eastAsia="fr-CH"/>
              </w:rPr>
              <w:t>4.4</w:t>
            </w:r>
            <w:r>
              <w:rPr>
                <w:rFonts w:asciiTheme="minorHAnsi" w:eastAsiaTheme="minorEastAsia" w:hAnsiTheme="minorHAnsi" w:cstheme="minorBidi"/>
                <w:b w:val="0"/>
                <w:bCs w:val="0"/>
                <w:noProof/>
                <w:sz w:val="22"/>
                <w:szCs w:val="22"/>
                <w:shd w:val="clear" w:color="auto" w:fill="auto"/>
                <w:lang w:eastAsia="fr-CH"/>
              </w:rPr>
              <w:tab/>
            </w:r>
            <w:r w:rsidRPr="00ED1ACA">
              <w:rPr>
                <w:rStyle w:val="Lienhypertexte"/>
                <w:noProof/>
                <w:lang w:eastAsia="fr-CH"/>
              </w:rPr>
              <w:t>Reprise d’activité</w:t>
            </w:r>
            <w:r>
              <w:rPr>
                <w:noProof/>
                <w:webHidden/>
              </w:rPr>
              <w:tab/>
            </w:r>
            <w:r>
              <w:rPr>
                <w:noProof/>
                <w:webHidden/>
              </w:rPr>
              <w:fldChar w:fldCharType="begin"/>
            </w:r>
            <w:r>
              <w:rPr>
                <w:noProof/>
                <w:webHidden/>
              </w:rPr>
              <w:instrText xml:space="preserve"> PAGEREF _Toc532581730 \h </w:instrText>
            </w:r>
            <w:r>
              <w:rPr>
                <w:noProof/>
                <w:webHidden/>
              </w:rPr>
            </w:r>
            <w:r>
              <w:rPr>
                <w:noProof/>
                <w:webHidden/>
              </w:rPr>
              <w:fldChar w:fldCharType="separate"/>
            </w:r>
            <w:r>
              <w:rPr>
                <w:noProof/>
                <w:webHidden/>
              </w:rPr>
              <w:t>38</w:t>
            </w:r>
            <w:r>
              <w:rPr>
                <w:noProof/>
                <w:webHidden/>
              </w:rPr>
              <w:fldChar w:fldCharType="end"/>
            </w:r>
          </w:hyperlink>
        </w:p>
        <w:p w14:paraId="0EF4BCA0" w14:textId="31A14CBA"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731" w:history="1">
            <w:r w:rsidRPr="00ED1ACA">
              <w:rPr>
                <w:rStyle w:val="Lienhypertexte"/>
                <w:noProof/>
                <w:lang w:eastAsia="fr-CH"/>
              </w:rPr>
              <w:t>4.4.1</w:t>
            </w:r>
            <w:r>
              <w:rPr>
                <w:rFonts w:asciiTheme="minorHAnsi" w:eastAsiaTheme="minorEastAsia" w:hAnsiTheme="minorHAnsi" w:cstheme="minorBidi"/>
                <w:noProof/>
                <w:sz w:val="22"/>
                <w:szCs w:val="22"/>
                <w:shd w:val="clear" w:color="auto" w:fill="auto"/>
                <w:lang w:eastAsia="fr-CH"/>
              </w:rPr>
              <w:tab/>
            </w:r>
            <w:r w:rsidRPr="00ED1ACA">
              <w:rPr>
                <w:rStyle w:val="Lienhypertexte"/>
                <w:noProof/>
                <w:lang w:eastAsia="fr-CH"/>
              </w:rPr>
              <w:t>RTO</w:t>
            </w:r>
            <w:r>
              <w:rPr>
                <w:noProof/>
                <w:webHidden/>
              </w:rPr>
              <w:tab/>
            </w:r>
            <w:r>
              <w:rPr>
                <w:noProof/>
                <w:webHidden/>
              </w:rPr>
              <w:fldChar w:fldCharType="begin"/>
            </w:r>
            <w:r>
              <w:rPr>
                <w:noProof/>
                <w:webHidden/>
              </w:rPr>
              <w:instrText xml:space="preserve"> PAGEREF _Toc532581731 \h </w:instrText>
            </w:r>
            <w:r>
              <w:rPr>
                <w:noProof/>
                <w:webHidden/>
              </w:rPr>
            </w:r>
            <w:r>
              <w:rPr>
                <w:noProof/>
                <w:webHidden/>
              </w:rPr>
              <w:fldChar w:fldCharType="separate"/>
            </w:r>
            <w:r>
              <w:rPr>
                <w:noProof/>
                <w:webHidden/>
              </w:rPr>
              <w:t>38</w:t>
            </w:r>
            <w:r>
              <w:rPr>
                <w:noProof/>
                <w:webHidden/>
              </w:rPr>
              <w:fldChar w:fldCharType="end"/>
            </w:r>
          </w:hyperlink>
        </w:p>
        <w:p w14:paraId="5DF4FFE5" w14:textId="15E08456" w:rsidR="009B0D8E" w:rsidRDefault="009B0D8E">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581732" w:history="1">
            <w:r w:rsidRPr="00ED1ACA">
              <w:rPr>
                <w:rStyle w:val="Lienhypertexte"/>
                <w:noProof/>
                <w:lang w:eastAsia="fr-CH"/>
              </w:rPr>
              <w:t>4.4.2</w:t>
            </w:r>
            <w:r>
              <w:rPr>
                <w:rFonts w:asciiTheme="minorHAnsi" w:eastAsiaTheme="minorEastAsia" w:hAnsiTheme="minorHAnsi" w:cstheme="minorBidi"/>
                <w:noProof/>
                <w:sz w:val="22"/>
                <w:szCs w:val="22"/>
                <w:shd w:val="clear" w:color="auto" w:fill="auto"/>
                <w:lang w:eastAsia="fr-CH"/>
              </w:rPr>
              <w:tab/>
            </w:r>
            <w:r w:rsidRPr="00ED1ACA">
              <w:rPr>
                <w:rStyle w:val="Lienhypertexte"/>
                <w:noProof/>
                <w:lang w:eastAsia="fr-CH"/>
              </w:rPr>
              <w:t>RPO</w:t>
            </w:r>
            <w:r>
              <w:rPr>
                <w:noProof/>
                <w:webHidden/>
              </w:rPr>
              <w:tab/>
            </w:r>
            <w:r>
              <w:rPr>
                <w:noProof/>
                <w:webHidden/>
              </w:rPr>
              <w:fldChar w:fldCharType="begin"/>
            </w:r>
            <w:r>
              <w:rPr>
                <w:noProof/>
                <w:webHidden/>
              </w:rPr>
              <w:instrText xml:space="preserve"> PAGEREF _Toc532581732 \h </w:instrText>
            </w:r>
            <w:r>
              <w:rPr>
                <w:noProof/>
                <w:webHidden/>
              </w:rPr>
            </w:r>
            <w:r>
              <w:rPr>
                <w:noProof/>
                <w:webHidden/>
              </w:rPr>
              <w:fldChar w:fldCharType="separate"/>
            </w:r>
            <w:r>
              <w:rPr>
                <w:noProof/>
                <w:webHidden/>
              </w:rPr>
              <w:t>38</w:t>
            </w:r>
            <w:r>
              <w:rPr>
                <w:noProof/>
                <w:webHidden/>
              </w:rPr>
              <w:fldChar w:fldCharType="end"/>
            </w:r>
          </w:hyperlink>
        </w:p>
        <w:p w14:paraId="1B09CFC2" w14:textId="795A005B" w:rsidR="009B0D8E" w:rsidRDefault="009B0D8E">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581733" w:history="1">
            <w:r w:rsidRPr="00ED1ACA">
              <w:rPr>
                <w:rStyle w:val="Lienhypertexte"/>
                <w:noProof/>
              </w:rPr>
              <w:t>5</w:t>
            </w:r>
            <w:r>
              <w:rPr>
                <w:rFonts w:asciiTheme="minorHAnsi" w:eastAsiaTheme="minorEastAsia" w:hAnsiTheme="minorHAnsi" w:cstheme="minorBidi"/>
                <w:b w:val="0"/>
                <w:bCs w:val="0"/>
                <w:caps w:val="0"/>
                <w:noProof/>
                <w:sz w:val="22"/>
                <w:szCs w:val="22"/>
                <w:shd w:val="clear" w:color="auto" w:fill="auto"/>
                <w:lang w:eastAsia="fr-CH"/>
              </w:rPr>
              <w:tab/>
            </w:r>
            <w:r w:rsidRPr="00ED1ACA">
              <w:rPr>
                <w:rStyle w:val="Lienhypertexte"/>
                <w:noProof/>
              </w:rPr>
              <w:t>Sources</w:t>
            </w:r>
            <w:r>
              <w:rPr>
                <w:noProof/>
                <w:webHidden/>
              </w:rPr>
              <w:tab/>
            </w:r>
            <w:r>
              <w:rPr>
                <w:noProof/>
                <w:webHidden/>
              </w:rPr>
              <w:fldChar w:fldCharType="begin"/>
            </w:r>
            <w:r>
              <w:rPr>
                <w:noProof/>
                <w:webHidden/>
              </w:rPr>
              <w:instrText xml:space="preserve"> PAGEREF _Toc532581733 \h </w:instrText>
            </w:r>
            <w:r>
              <w:rPr>
                <w:noProof/>
                <w:webHidden/>
              </w:rPr>
            </w:r>
            <w:r>
              <w:rPr>
                <w:noProof/>
                <w:webHidden/>
              </w:rPr>
              <w:fldChar w:fldCharType="separate"/>
            </w:r>
            <w:r>
              <w:rPr>
                <w:noProof/>
                <w:webHidden/>
              </w:rPr>
              <w:t>39</w:t>
            </w:r>
            <w:r>
              <w:rPr>
                <w:noProof/>
                <w:webHidden/>
              </w:rPr>
              <w:fldChar w:fldCharType="end"/>
            </w:r>
          </w:hyperlink>
        </w:p>
        <w:p w14:paraId="56D70317" w14:textId="0D7F0B20" w:rsidR="005131E4" w:rsidRPr="007F7FEB" w:rsidRDefault="00213D03" w:rsidP="00A00A7A">
          <w:r w:rsidRPr="007F7FEB">
            <w:rPr>
              <w:b/>
              <w:noProof/>
              <w:sz w:val="24"/>
              <w:szCs w:val="24"/>
              <w:u w:val="single"/>
              <w:lang w:val="fr-FR"/>
            </w:rPr>
            <w:fldChar w:fldCharType="end"/>
          </w:r>
        </w:p>
      </w:sdtContent>
    </w:sdt>
    <w:p w14:paraId="10C3C156" w14:textId="77777777" w:rsidR="00E71B05" w:rsidRPr="007F7FEB" w:rsidRDefault="00E71B05" w:rsidP="00A00A7A">
      <w:pPr>
        <w:pStyle w:val="Titre"/>
        <w:sectPr w:rsidR="00E71B05" w:rsidRPr="007F7FEB" w:rsidSect="00DA2687">
          <w:footnotePr>
            <w:numRestart w:val="eachPage"/>
          </w:footnotePr>
          <w:pgSz w:w="11906" w:h="16838" w:code="9"/>
          <w:pgMar w:top="1418" w:right="1418" w:bottom="1418" w:left="1418" w:header="709" w:footer="709" w:gutter="0"/>
          <w:cols w:space="708"/>
          <w:docGrid w:linePitch="360"/>
        </w:sectPr>
      </w:pPr>
    </w:p>
    <w:p w14:paraId="6D7470B0" w14:textId="6AB34906" w:rsidR="00E71B05" w:rsidRPr="007F7FEB" w:rsidRDefault="00EF2BF6" w:rsidP="00A00A7A">
      <w:pPr>
        <w:pStyle w:val="Titre"/>
        <w:sectPr w:rsidR="00E71B05" w:rsidRPr="007F7FEB" w:rsidSect="00E71B05">
          <w:footnotePr>
            <w:numRestart w:val="eachPage"/>
          </w:footnotePr>
          <w:pgSz w:w="11906" w:h="16838" w:code="9"/>
          <w:pgMar w:top="1418" w:right="1418" w:bottom="1418" w:left="1418" w:header="709" w:footer="709" w:gutter="0"/>
          <w:cols w:space="708"/>
          <w:vAlign w:val="center"/>
          <w:docGrid w:linePitch="360"/>
        </w:sectPr>
      </w:pPr>
      <w:r w:rsidRPr="007F7FEB">
        <w:rPr>
          <w:noProof/>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rsidRPr="007F7FEB">
        <w:t>Casino de Montreu</w:t>
      </w:r>
      <w:r w:rsidR="00E71B05" w:rsidRPr="007F7FEB">
        <w:t>x</w:t>
      </w:r>
    </w:p>
    <w:p w14:paraId="6C1635F9" w14:textId="0D7B4C35" w:rsidR="00A97195" w:rsidRPr="007F7FEB" w:rsidRDefault="00A97195" w:rsidP="0056034A">
      <w:pPr>
        <w:pStyle w:val="Titre1"/>
      </w:pPr>
      <w:bookmarkStart w:id="2" w:name="_Toc532581631"/>
      <w:r w:rsidRPr="007F7FEB">
        <w:lastRenderedPageBreak/>
        <w:t>Partie 1</w:t>
      </w:r>
      <w:bookmarkEnd w:id="2"/>
    </w:p>
    <w:p w14:paraId="70EA5695" w14:textId="42D930F0" w:rsidR="00765A24" w:rsidRPr="007F7FEB" w:rsidRDefault="00765A24" w:rsidP="00A00A7A">
      <w:pPr>
        <w:pStyle w:val="Titre2"/>
      </w:pPr>
      <w:bookmarkStart w:id="3" w:name="_Toc532581632"/>
      <w:r w:rsidRPr="007F7FEB">
        <w:t>Casino de Montreux</w:t>
      </w:r>
      <w:bookmarkEnd w:id="3"/>
    </w:p>
    <w:p w14:paraId="690874F5" w14:textId="694463BC" w:rsidR="00765A24" w:rsidRPr="007F7FEB" w:rsidRDefault="00377A1C" w:rsidP="00A00A7A">
      <w:pPr>
        <w:pStyle w:val="Titre3"/>
      </w:pPr>
      <w:bookmarkStart w:id="4" w:name="_Toc532581633"/>
      <w:r w:rsidRPr="007F7FEB">
        <w:t>Introduction</w:t>
      </w:r>
      <w:bookmarkEnd w:id="4"/>
    </w:p>
    <w:p w14:paraId="047BCB53" w14:textId="713B77C5" w:rsidR="00765A24" w:rsidRPr="007F7FEB" w:rsidRDefault="00765A24" w:rsidP="00A00A7A">
      <w:r w:rsidRPr="007F7FEB">
        <w:t>Le casino de Montreux est le premier casino de Suisse en termes de résultat brut des jeux, il appartient au Groupe Barrière, groupe français de divertissement (hôtels, casinos, spas…). Le groupe possède deux autres casinos en Suisse : Fribourg (Granges-</w:t>
      </w:r>
      <w:proofErr w:type="spellStart"/>
      <w:r w:rsidRPr="007F7FEB">
        <w:t>Paccot</w:t>
      </w:r>
      <w:proofErr w:type="spellEnd"/>
      <w:r w:rsidRPr="007F7FEB">
        <w:t xml:space="preserve">) et </w:t>
      </w:r>
      <w:proofErr w:type="spellStart"/>
      <w:r w:rsidRPr="007F7FEB">
        <w:t>Courrendlin</w:t>
      </w:r>
      <w:proofErr w:type="spellEnd"/>
      <w:r w:rsidRPr="007F7FEB">
        <w:t xml:space="preserve"> (Jura).</w:t>
      </w:r>
    </w:p>
    <w:p w14:paraId="6BEF7D29" w14:textId="26DE8FF8" w:rsidR="00C82B46" w:rsidRPr="007F7FEB" w:rsidRDefault="00C82B46" w:rsidP="00A00A7A">
      <w:pPr>
        <w:pStyle w:val="Titre3"/>
      </w:pPr>
      <w:bookmarkStart w:id="5" w:name="_Toc524881887"/>
      <w:bookmarkStart w:id="6" w:name="_Toc532581634"/>
      <w:r w:rsidRPr="007F7FEB">
        <w:t>Traitement de données.</w:t>
      </w:r>
      <w:bookmarkEnd w:id="5"/>
      <w:bookmarkEnd w:id="6"/>
    </w:p>
    <w:p w14:paraId="5DA18B79" w14:textId="77777777" w:rsidR="00C82B46" w:rsidRPr="007F7FEB" w:rsidRDefault="00C82B46" w:rsidP="00A00A7A">
      <w:r w:rsidRPr="007F7FEB">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FE6C239" w:rsidR="00C82B46" w:rsidRPr="007F7FEB" w:rsidRDefault="00874703" w:rsidP="00A00A7A">
      <w:pPr>
        <w:pStyle w:val="Titre3"/>
      </w:pPr>
      <w:bookmarkStart w:id="7" w:name="_Toc524881888"/>
      <w:bookmarkStart w:id="8" w:name="_Toc532581635"/>
      <w:r>
        <w:t xml:space="preserve">RGPD - </w:t>
      </w:r>
      <w:r w:rsidR="00C82B46" w:rsidRPr="007F7FEB">
        <w:t>Actions et mesures prises.</w:t>
      </w:r>
      <w:bookmarkEnd w:id="7"/>
      <w:bookmarkEnd w:id="8"/>
    </w:p>
    <w:p w14:paraId="0D9C1955" w14:textId="77777777" w:rsidR="00C82B46" w:rsidRPr="007F7FEB" w:rsidRDefault="00C82B46" w:rsidP="00A00A7A">
      <w:r w:rsidRPr="007F7FEB">
        <w:t>Le casino a formé deux DPO et nommé des responsables de traitement par secteur (exemple RH, Marketing, etc.) ainsi comme des suppléants aussi formés pour le traitement de données.</w:t>
      </w:r>
    </w:p>
    <w:p w14:paraId="388492FE" w14:textId="77777777" w:rsidR="00C82B46" w:rsidRPr="007F7FEB" w:rsidRDefault="00C82B46" w:rsidP="00A00A7A">
      <w:r w:rsidRPr="007F7FEB">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Pr="007F7FEB" w:rsidRDefault="00C82B46" w:rsidP="00A00A7A">
      <w:pPr>
        <w:pStyle w:val="Titre3"/>
      </w:pPr>
      <w:bookmarkStart w:id="9" w:name="_Toc524881889"/>
      <w:bookmarkStart w:id="10" w:name="_Toc532581636"/>
      <w:r w:rsidRPr="007F7FEB">
        <w:t>Techniques de protections des données.</w:t>
      </w:r>
      <w:bookmarkEnd w:id="9"/>
      <w:bookmarkEnd w:id="10"/>
    </w:p>
    <w:p w14:paraId="1A37F72A" w14:textId="77777777" w:rsidR="00874703" w:rsidRDefault="00C82B46" w:rsidP="00A00A7A">
      <w:r w:rsidRPr="007F7FEB">
        <w:t xml:space="preserve">La sécurité des données est déjà en place avec des backups journaliers, </w:t>
      </w:r>
      <w:proofErr w:type="spellStart"/>
      <w:r w:rsidRPr="007F7FEB">
        <w:t>clustering</w:t>
      </w:r>
      <w:proofErr w:type="spellEnd"/>
      <w:r w:rsidRPr="007F7FEB">
        <w:t xml:space="preserve">, firewall, portes sécurisées, </w:t>
      </w:r>
      <w:r w:rsidR="00874703">
        <w:t>utilisateurs</w:t>
      </w:r>
      <w:r w:rsidRPr="007F7FEB">
        <w:t xml:space="preserve"> avec mot</w:t>
      </w:r>
      <w:r w:rsidR="00874703">
        <w:t>s</w:t>
      </w:r>
      <w:r w:rsidRPr="007F7FEB">
        <w:t xml:space="preserve"> de passe, entre autres.</w:t>
      </w:r>
    </w:p>
    <w:p w14:paraId="05A77174" w14:textId="443D1C79" w:rsidR="00874703" w:rsidRDefault="00874703" w:rsidP="00874703">
      <w:pPr>
        <w:pStyle w:val="Titre3"/>
        <w:jc w:val="left"/>
      </w:pPr>
      <w:bookmarkStart w:id="11" w:name="_Toc532581637"/>
      <w:r>
        <w:t>Technologies utilisées</w:t>
      </w:r>
      <w:bookmarkEnd w:id="11"/>
    </w:p>
    <w:p w14:paraId="4D6B723D" w14:textId="09610B1F" w:rsidR="007F7FEB" w:rsidRPr="007F7FEB" w:rsidRDefault="00C82B46" w:rsidP="00874703">
      <w:r w:rsidRPr="007F7FEB">
        <w:t xml:space="preserve">On utilise aussi les </w:t>
      </w:r>
      <w:r w:rsidRPr="00177C16">
        <w:rPr>
          <w:b/>
        </w:rPr>
        <w:t>Raids 1 et 1+0</w:t>
      </w:r>
      <w:r w:rsidRPr="007F7FEB">
        <w:t>, cette technique assure la protection des données de la baie de disques (</w:t>
      </w:r>
      <w:r w:rsidRPr="00177C16">
        <w:rPr>
          <w:b/>
        </w:rPr>
        <w:t>SAN</w:t>
      </w:r>
      <w:r w:rsidRPr="007F7FEB">
        <w:t>) avec une redondance permanente.</w:t>
      </w:r>
    </w:p>
    <w:p w14:paraId="39A93E3E" w14:textId="1C99AD91" w:rsidR="007F7FEB" w:rsidRPr="007F7FEB" w:rsidRDefault="007F7FEB" w:rsidP="00A00A7A">
      <w:r w:rsidRPr="007F7FEB">
        <w:t xml:space="preserve">Une </w:t>
      </w:r>
      <w:r w:rsidRPr="00177C16">
        <w:rPr>
          <w:b/>
        </w:rPr>
        <w:t>réplication des données</w:t>
      </w:r>
      <w:r w:rsidRPr="007F7FEB">
        <w:t xml:space="preserve"> hors site est en place sur un deuxième </w:t>
      </w:r>
      <w:r w:rsidR="00177C16">
        <w:t>SAN</w:t>
      </w:r>
      <w:r w:rsidRPr="007F7FEB">
        <w:t xml:space="preserve"> sur un des casinos distants.</w:t>
      </w:r>
    </w:p>
    <w:p w14:paraId="521433C9" w14:textId="53D617A4" w:rsidR="00177C16" w:rsidRDefault="007F7FEB" w:rsidP="00A00A7A">
      <w:r w:rsidRPr="007F7FEB">
        <w:t xml:space="preserve">L’armoire serveurs est protégé contre les coupure électrique par moyen d’un </w:t>
      </w:r>
      <w:r w:rsidRPr="00177C16">
        <w:rPr>
          <w:b/>
        </w:rPr>
        <w:t>UPS</w:t>
      </w:r>
      <w:r w:rsidRPr="007F7FEB">
        <w:t xml:space="preserve"> de type On-line.</w:t>
      </w:r>
    </w:p>
    <w:p w14:paraId="5755C831" w14:textId="276EA154" w:rsidR="00177C16" w:rsidRDefault="00177C16" w:rsidP="00A00A7A">
      <w:r>
        <w:t>Une documentation est en place afin de garantir la reprise d’activité.</w:t>
      </w:r>
    </w:p>
    <w:p w14:paraId="5A2FDD05" w14:textId="2FE52A2D" w:rsidR="009B0D8E" w:rsidRDefault="009B0D8E" w:rsidP="009B0D8E">
      <w:pPr>
        <w:pStyle w:val="Titre3"/>
      </w:pPr>
      <w:bookmarkStart w:id="12" w:name="_Toc532581638"/>
      <w:r>
        <w:t>PRA et PCA</w:t>
      </w:r>
      <w:bookmarkEnd w:id="12"/>
    </w:p>
    <w:p w14:paraId="2AD3D6CF" w14:textId="4AD26CCA" w:rsidR="009B0D8E" w:rsidRDefault="009B0D8E" w:rsidP="009B0D8E">
      <w:r>
        <w:t>Afin d’apporter une totale redondance des services et des données nous utilisons un système P</w:t>
      </w:r>
      <w:r>
        <w:t xml:space="preserve">RA-PCA. Le PCA, visant à assurer la continuité, </w:t>
      </w:r>
      <w:r>
        <w:t>est composé d’un Cluster HP physique qui héberge un cluster de serveurs SQL virtuels.</w:t>
      </w:r>
    </w:p>
    <w:p w14:paraId="05A454EF" w14:textId="36A2D6F2" w:rsidR="009B0D8E" w:rsidRPr="00874703" w:rsidRDefault="009B0D8E" w:rsidP="009B0D8E">
      <w:r>
        <w:t>Le PRA est composé d’une documentation complète afin d’assurer la reprise d’activité de l’entreprise.</w:t>
      </w:r>
    </w:p>
    <w:p w14:paraId="07F04373" w14:textId="71A98E9E" w:rsidR="009B0D8E" w:rsidRDefault="009B0D8E" w:rsidP="00A00A7A"/>
    <w:p w14:paraId="3859EF20" w14:textId="1246C968" w:rsidR="00177C16" w:rsidRDefault="00177C16" w:rsidP="00177C16">
      <w:pPr>
        <w:pStyle w:val="Titre3"/>
      </w:pPr>
      <w:bookmarkStart w:id="13" w:name="_Toc532581639"/>
      <w:r>
        <w:lastRenderedPageBreak/>
        <w:t>Suite Google</w:t>
      </w:r>
      <w:bookmarkEnd w:id="13"/>
    </w:p>
    <w:p w14:paraId="40A95EAB" w14:textId="012C8E07" w:rsidR="00177C16" w:rsidRDefault="00177C16" w:rsidP="00177C16">
      <w:r>
        <w:t>En 2018 le groupe Barrière a passé à utiliser la suite Google d’application et services. Cette suite comprend la messagerie (Gmail), les outils bureautique (</w:t>
      </w:r>
      <w:proofErr w:type="spellStart"/>
      <w:r>
        <w:t>Sheets</w:t>
      </w:r>
      <w:proofErr w:type="spellEnd"/>
      <w:r>
        <w:t xml:space="preserve">, Docs, Slide, </w:t>
      </w:r>
      <w:proofErr w:type="spellStart"/>
      <w:r>
        <w:t>etc</w:t>
      </w:r>
      <w:proofErr w:type="spellEnd"/>
      <w:r>
        <w:t>), espace de stockage Cloud (Drive), entre autres.</w:t>
      </w:r>
    </w:p>
    <w:p w14:paraId="1C37FA59" w14:textId="79C8F365" w:rsidR="00177C16" w:rsidRDefault="00177C16" w:rsidP="00177C16">
      <w:r>
        <w:t>Le projet de migration est long et lent, car les utilisateurs doivent suivre des formations, et les responsables de la DSI doivent suivre les bonnes pratiques, afin de faire la migration d’une manière propre.</w:t>
      </w:r>
    </w:p>
    <w:p w14:paraId="2D2E6F97" w14:textId="3D74BA67" w:rsidR="00177C16" w:rsidRPr="00177C16" w:rsidRDefault="00177C16" w:rsidP="00177C16">
      <w:r>
        <w:t xml:space="preserve">Ce nouveau projet impliquera un changement d’infrastructure informatique, vu que les NAS et SAN ne seront plus utilisés pour le </w:t>
      </w:r>
      <w:r w:rsidR="009B0D8E">
        <w:t>stockage des fichiers partagés.</w:t>
      </w:r>
    </w:p>
    <w:p w14:paraId="33A3779E" w14:textId="24EDCE68" w:rsidR="007F7FEB" w:rsidRPr="00177C16" w:rsidRDefault="00177C16" w:rsidP="00A00A7A">
      <w:pPr>
        <w:rPr>
          <w:rStyle w:val="TitreCar"/>
          <w:rFonts w:eastAsiaTheme="minorHAnsi"/>
          <w:b w:val="0"/>
          <w:color w:val="auto"/>
          <w:spacing w:val="0"/>
          <w:kern w:val="0"/>
          <w:sz w:val="22"/>
          <w:szCs w:val="22"/>
          <w:lang w:eastAsia="en-US"/>
        </w:rPr>
      </w:pPr>
      <w:r>
        <w:rPr>
          <w:rStyle w:val="TitreCar"/>
          <w:color w:val="auto"/>
        </w:rPr>
        <w:t xml:space="preserve"> </w:t>
      </w:r>
    </w:p>
    <w:p w14:paraId="3D84495C" w14:textId="18ACEC70" w:rsidR="00177C16" w:rsidRPr="00177C16" w:rsidRDefault="00177C16" w:rsidP="00177C16">
      <w:pPr>
        <w:rPr>
          <w:rStyle w:val="TitreCar"/>
          <w:color w:val="auto"/>
          <w:sz w:val="22"/>
          <w:szCs w:val="22"/>
        </w:rPr>
        <w:sectPr w:rsidR="00177C16" w:rsidRPr="00177C16" w:rsidSect="00DA2687">
          <w:footnotePr>
            <w:numRestart w:val="eachPage"/>
          </w:footnotePr>
          <w:pgSz w:w="11906" w:h="16838" w:code="9"/>
          <w:pgMar w:top="1418" w:right="1418" w:bottom="1418" w:left="1418" w:header="709" w:footer="709" w:gutter="0"/>
          <w:cols w:space="708"/>
          <w:docGrid w:linePitch="360"/>
        </w:sectPr>
      </w:pPr>
    </w:p>
    <w:p w14:paraId="5B38A9F1" w14:textId="77777777" w:rsidR="00DA2687" w:rsidRPr="007F7FEB" w:rsidRDefault="006C4B44" w:rsidP="00B21AAE">
      <w:pPr>
        <w:jc w:val="center"/>
        <w:rPr>
          <w:rStyle w:val="TitreCar"/>
          <w:color w:val="auto"/>
        </w:rPr>
        <w:sectPr w:rsidR="00DA2687" w:rsidRPr="007F7FEB" w:rsidSect="00DA2687">
          <w:footnotePr>
            <w:numRestart w:val="eachPage"/>
          </w:footnotePr>
          <w:pgSz w:w="11906" w:h="16838" w:code="9"/>
          <w:pgMar w:top="1418" w:right="1418" w:bottom="1418" w:left="1418" w:header="709" w:footer="709" w:gutter="0"/>
          <w:cols w:space="708"/>
          <w:vAlign w:val="center"/>
          <w:docGrid w:linePitch="360"/>
        </w:sectPr>
      </w:pPr>
      <w:r w:rsidRPr="007F7FEB">
        <w:rPr>
          <w:rStyle w:val="TitreCar"/>
          <w:color w:val="auto"/>
        </w:rPr>
        <w:lastRenderedPageBreak/>
        <w:t>La Loterie Romande</w:t>
      </w:r>
      <w:r w:rsidR="00694E22">
        <w:rPr>
          <w:rStyle w:val="TitreCar"/>
          <w:color w:val="auto"/>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1pt;height:218.1pt">
            <v:imagedata r:id="rId12" o:title="10_LoRo15_RVB"/>
          </v:shape>
        </w:pict>
      </w:r>
    </w:p>
    <w:p w14:paraId="3465EB90" w14:textId="383F6AF2" w:rsidR="00425E2E" w:rsidRPr="007F7FEB" w:rsidRDefault="00425E2E" w:rsidP="00A00A7A">
      <w:pPr>
        <w:pStyle w:val="Titre2"/>
      </w:pPr>
      <w:bookmarkStart w:id="14" w:name="_Toc532581640"/>
      <w:r w:rsidRPr="007F7FEB">
        <w:lastRenderedPageBreak/>
        <w:t>La Loterie Romande</w:t>
      </w:r>
      <w:bookmarkEnd w:id="14"/>
    </w:p>
    <w:p w14:paraId="450ACA87" w14:textId="24752983" w:rsidR="00425E2E" w:rsidRPr="007F7FEB" w:rsidRDefault="00425E2E" w:rsidP="00A00A7A">
      <w:pPr>
        <w:pStyle w:val="Titre3"/>
      </w:pPr>
      <w:bookmarkStart w:id="15" w:name="_Toc532581641"/>
      <w:r w:rsidRPr="007F7FEB">
        <w:t>Introduction</w:t>
      </w:r>
      <w:bookmarkEnd w:id="15"/>
    </w:p>
    <w:p w14:paraId="4A08875E" w14:textId="16F5C09E" w:rsidR="006E3384" w:rsidRPr="007F7FEB" w:rsidRDefault="006E3384" w:rsidP="00A00A7A">
      <w:r w:rsidRPr="007F7FEB">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Pr="007F7FEB" w:rsidRDefault="006E3384" w:rsidP="00A00A7A">
      <w:pPr>
        <w:pStyle w:val="Titre3"/>
      </w:pPr>
      <w:bookmarkStart w:id="16" w:name="_Toc532581642"/>
      <w:r w:rsidRPr="007F7FEB">
        <w:t xml:space="preserve">Les données </w:t>
      </w:r>
      <w:r w:rsidR="005C5226" w:rsidRPr="007F7FEB">
        <w:t>au sein</w:t>
      </w:r>
      <w:r w:rsidRPr="007F7FEB">
        <w:t xml:space="preserve"> de la Loterie Romande</w:t>
      </w:r>
      <w:bookmarkEnd w:id="16"/>
    </w:p>
    <w:p w14:paraId="175FBE45" w14:textId="32057940" w:rsidR="006E3384" w:rsidRPr="007F7FEB" w:rsidRDefault="006E3384" w:rsidP="00A00A7A">
      <w:r w:rsidRPr="007F7FEB">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Pr="007F7FEB" w:rsidRDefault="006E3384" w:rsidP="00A00A7A">
      <w:r w:rsidRPr="007F7FEB">
        <w:t>Nos normes standards concernant ces lois au point de vu sécurité sont toutes issues de l’ISO 27001.</w:t>
      </w:r>
    </w:p>
    <w:p w14:paraId="288B6063" w14:textId="3F15753D" w:rsidR="006E3384" w:rsidRPr="007F7FEB" w:rsidRDefault="006E3384" w:rsidP="00A00A7A">
      <w:pPr>
        <w:pStyle w:val="Titre3"/>
      </w:pPr>
      <w:bookmarkStart w:id="17" w:name="_Toc532581643"/>
      <w:r w:rsidRPr="007F7FEB">
        <w:t>Actions et mesures</w:t>
      </w:r>
      <w:bookmarkEnd w:id="17"/>
    </w:p>
    <w:p w14:paraId="05FD7BA7" w14:textId="3941DED4" w:rsidR="006E3384" w:rsidRPr="007F7FEB" w:rsidRDefault="006E3384" w:rsidP="00A00A7A">
      <w:pPr>
        <w:pStyle w:val="Titre4"/>
      </w:pPr>
      <w:bookmarkStart w:id="18" w:name="_Toc532581644"/>
      <w:r w:rsidRPr="007F7FEB">
        <w:t>Protections logiques</w:t>
      </w:r>
      <w:bookmarkEnd w:id="18"/>
    </w:p>
    <w:p w14:paraId="687D664B" w14:textId="388339A8" w:rsidR="006E3384" w:rsidRPr="007F7FEB" w:rsidRDefault="006E3384" w:rsidP="00A00A7A">
      <w:r w:rsidRPr="007F7FEB">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7F7FEB" w:rsidRDefault="006E3384" w:rsidP="00A00A7A">
      <w:r w:rsidRPr="007F7FEB">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Pr="007F7FEB" w:rsidRDefault="006E3384" w:rsidP="00A00A7A">
      <w:r w:rsidRPr="007F7FEB">
        <w:t>Afin de vérifier si notre système de sécurité est fiable, nous procédons à un audit technique. Chaque moi un scan complet de nos systèmes est effectué.</w:t>
      </w:r>
    </w:p>
    <w:p w14:paraId="42F0499E" w14:textId="05BE4520" w:rsidR="006E3384" w:rsidRPr="007F7FEB" w:rsidRDefault="006E3384" w:rsidP="00A00A7A">
      <w:pPr>
        <w:pStyle w:val="Titre4"/>
      </w:pPr>
      <w:bookmarkStart w:id="19" w:name="_Toc532581645"/>
      <w:r w:rsidRPr="007F7FEB">
        <w:t>Protections techniques</w:t>
      </w:r>
      <w:bookmarkEnd w:id="19"/>
    </w:p>
    <w:p w14:paraId="174510E3" w14:textId="40C90E42" w:rsidR="006E3384" w:rsidRPr="007F7FEB" w:rsidRDefault="006E3384" w:rsidP="00A00A7A">
      <w:r w:rsidRPr="007F7FEB">
        <w:t>L’accès à nos sites, nos serveurs, nos Datacenter, nos armoires de câbles se font soit par l’intermédiaire de l’Active Directory soit par un système de badge et de code.</w:t>
      </w:r>
    </w:p>
    <w:p w14:paraId="4FA589D0" w14:textId="6AB67D52" w:rsidR="006E3384" w:rsidRPr="007F7FEB" w:rsidRDefault="006E3384" w:rsidP="00A00A7A">
      <w:r w:rsidRPr="007F7FEB">
        <w:t>Les serveurs de productions sont répliqués de manière synchronisée sur deux Datacenter.</w:t>
      </w:r>
    </w:p>
    <w:p w14:paraId="1CA4D6FE" w14:textId="00F9A646" w:rsidR="006E3384" w:rsidRPr="007F7FEB" w:rsidRDefault="006E3384" w:rsidP="00A00A7A">
      <w:r w:rsidRPr="007F7FEB">
        <w:t>Pour gérer nos logs, nous possédons une grosse base de données dans laquelle tous nos logs sont répertoriés. Ces logs sont contrôlés par une autre entreprise.</w:t>
      </w:r>
    </w:p>
    <w:p w14:paraId="7AD88D5C" w14:textId="01D6680B" w:rsidR="006E3384" w:rsidRPr="007F7FEB" w:rsidRDefault="006E3384" w:rsidP="00A00A7A">
      <w:r w:rsidRPr="007F7FEB">
        <w:t xml:space="preserve">Dans l’entreprise nous chiffrons tous les flux </w:t>
      </w:r>
      <w:proofErr w:type="spellStart"/>
      <w:r w:rsidRPr="007F7FEB">
        <w:t>ssl</w:t>
      </w:r>
      <w:proofErr w:type="spellEnd"/>
      <w:r w:rsidRPr="007F7FEB">
        <w:t xml:space="preserve"> et https ainsi que nos cassettes de sauvegarde.</w:t>
      </w:r>
    </w:p>
    <w:p w14:paraId="172A965D" w14:textId="77777777" w:rsidR="00B4398D" w:rsidRPr="007F7FEB" w:rsidRDefault="006E3384" w:rsidP="00A00A7A">
      <w:r w:rsidRPr="007F7FEB">
        <w:t>Afin de prévenir les virus, nous avons tous un antivirus sur nos postes, un système qui vérifie tous les mails entrants et un contrôle des flux http et https.</w:t>
      </w:r>
    </w:p>
    <w:p w14:paraId="5E912FD2" w14:textId="77777777" w:rsidR="004B0DE4" w:rsidRPr="007F7FEB" w:rsidRDefault="004B0DE4" w:rsidP="00A00A7A">
      <w:pPr>
        <w:pStyle w:val="Titre3"/>
        <w:sectPr w:rsidR="004B0DE4" w:rsidRPr="007F7FEB" w:rsidSect="00DA2687">
          <w:footnotePr>
            <w:numRestart w:val="eachPage"/>
          </w:footnotePr>
          <w:pgSz w:w="11906" w:h="16838" w:code="9"/>
          <w:pgMar w:top="1418" w:right="1418" w:bottom="1418" w:left="1418" w:header="709" w:footer="709" w:gutter="0"/>
          <w:cols w:space="708"/>
          <w:docGrid w:linePitch="360"/>
        </w:sectPr>
      </w:pPr>
    </w:p>
    <w:p w14:paraId="49E0A968" w14:textId="5A1D9C5D" w:rsidR="0012748E" w:rsidRPr="007F7FEB" w:rsidRDefault="005B5B89" w:rsidP="00A00A7A">
      <w:pPr>
        <w:pStyle w:val="Titre3"/>
      </w:pPr>
      <w:bookmarkStart w:id="20" w:name="_Toc532581646"/>
      <w:r w:rsidRPr="007F7FEB">
        <w:lastRenderedPageBreak/>
        <w:t>Stratégies de sauvegardes</w:t>
      </w:r>
      <w:bookmarkEnd w:id="20"/>
    </w:p>
    <w:p w14:paraId="35C093A7" w14:textId="2FC3051E" w:rsidR="005B5B89" w:rsidRPr="007F7FEB" w:rsidRDefault="005B5B89" w:rsidP="00A00A7A">
      <w:pPr>
        <w:pStyle w:val="Titre4"/>
      </w:pPr>
      <w:r w:rsidRPr="007F7FEB">
        <w:t xml:space="preserve"> </w:t>
      </w:r>
      <w:bookmarkStart w:id="21" w:name="_Toc532581647"/>
      <w:r w:rsidR="002A5532" w:rsidRPr="007F7FEB">
        <w:t>Infrastructures</w:t>
      </w:r>
      <w:bookmarkEnd w:id="21"/>
    </w:p>
    <w:p w14:paraId="3C290470" w14:textId="6E81C87C" w:rsidR="00C92CCB" w:rsidRPr="007F7FEB" w:rsidRDefault="002A5532" w:rsidP="00A00A7A">
      <w:r w:rsidRPr="007F7FEB">
        <w:t>Au sein de la Loterie Romande nous utilisons la Logiciel « </w:t>
      </w:r>
      <w:r w:rsidR="00C37BCF" w:rsidRPr="007F7FEB">
        <w:t>Net Backup</w:t>
      </w:r>
      <w:r w:rsidR="001D3F53" w:rsidRPr="007F7FEB">
        <w:t> » pour tout ce qui concerne la récupération des données sur les serveurs.</w:t>
      </w:r>
      <w:r w:rsidR="00F43CDC" w:rsidRPr="007F7FEB">
        <w:t xml:space="preserve"> Chaque service est dupliqué sur deux sites différents en prévision </w:t>
      </w:r>
      <w:r w:rsidR="00136BD8" w:rsidRPr="007F7FEB">
        <w:t>d’un problème.</w:t>
      </w:r>
    </w:p>
    <w:p w14:paraId="77086DE8" w14:textId="52B9A4A8" w:rsidR="001D17C9" w:rsidRPr="007F7FEB" w:rsidRDefault="003B28B7" w:rsidP="00A00A7A">
      <w:r w:rsidRPr="007F7FEB">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766453" cy="416699"/>
                          </a:xfrm>
                          <a:prstGeom prst="rect">
                            <a:avLst/>
                          </a:prstGeom>
                        </wps:spPr>
                        <wps:txbx>
                          <w:txbxContent>
                            <w:p w14:paraId="2067EFA2" w14:textId="381DE776" w:rsidR="00694E22" w:rsidRDefault="00694E22" w:rsidP="00A00A7A">
                              <w:pPr>
                                <w:pStyle w:val="NormalWeb"/>
                              </w:pPr>
                              <w: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left:0;text-align:left;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7665;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694E22" w:rsidRDefault="00694E22" w:rsidP="00A00A7A">
                        <w:pPr>
                          <w:pStyle w:val="NormalWeb"/>
                        </w:pPr>
                        <w:r>
                          <w:t>MASTER 2</w:t>
                        </w:r>
                      </w:p>
                    </w:txbxContent>
                  </v:textbox>
                </v:shape>
                <w10:wrap type="square"/>
              </v:group>
            </w:pict>
          </mc:Fallback>
        </mc:AlternateContent>
      </w:r>
      <w:r w:rsidRPr="007F7FEB">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772137" cy="416685"/>
                          </a:xfrm>
                          <a:prstGeom prst="rect">
                            <a:avLst/>
                          </a:prstGeom>
                        </wps:spPr>
                        <wps:txbx>
                          <w:txbxContent>
                            <w:p w14:paraId="080E1C7F" w14:textId="5E99ED9E" w:rsidR="00694E22" w:rsidRDefault="00694E22" w:rsidP="00A00A7A">
                              <w:pPr>
                                <w:pStyle w:val="NormalWeb"/>
                              </w:pPr>
                              <w: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left:0;text-align:left;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7NpUaw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yfMkRnix5aTxZDL1HWdoHAdw3off4XmU3G658610cG2pVq/gMcxHyEWtzL8B2cKsmQcSog5I8yQB&#10;3VkMOYXR5BdplmMjNscny5MT1yyU5yWyR8JgvFs7VYq+Q9uie7OHDxLpJT8/QDoZUMdrf+swkW9+&#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">
                  <v:imagedata r:id="rId14" o:title=""/>
                  <v:path arrowok="t"/>
                </v:shape>
                <v:shape id="ZoneTexte 44" o:spid="_x0000_s1031" type="#_x0000_t202" style="position:absolute;width:7721;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694E22" w:rsidRDefault="00694E22" w:rsidP="00A00A7A">
                        <w:pPr>
                          <w:pStyle w:val="NormalWeb"/>
                        </w:pPr>
                        <w:r>
                          <w:t>MASTER 1</w:t>
                        </w:r>
                      </w:p>
                    </w:txbxContent>
                  </v:textbox>
                </v:shape>
                <w10:wrap type="square"/>
              </v:group>
            </w:pict>
          </mc:Fallback>
        </mc:AlternateContent>
      </w:r>
      <w:r w:rsidRPr="007F7FEB">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7F7FEB">
        <w:t>Master</w:t>
      </w:r>
      <w:r w:rsidR="004A176F" w:rsidRPr="007F7FEB">
        <w:t>/EMM</w:t>
      </w:r>
    </w:p>
    <w:p w14:paraId="39ACA2AD" w14:textId="3451C56E" w:rsidR="00D66835" w:rsidRPr="007F7FEB" w:rsidRDefault="00F43CDC" w:rsidP="00A00A7A">
      <w:r w:rsidRPr="007F7FEB">
        <w:rPr>
          <w:noProof/>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57943" cy="1156335"/>
                <wp:effectExtent l="0" t="0" r="0" b="5715"/>
                <wp:wrapSquare wrapText="bothSides"/>
                <wp:docPr id="26" name="Groupe 54"/>
                <wp:cNvGraphicFramePr/>
                <a:graphic xmlns:a="http://schemas.openxmlformats.org/drawingml/2006/main">
                  <a:graphicData uri="http://schemas.microsoft.com/office/word/2010/wordprocessingGroup">
                    <wpg:wgp>
                      <wpg:cNvGrpSpPr/>
                      <wpg:grpSpPr>
                        <a:xfrm>
                          <a:off x="0" y="0"/>
                          <a:ext cx="957943" cy="1156335"/>
                          <a:chOff x="78376" y="17418"/>
                          <a:chExt cx="957943"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796925" cy="417955"/>
                          </a:xfrm>
                          <a:prstGeom prst="rect">
                            <a:avLst/>
                          </a:prstGeom>
                        </wps:spPr>
                        <wps:txbx>
                          <w:txbxContent>
                            <w:p w14:paraId="544C7450" w14:textId="166E2643" w:rsidR="00694E22" w:rsidRDefault="00694E22" w:rsidP="00A00A7A">
                              <w:pPr>
                                <w:pStyle w:val="NormalWeb"/>
                              </w:pPr>
                              <w: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left:0;text-align:left;margin-left:237.7pt;margin-top:83.45pt;width:75.45pt;height:91.05pt;z-index:251668480" coordorigin="783,174"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">
                  <v:imagedata r:id="rId14" o:title=""/>
                  <v:path arrowok="t"/>
                </v:shape>
                <v:shape id="ZoneTexte 20" o:spid="_x0000_s1034" type="#_x0000_t202" style="position:absolute;left:783;top:174;width:7970;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694E22" w:rsidRDefault="00694E22" w:rsidP="00A00A7A">
                        <w:pPr>
                          <w:pStyle w:val="NormalWeb"/>
                        </w:pPr>
                        <w:r>
                          <w:t>MEDIA 1</w:t>
                        </w:r>
                      </w:p>
                    </w:txbxContent>
                  </v:textbox>
                </v:shape>
                <w10:wrap type="square"/>
              </v:group>
            </w:pict>
          </mc:Fallback>
        </mc:AlternateContent>
      </w:r>
      <w:r w:rsidRPr="007F7FEB">
        <w:rPr>
          <w:noProof/>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56206" cy="1144905"/>
                <wp:effectExtent l="0" t="0" r="0" b="0"/>
                <wp:wrapSquare wrapText="bothSides"/>
                <wp:docPr id="29" name="Groupe 55"/>
                <wp:cNvGraphicFramePr/>
                <a:graphic xmlns:a="http://schemas.openxmlformats.org/drawingml/2006/main">
                  <a:graphicData uri="http://schemas.microsoft.com/office/word/2010/wordprocessingGroup">
                    <wpg:wgp>
                      <wpg:cNvGrpSpPr/>
                      <wpg:grpSpPr>
                        <a:xfrm>
                          <a:off x="0" y="0"/>
                          <a:ext cx="956206" cy="1144905"/>
                          <a:chOff x="2004713" y="14847"/>
                          <a:chExt cx="956206"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796925" cy="417969"/>
                          </a:xfrm>
                          <a:prstGeom prst="rect">
                            <a:avLst/>
                          </a:prstGeom>
                        </wps:spPr>
                        <wps:txbx>
                          <w:txbxContent>
                            <w:p w14:paraId="4F6AEFB0" w14:textId="17975FEF" w:rsidR="00694E22" w:rsidRDefault="00694E22" w:rsidP="00A00A7A">
                              <w:pPr>
                                <w:pStyle w:val="NormalWeb"/>
                              </w:pPr>
                              <w: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left:0;text-align:left;margin-left:389.25pt;margin-top:83.45pt;width:75.3pt;height:90.15pt;z-index:251669504" coordorigin="20047,148"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">
                  <v:imagedata r:id="rId14" o:title=""/>
                  <v:path arrowok="t"/>
                </v:shape>
                <v:shape id="ZoneTexte 21" o:spid="_x0000_s1037" type="#_x0000_t202" style="position:absolute;left:20047;top:148;width:7969;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694E22" w:rsidRDefault="00694E22" w:rsidP="00A00A7A">
                        <w:pPr>
                          <w:pStyle w:val="NormalWeb"/>
                        </w:pPr>
                        <w:r>
                          <w:t>MEDIA 2</w:t>
                        </w:r>
                      </w:p>
                    </w:txbxContent>
                  </v:textbox>
                </v:shape>
                <w10:wrap type="square"/>
              </v:group>
            </w:pict>
          </mc:Fallback>
        </mc:AlternateContent>
      </w:r>
      <w:r w:rsidRPr="007F7FEB">
        <w:rPr>
          <w:noProof/>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7F7FEB">
        <w:rPr>
          <w:noProof/>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694E22" w:rsidRDefault="00694E22" w:rsidP="00A00A7A">
                            <w:pPr>
                              <w:pStyle w:val="NormalWeb"/>
                            </w:pPr>
                            <w: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left:0;text-align:left;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694E22" w:rsidRDefault="00694E22" w:rsidP="00A00A7A">
                      <w:pPr>
                        <w:pStyle w:val="NormalWeb"/>
                      </w:pPr>
                      <w:r>
                        <w:t>SAN</w:t>
                      </w:r>
                    </w:p>
                  </w:txbxContent>
                </v:textbox>
                <w10:wrap type="square"/>
              </v:shape>
            </w:pict>
          </mc:Fallback>
        </mc:AlternateContent>
      </w:r>
      <w:r w:rsidR="001D3F53" w:rsidRPr="007F7FEB">
        <w:t>Nous avons deux serveurs « </w:t>
      </w:r>
      <w:r w:rsidR="00C37BCF" w:rsidRPr="007F7FEB">
        <w:t>Net backup</w:t>
      </w:r>
      <w:r w:rsidR="001D3F53" w:rsidRPr="007F7FEB">
        <w:t xml:space="preserve"> Master »</w:t>
      </w:r>
      <w:r w:rsidR="006B460B" w:rsidRPr="007F7FEB">
        <w:t xml:space="preserve"> q</w:t>
      </w:r>
      <w:r w:rsidR="001D3F53" w:rsidRPr="007F7FEB">
        <w:t xml:space="preserve">ui vont principalement </w:t>
      </w:r>
      <w:r w:rsidR="006B460B" w:rsidRPr="007F7FEB">
        <w:t>servir d’ordonnanceur.</w:t>
      </w:r>
      <w:r w:rsidR="00D66835" w:rsidRPr="007F7FEB">
        <w:t xml:space="preserve"> Ces deux serveurs sont tous deux reliés par un SAN</w:t>
      </w:r>
      <w:r w:rsidR="000E4E78" w:rsidRPr="007F7FEB">
        <w:t xml:space="preserve"> qui va non-stop les répliqués au cas où il y aurait un problème</w:t>
      </w:r>
      <w:r w:rsidR="00131E0C" w:rsidRPr="007F7FEB">
        <w:t>.</w:t>
      </w:r>
    </w:p>
    <w:p w14:paraId="1D5CC7E1" w14:textId="7B1F6512" w:rsidR="001D17C9" w:rsidRPr="007F7FEB" w:rsidRDefault="001D17C9" w:rsidP="00A00A7A">
      <w:pPr>
        <w:rPr>
          <w:noProof/>
          <w:shd w:val="clear" w:color="auto" w:fill="auto"/>
        </w:rPr>
      </w:pPr>
      <w:r w:rsidRPr="007F7FEB">
        <w:rPr>
          <w:noProof/>
          <w:shd w:val="clear" w:color="auto" w:fill="auto"/>
        </w:rPr>
        <w:t>Media</w:t>
      </w:r>
    </w:p>
    <w:p w14:paraId="3E1317DC" w14:textId="7B9DB6C3" w:rsidR="001D73E6" w:rsidRPr="007F7FEB" w:rsidRDefault="001D73E6" w:rsidP="00A00A7A">
      <w:r w:rsidRPr="007F7FEB">
        <w:t xml:space="preserve">Nous avons </w:t>
      </w:r>
      <w:r w:rsidR="00545088" w:rsidRPr="007F7FEB">
        <w:t>deux serveurs</w:t>
      </w:r>
      <w:r w:rsidRPr="007F7FEB">
        <w:t xml:space="preserve"> « Media » qui serviront d’intermédiaire entre </w:t>
      </w:r>
      <w:r w:rsidR="00545088" w:rsidRPr="007F7FEB">
        <w:t>les masters</w:t>
      </w:r>
      <w:r w:rsidRPr="007F7FEB">
        <w:t xml:space="preserve"> et les datas </w:t>
      </w:r>
      <w:proofErr w:type="spellStart"/>
      <w:r w:rsidRPr="007F7FEB">
        <w:t>domains</w:t>
      </w:r>
      <w:proofErr w:type="spellEnd"/>
      <w:r w:rsidR="00136BD8" w:rsidRPr="007F7FEB">
        <w:t>.</w:t>
      </w:r>
    </w:p>
    <w:p w14:paraId="281A5D60" w14:textId="77777777" w:rsidR="00931CFC" w:rsidRPr="007F7FEB" w:rsidRDefault="00931CFC" w:rsidP="00A00A7A"/>
    <w:p w14:paraId="29CCAA0B" w14:textId="77E95E6D" w:rsidR="00BA4492" w:rsidRPr="007F7FEB" w:rsidRDefault="00C32031" w:rsidP="00A00A7A">
      <w:r w:rsidRPr="007F7FEB">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52977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529770" cy="1183005"/>
                          <a:chOff x="3041019" y="-76512"/>
                          <a:chExt cx="1523051"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176545" cy="413268"/>
                          </a:xfrm>
                          <a:prstGeom prst="rect">
                            <a:avLst/>
                          </a:prstGeom>
                        </wps:spPr>
                        <wps:txbx>
                          <w:txbxContent>
                            <w:p w14:paraId="0B1CC2DE" w14:textId="1D33E5DE" w:rsidR="00694E22" w:rsidRDefault="00694E22" w:rsidP="00A00A7A">
                              <w:pPr>
                                <w:pStyle w:val="NormalWeb"/>
                              </w:pPr>
                              <w: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left:0;text-align:left;margin-left:368.55pt;margin-top:21.6pt;width:120.45pt;height:93.15pt;z-index:251673600;mso-width-relative:margin;mso-height-relative:margin" coordorigin="30410,-765" coordsize="15230,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&#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1765;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694E22" w:rsidRDefault="00694E22" w:rsidP="00A00A7A">
                        <w:pPr>
                          <w:pStyle w:val="NormalWeb"/>
                        </w:pPr>
                        <w:r>
                          <w:t>Data Domaine 2</w:t>
                        </w:r>
                      </w:p>
                    </w:txbxContent>
                  </v:textbox>
                </v:shape>
                <w10:wrap type="square"/>
              </v:group>
            </w:pict>
          </mc:Fallback>
        </mc:AlternateContent>
      </w:r>
      <w:r w:rsidR="00BA4492" w:rsidRPr="007F7FEB">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30350" cy="1189217"/>
                <wp:effectExtent l="0" t="0" r="0" b="0"/>
                <wp:wrapSquare wrapText="bothSides"/>
                <wp:docPr id="33" name="Groupe 56"/>
                <wp:cNvGraphicFramePr/>
                <a:graphic xmlns:a="http://schemas.openxmlformats.org/drawingml/2006/main">
                  <a:graphicData uri="http://schemas.microsoft.com/office/word/2010/wordprocessingGroup">
                    <wpg:wgp>
                      <wpg:cNvGrpSpPr/>
                      <wpg:grpSpPr>
                        <a:xfrm>
                          <a:off x="0" y="0"/>
                          <a:ext cx="1530350" cy="1189217"/>
                          <a:chOff x="0" y="-59934"/>
                          <a:chExt cx="1523051"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109110" cy="415112"/>
                          </a:xfrm>
                          <a:prstGeom prst="rect">
                            <a:avLst/>
                          </a:prstGeom>
                        </wps:spPr>
                        <wps:txbx>
                          <w:txbxContent>
                            <w:p w14:paraId="1227041E" w14:textId="659E0609" w:rsidR="00694E22" w:rsidRDefault="00694E22" w:rsidP="00A00A7A">
                              <w:pPr>
                                <w:pStyle w:val="NormalWeb"/>
                              </w:pPr>
                              <w: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left:0;text-align:left;margin-left:231.45pt;margin-top:21.4pt;width:120.5pt;height:93.65pt;z-index:251672576;mso-width-relative:margin;mso-height-relative:margin" coordorigin=",-599" coordsize="15230,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wmLDwQAABIJAAAOAAAAZHJzL2Uyb0RvYy54bWykVm2PozYQ/l6p/8Hi&#10;OwETSALa7CkXktVKt+2qd/3SL5UDBqwDjGzn7ar+984YSLK3q3Z1XWmJ3xjPPPM8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109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694E22" w:rsidRDefault="00694E22" w:rsidP="00A00A7A">
                        <w:pPr>
                          <w:pStyle w:val="NormalWeb"/>
                        </w:pPr>
                        <w:r>
                          <w:t>Data Domain 1</w:t>
                        </w:r>
                      </w:p>
                    </w:txbxContent>
                  </v:textbox>
                </v:shape>
                <w10:wrap type="square"/>
              </v:group>
            </w:pict>
          </mc:Fallback>
        </mc:AlternateContent>
      </w:r>
    </w:p>
    <w:p w14:paraId="5203F4BE" w14:textId="27E0D8C9" w:rsidR="001D17C9" w:rsidRPr="007F7FEB" w:rsidRDefault="001D17C9" w:rsidP="00A00A7A">
      <w:r w:rsidRPr="007F7FEB">
        <w:t>Stockage online</w:t>
      </w:r>
    </w:p>
    <w:p w14:paraId="58912840" w14:textId="709073E2" w:rsidR="00545088" w:rsidRPr="007F7FEB" w:rsidRDefault="00545088" w:rsidP="00A00A7A">
      <w:pPr>
        <w:rPr>
          <w:noProof/>
          <w:shd w:val="clear" w:color="auto" w:fill="auto"/>
        </w:rPr>
      </w:pPr>
      <w:r w:rsidRPr="007F7FEB">
        <w:t>Nous avons deux serveurs Data Domaine qui sont dupliqués qui reçoivent des ordres de l’</w:t>
      </w:r>
      <w:r w:rsidR="00C37BCF" w:rsidRPr="007F7FEB">
        <w:t>ordonnanceur</w:t>
      </w:r>
      <w:r w:rsidRPr="007F7FEB">
        <w:t xml:space="preserve"> par l’intermédiaire des « Media ».</w:t>
      </w:r>
      <w:r w:rsidR="0070473D" w:rsidRPr="007F7FEB">
        <w:rPr>
          <w:noProof/>
          <w:shd w:val="clear" w:color="auto" w:fill="auto"/>
        </w:rPr>
        <w:t xml:space="preserve"> </w:t>
      </w:r>
    </w:p>
    <w:p w14:paraId="4E70A89C" w14:textId="53013E8A" w:rsidR="00855571" w:rsidRPr="007F7FEB" w:rsidRDefault="00855571" w:rsidP="00A00A7A"/>
    <w:p w14:paraId="71C9141D" w14:textId="7192252C" w:rsidR="00855571" w:rsidRPr="007F7FEB" w:rsidRDefault="00855571" w:rsidP="00A00A7A">
      <w:r w:rsidRPr="007F7FEB">
        <w:t>Stockage externalisé</w:t>
      </w:r>
    </w:p>
    <w:p w14:paraId="7CEF738D" w14:textId="769F73CF" w:rsidR="00BD54BE" w:rsidRPr="007F7FEB" w:rsidRDefault="00FF49A1" w:rsidP="00A00A7A">
      <w:r w:rsidRPr="007F7FEB">
        <w:t xml:space="preserve">Nous faisons des sauvegardes sur des cassettes que nous </w:t>
      </w:r>
      <w:r w:rsidR="00ED54AC" w:rsidRPr="007F7FEB">
        <w:t>conserverons</w:t>
      </w:r>
      <w:r w:rsidRPr="007F7FEB">
        <w:t xml:space="preserve"> 10 ans chaque sauvegarde et répliquée, une est envoyée à </w:t>
      </w:r>
      <w:proofErr w:type="spellStart"/>
      <w:r w:rsidRPr="007F7FEB">
        <w:t>Securitas</w:t>
      </w:r>
      <w:proofErr w:type="spellEnd"/>
      <w:r w:rsidRPr="007F7FEB">
        <w:t xml:space="preserve"> et nous concevront la deuxième.</w:t>
      </w:r>
    </w:p>
    <w:p w14:paraId="32C5F7F9" w14:textId="2FCF6547" w:rsidR="000E55E1" w:rsidRPr="007F7FEB" w:rsidRDefault="000E55E1" w:rsidP="00A00A7A">
      <w:pPr>
        <w:pStyle w:val="Titre4"/>
      </w:pPr>
      <w:bookmarkStart w:id="22" w:name="_Toc532581648"/>
      <w:r w:rsidRPr="007F7FEB">
        <w:t>Stratégie de conservation des sauvegardes</w:t>
      </w:r>
      <w:bookmarkEnd w:id="22"/>
    </w:p>
    <w:p w14:paraId="426D23D8" w14:textId="48BB255D" w:rsidR="000D2104" w:rsidRPr="007F7FEB" w:rsidRDefault="000D2104" w:rsidP="00A00A7A">
      <w:r w:rsidRPr="007F7FEB">
        <w:t>Le diagramme ci-dessous reflète la stratégie :</w:t>
      </w:r>
    </w:p>
    <w:p w14:paraId="73F71F63" w14:textId="05AF9D6E" w:rsidR="000E55E1" w:rsidRPr="007F7FEB" w:rsidRDefault="000E55E1" w:rsidP="00B21AAE">
      <w:pPr>
        <w:jc w:val="center"/>
      </w:pPr>
      <w:r w:rsidRPr="007F7FEB">
        <w:object w:dxaOrig="11551" w:dyaOrig="7711" w14:anchorId="3FAC2459">
          <v:shape id="_x0000_i1026" type="#_x0000_t75" style="width:360.95pt;height:243.65pt" o:ole="">
            <v:imagedata r:id="rId17" o:title=""/>
          </v:shape>
          <o:OLEObject Type="Embed" ProgID="Visio.Drawing.15" ShapeID="_x0000_i1026" DrawAspect="Content" ObjectID="_1606323558" r:id="rId18"/>
        </w:object>
      </w:r>
    </w:p>
    <w:p w14:paraId="3D373CA2" w14:textId="0B1DEB1F" w:rsidR="00647D27" w:rsidRPr="007F7FEB" w:rsidRDefault="00647D27" w:rsidP="00A00A7A">
      <w:r w:rsidRPr="007F7FEB">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Pr="007F7FEB" w:rsidRDefault="00545088" w:rsidP="00A00A7A"/>
    <w:p w14:paraId="12F0C7A8" w14:textId="77777777" w:rsidR="004B0DE4" w:rsidRPr="007F7FEB" w:rsidRDefault="004B0DE4" w:rsidP="00A00A7A">
      <w:pPr>
        <w:pStyle w:val="Titre"/>
        <w:sectPr w:rsidR="004B0DE4" w:rsidRPr="007F7FEB"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Pr="007F7FEB" w:rsidRDefault="00603E12" w:rsidP="00A00A7A">
      <w:pPr>
        <w:pStyle w:val="Titre"/>
      </w:pPr>
      <w:r w:rsidRPr="007F7FEB">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7FEB">
        <w:t>VTX</w:t>
      </w:r>
    </w:p>
    <w:p w14:paraId="67A2C17D" w14:textId="77777777" w:rsidR="00F23A19" w:rsidRPr="007F7FEB" w:rsidRDefault="00F23A19" w:rsidP="00A00A7A">
      <w:pPr>
        <w:pStyle w:val="Titre2"/>
        <w:sectPr w:rsidR="00F23A19" w:rsidRPr="007F7FEB"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75F82D8" w:rsidR="000C0F9C" w:rsidRPr="007F7FEB" w:rsidRDefault="000C0F9C" w:rsidP="00A00A7A">
      <w:pPr>
        <w:pStyle w:val="Titre2"/>
      </w:pPr>
      <w:bookmarkStart w:id="23" w:name="_Toc532581649"/>
      <w:r w:rsidRPr="007F7FEB">
        <w:lastRenderedPageBreak/>
        <w:t>VTX</w:t>
      </w:r>
      <w:bookmarkEnd w:id="23"/>
    </w:p>
    <w:p w14:paraId="10F34C89" w14:textId="0E9C71D5" w:rsidR="000C0F9C" w:rsidRPr="007F7FEB" w:rsidRDefault="000C0F9C" w:rsidP="00A00A7A">
      <w:pPr>
        <w:pStyle w:val="Titre3"/>
      </w:pPr>
      <w:bookmarkStart w:id="24" w:name="_Toc532581650"/>
      <w:r w:rsidRPr="007F7FEB">
        <w:t>Introduction</w:t>
      </w:r>
      <w:bookmarkEnd w:id="24"/>
    </w:p>
    <w:p w14:paraId="60CBE674" w14:textId="6AE4E73E" w:rsidR="000C0F9C" w:rsidRPr="007F7FEB" w:rsidRDefault="000C0F9C" w:rsidP="00A00A7A">
      <w:r w:rsidRPr="007F7FEB">
        <w:t xml:space="preserve">VTX est une entreprise qui occupe la télécommunication. La société a été </w:t>
      </w:r>
      <w:r w:rsidR="00DE1404" w:rsidRPr="007F7FEB">
        <w:t>fondée</w:t>
      </w:r>
      <w:r w:rsidRPr="007F7FEB">
        <w:t xml:space="preserve"> en 198</w:t>
      </w:r>
      <w:r w:rsidR="005428AB" w:rsidRPr="007F7FEB">
        <w:t xml:space="preserve">9 et son nom signifie </w:t>
      </w:r>
      <w:proofErr w:type="spellStart"/>
      <w:r w:rsidR="005428AB" w:rsidRPr="007F7FEB">
        <w:t>Videotex</w:t>
      </w:r>
      <w:proofErr w:type="spellEnd"/>
      <w:r w:rsidR="005428AB" w:rsidRPr="007F7FEB">
        <w:t xml:space="preserve">. </w:t>
      </w:r>
      <w:r w:rsidRPr="007F7FEB">
        <w:t xml:space="preserve">Le siège est à Pully et nous avons d’autre succursale </w:t>
      </w:r>
      <w:r w:rsidR="00DE1404" w:rsidRPr="007F7FEB">
        <w:t>à</w:t>
      </w:r>
      <w:r w:rsidRPr="007F7FEB">
        <w:t xml:space="preserve"> Genève, Sion et Bâle.</w:t>
      </w:r>
    </w:p>
    <w:p w14:paraId="0954E34F" w14:textId="77777777" w:rsidR="000C0F9C" w:rsidRPr="007F7FEB" w:rsidRDefault="000C0F9C" w:rsidP="00A00A7A">
      <w:r w:rsidRPr="007F7FEB">
        <w:t>Nous fournissons :</w:t>
      </w:r>
    </w:p>
    <w:p w14:paraId="18A10825" w14:textId="77777777" w:rsidR="000C0F9C" w:rsidRPr="007F7FEB" w:rsidRDefault="000C0F9C" w:rsidP="00A00A7A">
      <w:pPr>
        <w:pStyle w:val="Paragraphedeliste"/>
        <w:numPr>
          <w:ilvl w:val="0"/>
          <w:numId w:val="8"/>
        </w:numPr>
      </w:pPr>
      <w:r w:rsidRPr="007F7FEB">
        <w:t>Internet</w:t>
      </w:r>
    </w:p>
    <w:p w14:paraId="74C240FD" w14:textId="491E709D" w:rsidR="000C0F9C" w:rsidRPr="007F7FEB" w:rsidRDefault="000C0F9C" w:rsidP="00A00A7A">
      <w:pPr>
        <w:pStyle w:val="Paragraphedeliste"/>
        <w:numPr>
          <w:ilvl w:val="0"/>
          <w:numId w:val="8"/>
        </w:numPr>
      </w:pPr>
      <w:r w:rsidRPr="007F7FEB">
        <w:t>Téléphonie</w:t>
      </w:r>
    </w:p>
    <w:p w14:paraId="5B442A09" w14:textId="45CC480F" w:rsidR="000C0F9C" w:rsidRPr="007F7FEB" w:rsidRDefault="000C0F9C" w:rsidP="00A00A7A">
      <w:pPr>
        <w:pStyle w:val="Paragraphedeliste"/>
        <w:numPr>
          <w:ilvl w:val="0"/>
          <w:numId w:val="8"/>
        </w:numPr>
      </w:pPr>
      <w:r w:rsidRPr="007F7FEB">
        <w:t>Nom de domaine</w:t>
      </w:r>
    </w:p>
    <w:p w14:paraId="610D8C7C" w14:textId="174ED192" w:rsidR="000C0F9C" w:rsidRPr="007F7FEB" w:rsidRDefault="000C0F9C" w:rsidP="00A00A7A">
      <w:pPr>
        <w:pStyle w:val="Paragraphedeliste"/>
        <w:numPr>
          <w:ilvl w:val="0"/>
          <w:numId w:val="8"/>
        </w:numPr>
      </w:pPr>
      <w:r w:rsidRPr="007F7FEB">
        <w:t>Hébergement</w:t>
      </w:r>
    </w:p>
    <w:p w14:paraId="5FD35C7E" w14:textId="5F7820CF" w:rsidR="000C0F9C" w:rsidRPr="007F7FEB" w:rsidRDefault="000C0F9C" w:rsidP="00A00A7A">
      <w:pPr>
        <w:pStyle w:val="Paragraphedeliste"/>
        <w:numPr>
          <w:ilvl w:val="0"/>
          <w:numId w:val="8"/>
        </w:numPr>
      </w:pPr>
      <w:r w:rsidRPr="007F7FEB">
        <w:t>Mail</w:t>
      </w:r>
    </w:p>
    <w:p w14:paraId="4A9039BF" w14:textId="7DD64E4F" w:rsidR="000C0F9C" w:rsidRPr="007F7FEB" w:rsidRDefault="000C0F9C" w:rsidP="00A00A7A">
      <w:pPr>
        <w:pStyle w:val="Paragraphedeliste"/>
        <w:numPr>
          <w:ilvl w:val="0"/>
          <w:numId w:val="8"/>
        </w:numPr>
      </w:pPr>
      <w:r w:rsidRPr="007F7FEB">
        <w:t>Sécurité de réseau informatique</w:t>
      </w:r>
    </w:p>
    <w:p w14:paraId="1A04246A" w14:textId="4ED3FC44" w:rsidR="000C0F9C" w:rsidRPr="007F7FEB" w:rsidRDefault="000C0F9C" w:rsidP="00A00A7A">
      <w:pPr>
        <w:pStyle w:val="Paragraphedeliste"/>
        <w:numPr>
          <w:ilvl w:val="0"/>
          <w:numId w:val="8"/>
        </w:numPr>
      </w:pPr>
      <w:r w:rsidRPr="007F7FEB">
        <w:t>Télévision</w:t>
      </w:r>
    </w:p>
    <w:p w14:paraId="2BF5A9AF" w14:textId="77777777" w:rsidR="000C0F9C" w:rsidRPr="007F7FEB" w:rsidRDefault="000C0F9C" w:rsidP="00A00A7A">
      <w:pPr>
        <w:pStyle w:val="Paragraphedeliste"/>
        <w:numPr>
          <w:ilvl w:val="0"/>
          <w:numId w:val="8"/>
        </w:numPr>
      </w:pPr>
      <w:r w:rsidRPr="007F7FEB">
        <w:t>Cloud</w:t>
      </w:r>
    </w:p>
    <w:p w14:paraId="0A7B7ABD" w14:textId="721B87C7" w:rsidR="00975EB0" w:rsidRPr="007F7FEB" w:rsidRDefault="00975EB0" w:rsidP="00A00A7A">
      <w:pPr>
        <w:pStyle w:val="Titre3"/>
      </w:pPr>
      <w:bookmarkStart w:id="25" w:name="_Toc532581651"/>
      <w:r w:rsidRPr="007F7FEB">
        <w:t>Les techniques utilisées</w:t>
      </w:r>
      <w:bookmarkEnd w:id="25"/>
    </w:p>
    <w:p w14:paraId="3E20682C" w14:textId="5B7F4DCF" w:rsidR="000C0F9C" w:rsidRPr="007F7FEB" w:rsidRDefault="000C0F9C" w:rsidP="00A00A7A">
      <w:r w:rsidRPr="007F7FEB">
        <w:t xml:space="preserve">Pour conserver nos données nous utilisons comme technologie </w:t>
      </w:r>
      <w:proofErr w:type="spellStart"/>
      <w:r w:rsidRPr="007F7FEB">
        <w:t>Bacula</w:t>
      </w:r>
      <w:proofErr w:type="spellEnd"/>
      <w:r w:rsidRPr="007F7FEB">
        <w:t xml:space="preserve"> / </w:t>
      </w:r>
      <w:proofErr w:type="spellStart"/>
      <w:r w:rsidRPr="007F7FEB">
        <w:t>Veam</w:t>
      </w:r>
      <w:proofErr w:type="spellEnd"/>
      <w:r w:rsidRPr="007F7FEB">
        <w:t xml:space="preserve"> et notre hardware est du </w:t>
      </w:r>
      <w:proofErr w:type="spellStart"/>
      <w:r w:rsidRPr="007F7FEB">
        <w:t>NetApp</w:t>
      </w:r>
      <w:proofErr w:type="spellEnd"/>
      <w:r w:rsidRPr="007F7FEB">
        <w:t>.</w:t>
      </w:r>
      <w:r w:rsidRPr="007F7FEB">
        <w:br/>
        <w:t>Le toute est conservé en VHD.</w:t>
      </w:r>
    </w:p>
    <w:p w14:paraId="7C492CB5" w14:textId="47CC2D54" w:rsidR="000C0F9C" w:rsidRPr="007F7FEB" w:rsidRDefault="000C0F9C" w:rsidP="00A00A7A">
      <w:r w:rsidRPr="007F7FEB">
        <w:t xml:space="preserve">Nous enregistrons toutes les 3 semaines en bande magnétique en cas d’attaque grave via un </w:t>
      </w:r>
      <w:proofErr w:type="spellStart"/>
      <w:r w:rsidRPr="007F7FEB">
        <w:t>ransomware</w:t>
      </w:r>
      <w:proofErr w:type="spellEnd"/>
      <w:r w:rsidRPr="007F7FEB">
        <w:t>.</w:t>
      </w:r>
      <w:r w:rsidRPr="007F7FEB">
        <w:br/>
      </w:r>
      <w:r w:rsidRPr="007F7FEB">
        <w:br/>
        <w:t xml:space="preserve">Nos donnée son sécurisé physiquement par </w:t>
      </w:r>
      <w:r w:rsidR="005C5226" w:rsidRPr="007F7FEB">
        <w:t>un lieu inconnu</w:t>
      </w:r>
      <w:r w:rsidRPr="007F7FEB">
        <w:t xml:space="preserve"> et ne sont accessible que par l’équipe qui s’occupe des backups.</w:t>
      </w:r>
    </w:p>
    <w:p w14:paraId="1E451BF5" w14:textId="141DFB85" w:rsidR="000C0F9C" w:rsidRPr="007F7FEB" w:rsidRDefault="000C0F9C" w:rsidP="00A00A7A">
      <w:r w:rsidRPr="007F7FEB">
        <w:t>Les sauvegardes se font toutes les 8 heures et son sauvegarder sur plusieurs de nos Datacenter.</w:t>
      </w:r>
    </w:p>
    <w:p w14:paraId="5C4E57C0" w14:textId="22BB0E06" w:rsidR="000C0F9C" w:rsidRPr="007F7FEB" w:rsidRDefault="000C0F9C" w:rsidP="00A00A7A">
      <w:r w:rsidRPr="007F7FEB">
        <w:t xml:space="preserve">En cas de récupération de nos données, nous envoyons des mails à tous nos clients via un système automatique en 48 heures. Si non avons leurs portables dans la base de </w:t>
      </w:r>
      <w:r w:rsidR="005C5226" w:rsidRPr="007F7FEB">
        <w:t>données</w:t>
      </w:r>
      <w:r w:rsidRPr="007F7FEB">
        <w:t xml:space="preserve"> le programme leurs envoie aussi un SMS.</w:t>
      </w:r>
      <w:r w:rsidRPr="007F7FEB">
        <w:br/>
      </w:r>
      <w:r w:rsidRPr="007F7FEB">
        <w:br/>
        <w:t xml:space="preserve">Ensuite VTX au niveau de la LPD et le RGPD se situe dans les entreprises ou cette protection doit s’appliqué de façons la plus rigoureuse, dû au fait qu’elle détient l’intégralité </w:t>
      </w:r>
      <w:r w:rsidR="005C5226" w:rsidRPr="007F7FEB">
        <w:t>des données</w:t>
      </w:r>
      <w:r w:rsidRPr="007F7FEB">
        <w:t xml:space="preserve"> personnel des clients.</w:t>
      </w:r>
    </w:p>
    <w:p w14:paraId="5EA5D283" w14:textId="7097439A" w:rsidR="00BB6AF6" w:rsidRPr="007F7FEB" w:rsidRDefault="000C0F9C" w:rsidP="00A00A7A">
      <w:r w:rsidRPr="007F7FEB">
        <w:t>Nous avons par exemple des mesures ou le renouvellement de mot de passe n’est même plus visible pour les employés concernés aux bouts de 24 heures.</w:t>
      </w:r>
    </w:p>
    <w:p w14:paraId="23CC66AC" w14:textId="77777777" w:rsidR="00C92CCB" w:rsidRPr="007F7FEB" w:rsidRDefault="00C92CCB" w:rsidP="00A00A7A">
      <w:pPr>
        <w:pStyle w:val="Titre"/>
        <w:sectPr w:rsidR="00C92CCB" w:rsidRPr="007F7FE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Pr="007F7FEB" w:rsidRDefault="00296BCE" w:rsidP="00A00A7A">
      <w:pPr>
        <w:pStyle w:val="Titre"/>
      </w:pPr>
      <w:r w:rsidRPr="007F7FEB">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rsidRPr="007F7FEB">
        <w:t>Université de Lausanne</w:t>
      </w:r>
      <w:r w:rsidR="00BB6AF6" w:rsidRPr="007F7FEB">
        <w:br w:type="page"/>
      </w:r>
    </w:p>
    <w:p w14:paraId="4F7505CA" w14:textId="77777777" w:rsidR="00C92CCB" w:rsidRPr="007F7FEB" w:rsidRDefault="00C92CCB" w:rsidP="00A00A7A">
      <w:pPr>
        <w:pStyle w:val="Titre2"/>
        <w:sectPr w:rsidR="00C92CCB" w:rsidRPr="007F7FEB" w:rsidSect="00C92CCB">
          <w:footnotePr>
            <w:numRestart w:val="eachPage"/>
          </w:footnotePr>
          <w:pgSz w:w="11906" w:h="16838" w:code="9"/>
          <w:pgMar w:top="1418" w:right="1418" w:bottom="1418" w:left="1418" w:header="709" w:footer="709" w:gutter="0"/>
          <w:cols w:space="708"/>
          <w:vAlign w:val="center"/>
          <w:docGrid w:linePitch="360"/>
        </w:sectPr>
      </w:pPr>
    </w:p>
    <w:p w14:paraId="2947CBCE" w14:textId="77777777" w:rsidR="00CA62F9" w:rsidRPr="007F7FEB" w:rsidRDefault="00CA62F9" w:rsidP="00A00A7A">
      <w:pPr>
        <w:pStyle w:val="Titre2"/>
      </w:pPr>
      <w:bookmarkStart w:id="26" w:name="_Toc530150123"/>
      <w:bookmarkStart w:id="27" w:name="_Toc532581652"/>
      <w:r w:rsidRPr="007F7FEB">
        <w:lastRenderedPageBreak/>
        <w:t>Université de Lausanne</w:t>
      </w:r>
      <w:r w:rsidRPr="007F7FEB">
        <w:rPr>
          <w:rStyle w:val="Appelnotedebasdep"/>
          <w:color w:val="auto"/>
        </w:rPr>
        <w:footnoteReference w:id="1"/>
      </w:r>
      <w:bookmarkEnd w:id="26"/>
      <w:bookmarkEnd w:id="27"/>
    </w:p>
    <w:p w14:paraId="42625FD9" w14:textId="77777777" w:rsidR="00CA62F9" w:rsidRPr="007F7FEB" w:rsidRDefault="00CA62F9" w:rsidP="00A00A7A">
      <w:pPr>
        <w:pStyle w:val="Titre3"/>
      </w:pPr>
      <w:bookmarkStart w:id="28" w:name="_Toc530150124"/>
      <w:bookmarkStart w:id="29" w:name="_Toc532581653"/>
      <w:r w:rsidRPr="007F7FEB">
        <w:t>Présentation entreprise</w:t>
      </w:r>
      <w:bookmarkEnd w:id="28"/>
      <w:bookmarkEnd w:id="29"/>
    </w:p>
    <w:p w14:paraId="5303E2A5" w14:textId="77777777" w:rsidR="00CA62F9" w:rsidRPr="007F7FEB" w:rsidRDefault="00CA62F9" w:rsidP="00A00A7A">
      <w:r w:rsidRPr="007F7FEB">
        <w:t>L’Université de Lausanne, bâtiment dédié aux étudiants, professeurs et chercheurs universitaires, est un bâtiment qui regroupe pas moins de 15'000 étudiants et 5'000 employés situés sur les bords du Lac Léman, et il est composé de 7 facultés : médecine-biologie / sciences sociales / lettre / théologie / géosciences / droit / commerciales (HEC). Ce bâtiment a eu ses débuts en 1537 et l’une des plus vieilles sociétés de Suisse. Nous respectons la LPD et la GDPR, car nous avons des employés qui habitent sur le territoire européen (hors suisse).</w:t>
      </w:r>
    </w:p>
    <w:p w14:paraId="571AB379" w14:textId="77777777" w:rsidR="00CA62F9" w:rsidRPr="007F7FEB" w:rsidRDefault="00CA62F9" w:rsidP="00A00A7A"/>
    <w:p w14:paraId="36641980" w14:textId="77777777" w:rsidR="00CA62F9" w:rsidRPr="007F7FEB" w:rsidRDefault="00CA62F9" w:rsidP="00A00A7A">
      <w:pPr>
        <w:pStyle w:val="Titre3"/>
      </w:pPr>
      <w:bookmarkStart w:id="30" w:name="_Toc530150125"/>
      <w:bookmarkStart w:id="31" w:name="_Toc532581654"/>
      <w:r w:rsidRPr="007F7FEB">
        <w:t>Présentation du système</w:t>
      </w:r>
      <w:bookmarkEnd w:id="30"/>
      <w:bookmarkEnd w:id="31"/>
      <w:r w:rsidRPr="007F7FEB">
        <w:t xml:space="preserve"> </w:t>
      </w:r>
    </w:p>
    <w:p w14:paraId="39331699" w14:textId="77777777" w:rsidR="00CA62F9" w:rsidRPr="007F7FEB" w:rsidRDefault="00CA62F9" w:rsidP="00A00A7A">
      <w:r w:rsidRPr="007F7FEB">
        <w:t>Les systèmes sont distribués sur trois centres de calculs répartis sur le campus de l’Université de Lausanne. On peut distinguer trois familles d’équipement :</w:t>
      </w:r>
    </w:p>
    <w:p w14:paraId="77F6AFEA" w14:textId="77777777" w:rsidR="00CA62F9" w:rsidRPr="007F7FEB" w:rsidDel="00BF3728" w:rsidRDefault="00CA62F9" w:rsidP="00A00A7A">
      <w:pPr>
        <w:rPr>
          <w:del w:id="32" w:author="Dylan Métral" w:date="2018-11-16T16:38:00Z"/>
        </w:rPr>
      </w:pPr>
    </w:p>
    <w:p w14:paraId="4DC79706" w14:textId="77777777" w:rsidR="00CA62F9" w:rsidRPr="007F7FEB" w:rsidRDefault="00CA62F9" w:rsidP="00A00A7A">
      <w:r w:rsidRPr="007F7FEB">
        <w:t xml:space="preserve">Serveur virtuel &amp; SAN : Il existe 650 serveurs virtuels hébergé sur 14 hosts </w:t>
      </w:r>
      <w:proofErr w:type="spellStart"/>
      <w:r w:rsidRPr="007F7FEB">
        <w:t>vxrail</w:t>
      </w:r>
      <w:proofErr w:type="spellEnd"/>
      <w:r w:rsidRPr="007F7FEB">
        <w:t xml:space="preserve"> connecté à un SAN ceci dupliqué sur deux sites. Cela représente 180TB de données pour les SAN et 112Tb de données pour les serveurs. </w:t>
      </w:r>
    </w:p>
    <w:p w14:paraId="7CF9941F" w14:textId="77777777" w:rsidR="00CA62F9" w:rsidRPr="007F7FEB" w:rsidDel="00BF3728" w:rsidRDefault="00CA62F9" w:rsidP="00A00A7A">
      <w:pPr>
        <w:rPr>
          <w:del w:id="33" w:author="Dylan Métral" w:date="2018-11-16T16:42:00Z"/>
        </w:rPr>
      </w:pPr>
    </w:p>
    <w:p w14:paraId="0DB46C64" w14:textId="77777777" w:rsidR="00CA62F9" w:rsidRPr="007F7FEB" w:rsidRDefault="00CA62F9" w:rsidP="00A00A7A">
      <w:r w:rsidRPr="007F7FEB">
        <w:t>NAS : Deux NAS fournissent un stockage de 1.26Pb aux utilisateurs.</w:t>
      </w:r>
    </w:p>
    <w:p w14:paraId="5DAEE702" w14:textId="77777777" w:rsidR="00CA62F9" w:rsidRPr="007F7FEB" w:rsidDel="005849B9" w:rsidRDefault="00CA62F9" w:rsidP="00A00A7A">
      <w:pPr>
        <w:rPr>
          <w:del w:id="34" w:author="Marc-André Baillifard" w:date="2018-11-16T15:11:00Z"/>
        </w:rPr>
      </w:pPr>
    </w:p>
    <w:p w14:paraId="19E117CA" w14:textId="77777777" w:rsidR="00CA62F9" w:rsidRPr="007F7FEB" w:rsidRDefault="00CA62F9" w:rsidP="00A00A7A">
      <w:r w:rsidRPr="007F7FEB">
        <w:t xml:space="preserve">Postes individuels : Il y a environ 5'000 postes de travail à travers le campus. </w:t>
      </w:r>
    </w:p>
    <w:p w14:paraId="6B5A4E9C" w14:textId="77777777" w:rsidR="00CA62F9" w:rsidRPr="007F7FEB" w:rsidRDefault="00CA62F9" w:rsidP="00A00A7A">
      <w:pPr>
        <w:pStyle w:val="Titre3"/>
      </w:pPr>
      <w:bookmarkStart w:id="35" w:name="_Toc530150126"/>
      <w:bookmarkStart w:id="36" w:name="_Toc532581655"/>
      <w:r w:rsidRPr="007F7FEB">
        <w:t>Problématique</w:t>
      </w:r>
      <w:bookmarkEnd w:id="35"/>
      <w:bookmarkEnd w:id="36"/>
    </w:p>
    <w:p w14:paraId="0286B9A7" w14:textId="77777777" w:rsidR="00CA62F9" w:rsidRPr="007F7FEB" w:rsidRDefault="00CA62F9" w:rsidP="00A00A7A">
      <w:r w:rsidRPr="007F7FEB">
        <w:t xml:space="preserve">Afin de préserver les données de manière sécurisée, nous avons plusieurs problématiques à résoudre comme la défaillance d’un disque, des évènements catastrophiques majeurs, la suppression de données intentionnelles ou encore la mise en panne d’un nœud. </w:t>
      </w:r>
    </w:p>
    <w:p w14:paraId="058CDC44" w14:textId="77777777" w:rsidR="00CA62F9" w:rsidRPr="007F7FEB" w:rsidRDefault="00CA62F9" w:rsidP="00A00A7A">
      <w:r w:rsidRPr="007F7FEB">
        <w:t>Pour cela, L’UNIL applique la règle 3-2-1 qui consiste à garder trois copies des données, l’original et 2 jeux de données qui sont stockées sur 2 médias différents avec une copie qui se trouve en dehors de l’entreprise. Voici les solutions misent en place pour se prémunir des problèmes cités plus haut :</w:t>
      </w:r>
    </w:p>
    <w:p w14:paraId="07EAD0B6" w14:textId="77777777" w:rsidR="00CA62F9" w:rsidRPr="007F7FEB" w:rsidRDefault="00CA62F9" w:rsidP="00A00A7A">
      <w:pPr>
        <w:pStyle w:val="Titre4"/>
      </w:pPr>
      <w:bookmarkStart w:id="37" w:name="_Toc530150127"/>
      <w:bookmarkStart w:id="38" w:name="_Toc532581656"/>
      <w:r w:rsidRPr="007F7FEB">
        <w:t>Hardware</w:t>
      </w:r>
      <w:bookmarkEnd w:id="37"/>
      <w:bookmarkEnd w:id="38"/>
    </w:p>
    <w:p w14:paraId="56557C78" w14:textId="77777777" w:rsidR="00CA62F9" w:rsidRPr="007F7FEB" w:rsidRDefault="00CA62F9" w:rsidP="00A00A7A">
      <w:pPr>
        <w:pStyle w:val="Titre5"/>
        <w:numPr>
          <w:ilvl w:val="0"/>
          <w:numId w:val="17"/>
        </w:numPr>
      </w:pPr>
      <w:r w:rsidRPr="007F7FEB">
        <w:t>Serveur</w:t>
      </w:r>
    </w:p>
    <w:p w14:paraId="2894F88A" w14:textId="77777777" w:rsidR="00CA62F9" w:rsidRPr="007F7FEB" w:rsidRDefault="00CA62F9" w:rsidP="00A00A7A">
      <w:r w:rsidRPr="007F7FEB">
        <w:t xml:space="preserve">Les deux serveurs SAN sont montés en mode raid 51. C’est-à-dire que sur deux sites, les SAN sont en RAID5 et la réplication entre eux est un RAID1 (miroir) sur le SAN qui se trouve sur le site2.  De cette façon, nous avons une protection accrue des données, car nous pouvons perdre un SAN complet, mais les données seront toujours préservées sur l’autre site. </w:t>
      </w:r>
    </w:p>
    <w:p w14:paraId="760F9D1F" w14:textId="77777777" w:rsidR="00CA62F9" w:rsidRPr="007F7FEB" w:rsidRDefault="00CA62F9" w:rsidP="00A00A7A">
      <w:pPr>
        <w:pStyle w:val="Titre5"/>
        <w:numPr>
          <w:ilvl w:val="0"/>
          <w:numId w:val="17"/>
        </w:numPr>
      </w:pPr>
      <w:r w:rsidRPr="007F7FEB">
        <w:t>NAS</w:t>
      </w:r>
    </w:p>
    <w:p w14:paraId="500BAA0B" w14:textId="77777777" w:rsidR="00CA62F9" w:rsidRPr="007F7FEB" w:rsidRDefault="00CA62F9" w:rsidP="00A00A7A">
      <w:r w:rsidRPr="007F7FEB">
        <w:t>Les deux NAS sont construit en cluster</w:t>
      </w:r>
      <w:r w:rsidRPr="007F7FEB">
        <w:rPr>
          <w:rStyle w:val="Appelnotedebasdep"/>
        </w:rPr>
        <w:footnoteReference w:id="2"/>
      </w:r>
      <w:r w:rsidRPr="007F7FEB">
        <w:t>, c’est-à-dire qu’un NAS dispose de plusieurs nœuds</w:t>
      </w:r>
      <w:r w:rsidRPr="007F7FEB">
        <w:rPr>
          <w:rStyle w:val="Appelnotedebasdep"/>
        </w:rPr>
        <w:footnoteReference w:id="3"/>
      </w:r>
      <w:r w:rsidRPr="007F7FEB">
        <w:t xml:space="preserve"> qui forment un seul système de fichiers. Les utilisateurs n’ont pas la perception des espaces </w:t>
      </w:r>
      <w:r w:rsidRPr="007F7FEB">
        <w:lastRenderedPageBreak/>
        <w:t>de stockages et ne peuvent pas déterminer sur quel disque dur sont disposés leurs documents. Lorsqu’on introduit un fichier dans le NAS, il est découpé en bloc et est répliqué plusieurs fois entre les différents nœuds. Grâce à cette méthode, les fichiers restent accessible en haute-disponibilité et cela évite une surcharge des serveurs et augmente les performances, car les nœuds se réparties le travail. Un calcul de signature est fait pour arranger les différents blocs afin de retrouver les données. La donnée est alors répliquée en forme de bloc et elle est redondante. Si un nœud vient à tomber en panne, la donnée se retrouvera dans un autre nœud et sera retrouvée grâce à la parité.</w:t>
      </w:r>
    </w:p>
    <w:p w14:paraId="6A874488" w14:textId="77777777" w:rsidR="00CA62F9" w:rsidRPr="007F7FEB" w:rsidRDefault="00CA62F9" w:rsidP="00A00A7A">
      <w:r w:rsidRPr="007F7FEB">
        <w:t xml:space="preserve">De plus, Le cluster primaire est répliqué de manière asynchrone toutes les 4 heures sur le cluster secondaire disponible dans un autre lieu sur le campus. Le second cluster est accessible qu’en </w:t>
      </w:r>
      <w:proofErr w:type="spellStart"/>
      <w:r w:rsidRPr="007F7FEB">
        <w:t>read-only</w:t>
      </w:r>
      <w:proofErr w:type="spellEnd"/>
      <w:r w:rsidRPr="007F7FEB">
        <w:t xml:space="preserve"> afin que les fichiers ne soient pas modifiables. Si le cluster primaire venait à tomber en panne, nous pourrons basculer les utilisateurs sur le cluster secondaire. Par la suite, il faudra reconstruire le cluster primaire et le resynchroniser avec les données du cluster secondaire. </w:t>
      </w:r>
    </w:p>
    <w:p w14:paraId="625CFBC2" w14:textId="77777777" w:rsidR="00CA62F9" w:rsidRPr="007F7FEB" w:rsidRDefault="00CA62F9" w:rsidP="00A00A7A">
      <w:pPr>
        <w:pStyle w:val="Titre5"/>
      </w:pPr>
      <w:r w:rsidRPr="007F7FEB">
        <w:t>Individuel</w:t>
      </w:r>
    </w:p>
    <w:p w14:paraId="24331FF7" w14:textId="77777777" w:rsidR="00CA62F9" w:rsidRPr="007F7FEB" w:rsidRDefault="00CA62F9" w:rsidP="00A00A7A">
      <w:r w:rsidRPr="007F7FEB">
        <w:t xml:space="preserve">Les postes de travail individuel peuvent être, selon les choix du collaborateur, sauvegardés chaque jour avec le logiciel Crash Plan. Sur les 5'000 machines que possède l’UNIL, seulement 200 machines utilisent cette solution. Le faible nombre de postes de travail qui sauvegarde leur machine s’explique, car les utilisateurs enregistrent leurs données sur les serveurs. La rétention des documents avec ce logiciel est de 3 mois. De cette façon, nous nous préservons de la défaille d’un disque dur d’un poste de travail. </w:t>
      </w:r>
    </w:p>
    <w:p w14:paraId="585DFC14" w14:textId="77777777" w:rsidR="00CA62F9" w:rsidRPr="007F7FEB" w:rsidRDefault="00CA62F9" w:rsidP="00A00A7A">
      <w:pPr>
        <w:pStyle w:val="Titre4"/>
      </w:pPr>
      <w:bookmarkStart w:id="39" w:name="_Toc530150128"/>
      <w:bookmarkStart w:id="40" w:name="_Toc532581657"/>
      <w:r w:rsidRPr="007F7FEB">
        <w:t>Humaine</w:t>
      </w:r>
      <w:bookmarkEnd w:id="39"/>
      <w:bookmarkEnd w:id="40"/>
    </w:p>
    <w:p w14:paraId="289C71B2" w14:textId="77777777" w:rsidR="00CA62F9" w:rsidRPr="007F7FEB" w:rsidRDefault="00CA62F9" w:rsidP="00A00A7A">
      <w:pPr>
        <w:pStyle w:val="Titre5"/>
      </w:pPr>
      <w:r w:rsidRPr="007F7FEB">
        <w:t>Protection contre la malveillance</w:t>
      </w:r>
    </w:p>
    <w:p w14:paraId="14C278C2" w14:textId="77777777" w:rsidR="00CA62F9" w:rsidRPr="007F7FEB" w:rsidRDefault="00CA62F9" w:rsidP="00A00A7A">
      <w:r w:rsidRPr="007F7FEB">
        <w:t xml:space="preserve">Afin d’éviter qu’un employé supprime l’ensemble des sauvegardes faites par l’UNIL, l’accès de ses données est restreint à 2 personnes. L’un détient la clé pour accéder aux sauvegardes des machines virtualisées et la seconde personne ne détient que les sauvegardes des fichiers. De cette façon, une seule et même personne ne pourrait pas détruire l’ensemble des données stockées de l’UNIL. L’accès des centres de calculs est protégé par un système de badge. </w:t>
      </w:r>
    </w:p>
    <w:p w14:paraId="039F5BB5" w14:textId="77777777" w:rsidR="00CA62F9" w:rsidRPr="007F7FEB" w:rsidRDefault="00CA62F9" w:rsidP="00A00A7A">
      <w:pPr>
        <w:pStyle w:val="Titre5"/>
      </w:pPr>
      <w:r w:rsidRPr="007F7FEB">
        <w:t>Erreurs humaines</w:t>
      </w:r>
    </w:p>
    <w:p w14:paraId="138DEF32" w14:textId="77777777" w:rsidR="00CA62F9" w:rsidRPr="007F7FEB" w:rsidRDefault="00CA62F9" w:rsidP="00A00A7A">
      <w:pPr>
        <w:rPr>
          <w:lang w:val="fr-FR"/>
        </w:rPr>
      </w:pPr>
      <w:r w:rsidRPr="007F7FEB">
        <w:rPr>
          <w:lang w:val="fr-FR"/>
        </w:rPr>
        <w:t>Une sauvegarde des fichiers est effectuée 2 fois par jour, à midi et le soir. Le fichier antécédent est alors disponible via l’historique des fichiers Windows. L</w:t>
      </w:r>
      <w:r w:rsidRPr="007F7FEB">
        <w:t>a rétention des copies est de trois mois.</w:t>
      </w:r>
    </w:p>
    <w:p w14:paraId="471E0CBB" w14:textId="77777777" w:rsidR="00CA62F9" w:rsidRPr="007F7FEB" w:rsidRDefault="00CA62F9" w:rsidP="00A00A7A">
      <w:pPr>
        <w:pStyle w:val="Titre4"/>
      </w:pPr>
      <w:bookmarkStart w:id="41" w:name="_Toc530150129"/>
      <w:bookmarkStart w:id="42" w:name="_Toc532581658"/>
      <w:r w:rsidRPr="007F7FEB">
        <w:t>Évènement majeur</w:t>
      </w:r>
      <w:bookmarkEnd w:id="41"/>
      <w:bookmarkEnd w:id="42"/>
      <w:r w:rsidRPr="007F7FEB">
        <w:t xml:space="preserve"> </w:t>
      </w:r>
    </w:p>
    <w:p w14:paraId="66DB4B48" w14:textId="77777777" w:rsidR="00CA62F9" w:rsidRPr="007F7FEB" w:rsidRDefault="00CA62F9" w:rsidP="00A00A7A">
      <w:r w:rsidRPr="007F7FEB">
        <w:t>Il se peut qu’une catastrophe naturelle ou un incendie se produise sur le campus, les données sont alors sauvegardées sur des disques et exportées sur un lieu externe de manière physique. Cette sauvegarde est aussi offline, elle n’est pas accessible via le réseau pour éviter tout accès par l’extérieur. La sauvegarde  est une « </w:t>
      </w:r>
      <w:proofErr w:type="spellStart"/>
      <w:r w:rsidRPr="007F7FEB">
        <w:t>incremental-forever</w:t>
      </w:r>
      <w:proofErr w:type="spellEnd"/>
      <w:r w:rsidRPr="007F7FEB">
        <w:t xml:space="preserve"> backup</w:t>
      </w:r>
      <w:r w:rsidRPr="007F7FEB">
        <w:rPr>
          <w:rStyle w:val="Appelnotedebasdep"/>
        </w:rPr>
        <w:footnoteReference w:id="4"/>
      </w:r>
      <w:r w:rsidRPr="007F7FEB">
        <w:t xml:space="preserve"> », elle est effectuée chaque mois et est stocké sur un serveur Linux en dehors du campus. La sauvegarde est alors conservée pour toujours et elle est utilisée en dernier recours. </w:t>
      </w:r>
    </w:p>
    <w:p w14:paraId="05E3F1D6" w14:textId="77777777" w:rsidR="00CA62F9" w:rsidRPr="007F7FEB" w:rsidRDefault="00CA62F9" w:rsidP="00A00A7A"/>
    <w:p w14:paraId="14C148B4" w14:textId="77777777" w:rsidR="00CA62F9" w:rsidRPr="007F7FEB" w:rsidRDefault="00CA62F9" w:rsidP="00A00A7A">
      <w:pPr>
        <w:pStyle w:val="Titre4"/>
      </w:pPr>
      <w:bookmarkStart w:id="43" w:name="_Toc530150130"/>
      <w:bookmarkStart w:id="44" w:name="_Toc532581659"/>
      <w:r w:rsidRPr="007F7FEB">
        <w:t>Archivage</w:t>
      </w:r>
      <w:bookmarkEnd w:id="43"/>
      <w:bookmarkEnd w:id="44"/>
    </w:p>
    <w:p w14:paraId="560EF070" w14:textId="77777777" w:rsidR="00CA62F9" w:rsidRPr="007F7FEB" w:rsidRDefault="00CA62F9" w:rsidP="00A00A7A">
      <w:r w:rsidRPr="007F7FEB">
        <w:t>La quantité de données de l’UNIL à sauvegarder étant conséquente, nous utilisons la déduplication pour compresser les données. Ce système est assez pratique et permet de gagner énormément d’espace, le gain d’espace est tel que les données sont de 50x à 70x fois plus légère.  Il permet de mettre ensemble les blocs qui se répètent, et un index est créé pour indiquer où se trouve-le ou les bloc/s compressé/s.</w:t>
      </w:r>
    </w:p>
    <w:p w14:paraId="162AEABB" w14:textId="77777777" w:rsidR="00CA62F9" w:rsidRPr="007F7FEB" w:rsidRDefault="00CA62F9" w:rsidP="00A00A7A">
      <w:r w:rsidRPr="007F7FEB">
        <w:rPr>
          <w:noProof/>
          <w:lang w:eastAsia="fr-CH"/>
        </w:rPr>
        <w:drawing>
          <wp:inline distT="0" distB="0" distL="0" distR="0" wp14:anchorId="2DDB971E" wp14:editId="5C413562">
            <wp:extent cx="2082199" cy="1558456"/>
            <wp:effectExtent l="0" t="0" r="0" b="381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7F7FEB">
        <w:rPr>
          <w:noProof/>
          <w:lang w:eastAsia="fr-CH"/>
        </w:rPr>
        <w:drawing>
          <wp:inline distT="0" distB="0" distL="0" distR="0" wp14:anchorId="4CA9E87D" wp14:editId="2D48CEDD">
            <wp:extent cx="3554083" cy="1429546"/>
            <wp:effectExtent l="0" t="0" r="889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077BCCF2" w14:textId="77777777" w:rsidR="00CA62F9" w:rsidRPr="007F7FEB" w:rsidRDefault="00CA62F9" w:rsidP="00A00A7A">
      <w:pPr>
        <w:rPr>
          <w:lang w:val="fr-FR"/>
        </w:rPr>
      </w:pPr>
      <w:r w:rsidRPr="007F7FEB">
        <w:t xml:space="preserve">Figure 1 et 2 : </w:t>
      </w:r>
      <w:r w:rsidRPr="007F7FEB">
        <w:rPr>
          <w:lang w:val="fr-FR"/>
        </w:rPr>
        <w:t>https://all-it-network.com/deduplication/</w:t>
      </w:r>
    </w:p>
    <w:p w14:paraId="33721E8E" w14:textId="77777777" w:rsidR="00CA62F9" w:rsidRPr="007F7FEB" w:rsidRDefault="00CA62F9" w:rsidP="00A00A7A"/>
    <w:p w14:paraId="3C0B01BB" w14:textId="77777777" w:rsidR="00CA62F9" w:rsidRPr="007F7FEB" w:rsidRDefault="00CA62F9" w:rsidP="00A00A7A">
      <w:pPr>
        <w:pStyle w:val="Titre3"/>
      </w:pPr>
      <w:bookmarkStart w:id="45" w:name="_Toc530150131"/>
      <w:bookmarkStart w:id="46" w:name="_Toc532581660"/>
      <w:r w:rsidRPr="007F7FEB">
        <w:t>Les stratégies de sauvegardes</w:t>
      </w:r>
      <w:bookmarkEnd w:id="45"/>
      <w:bookmarkEnd w:id="46"/>
    </w:p>
    <w:p w14:paraId="0D4E3C1A" w14:textId="77777777" w:rsidR="00CA62F9" w:rsidRPr="007F7FEB" w:rsidRDefault="00CA62F9" w:rsidP="00A00A7A">
      <w:r w:rsidRPr="007F7FEB">
        <w:t xml:space="preserve">L’UNIL utilise deux logiciels pour effectuer les sauvegardes des différents serveurs (serveur, serveur virtualisé, serveur de fichier). </w:t>
      </w:r>
    </w:p>
    <w:p w14:paraId="0D646AC5" w14:textId="77777777" w:rsidR="00CA62F9" w:rsidRPr="007F7FEB" w:rsidRDefault="00CA62F9" w:rsidP="00A00A7A">
      <w:pPr>
        <w:pStyle w:val="Titre4"/>
      </w:pPr>
      <w:bookmarkStart w:id="47" w:name="_Toc530150132"/>
      <w:bookmarkStart w:id="48" w:name="_Toc532581661"/>
      <w:proofErr w:type="spellStart"/>
      <w:r w:rsidRPr="007F7FEB">
        <w:t>Cohesity</w:t>
      </w:r>
      <w:bookmarkEnd w:id="47"/>
      <w:bookmarkEnd w:id="48"/>
      <w:proofErr w:type="spellEnd"/>
    </w:p>
    <w:p w14:paraId="6060B951" w14:textId="77777777" w:rsidR="00CA62F9" w:rsidRPr="007F7FEB" w:rsidRDefault="00CA62F9" w:rsidP="00A00A7A">
      <w:r w:rsidRPr="007F7FEB">
        <w:t xml:space="preserve">Le logiciel </w:t>
      </w:r>
      <w:proofErr w:type="spellStart"/>
      <w:r w:rsidRPr="007F7FEB">
        <w:t>Cohesity</w:t>
      </w:r>
      <w:proofErr w:type="spellEnd"/>
      <w:r w:rsidRPr="007F7FEB">
        <w:t xml:space="preserve"> est utilisé pour les sauvegardes ponctuelles des 650 machines et machines virtualisées. Il effectue une image de chaque </w:t>
      </w:r>
      <w:proofErr w:type="spellStart"/>
      <w:r w:rsidRPr="007F7FEB">
        <w:t>VMs</w:t>
      </w:r>
      <w:proofErr w:type="spellEnd"/>
      <w:r w:rsidRPr="007F7FEB">
        <w:t xml:space="preserve"> de manière quotidienne en incrémental, sauf le samedi où il effectue une sauvegarde complète. Les sauvegardes incrémentales se font par un système </w:t>
      </w:r>
      <w:proofErr w:type="gramStart"/>
      <w:r w:rsidRPr="007F7FEB">
        <w:t>CBT(</w:t>
      </w:r>
      <w:proofErr w:type="gramEnd"/>
      <w:r w:rsidRPr="007F7FEB">
        <w:t xml:space="preserve">Change Block </w:t>
      </w:r>
      <w:proofErr w:type="spellStart"/>
      <w:r w:rsidRPr="007F7FEB">
        <w:t>Tracking</w:t>
      </w:r>
      <w:proofErr w:type="spellEnd"/>
      <w:r w:rsidRPr="007F7FEB">
        <w:t xml:space="preserve">), où les données sont enregistrées sous forme de blocs, seuls les blocs qui ont changé sont sauvegardés. Les sauvegardes effectuées par </w:t>
      </w:r>
      <w:proofErr w:type="spellStart"/>
      <w:r w:rsidRPr="007F7FEB">
        <w:t>Cohesity</w:t>
      </w:r>
      <w:proofErr w:type="spellEnd"/>
      <w:r w:rsidRPr="007F7FEB">
        <w:t xml:space="preserve"> passent par une connexion dédiée uniquement aux sauvegardes afin d’avoir une sécurité contre une attaque extérieure.</w:t>
      </w:r>
    </w:p>
    <w:p w14:paraId="79B249A4" w14:textId="77777777" w:rsidR="00CA62F9" w:rsidRPr="007F7FEB" w:rsidRDefault="00CA62F9" w:rsidP="00A00A7A">
      <w:r w:rsidRPr="007F7FEB">
        <w:t>La rétention des sauvegardes est de 90 jours et le RPO maximum est de 24 heures.</w:t>
      </w:r>
    </w:p>
    <w:p w14:paraId="47C00406" w14:textId="77777777" w:rsidR="00CA62F9" w:rsidRPr="007F7FEB" w:rsidRDefault="00CA62F9" w:rsidP="00A00A7A">
      <w:pPr>
        <w:pStyle w:val="Titre4"/>
      </w:pPr>
      <w:bookmarkStart w:id="49" w:name="_Toc530150133"/>
      <w:bookmarkStart w:id="50" w:name="_Toc532581662"/>
      <w:proofErr w:type="spellStart"/>
      <w:r w:rsidRPr="007F7FEB">
        <w:t>Networker</w:t>
      </w:r>
      <w:bookmarkEnd w:id="49"/>
      <w:bookmarkEnd w:id="50"/>
      <w:proofErr w:type="spellEnd"/>
    </w:p>
    <w:p w14:paraId="2C67464D" w14:textId="77777777" w:rsidR="00CA62F9" w:rsidRPr="007F7FEB" w:rsidRDefault="00CA62F9" w:rsidP="00A00A7A">
      <w:proofErr w:type="spellStart"/>
      <w:r w:rsidRPr="007F7FEB">
        <w:t>Networker</w:t>
      </w:r>
      <w:proofErr w:type="spellEnd"/>
      <w:r w:rsidRPr="007F7FEB">
        <w:t xml:space="preserve"> permet la sauvegarde de certaines bases de données au fil de l’eau et aussi de proposer une conservation jusqu’à trois mois des documents pour les serveurs.</w:t>
      </w:r>
    </w:p>
    <w:p w14:paraId="1100D5F0" w14:textId="77777777" w:rsidR="00CA62F9" w:rsidRPr="007F7FEB" w:rsidRDefault="00CA62F9" w:rsidP="00A00A7A">
      <w:r w:rsidRPr="007F7FEB">
        <w:t xml:space="preserve">Network effectue une sauvegarde quotidienne incrémentale chaque nuit sauf le samedi, car il effectue une sauvegarde full chaque vendredi. La rétention des fichiers est de 3 mois selon les directives de la SLA (Service </w:t>
      </w:r>
      <w:proofErr w:type="spellStart"/>
      <w:r w:rsidRPr="007F7FEB">
        <w:t>Level</w:t>
      </w:r>
      <w:proofErr w:type="spellEnd"/>
      <w:r w:rsidRPr="007F7FEB">
        <w:t xml:space="preserve"> agreement). </w:t>
      </w:r>
    </w:p>
    <w:p w14:paraId="681C031F" w14:textId="77777777" w:rsidR="00CA62F9" w:rsidRPr="007F7FEB" w:rsidRDefault="00CA62F9" w:rsidP="00A00A7A">
      <w:r w:rsidRPr="007F7FEB">
        <w:t>Il est également utilisé pour sauvegarder les données du serveur Microsoft exchange de manière particulière.</w:t>
      </w:r>
    </w:p>
    <w:p w14:paraId="15B0992D" w14:textId="77777777" w:rsidR="00CA62F9" w:rsidRPr="007F7FEB" w:rsidRDefault="00CA62F9" w:rsidP="00A00A7A">
      <w:r w:rsidRPr="007F7FEB">
        <w:t xml:space="preserve">Un </w:t>
      </w:r>
      <w:proofErr w:type="spellStart"/>
      <w:r w:rsidRPr="007F7FEB">
        <w:t>Recover</w:t>
      </w:r>
      <w:proofErr w:type="spellEnd"/>
      <w:r w:rsidRPr="007F7FEB">
        <w:t xml:space="preserve"> Point Objective (RPO) d’un maximum de 24 heures pour les fichiers et un RPO maximum de 8h pour les bases de données. </w:t>
      </w:r>
    </w:p>
    <w:p w14:paraId="32F10FD1" w14:textId="77777777" w:rsidR="00CA62F9" w:rsidRPr="007F7FEB" w:rsidRDefault="00CA62F9" w:rsidP="00A00A7A">
      <w:pPr>
        <w:pStyle w:val="Titre4"/>
      </w:pPr>
      <w:bookmarkStart w:id="51" w:name="_Toc532581663"/>
      <w:proofErr w:type="spellStart"/>
      <w:r w:rsidRPr="007F7FEB">
        <w:lastRenderedPageBreak/>
        <w:t>Avamar</w:t>
      </w:r>
      <w:bookmarkEnd w:id="51"/>
      <w:proofErr w:type="spellEnd"/>
    </w:p>
    <w:p w14:paraId="64F88ECE" w14:textId="2A207700" w:rsidR="00CA62F9" w:rsidRPr="007F7FEB" w:rsidRDefault="00CA62F9" w:rsidP="00A00A7A">
      <w:r w:rsidRPr="007F7FEB">
        <w:t>Les sauvegardes des images de machine virtuelle dans un site distant s’effectuent à l’aide d’</w:t>
      </w:r>
      <w:proofErr w:type="spellStart"/>
      <w:r w:rsidRPr="007F7FEB">
        <w:t>Avamar</w:t>
      </w:r>
      <w:proofErr w:type="spellEnd"/>
      <w:r w:rsidRPr="007F7FEB">
        <w:t xml:space="preserve">. Il effectue les sauvegardes en « incrémental </w:t>
      </w:r>
      <w:proofErr w:type="spellStart"/>
      <w:r w:rsidRPr="007F7FEB">
        <w:t>forever</w:t>
      </w:r>
      <w:proofErr w:type="spellEnd"/>
      <w:r w:rsidRPr="007F7FEB">
        <w:t>-backup ».</w:t>
      </w:r>
    </w:p>
    <w:p w14:paraId="2E8B526C" w14:textId="77777777" w:rsidR="00CA62F9" w:rsidRPr="007F7FEB" w:rsidRDefault="00CA62F9" w:rsidP="00A00A7A">
      <w:pPr>
        <w:pStyle w:val="Titre3"/>
      </w:pPr>
      <w:bookmarkStart w:id="52" w:name="_Toc530150134"/>
      <w:bookmarkStart w:id="53" w:name="_Toc532581664"/>
      <w:r w:rsidRPr="007F7FEB">
        <w:t>Les stratégies en cas de récupération</w:t>
      </w:r>
      <w:bookmarkEnd w:id="52"/>
      <w:bookmarkEnd w:id="53"/>
    </w:p>
    <w:p w14:paraId="31E5CE0E" w14:textId="77777777" w:rsidR="00CA62F9" w:rsidRPr="007F7FEB" w:rsidRDefault="00CA62F9" w:rsidP="00A00A7A">
      <w:r w:rsidRPr="007F7FEB">
        <w:t xml:space="preserve">La restauration des données est faite selon le point de sauvegarde le plus récent ou la demande de la date précisée par le collaborateur. La restauration ne demande aucun spécialiste IT s’il utilise le point de restauration Windows, les utilisateurs sont capables de le faire eux-mêmes sur le serveur. Concernant les postes individuelles, à condition que les collaborateurs aient souscrit à une sauvegarde avec le logiciel Crash Plan. Il peut également restaurer ses données de lui-même. </w:t>
      </w:r>
    </w:p>
    <w:p w14:paraId="581EBA3D" w14:textId="77777777" w:rsidR="00CA62F9" w:rsidRPr="007F7FEB" w:rsidRDefault="00CA62F9" w:rsidP="00A00A7A">
      <w:r w:rsidRPr="007F7FEB">
        <w:t xml:space="preserve">En cas d’un problème d’un serveur virtualisé, le logiciel </w:t>
      </w:r>
      <w:proofErr w:type="spellStart"/>
      <w:r w:rsidRPr="007F7FEB">
        <w:t>Cohesity</w:t>
      </w:r>
      <w:proofErr w:type="spellEnd"/>
      <w:r w:rsidRPr="007F7FEB">
        <w:t xml:space="preserve"> est utilisé pour restaurer la machine ou un fichier.</w:t>
      </w:r>
    </w:p>
    <w:p w14:paraId="37BBED7B" w14:textId="17E0078D" w:rsidR="00A97195" w:rsidRPr="007F7FEB" w:rsidRDefault="00A97195" w:rsidP="0056034A">
      <w:pPr>
        <w:pStyle w:val="Titre1"/>
      </w:pPr>
      <w:bookmarkStart w:id="54" w:name="_Toc532581665"/>
      <w:r w:rsidRPr="007F7FEB">
        <w:t>Partie 2</w:t>
      </w:r>
      <w:bookmarkEnd w:id="54"/>
    </w:p>
    <w:p w14:paraId="65591096" w14:textId="22616732" w:rsidR="00F67BCD" w:rsidRPr="007F7FEB" w:rsidRDefault="00F67BCD" w:rsidP="00A00A7A">
      <w:pPr>
        <w:pStyle w:val="Titre2"/>
      </w:pPr>
      <w:bookmarkStart w:id="55" w:name="_Toc532581666"/>
      <w:r w:rsidRPr="007F7FEB">
        <w:t>Lois sur les protections des données</w:t>
      </w:r>
      <w:bookmarkEnd w:id="55"/>
    </w:p>
    <w:p w14:paraId="24DE2DD9" w14:textId="77777777" w:rsidR="00F67BCD" w:rsidRPr="007F7FEB" w:rsidRDefault="00F67BCD" w:rsidP="00A00A7A">
      <w:r w:rsidRPr="007F7FEB">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1A5520BF" w:rsidR="00F67BCD" w:rsidRPr="007F7FEB" w:rsidRDefault="00F67BCD" w:rsidP="00A00A7A">
      <w:pPr>
        <w:pStyle w:val="Titre3"/>
      </w:pPr>
      <w:bookmarkStart w:id="56" w:name="_Toc532581667"/>
      <w:r w:rsidRPr="007F7FEB">
        <w:t>LPD</w:t>
      </w:r>
      <w:bookmarkEnd w:id="56"/>
    </w:p>
    <w:p w14:paraId="426B5CBA" w14:textId="77777777" w:rsidR="00F67BCD" w:rsidRPr="007F7FEB" w:rsidRDefault="00F67BCD" w:rsidP="00A00A7A">
      <w:r w:rsidRPr="007F7FEB">
        <w:t>La loi fédérale sur la protection des données a entrée en vigueur le 1 juillet 1993, cette dernière vise à protéger la personnalité et les droits fondamentaux des personnes qui font l’objet d’un traitement de données (LPD art1).</w:t>
      </w:r>
    </w:p>
    <w:p w14:paraId="2BD12303" w14:textId="097A1A14" w:rsidR="00F67BCD" w:rsidRPr="007F7FEB" w:rsidRDefault="00F67BCD" w:rsidP="00A00A7A">
      <w:pPr>
        <w:pStyle w:val="Titre3"/>
      </w:pPr>
      <w:bookmarkStart w:id="57" w:name="_Toc532581668"/>
      <w:r w:rsidRPr="007F7FEB">
        <w:t>RGPD</w:t>
      </w:r>
      <w:bookmarkEnd w:id="57"/>
    </w:p>
    <w:p w14:paraId="113902F5" w14:textId="77777777" w:rsidR="00F67BCD" w:rsidRPr="007F7FEB" w:rsidRDefault="00F67BCD" w:rsidP="00A00A7A">
      <w:r w:rsidRPr="007F7FEB">
        <w:t xml:space="preserve">L’Union Européenne représentée par son parlement a voté une Loi afin d’assurer le bon traitement des données personnelles ses citoyens, la </w:t>
      </w:r>
      <w:r w:rsidRPr="007F7FEB">
        <w:rPr>
          <w:b/>
        </w:rPr>
        <w:t>RGPD</w:t>
      </w:r>
      <w:r w:rsidRPr="007F7FEB">
        <w:t xml:space="preserve"> (règlement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7F7FEB" w:rsidRDefault="00F67BCD" w:rsidP="00A00A7A">
      <w:pPr>
        <w:pStyle w:val="Titre4"/>
      </w:pPr>
      <w:bookmarkStart w:id="58" w:name="_Toc532581669"/>
      <w:r w:rsidRPr="007F7FEB">
        <w:t>Première chose à se demander : Qu’est qu’une donnée personnelle ?</w:t>
      </w:r>
      <w:bookmarkEnd w:id="58"/>
    </w:p>
    <w:p w14:paraId="6E7DF829" w14:textId="77777777" w:rsidR="00F67BCD" w:rsidRPr="007F7FEB" w:rsidRDefault="00F67BCD" w:rsidP="00A00A7A">
      <w:r w:rsidRPr="007F7FEB">
        <w:t>Toutes les informations qui se rapportent à une personne identifiée ou identifiable (art3 LPD). Par exemple : Nom et prénom, numéro de passeport, etc.</w:t>
      </w:r>
    </w:p>
    <w:p w14:paraId="71A62C9C" w14:textId="44631A39" w:rsidR="00F67BCD" w:rsidRPr="007F7FEB" w:rsidRDefault="00F67BCD" w:rsidP="00A00A7A">
      <w:pPr>
        <w:pStyle w:val="Titre4"/>
      </w:pPr>
      <w:bookmarkStart w:id="59" w:name="_Toc532581670"/>
      <w:r w:rsidRPr="007F7FEB">
        <w:t xml:space="preserve">En vrai, </w:t>
      </w:r>
      <w:r w:rsidR="00A97195" w:rsidRPr="007F7FEB">
        <w:t>à quoi servent</w:t>
      </w:r>
      <w:r w:rsidRPr="007F7FEB">
        <w:t xml:space="preserve"> ces deux lois ?</w:t>
      </w:r>
      <w:bookmarkEnd w:id="59"/>
    </w:p>
    <w:p w14:paraId="0F0A5649" w14:textId="77777777" w:rsidR="00F67BCD" w:rsidRPr="007F7FEB" w:rsidRDefault="00F67BCD" w:rsidP="00A00A7A">
      <w:r w:rsidRPr="007F7FEB">
        <w:t xml:space="preserve">La LPD et RGPD ont été mises en place afin d’éviter la mauvaise utilisation des données de la personne, comme par exemple le profilage, vu dernièrement dans le scandale Facebook et Cambridge </w:t>
      </w:r>
      <w:proofErr w:type="spellStart"/>
      <w:r w:rsidRPr="007F7FEB">
        <w:t>Analytica</w:t>
      </w:r>
      <w:proofErr w:type="spellEnd"/>
      <w:r w:rsidRPr="007F7FEB">
        <w:t>.</w:t>
      </w:r>
    </w:p>
    <w:p w14:paraId="1A9CDA81" w14:textId="77777777" w:rsidR="00F67BCD" w:rsidRPr="007F7FEB" w:rsidRDefault="00F67BCD" w:rsidP="00A00A7A">
      <w:pPr>
        <w:pStyle w:val="Titre4"/>
      </w:pPr>
      <w:bookmarkStart w:id="60" w:name="_Toc532581671"/>
      <w:r w:rsidRPr="007F7FEB">
        <w:t>Qui est concerné ?</w:t>
      </w:r>
      <w:bookmarkEnd w:id="60"/>
    </w:p>
    <w:p w14:paraId="0E77523F" w14:textId="77777777" w:rsidR="00F67BCD" w:rsidRPr="007F7FEB" w:rsidRDefault="00F67BCD" w:rsidP="00A00A7A">
      <w:r w:rsidRPr="007F7FEB">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Pr="007F7FEB" w:rsidRDefault="00F67BCD" w:rsidP="00A00A7A"/>
    <w:p w14:paraId="5B2A894D" w14:textId="7E659E25" w:rsidR="00F67BCD" w:rsidRPr="007F7FEB" w:rsidRDefault="00F67BCD" w:rsidP="00A00A7A">
      <w:pPr>
        <w:pStyle w:val="Titre3"/>
      </w:pPr>
      <w:bookmarkStart w:id="61" w:name="_Toc532581672"/>
      <w:r w:rsidRPr="007F7FEB">
        <w:lastRenderedPageBreak/>
        <w:t>Mise en conformité</w:t>
      </w:r>
      <w:bookmarkEnd w:id="61"/>
    </w:p>
    <w:p w14:paraId="09E247FC" w14:textId="77777777" w:rsidR="00F67BCD" w:rsidRPr="007F7FEB" w:rsidRDefault="00F67BCD" w:rsidP="00A00A7A">
      <w:r w:rsidRPr="007F7FEB">
        <w:t>Principes Juridiques (liste pas exhaustive) :</w:t>
      </w:r>
    </w:p>
    <w:p w14:paraId="48F04F6F" w14:textId="77777777" w:rsidR="00F67BCD" w:rsidRPr="007F7FEB" w:rsidRDefault="00F67BCD" w:rsidP="00A00A7A">
      <w:r w:rsidRPr="007F7FEB">
        <w:t>Licéité, bonne foi, proportionnalité, finalité, reconnaissabilité et exactitude.</w:t>
      </w:r>
    </w:p>
    <w:p w14:paraId="46243AB4" w14:textId="77777777" w:rsidR="00F67BCD" w:rsidRPr="007F7FEB" w:rsidRDefault="00F67BCD" w:rsidP="00A00A7A">
      <w:r w:rsidRPr="007F7FEB">
        <w:t xml:space="preserve">• Principe de la </w:t>
      </w:r>
      <w:r w:rsidRPr="007F7FEB">
        <w:rPr>
          <w:b/>
        </w:rPr>
        <w:t>bonne foi</w:t>
      </w:r>
      <w:r w:rsidRPr="007F7FEB">
        <w:t xml:space="preserve"> : la collecte doit se faire dans la loyauté, de manière transparente</w:t>
      </w:r>
    </w:p>
    <w:p w14:paraId="76ECDC03" w14:textId="77777777" w:rsidR="00F67BCD" w:rsidRPr="007F7FEB" w:rsidRDefault="00F67BCD" w:rsidP="00A00A7A">
      <w:r w:rsidRPr="007F7FEB">
        <w:t xml:space="preserve">• Principe de la </w:t>
      </w:r>
      <w:r w:rsidRPr="007F7FEB">
        <w:rPr>
          <w:b/>
        </w:rPr>
        <w:t>proportionnalité</w:t>
      </w:r>
      <w:r w:rsidRPr="007F7FEB">
        <w:t xml:space="preserve"> : les données doivent être aptes, objectivement nécessaires pour atteindre le but poursuivi ;</w:t>
      </w:r>
    </w:p>
    <w:p w14:paraId="77C14A02" w14:textId="77777777" w:rsidR="00F67BCD" w:rsidRPr="007F7FEB" w:rsidRDefault="00F67BCD" w:rsidP="00A00A7A">
      <w:r w:rsidRPr="007F7FEB">
        <w:t xml:space="preserve">• Principe de </w:t>
      </w:r>
      <w:r w:rsidRPr="007F7FEB">
        <w:rPr>
          <w:b/>
        </w:rPr>
        <w:t>reconnaissabilité</w:t>
      </w:r>
      <w:r w:rsidRPr="007F7FEB">
        <w:t xml:space="preserve"> : la collecte et la finalité du traitement doivent être reconnaissables pour la personne concernée ;</w:t>
      </w:r>
    </w:p>
    <w:p w14:paraId="4D4136B9" w14:textId="77777777" w:rsidR="00F67BCD" w:rsidRPr="007F7FEB" w:rsidRDefault="00F67BCD" w:rsidP="00A00A7A">
      <w:r w:rsidRPr="007F7FEB">
        <w:t xml:space="preserve">• Principe de </w:t>
      </w:r>
      <w:r w:rsidRPr="007F7FEB">
        <w:rPr>
          <w:b/>
        </w:rPr>
        <w:t>finalité</w:t>
      </w:r>
      <w:r w:rsidRPr="007F7FEB">
        <w:t xml:space="preserve"> : la collecte, le traitement des données doivent se faire dans un but préalablement défini. Quid du </w:t>
      </w:r>
      <w:proofErr w:type="spellStart"/>
      <w:r w:rsidRPr="007F7FEB">
        <w:t>big</w:t>
      </w:r>
      <w:proofErr w:type="spellEnd"/>
      <w:r w:rsidRPr="007F7FEB">
        <w:t xml:space="preserve"> data ?</w:t>
      </w:r>
    </w:p>
    <w:p w14:paraId="59DD24C2" w14:textId="77777777" w:rsidR="00F67BCD" w:rsidRPr="007F7FEB" w:rsidRDefault="00F67BCD" w:rsidP="00A00A7A">
      <w:r w:rsidRPr="007F7FEB">
        <w:t xml:space="preserve">• Principe </w:t>
      </w:r>
      <w:r w:rsidRPr="007F7FEB">
        <w:rPr>
          <w:b/>
        </w:rPr>
        <w:t>d’exactitude</w:t>
      </w:r>
      <w:r w:rsidRPr="007F7FEB">
        <w:t xml:space="preserve"> des données (droit de rectification)</w:t>
      </w:r>
    </w:p>
    <w:p w14:paraId="13D8003E" w14:textId="77777777" w:rsidR="00F67BCD" w:rsidRPr="007F7FEB" w:rsidRDefault="00F67BCD" w:rsidP="00A00A7A">
      <w:r w:rsidRPr="007F7FEB">
        <w:t xml:space="preserve">• Principe de </w:t>
      </w:r>
      <w:r w:rsidRPr="007F7FEB">
        <w:rPr>
          <w:b/>
        </w:rPr>
        <w:t>sécurité</w:t>
      </w:r>
      <w:r w:rsidRPr="007F7FEB">
        <w:t xml:space="preserve"> : des mesures techniques et opérationnelles doivent être prises pour protéger les données et éviter tout traitement non autorisé</w:t>
      </w:r>
    </w:p>
    <w:p w14:paraId="608E153A" w14:textId="77777777" w:rsidR="00F67BCD" w:rsidRPr="007F7FEB" w:rsidRDefault="00F67BCD" w:rsidP="00A00A7A"/>
    <w:p w14:paraId="45D12F95" w14:textId="599FC29F" w:rsidR="00F67BCD" w:rsidRPr="007F7FEB" w:rsidRDefault="00F67BCD" w:rsidP="00A00A7A">
      <w:pPr>
        <w:pStyle w:val="Titre3"/>
      </w:pPr>
      <w:bookmarkStart w:id="62" w:name="_Toc532581673"/>
      <w:r w:rsidRPr="007F7FEB">
        <w:t>Organisation et actions :</w:t>
      </w:r>
      <w:bookmarkEnd w:id="62"/>
    </w:p>
    <w:p w14:paraId="051B34FC" w14:textId="77777777" w:rsidR="00F67BCD" w:rsidRPr="007F7FEB" w:rsidRDefault="00F67BCD" w:rsidP="00A00A7A">
      <w:pPr>
        <w:pStyle w:val="Paragraphedeliste"/>
        <w:numPr>
          <w:ilvl w:val="0"/>
          <w:numId w:val="1"/>
        </w:numPr>
      </w:pPr>
      <w:r w:rsidRPr="007F7FEB">
        <w:t xml:space="preserve">Nommer Un DPO (Digital protection </w:t>
      </w:r>
      <w:proofErr w:type="spellStart"/>
      <w:r w:rsidRPr="007F7FEB">
        <w:t>Officer</w:t>
      </w:r>
      <w:proofErr w:type="spellEnd"/>
      <w:r w:rsidRPr="007F7FEB">
        <w:t>), responsable par but principalement permettre à un organisme effectuant des traitements de données personnelles de s'assurer qu'il respecte bien la réglementation applicable à leur protection.</w:t>
      </w:r>
    </w:p>
    <w:p w14:paraId="7FCC5074" w14:textId="77777777" w:rsidR="00F67BCD" w:rsidRPr="007F7FEB" w:rsidRDefault="00F67BCD" w:rsidP="00A00A7A">
      <w:pPr>
        <w:pStyle w:val="Paragraphedeliste"/>
        <w:numPr>
          <w:ilvl w:val="0"/>
          <w:numId w:val="1"/>
        </w:numPr>
      </w:pPr>
      <w:r w:rsidRPr="007F7FEB">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7F7FEB" w:rsidRDefault="00F67BCD" w:rsidP="00A00A7A">
      <w:pPr>
        <w:pStyle w:val="Paragraphedeliste"/>
        <w:numPr>
          <w:ilvl w:val="0"/>
          <w:numId w:val="1"/>
        </w:numPr>
      </w:pPr>
      <w:r w:rsidRPr="007F7FEB">
        <w:t>Être en mesure de répondre aux sollicitations d’une personne à accéder à ses données, aussi les modifier et supprimer selon sa volonté.  Par exemple la mise en place d’un formulaire de contact.</w:t>
      </w:r>
    </w:p>
    <w:p w14:paraId="572D2013" w14:textId="77777777" w:rsidR="00F67BCD" w:rsidRPr="007F7FEB" w:rsidRDefault="00F67BCD" w:rsidP="00A00A7A">
      <w:pPr>
        <w:pStyle w:val="Paragraphedeliste"/>
        <w:numPr>
          <w:ilvl w:val="0"/>
          <w:numId w:val="1"/>
        </w:numPr>
      </w:pPr>
      <w:r w:rsidRPr="007F7FEB">
        <w:t>Demander l’accord aux personnes et leur donner la possibilité de retirer cet accord.</w:t>
      </w:r>
    </w:p>
    <w:p w14:paraId="793465FF" w14:textId="77777777" w:rsidR="00F67BCD" w:rsidRPr="007F7FEB" w:rsidRDefault="00F67BCD" w:rsidP="00A00A7A">
      <w:pPr>
        <w:pStyle w:val="Paragraphedeliste"/>
        <w:numPr>
          <w:ilvl w:val="0"/>
          <w:numId w:val="1"/>
        </w:numPr>
      </w:pPr>
      <w:r w:rsidRPr="007F7FEB">
        <w:t>Mettre en place des mesures de sécurité adaptées à la sensibilité de la donnée sauvegardée. Données sensibles, exemple : ethnie ou race, religion, options sexuelles, etc.</w:t>
      </w:r>
    </w:p>
    <w:p w14:paraId="6A39D375" w14:textId="77777777" w:rsidR="00F67BCD" w:rsidRPr="007F7FEB" w:rsidRDefault="00F67BCD" w:rsidP="00A00A7A">
      <w:pPr>
        <w:pStyle w:val="Paragraphedeliste"/>
        <w:numPr>
          <w:ilvl w:val="0"/>
          <w:numId w:val="1"/>
        </w:numPr>
      </w:pPr>
      <w:r w:rsidRPr="007F7FEB">
        <w:t>Analyser les fichiers et tenir un registre de traitements des données.</w:t>
      </w:r>
    </w:p>
    <w:p w14:paraId="47721807" w14:textId="77777777" w:rsidR="00F67BCD" w:rsidRPr="007F7FEB" w:rsidRDefault="00F67BCD" w:rsidP="00A00A7A"/>
    <w:p w14:paraId="7F10AD4A" w14:textId="2F53AE58" w:rsidR="00F67BCD" w:rsidRPr="007F7FEB" w:rsidRDefault="00F67BCD" w:rsidP="00A00A7A">
      <w:pPr>
        <w:pStyle w:val="Titre3"/>
      </w:pPr>
      <w:bookmarkStart w:id="63" w:name="_Toc532581674"/>
      <w:r w:rsidRPr="007F7FEB">
        <w:t>Mesures techniques adéquates</w:t>
      </w:r>
      <w:bookmarkEnd w:id="63"/>
    </w:p>
    <w:p w14:paraId="3DD4ED8A" w14:textId="77777777" w:rsidR="00F67BCD" w:rsidRPr="007F7FEB" w:rsidRDefault="00F67BCD" w:rsidP="00A00A7A">
      <w:r w:rsidRPr="007F7FEB">
        <w:rPr>
          <w:b/>
        </w:rPr>
        <w:t>RGPD</w:t>
      </w:r>
      <w:r w:rsidRPr="007F7FEB">
        <w:t xml:space="preserve"> oblige le responsable du traitement à mettre en œuvre les mesures techniques et organisationnelles appropriées afin de garantir un niveau de sécurité adapté au risque.</w:t>
      </w:r>
    </w:p>
    <w:p w14:paraId="2CA99223" w14:textId="77777777" w:rsidR="00F67BCD" w:rsidRPr="007F7FEB" w:rsidRDefault="00F67BCD" w:rsidP="00A00A7A">
      <w:r w:rsidRPr="007F7FEB">
        <w:t>Elle assure aussi l’obligation de notifier à l'autorité de contrôle les violations 72h au plus tard.</w:t>
      </w:r>
    </w:p>
    <w:p w14:paraId="00581BBD" w14:textId="77777777" w:rsidR="00F67BCD" w:rsidRPr="007F7FEB" w:rsidRDefault="00F67BCD" w:rsidP="00A00A7A">
      <w:r w:rsidRPr="007F7FEB">
        <w:t>Voici une liste de mesures de sécurité à prendre :</w:t>
      </w:r>
    </w:p>
    <w:p w14:paraId="4F2CDF07" w14:textId="77777777" w:rsidR="00F67BCD" w:rsidRPr="007F7FEB" w:rsidRDefault="00F67BCD" w:rsidP="00A00A7A">
      <w:pPr>
        <w:pStyle w:val="Paragraphedeliste"/>
        <w:numPr>
          <w:ilvl w:val="0"/>
          <w:numId w:val="2"/>
        </w:numPr>
        <w:rPr>
          <w:lang w:eastAsia="fr-CH"/>
        </w:rPr>
      </w:pPr>
      <w:r w:rsidRPr="007F7FEB">
        <w:t>Sensibiliser les utilisateurs</w:t>
      </w:r>
      <w:r w:rsidRPr="007F7FEB">
        <w:rPr>
          <w:lang w:eastAsia="fr-CH"/>
        </w:rPr>
        <w:t xml:space="preserve"> ;</w:t>
      </w:r>
    </w:p>
    <w:p w14:paraId="0774E052" w14:textId="77777777" w:rsidR="00F67BCD" w:rsidRPr="007F7FEB" w:rsidRDefault="00F67BCD" w:rsidP="00A00A7A">
      <w:pPr>
        <w:pStyle w:val="Paragraphedeliste"/>
        <w:numPr>
          <w:ilvl w:val="0"/>
          <w:numId w:val="2"/>
        </w:numPr>
        <w:rPr>
          <w:lang w:eastAsia="fr-CH"/>
        </w:rPr>
      </w:pPr>
      <w:r w:rsidRPr="007F7FEB">
        <w:rPr>
          <w:lang w:eastAsia="fr-CH"/>
        </w:rPr>
        <w:t>Authentifier les utilisateurs ;</w:t>
      </w:r>
    </w:p>
    <w:p w14:paraId="29CE644F" w14:textId="77777777" w:rsidR="00F67BCD" w:rsidRPr="007F7FEB" w:rsidRDefault="00F67BCD" w:rsidP="00A00A7A">
      <w:pPr>
        <w:pStyle w:val="Paragraphedeliste"/>
        <w:numPr>
          <w:ilvl w:val="0"/>
          <w:numId w:val="2"/>
        </w:numPr>
        <w:rPr>
          <w:lang w:eastAsia="fr-CH"/>
        </w:rPr>
      </w:pPr>
      <w:r w:rsidRPr="007F7FEB">
        <w:rPr>
          <w:lang w:eastAsia="fr-CH"/>
        </w:rPr>
        <w:t>Tracer les accès et gérer les incidents ;</w:t>
      </w:r>
    </w:p>
    <w:p w14:paraId="6DEAFF37" w14:textId="77777777" w:rsidR="00F67BCD" w:rsidRPr="007F7FEB" w:rsidRDefault="00F67BCD" w:rsidP="00A00A7A">
      <w:pPr>
        <w:pStyle w:val="Paragraphedeliste"/>
        <w:numPr>
          <w:ilvl w:val="0"/>
          <w:numId w:val="2"/>
        </w:numPr>
        <w:rPr>
          <w:lang w:eastAsia="fr-CH"/>
        </w:rPr>
      </w:pPr>
      <w:r w:rsidRPr="007F7FEB">
        <w:rPr>
          <w:lang w:eastAsia="fr-CH"/>
        </w:rPr>
        <w:t>Sécuriser les postes de travail ;</w:t>
      </w:r>
    </w:p>
    <w:p w14:paraId="6B4DDCFC" w14:textId="77777777" w:rsidR="00F67BCD" w:rsidRPr="007F7FEB" w:rsidRDefault="00F67BCD" w:rsidP="00A00A7A">
      <w:pPr>
        <w:pStyle w:val="Paragraphedeliste"/>
        <w:numPr>
          <w:ilvl w:val="0"/>
          <w:numId w:val="2"/>
        </w:numPr>
        <w:rPr>
          <w:lang w:eastAsia="fr-CH"/>
        </w:rPr>
      </w:pPr>
      <w:r w:rsidRPr="007F7FEB">
        <w:rPr>
          <w:lang w:eastAsia="fr-CH"/>
        </w:rPr>
        <w:t>Sécuriser l’informatique mobile ;</w:t>
      </w:r>
    </w:p>
    <w:p w14:paraId="2523A111" w14:textId="77777777" w:rsidR="00F67BCD" w:rsidRPr="007F7FEB" w:rsidRDefault="00F67BCD" w:rsidP="00A00A7A">
      <w:pPr>
        <w:pStyle w:val="Paragraphedeliste"/>
        <w:numPr>
          <w:ilvl w:val="0"/>
          <w:numId w:val="2"/>
        </w:numPr>
        <w:rPr>
          <w:lang w:eastAsia="fr-CH"/>
        </w:rPr>
      </w:pPr>
      <w:r w:rsidRPr="007F7FEB">
        <w:rPr>
          <w:lang w:eastAsia="fr-CH"/>
        </w:rPr>
        <w:lastRenderedPageBreak/>
        <w:t>Protéger le réseau informatique interne ;</w:t>
      </w:r>
    </w:p>
    <w:p w14:paraId="62E6C3D8" w14:textId="77777777" w:rsidR="00F67BCD" w:rsidRPr="007F7FEB" w:rsidRDefault="00F67BCD" w:rsidP="00A00A7A">
      <w:pPr>
        <w:pStyle w:val="Paragraphedeliste"/>
        <w:numPr>
          <w:ilvl w:val="0"/>
          <w:numId w:val="2"/>
        </w:numPr>
        <w:rPr>
          <w:lang w:eastAsia="fr-CH"/>
        </w:rPr>
      </w:pPr>
      <w:r w:rsidRPr="007F7FEB">
        <w:rPr>
          <w:lang w:eastAsia="fr-CH"/>
        </w:rPr>
        <w:t>Sécuriser les serveurs ;</w:t>
      </w:r>
    </w:p>
    <w:p w14:paraId="49F417ED" w14:textId="77777777" w:rsidR="00F67BCD" w:rsidRPr="007F7FEB" w:rsidRDefault="00F67BCD" w:rsidP="00A00A7A">
      <w:pPr>
        <w:pStyle w:val="Paragraphedeliste"/>
        <w:numPr>
          <w:ilvl w:val="0"/>
          <w:numId w:val="2"/>
        </w:numPr>
        <w:rPr>
          <w:lang w:eastAsia="fr-CH"/>
        </w:rPr>
      </w:pPr>
      <w:r w:rsidRPr="007F7FEB">
        <w:rPr>
          <w:lang w:eastAsia="fr-CH"/>
        </w:rPr>
        <w:t>Sécuriser les sites web ;</w:t>
      </w:r>
    </w:p>
    <w:p w14:paraId="3446AC80" w14:textId="77777777" w:rsidR="00F67BCD" w:rsidRPr="007F7FEB" w:rsidRDefault="00F67BCD" w:rsidP="00A00A7A">
      <w:pPr>
        <w:pStyle w:val="Paragraphedeliste"/>
        <w:numPr>
          <w:ilvl w:val="0"/>
          <w:numId w:val="2"/>
        </w:numPr>
        <w:rPr>
          <w:lang w:eastAsia="fr-CH"/>
        </w:rPr>
      </w:pPr>
      <w:r w:rsidRPr="007F7FEB">
        <w:rPr>
          <w:lang w:eastAsia="fr-CH"/>
        </w:rPr>
        <w:t>Sauvegarder et prévoir la continuité d’activité ;</w:t>
      </w:r>
    </w:p>
    <w:p w14:paraId="16547655" w14:textId="77777777" w:rsidR="00F67BCD" w:rsidRPr="007F7FEB" w:rsidRDefault="00F67BCD" w:rsidP="00A00A7A">
      <w:pPr>
        <w:pStyle w:val="Paragraphedeliste"/>
        <w:numPr>
          <w:ilvl w:val="0"/>
          <w:numId w:val="2"/>
        </w:numPr>
        <w:rPr>
          <w:lang w:eastAsia="fr-CH"/>
        </w:rPr>
      </w:pPr>
      <w:r w:rsidRPr="007F7FEB">
        <w:rPr>
          <w:lang w:eastAsia="fr-CH"/>
        </w:rPr>
        <w:t>Archiver de manière sécurisée ;</w:t>
      </w:r>
    </w:p>
    <w:p w14:paraId="414C4776" w14:textId="77777777" w:rsidR="00F67BCD" w:rsidRPr="007F7FEB" w:rsidRDefault="00F67BCD" w:rsidP="00A00A7A">
      <w:pPr>
        <w:pStyle w:val="Paragraphedeliste"/>
        <w:numPr>
          <w:ilvl w:val="0"/>
          <w:numId w:val="2"/>
        </w:numPr>
        <w:rPr>
          <w:lang w:eastAsia="fr-CH"/>
        </w:rPr>
      </w:pPr>
      <w:r w:rsidRPr="007F7FEB">
        <w:rPr>
          <w:lang w:eastAsia="fr-CH"/>
        </w:rPr>
        <w:t>Encadrer la maintenance et la destruction des données ;</w:t>
      </w:r>
    </w:p>
    <w:p w14:paraId="265E56A1" w14:textId="77777777" w:rsidR="00F67BCD" w:rsidRPr="007F7FEB" w:rsidRDefault="00F67BCD" w:rsidP="00A00A7A">
      <w:pPr>
        <w:pStyle w:val="Paragraphedeliste"/>
        <w:numPr>
          <w:ilvl w:val="0"/>
          <w:numId w:val="2"/>
        </w:numPr>
        <w:rPr>
          <w:lang w:eastAsia="fr-CH"/>
        </w:rPr>
      </w:pPr>
      <w:r w:rsidRPr="007F7FEB">
        <w:rPr>
          <w:lang w:eastAsia="fr-CH"/>
        </w:rPr>
        <w:t>Sécuriser les échanges avec d’autres organismes ;</w:t>
      </w:r>
    </w:p>
    <w:p w14:paraId="0C2E3363" w14:textId="1FCDAD2F" w:rsidR="00F67BCD" w:rsidRPr="007F7FEB" w:rsidRDefault="00F67BCD" w:rsidP="00A00A7A">
      <w:pPr>
        <w:pStyle w:val="Paragraphedeliste"/>
        <w:numPr>
          <w:ilvl w:val="0"/>
          <w:numId w:val="2"/>
        </w:numPr>
        <w:rPr>
          <w:lang w:eastAsia="fr-CH"/>
        </w:rPr>
      </w:pPr>
      <w:r w:rsidRPr="007F7FEB">
        <w:rPr>
          <w:lang w:eastAsia="fr-CH"/>
        </w:rPr>
        <w:t>Protéger les locaux ;</w:t>
      </w:r>
    </w:p>
    <w:p w14:paraId="7E1A7C8C" w14:textId="77777777" w:rsidR="00F67BCD" w:rsidRPr="007F7FEB" w:rsidRDefault="00F67BCD" w:rsidP="00A00A7A">
      <w:pPr>
        <w:pStyle w:val="Paragraphedeliste"/>
        <w:numPr>
          <w:ilvl w:val="0"/>
          <w:numId w:val="2"/>
        </w:numPr>
        <w:rPr>
          <w:lang w:eastAsia="fr-CH"/>
        </w:rPr>
      </w:pPr>
      <w:r w:rsidRPr="007F7FEB">
        <w:rPr>
          <w:lang w:eastAsia="fr-CH"/>
        </w:rPr>
        <w:t>Encadrer les développements informatiques ;</w:t>
      </w:r>
    </w:p>
    <w:p w14:paraId="63A6F405" w14:textId="1F6C1B73" w:rsidR="00A97195" w:rsidRPr="007F7FEB" w:rsidRDefault="00F67BCD" w:rsidP="00A00A7A">
      <w:pPr>
        <w:pStyle w:val="Paragraphedeliste"/>
        <w:numPr>
          <w:ilvl w:val="0"/>
          <w:numId w:val="2"/>
        </w:numPr>
        <w:rPr>
          <w:lang w:eastAsia="fr-CH"/>
        </w:rPr>
      </w:pPr>
      <w:r w:rsidRPr="007F7FEB">
        <w:rPr>
          <w:lang w:eastAsia="fr-CH"/>
        </w:rPr>
        <w:t>Chiffrer, garantir l’intégrité ou signer.</w:t>
      </w:r>
    </w:p>
    <w:p w14:paraId="6A2C0BBA" w14:textId="12375EBA" w:rsidR="00935A52" w:rsidRPr="007F7FEB" w:rsidRDefault="00935A52" w:rsidP="00A00A7A"/>
    <w:p w14:paraId="6910F6A1" w14:textId="55F0E60A" w:rsidR="003F547E" w:rsidRPr="007F7FEB" w:rsidRDefault="003F547E" w:rsidP="00A00A7A">
      <w:pPr>
        <w:pStyle w:val="Titre2"/>
      </w:pPr>
      <w:bookmarkStart w:id="64" w:name="_Toc532581675"/>
      <w:r w:rsidRPr="007F7FEB">
        <w:t xml:space="preserve">Les disques durs et le systèmes </w:t>
      </w:r>
      <w:proofErr w:type="spellStart"/>
      <w:r w:rsidRPr="007F7FEB">
        <w:t>RAIDs</w:t>
      </w:r>
      <w:bookmarkEnd w:id="64"/>
      <w:proofErr w:type="spellEnd"/>
    </w:p>
    <w:p w14:paraId="08673D12" w14:textId="2A995CF8" w:rsidR="003F547E" w:rsidRPr="007F7FEB" w:rsidRDefault="003F547E" w:rsidP="00A00A7A">
      <w:pPr>
        <w:rPr>
          <w:rFonts w:ascii="Calibri" w:hAnsi="Calibri" w:cs="Calibri"/>
        </w:rPr>
      </w:pPr>
      <w:r w:rsidRPr="007F7FEB">
        <w:t xml:space="preserve">La technologie RAID qui veux dire </w:t>
      </w:r>
      <w:proofErr w:type="spellStart"/>
      <w:r w:rsidRPr="007F7FEB">
        <w:t>Redundant</w:t>
      </w:r>
      <w:proofErr w:type="spellEnd"/>
      <w:r w:rsidRPr="007F7FEB">
        <w:t xml:space="preserve"> </w:t>
      </w:r>
      <w:proofErr w:type="spellStart"/>
      <w:r w:rsidRPr="007F7FEB">
        <w:t>Array</w:t>
      </w:r>
      <w:proofErr w:type="spellEnd"/>
      <w:r w:rsidRPr="007F7FEB">
        <w:t xml:space="preserve"> of Independent </w:t>
      </w:r>
      <w:proofErr w:type="spellStart"/>
      <w:r w:rsidRPr="007F7FEB">
        <w:t>Disks</w:t>
      </w:r>
      <w:proofErr w:type="spellEnd"/>
      <w:r w:rsidRPr="007F7FEB">
        <w:t xml:space="preserve"> a été créer pour joindre plusieurs disques et ainsi diminuer le prix de stockage. Ce fut</w:t>
      </w:r>
      <w:r w:rsidRPr="007F7FEB">
        <w:rPr>
          <w:rFonts w:ascii="Calibri" w:hAnsi="Calibri" w:cs="Calibri"/>
        </w:rPr>
        <w:t xml:space="preserve"> créée en 1987 pour remplacer </w:t>
      </w:r>
      <w:r w:rsidR="002D7338" w:rsidRPr="007F7FEB">
        <w:rPr>
          <w:rFonts w:ascii="Calibri" w:hAnsi="Calibri" w:cs="Calibri"/>
        </w:rPr>
        <w:t>les disques plutôt chers</w:t>
      </w:r>
      <w:r w:rsidRPr="007F7FEB">
        <w:rPr>
          <w:rFonts w:ascii="Calibri" w:hAnsi="Calibri" w:cs="Calibri"/>
        </w:rPr>
        <w:t xml:space="preserve"> de 6.5 et 9.5 pouces par des ensembles formés de disques de 3.5 </w:t>
      </w:r>
      <w:r w:rsidR="002D7338" w:rsidRPr="007F7FEB">
        <w:rPr>
          <w:rFonts w:ascii="Calibri" w:hAnsi="Calibri" w:cs="Calibri"/>
        </w:rPr>
        <w:t>pouces.</w:t>
      </w:r>
      <w:r w:rsidR="002D7338" w:rsidRPr="007F7FEB">
        <w:t xml:space="preserve"> Nous</w:t>
      </w:r>
      <w:r w:rsidRPr="007F7FEB">
        <w:t xml:space="preserve"> l’avons ensuite amélioré et développé pour accélérer et sécurisé notre stockage.</w:t>
      </w:r>
    </w:p>
    <w:p w14:paraId="7F5BF943" w14:textId="45F47096" w:rsidR="002D7338" w:rsidRPr="007F7FEB" w:rsidRDefault="003F547E" w:rsidP="00A00A7A">
      <w:r w:rsidRPr="007F7FEB">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7F7FEB" w:rsidRDefault="003F547E" w:rsidP="00A00A7A">
      <w:r w:rsidRPr="007F7FEB">
        <w:t xml:space="preserve">Les systèmes </w:t>
      </w:r>
      <w:proofErr w:type="spellStart"/>
      <w:r w:rsidRPr="007F7FEB">
        <w:t>RAIDs</w:t>
      </w:r>
      <w:proofErr w:type="spellEnd"/>
      <w:r w:rsidRPr="007F7FEB">
        <w:t xml:space="preserve"> sont compatible avec tout type d’utilisation sur ordinateur comme les travaux de virtualisation </w:t>
      </w:r>
      <w:r w:rsidR="002D7338" w:rsidRPr="007F7FEB">
        <w:t>(VMware</w:t>
      </w:r>
      <w:r w:rsidRPr="007F7FEB">
        <w:t xml:space="preserve">, Microsoft </w:t>
      </w:r>
      <w:r w:rsidR="002D7338" w:rsidRPr="007F7FEB">
        <w:t>Hyper-V</w:t>
      </w:r>
      <w:r w:rsidRPr="007F7FEB">
        <w:t>, etc</w:t>
      </w:r>
      <w:r w:rsidR="002D7338" w:rsidRPr="007F7FEB">
        <w:t>…),</w:t>
      </w:r>
      <w:r w:rsidRPr="007F7FEB">
        <w:t xml:space="preserve"> bases de données </w:t>
      </w:r>
      <w:r w:rsidR="002D7338" w:rsidRPr="007F7FEB">
        <w:t>(Microsoft</w:t>
      </w:r>
      <w:r w:rsidRPr="007F7FEB">
        <w:t xml:space="preserve"> SQL et Oracle), les systèmes de courrier électronique comme Microsoft Exchange etc.</w:t>
      </w:r>
    </w:p>
    <w:p w14:paraId="3F61EF16" w14:textId="15AF18B7" w:rsidR="003F547E" w:rsidRPr="007F7FEB" w:rsidRDefault="003F547E" w:rsidP="00A00A7A">
      <w:r w:rsidRPr="007F7FEB">
        <w:t xml:space="preserve">Voici une liste non exhaustive des systèmes </w:t>
      </w:r>
      <w:proofErr w:type="spellStart"/>
      <w:r w:rsidRPr="007F7FEB">
        <w:t>RAIDs</w:t>
      </w:r>
      <w:proofErr w:type="spellEnd"/>
      <w:r w:rsidRPr="007F7FEB">
        <w:t> :</w:t>
      </w:r>
    </w:p>
    <w:p w14:paraId="3D6A9F4D" w14:textId="77777777" w:rsidR="009F0C12" w:rsidRPr="007F7FEB" w:rsidRDefault="009F0C12" w:rsidP="00A00A7A">
      <w:pPr>
        <w:rPr>
          <w:lang w:val="en-GB"/>
        </w:rPr>
      </w:pPr>
      <w:r w:rsidRPr="007F7FEB">
        <w:rPr>
          <w:lang w:val="en-GB"/>
        </w:rPr>
        <w:t>•</w:t>
      </w:r>
      <w:r w:rsidRPr="007F7FEB">
        <w:rPr>
          <w:lang w:val="en-GB"/>
        </w:rPr>
        <w:tab/>
        <w:t xml:space="preserve">Le JBOD (Just A Bunch </w:t>
      </w:r>
      <w:proofErr w:type="gramStart"/>
      <w:r w:rsidRPr="007F7FEB">
        <w:rPr>
          <w:lang w:val="en-GB"/>
        </w:rPr>
        <w:t>Of</w:t>
      </w:r>
      <w:proofErr w:type="gramEnd"/>
      <w:r w:rsidRPr="007F7FEB">
        <w:rPr>
          <w:lang w:val="en-GB"/>
        </w:rPr>
        <w:t xml:space="preserve"> Disks)</w:t>
      </w:r>
    </w:p>
    <w:p w14:paraId="3E6E113C" w14:textId="77777777" w:rsidR="009F0C12" w:rsidRPr="007F7FEB" w:rsidRDefault="009F0C12" w:rsidP="00A00A7A">
      <w:r w:rsidRPr="007F7FEB">
        <w:t>•</w:t>
      </w:r>
      <w:r w:rsidRPr="007F7FEB">
        <w:tab/>
        <w:t xml:space="preserve">RAID 0 (entrelacement) </w:t>
      </w:r>
    </w:p>
    <w:p w14:paraId="1F97F07C" w14:textId="77777777" w:rsidR="009F0C12" w:rsidRPr="007F7FEB" w:rsidRDefault="009F0C12" w:rsidP="00A00A7A">
      <w:r w:rsidRPr="007F7FEB">
        <w:t>•</w:t>
      </w:r>
      <w:r w:rsidRPr="007F7FEB">
        <w:tab/>
        <w:t>RAID 1 (écriture miroir)</w:t>
      </w:r>
    </w:p>
    <w:p w14:paraId="22F175AD" w14:textId="77777777" w:rsidR="009F0C12" w:rsidRPr="007F7FEB" w:rsidRDefault="009F0C12" w:rsidP="00A00A7A">
      <w:r w:rsidRPr="007F7FEB">
        <w:t>•</w:t>
      </w:r>
      <w:r w:rsidRPr="007F7FEB">
        <w:tab/>
        <w:t xml:space="preserve">RAID 1E (écriture miroir entrelacée) </w:t>
      </w:r>
    </w:p>
    <w:p w14:paraId="243C4345" w14:textId="77777777" w:rsidR="009F0C12" w:rsidRPr="007F7FEB" w:rsidRDefault="009F0C12" w:rsidP="00A00A7A">
      <w:r w:rsidRPr="007F7FEB">
        <w:t>•</w:t>
      </w:r>
      <w:r w:rsidRPr="007F7FEB">
        <w:tab/>
        <w:t>RAID 5 (entrelacement avec parité)</w:t>
      </w:r>
    </w:p>
    <w:p w14:paraId="36ED643E" w14:textId="44E40DC3" w:rsidR="009F0C12" w:rsidRPr="007F7FEB" w:rsidRDefault="009F0C12" w:rsidP="00A00A7A">
      <w:r w:rsidRPr="007F7FEB">
        <w:t>•</w:t>
      </w:r>
      <w:r w:rsidRPr="007F7FEB">
        <w:tab/>
        <w:t>RAID 6 (entrelacement avec double parité)</w:t>
      </w:r>
    </w:p>
    <w:p w14:paraId="4C2B5E83" w14:textId="77777777" w:rsidR="009F0C12" w:rsidRPr="007F7FEB" w:rsidRDefault="009F0C12" w:rsidP="00A00A7A">
      <w:r w:rsidRPr="007F7FEB">
        <w:t>•</w:t>
      </w:r>
      <w:r w:rsidRPr="007F7FEB">
        <w:tab/>
        <w:t>RAID 10 (ensembles RAID 1 entrelacés)</w:t>
      </w:r>
    </w:p>
    <w:p w14:paraId="36D5A613" w14:textId="37B1F763" w:rsidR="009F0C12" w:rsidRPr="007F7FEB" w:rsidRDefault="009F0C12" w:rsidP="00A00A7A">
      <w:r w:rsidRPr="007F7FEB">
        <w:t>•</w:t>
      </w:r>
      <w:r w:rsidRPr="007F7FEB">
        <w:tab/>
        <w:t>RAID 50 (ensembles RAID 5 entrelacés)</w:t>
      </w:r>
    </w:p>
    <w:p w14:paraId="20A7BE33" w14:textId="18866644" w:rsidR="002D7338" w:rsidRPr="007F7FEB" w:rsidRDefault="009F0C12" w:rsidP="00A00A7A">
      <w:pPr>
        <w:rPr>
          <w:lang w:val="en-GB"/>
        </w:rPr>
      </w:pPr>
      <w:r w:rsidRPr="007F7FEB">
        <w:rPr>
          <w:lang w:val="en-GB"/>
        </w:rPr>
        <w:t>•</w:t>
      </w:r>
      <w:r w:rsidRPr="007F7FEB">
        <w:rPr>
          <w:lang w:val="en-GB"/>
        </w:rPr>
        <w:tab/>
        <w:t xml:space="preserve">RAID 60 (ensembles RAID 6 </w:t>
      </w:r>
      <w:proofErr w:type="spellStart"/>
      <w:r w:rsidRPr="007F7FEB">
        <w:rPr>
          <w:lang w:val="en-GB"/>
        </w:rPr>
        <w:t>entrelacés</w:t>
      </w:r>
      <w:proofErr w:type="spellEnd"/>
      <w:r w:rsidRPr="007F7FEB">
        <w:rPr>
          <w:lang w:val="en-GB"/>
        </w:rPr>
        <w:t>)</w:t>
      </w:r>
    </w:p>
    <w:p w14:paraId="59B38DD0" w14:textId="17344F56" w:rsidR="00A23D6E" w:rsidRPr="007F7FEB" w:rsidRDefault="00A23D6E" w:rsidP="00A00A7A">
      <w:pPr>
        <w:rPr>
          <w:lang w:val="en-GB"/>
        </w:rPr>
      </w:pPr>
    </w:p>
    <w:p w14:paraId="4C71897E" w14:textId="629FC2AF" w:rsidR="002D7338" w:rsidRPr="007F7FEB" w:rsidRDefault="00C82B46" w:rsidP="00A00A7A">
      <w:pPr>
        <w:pStyle w:val="Titre3"/>
      </w:pPr>
      <w:bookmarkStart w:id="65" w:name="_Toc532581676"/>
      <w:r w:rsidRPr="007F7FEB">
        <w:t>Raid Logiciel et matériel</w:t>
      </w:r>
      <w:bookmarkEnd w:id="65"/>
    </w:p>
    <w:p w14:paraId="6D4D3389" w14:textId="5FCCD23F" w:rsidR="00C82B46" w:rsidRPr="007F7FEB" w:rsidRDefault="00C82B46" w:rsidP="00A00A7A">
      <w:r w:rsidRPr="007F7FEB">
        <w:t xml:space="preserve">Un système Raid peut être créé de deux </w:t>
      </w:r>
      <w:r w:rsidR="001D0DD0" w:rsidRPr="007F7FEB">
        <w:t>formes :</w:t>
      </w:r>
      <w:r w:rsidRPr="007F7FEB">
        <w:t xml:space="preserve"> Logiciel et matériel.</w:t>
      </w:r>
    </w:p>
    <w:p w14:paraId="0C8706C1" w14:textId="196E71B2" w:rsidR="006708E9" w:rsidRPr="007F7FEB" w:rsidRDefault="006708E9" w:rsidP="00A00A7A">
      <w:pPr>
        <w:pStyle w:val="Titre4"/>
      </w:pPr>
      <w:bookmarkStart w:id="66" w:name="_Toc532581677"/>
      <w:r w:rsidRPr="007F7FEB">
        <w:lastRenderedPageBreak/>
        <w:t>Raid matériel</w:t>
      </w:r>
      <w:bookmarkEnd w:id="66"/>
    </w:p>
    <w:p w14:paraId="5F5BF335" w14:textId="00BE4E21" w:rsidR="006708E9" w:rsidRPr="007F7FEB" w:rsidRDefault="002737E2" w:rsidP="00A00A7A">
      <w:r w:rsidRPr="007F7FEB">
        <w:rPr>
          <w:noProof/>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7F7FEB">
        <w:t>Le Raid matériel est un système indépendant qui gère le flux de données par moyen d’un périphérique connecté sur un hôte (pc, serveur, etc.), ses performances sont indépendantes de celles de l’hôte</w:t>
      </w:r>
      <w:r w:rsidR="009A5BC9" w:rsidRPr="007F7FEB">
        <w:t>, ce qui fait que ses traitements de données soient beaucoup plus rapides que sur un raid logiciel</w:t>
      </w:r>
      <w:r w:rsidR="006708E9" w:rsidRPr="007F7FEB">
        <w:t>.</w:t>
      </w:r>
    </w:p>
    <w:p w14:paraId="37B1459D" w14:textId="4714B706" w:rsidR="006708E9" w:rsidRPr="007F7FEB" w:rsidRDefault="006708E9" w:rsidP="00A00A7A">
      <w:r w:rsidRPr="007F7FEB">
        <w:t xml:space="preserve"> Le Raid matériel est un contrôleur, il peut</w:t>
      </w:r>
      <w:r w:rsidR="009A5BC9" w:rsidRPr="007F7FEB">
        <w:t xml:space="preserve"> donc recevoir plusieurs disques, en revanche l’hôte</w:t>
      </w:r>
      <w:r w:rsidRPr="007F7FEB">
        <w:t xml:space="preserve"> sur lequel il est connecté </w:t>
      </w:r>
      <w:r w:rsidR="009A5BC9" w:rsidRPr="007F7FEB">
        <w:t xml:space="preserve">en </w:t>
      </w:r>
      <w:r w:rsidRPr="007F7FEB">
        <w:t>voit qu’un seul</w:t>
      </w:r>
      <w:r w:rsidR="009A5BC9" w:rsidRPr="007F7FEB">
        <w:t>.</w:t>
      </w:r>
    </w:p>
    <w:p w14:paraId="6914A43E" w14:textId="674C3078" w:rsidR="00C13C93" w:rsidRPr="007F7FEB" w:rsidRDefault="00C13C93" w:rsidP="00A00A7A">
      <w:r w:rsidRPr="007F7FEB">
        <w:rPr>
          <w:noProof/>
          <w:lang w:eastAsia="fr-CH"/>
        </w:rPr>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7F7FEB" w:rsidRDefault="001962A3" w:rsidP="00A00A7A">
      <w:pPr>
        <w:pStyle w:val="Titre4"/>
      </w:pPr>
      <w:bookmarkStart w:id="67" w:name="_Toc532581678"/>
      <w:r w:rsidRPr="007F7FEB">
        <w:rPr>
          <w:noProof/>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694E22" w:rsidRPr="00794D7B" w:rsidRDefault="00694E22" w:rsidP="00A00A7A">
                            <w:pPr>
                              <w:pStyle w:val="Lgende"/>
                              <w:rPr>
                                <w:b/>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694E22" w:rsidRPr="00794D7B" w:rsidRDefault="00694E22" w:rsidP="00A00A7A">
                      <w:pPr>
                        <w:pStyle w:val="Lgende"/>
                        <w:rPr>
                          <w:b/>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7F7FEB">
        <w:t>Raid Logiciel</w:t>
      </w:r>
      <w:bookmarkEnd w:id="67"/>
    </w:p>
    <w:p w14:paraId="5795AFB6" w14:textId="35DACE9B" w:rsidR="009A5BC9" w:rsidRPr="007F7FEB" w:rsidRDefault="00C13C93" w:rsidP="00A00A7A">
      <w:r w:rsidRPr="007F7FEB">
        <w:rPr>
          <w:noProof/>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7F7FEB">
        <w:t>Différemment</w:t>
      </w:r>
      <w:r w:rsidR="001962A3" w:rsidRPr="007F7FEB">
        <w:t xml:space="preserve"> du raid matériel les système raid logiciel n’ont pas besoin d’une carte dédié pour fonctionner, ce dernier utilise le noyau de l’hôte sur lequel il est configuré. Ce système est plus </w:t>
      </w:r>
      <w:r w:rsidRPr="007F7FEB">
        <w:t>accessible</w:t>
      </w:r>
      <w:r w:rsidR="001962A3" w:rsidRPr="007F7FEB">
        <w:t xml:space="preserve"> car c’est l’hôte qui va gérer le traitement de données, c’est une solution moins couteuse mais aussi moins performante.</w:t>
      </w:r>
    </w:p>
    <w:p w14:paraId="24024ECB" w14:textId="77777777" w:rsidR="00C82B46" w:rsidRPr="007F7FEB" w:rsidRDefault="00C82B46" w:rsidP="00A00A7A"/>
    <w:p w14:paraId="6381C0FE" w14:textId="0E7846F7" w:rsidR="003F547E" w:rsidRPr="007F7FEB" w:rsidRDefault="003F547E" w:rsidP="00A00A7A">
      <w:pPr>
        <w:pStyle w:val="Titre3"/>
        <w:rPr>
          <w:lang w:val="en-GB"/>
        </w:rPr>
      </w:pPr>
      <w:bookmarkStart w:id="68" w:name="_Toc532581679"/>
      <w:r w:rsidRPr="007F7FEB">
        <w:rPr>
          <w:lang w:val="en-GB"/>
        </w:rPr>
        <w:t xml:space="preserve">Le JBOD (Just A Bunch </w:t>
      </w:r>
      <w:proofErr w:type="gramStart"/>
      <w:r w:rsidR="002D7338" w:rsidRPr="007F7FEB">
        <w:rPr>
          <w:lang w:val="en-GB"/>
        </w:rPr>
        <w:t>Of</w:t>
      </w:r>
      <w:proofErr w:type="gramEnd"/>
      <w:r w:rsidRPr="007F7FEB">
        <w:rPr>
          <w:lang w:val="en-GB"/>
        </w:rPr>
        <w:t xml:space="preserve"> Disks</w:t>
      </w:r>
      <w:r w:rsidR="002D7338" w:rsidRPr="007F7FEB">
        <w:rPr>
          <w:lang w:val="en-GB"/>
        </w:rPr>
        <w:t>):</w:t>
      </w:r>
      <w:bookmarkEnd w:id="68"/>
    </w:p>
    <w:p w14:paraId="3BA335E4" w14:textId="5937842E" w:rsidR="003F547E" w:rsidRPr="007F7FEB" w:rsidRDefault="003F547E" w:rsidP="00A00A7A">
      <w:pPr>
        <w:rPr>
          <w:rFonts w:ascii="Calibri-Light" w:hAnsi="Calibri-Light" w:cs="Calibri-Light"/>
          <w:sz w:val="26"/>
          <w:szCs w:val="26"/>
        </w:rPr>
      </w:pPr>
      <w:r w:rsidRPr="007F7FEB">
        <w:t>Ce RAID permet de rassembler tous nos disques en seul virtuel. Si vous avez des disques de 12, 33 et 44 Go sa vous fera un disque de 89 Go</w:t>
      </w:r>
    </w:p>
    <w:p w14:paraId="7F5740B8" w14:textId="4CD2C526" w:rsidR="003F547E" w:rsidRPr="007F7FEB" w:rsidRDefault="00BA54B8" w:rsidP="00A00A7A">
      <w:pPr>
        <w:pStyle w:val="Titre3"/>
      </w:pPr>
      <w:bookmarkStart w:id="69" w:name="_Toc532581680"/>
      <w:r w:rsidRPr="007F7FEB">
        <w:rPr>
          <w:noProof/>
          <w:lang w:eastAsia="fr-CH"/>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0 (entrelacement) :</w:t>
      </w:r>
      <w:bookmarkEnd w:id="69"/>
      <w:r w:rsidRPr="007F7FEB">
        <w:rPr>
          <w:noProof/>
        </w:rPr>
        <w:t xml:space="preserve"> </w:t>
      </w:r>
    </w:p>
    <w:p w14:paraId="515ACB54" w14:textId="0248D7D2" w:rsidR="003F547E" w:rsidRPr="007F7FEB" w:rsidRDefault="003F547E" w:rsidP="00A00A7A">
      <w:r w:rsidRPr="007F7FEB">
        <w:t xml:space="preserve">Le RAID 0 permet comme le JBOD de lier </w:t>
      </w:r>
      <w:proofErr w:type="gramStart"/>
      <w:r w:rsidRPr="007F7FEB">
        <w:t>plusieurs disque dur</w:t>
      </w:r>
      <w:proofErr w:type="gramEnd"/>
      <w:r w:rsidRPr="007F7FEB">
        <w:t xml:space="preserve"> ensemble en un seul. La différence est qu’il améliore les performances en vitesse mais les disques doivent être identique car sinon il se calque sur le disque le plus petit.</w:t>
      </w:r>
    </w:p>
    <w:p w14:paraId="1793828F" w14:textId="7E6627B8" w:rsidR="003F547E" w:rsidRPr="007F7FEB" w:rsidRDefault="003F547E" w:rsidP="00A00A7A">
      <w:r w:rsidRPr="007F7FEB">
        <w:t xml:space="preserve">L’amélioration en vitesse vient du </w:t>
      </w:r>
      <w:r w:rsidR="00CF1B4B" w:rsidRPr="007F7FEB">
        <w:t>fait</w:t>
      </w:r>
      <w:r w:rsidRPr="007F7FEB">
        <w:t xml:space="preserve"> que par exemple s’il a envie d’enregistrer un fichier de 1 giga il va enregistrer à chaque fois 200 méga en même temps sur chaque disque pour alléger la tâche et l’accélérer. Si l’un des disques casse nous perdons toutes les données.</w:t>
      </w:r>
    </w:p>
    <w:p w14:paraId="300EAC5D" w14:textId="2B41C5C0" w:rsidR="00234033" w:rsidRPr="007F7FEB" w:rsidRDefault="00234033" w:rsidP="00A00A7A">
      <w:proofErr w:type="spellStart"/>
      <w:r w:rsidRPr="007F7FEB">
        <w:lastRenderedPageBreak/>
        <w:t>Nbs</w:t>
      </w:r>
      <w:proofErr w:type="spellEnd"/>
      <w:r w:rsidRPr="007F7FEB">
        <w:t xml:space="preserve"> de disques au minimum : </w:t>
      </w:r>
      <w:r w:rsidRPr="007F7FEB">
        <w:rPr>
          <w:b/>
        </w:rPr>
        <w:t>2</w:t>
      </w:r>
    </w:p>
    <w:p w14:paraId="316B5438" w14:textId="154C1000" w:rsidR="00234033" w:rsidRPr="007F7FEB" w:rsidRDefault="00234033" w:rsidP="00A00A7A">
      <w:r w:rsidRPr="007F7FEB">
        <w:t xml:space="preserve">Avantage(s) : </w:t>
      </w:r>
      <w:r w:rsidRPr="007F7FEB">
        <w:rPr>
          <w:b/>
        </w:rPr>
        <w:t>grande vitesse</w:t>
      </w:r>
    </w:p>
    <w:p w14:paraId="220E7AC9" w14:textId="3370DB82" w:rsidR="00234033" w:rsidRPr="007F7FEB" w:rsidRDefault="00234033" w:rsidP="00A00A7A">
      <w:r w:rsidRPr="007F7FEB">
        <w:t xml:space="preserve">Perte de disques max : </w:t>
      </w:r>
      <w:r w:rsidRPr="007F7FEB">
        <w:rPr>
          <w:b/>
        </w:rPr>
        <w:t>1</w:t>
      </w:r>
    </w:p>
    <w:p w14:paraId="0BA1D096" w14:textId="4F2F1723" w:rsidR="00234033" w:rsidRPr="007F7FEB" w:rsidRDefault="00234033" w:rsidP="00A00A7A">
      <w:r w:rsidRPr="007F7FEB">
        <w:t xml:space="preserve">Calcul volume : </w:t>
      </w:r>
      <w:proofErr w:type="spellStart"/>
      <w:r w:rsidRPr="007F7FEB">
        <w:rPr>
          <w:b/>
        </w:rPr>
        <w:t>nbDisk</w:t>
      </w:r>
      <w:proofErr w:type="spellEnd"/>
      <w:r w:rsidRPr="007F7FEB">
        <w:rPr>
          <w:b/>
        </w:rPr>
        <w:t xml:space="preserve"> * </w:t>
      </w:r>
      <w:proofErr w:type="spellStart"/>
      <w:r w:rsidRPr="007F7FEB">
        <w:rPr>
          <w:b/>
        </w:rPr>
        <w:t>singleDiskSize</w:t>
      </w:r>
      <w:proofErr w:type="spellEnd"/>
      <w:r w:rsidRPr="007F7FEB">
        <w:rPr>
          <w:b/>
        </w:rPr>
        <w:t xml:space="preserve"> = </w:t>
      </w:r>
      <w:proofErr w:type="spellStart"/>
      <w:r w:rsidRPr="007F7FEB">
        <w:rPr>
          <w:b/>
        </w:rPr>
        <w:t>capacity</w:t>
      </w:r>
      <w:proofErr w:type="spellEnd"/>
      <w:r w:rsidRPr="007F7FEB">
        <w:t xml:space="preserve"> (</w:t>
      </w:r>
      <w:r w:rsidR="00726010" w:rsidRPr="007F7FEB">
        <w:t>ex :</w:t>
      </w:r>
      <w:r w:rsidRPr="007F7FEB">
        <w:t xml:space="preserve"> deux disques de 1TB = 2 * 1 = 2 TB)</w:t>
      </w:r>
    </w:p>
    <w:p w14:paraId="07D6BC1A" w14:textId="6115283E" w:rsidR="00234033" w:rsidRPr="007F7FEB" w:rsidRDefault="00234033" w:rsidP="00A00A7A"/>
    <w:p w14:paraId="3144A49B" w14:textId="77777777" w:rsidR="00234033" w:rsidRPr="007F7FEB" w:rsidRDefault="00234033" w:rsidP="00A00A7A"/>
    <w:p w14:paraId="110475F4" w14:textId="378688E6" w:rsidR="003F547E" w:rsidRPr="007F7FEB" w:rsidRDefault="00BA54B8" w:rsidP="00A00A7A">
      <w:pPr>
        <w:pStyle w:val="Titre3"/>
      </w:pPr>
      <w:bookmarkStart w:id="70" w:name="_Toc532581681"/>
      <w:r w:rsidRPr="007F7FEB">
        <w:rPr>
          <w:noProof/>
          <w:lang w:eastAsia="fr-CH"/>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1 (écriture miroir) :</w:t>
      </w:r>
      <w:bookmarkEnd w:id="70"/>
      <w:r w:rsidRPr="007F7FEB">
        <w:rPr>
          <w:noProof/>
        </w:rPr>
        <w:t xml:space="preserve"> </w:t>
      </w:r>
    </w:p>
    <w:p w14:paraId="3E713BC0" w14:textId="304DAF43" w:rsidR="003F547E" w:rsidRPr="007F7FEB" w:rsidRDefault="003F547E" w:rsidP="00A00A7A">
      <w:r w:rsidRPr="007F7FEB">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7F7FEB">
        <w:t>disques</w:t>
      </w:r>
      <w:r w:rsidRPr="007F7FEB">
        <w:t xml:space="preserve"> de 100 Go ne ferons que 100 Go.</w:t>
      </w:r>
    </w:p>
    <w:p w14:paraId="686779F5" w14:textId="1C5E8E58" w:rsidR="00726010" w:rsidRPr="007F7FEB" w:rsidRDefault="00726010" w:rsidP="00A00A7A">
      <w:proofErr w:type="spellStart"/>
      <w:r w:rsidRPr="007F7FEB">
        <w:t>Nbs</w:t>
      </w:r>
      <w:proofErr w:type="spellEnd"/>
      <w:r w:rsidRPr="007F7FEB">
        <w:t xml:space="preserve"> de disques au minimum :</w:t>
      </w:r>
      <w:r w:rsidR="00877428" w:rsidRPr="007F7FEB">
        <w:t xml:space="preserve"> </w:t>
      </w:r>
      <w:r w:rsidR="00877428" w:rsidRPr="007F7FEB">
        <w:rPr>
          <w:b/>
        </w:rPr>
        <w:t>2</w:t>
      </w:r>
    </w:p>
    <w:p w14:paraId="64BEAAA1" w14:textId="37530D68" w:rsidR="00726010" w:rsidRPr="007F7FEB" w:rsidRDefault="00726010" w:rsidP="00A00A7A">
      <w:r w:rsidRPr="007F7FEB">
        <w:t>Avantage(s) :</w:t>
      </w:r>
      <w:r w:rsidR="006E3FF5" w:rsidRPr="007F7FEB">
        <w:t xml:space="preserve"> </w:t>
      </w:r>
      <w:r w:rsidR="008C3D17" w:rsidRPr="007F7FEB">
        <w:t xml:space="preserve">bonne protection de </w:t>
      </w:r>
      <w:proofErr w:type="spellStart"/>
      <w:r w:rsidR="008C3D17" w:rsidRPr="007F7FEB">
        <w:t>dnnées</w:t>
      </w:r>
      <w:proofErr w:type="spellEnd"/>
    </w:p>
    <w:p w14:paraId="01A4E1A5" w14:textId="3D4168C1" w:rsidR="00726010" w:rsidRPr="007F7FEB" w:rsidRDefault="00726010" w:rsidP="00A00A7A">
      <w:r w:rsidRPr="007F7FEB">
        <w:t>Perte de disques max :</w:t>
      </w:r>
      <w:r w:rsidR="006E3FF5" w:rsidRPr="007F7FEB">
        <w:t xml:space="preserve"> </w:t>
      </w:r>
      <w:r w:rsidR="006E3FF5" w:rsidRPr="007F7FEB">
        <w:rPr>
          <w:b/>
        </w:rPr>
        <w:t>n-1</w:t>
      </w:r>
      <w:r w:rsidR="006E3FF5" w:rsidRPr="007F7FEB">
        <w:t xml:space="preserve"> (</w:t>
      </w:r>
      <w:proofErr w:type="spellStart"/>
      <w:r w:rsidR="006E3FF5" w:rsidRPr="007F7FEB">
        <w:t>nbDisk</w:t>
      </w:r>
      <w:proofErr w:type="spellEnd"/>
      <w:r w:rsidR="006E3FF5" w:rsidRPr="007F7FEB">
        <w:t xml:space="preserve"> -1)</w:t>
      </w:r>
    </w:p>
    <w:p w14:paraId="2F495EFB" w14:textId="0D7849A7" w:rsidR="00726010" w:rsidRPr="007F7FEB" w:rsidRDefault="00726010" w:rsidP="00A00A7A">
      <w:r w:rsidRPr="007F7FEB">
        <w:t>Calcul volume :</w:t>
      </w:r>
      <w:r w:rsidR="00C5055C" w:rsidRPr="007F7FEB">
        <w:t xml:space="preserve"> 50% du volume total</w:t>
      </w:r>
    </w:p>
    <w:p w14:paraId="7B321203" w14:textId="56D809F8" w:rsidR="00BA54B8" w:rsidRPr="007F7FEB" w:rsidRDefault="00AB17F1" w:rsidP="00A00A7A">
      <w:pPr>
        <w:rPr>
          <w:rFonts w:ascii="Calibri-Light" w:hAnsi="Calibri-Light" w:cs="Calibri-Light"/>
          <w:sz w:val="26"/>
          <w:szCs w:val="26"/>
        </w:rPr>
      </w:pPr>
      <w:r w:rsidRPr="007F7FEB">
        <w:rPr>
          <w:noProof/>
          <w:lang w:eastAsia="fr-CH"/>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Pr="007F7FEB" w:rsidRDefault="003F547E" w:rsidP="00A00A7A">
      <w:pPr>
        <w:pStyle w:val="Titre3"/>
      </w:pPr>
      <w:bookmarkStart w:id="71" w:name="_Toc532581682"/>
      <w:r w:rsidRPr="007F7FEB">
        <w:t>RAID 1E (écriture miroir entrelacée) :</w:t>
      </w:r>
      <w:bookmarkEnd w:id="71"/>
    </w:p>
    <w:p w14:paraId="4C387E2E" w14:textId="1B91BFBC" w:rsidR="003F547E" w:rsidRPr="007F7FEB" w:rsidRDefault="003F547E" w:rsidP="00A00A7A">
      <w:r w:rsidRPr="007F7FEB">
        <w:t xml:space="preserve">Le RAID 1E mélange le RAID 0 et 1. Il est utilisable à partir de 3 </w:t>
      </w:r>
      <w:r w:rsidR="00CF1B4B" w:rsidRPr="007F7FEB">
        <w:t>disques</w:t>
      </w:r>
      <w:r w:rsidRPr="007F7FEB">
        <w:t xml:space="preserve"> et est utile sur </w:t>
      </w:r>
      <w:r w:rsidR="00CF1B4B" w:rsidRPr="007F7FEB">
        <w:t>un nombre impair</w:t>
      </w:r>
      <w:r w:rsidRPr="007F7FEB">
        <w:t xml:space="preserve"> de disque (</w:t>
      </w:r>
      <w:r w:rsidRPr="007F7FEB">
        <w:rPr>
          <w:rFonts w:ascii="Minion-Italic" w:hAnsi="Minion-Italic" w:cs="Minion-Italic"/>
          <w:i/>
          <w:iCs/>
          <w:sz w:val="19"/>
          <w:szCs w:val="19"/>
        </w:rPr>
        <w:t>”En cas d’utilisation d’un nombre pair de disques, il est toujours préférable d’utiliser RAID 10”</w:t>
      </w:r>
      <w:r w:rsidRPr="007F7FEB">
        <w:t>). Il permet d’avoir le bonus de vitesse du RAID 0 et la sécurité du RAID 1. Il utilise lui aussi 50% de l’intégralité des disques dur.</w:t>
      </w:r>
    </w:p>
    <w:p w14:paraId="4EF0852A" w14:textId="64BE96D6" w:rsidR="007C3DC9" w:rsidRPr="007F7FEB" w:rsidRDefault="007C3DC9" w:rsidP="00A00A7A">
      <w:proofErr w:type="spellStart"/>
      <w:r w:rsidRPr="007F7FEB">
        <w:t>Nbs</w:t>
      </w:r>
      <w:proofErr w:type="spellEnd"/>
      <w:r w:rsidRPr="007F7FEB">
        <w:t xml:space="preserve"> de disques au minimum : </w:t>
      </w:r>
      <w:r w:rsidRPr="007F7FEB">
        <w:rPr>
          <w:b/>
        </w:rPr>
        <w:t>3</w:t>
      </w:r>
    </w:p>
    <w:p w14:paraId="7C3179B1" w14:textId="1BAE3EF3" w:rsidR="007C3DC9" w:rsidRPr="007F7FEB" w:rsidRDefault="007C3DC9" w:rsidP="00A00A7A">
      <w:r w:rsidRPr="007F7FEB">
        <w:t xml:space="preserve">Avantage(s) : grande vitesse et bonne fiabilité </w:t>
      </w:r>
    </w:p>
    <w:p w14:paraId="1116688D" w14:textId="77777777" w:rsidR="007C3DC9" w:rsidRPr="007F7FEB" w:rsidRDefault="007C3DC9" w:rsidP="00A00A7A">
      <w:r w:rsidRPr="007F7FEB">
        <w:t xml:space="preserve">Perte de disques max : </w:t>
      </w:r>
      <w:r w:rsidRPr="007F7FEB">
        <w:rPr>
          <w:b/>
        </w:rPr>
        <w:t>1</w:t>
      </w:r>
    </w:p>
    <w:p w14:paraId="5CBFD210" w14:textId="62BEC9C4" w:rsidR="00AB17F1" w:rsidRPr="007F7FEB" w:rsidRDefault="007C3DC9" w:rsidP="00A00A7A">
      <w:r w:rsidRPr="007F7FEB">
        <w:t>Calcul volume : 50% du volume total</w:t>
      </w:r>
    </w:p>
    <w:p w14:paraId="4C4F6262" w14:textId="77777777" w:rsidR="00700F12" w:rsidRPr="007F7FEB" w:rsidRDefault="00700F12" w:rsidP="00A00A7A"/>
    <w:p w14:paraId="2E4D93B0" w14:textId="035E6BCD" w:rsidR="003F547E" w:rsidRPr="007F7FEB" w:rsidRDefault="003F547E" w:rsidP="00A00A7A">
      <w:pPr>
        <w:pStyle w:val="Titre3"/>
      </w:pPr>
      <w:bookmarkStart w:id="72" w:name="_Toc532581683"/>
      <w:r w:rsidRPr="007F7FEB">
        <w:lastRenderedPageBreak/>
        <w:t>RAID 5 (entrelacement avec parité) :</w:t>
      </w:r>
      <w:bookmarkEnd w:id="72"/>
    </w:p>
    <w:p w14:paraId="4396B0C5" w14:textId="07084153" w:rsidR="00700F12" w:rsidRPr="007F7FEB" w:rsidRDefault="00AB17F1" w:rsidP="00A00A7A">
      <w:r w:rsidRPr="007F7FEB">
        <w:rPr>
          <w:rFonts w:ascii="Minion-Italic" w:hAnsi="Minion-Italic" w:cs="Minion-Italic"/>
          <w:i/>
          <w:iCs/>
          <w:noProof/>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7F7FEB">
        <w:t>[disque</w:t>
      </w:r>
      <w:r w:rsidR="003F547E" w:rsidRPr="007F7FEB">
        <w:t xml:space="preserve"> fois (x-1) EX : 60*(4-2) = 120 </w:t>
      </w:r>
      <w:r w:rsidR="00CF1B4B" w:rsidRPr="007F7FEB">
        <w:t>Go]</w:t>
      </w:r>
    </w:p>
    <w:p w14:paraId="14514B1A" w14:textId="3886C3C0" w:rsidR="00131A7B" w:rsidRPr="007F7FEB" w:rsidRDefault="00131A7B" w:rsidP="00A00A7A">
      <w:proofErr w:type="spellStart"/>
      <w:r w:rsidRPr="007F7FEB">
        <w:t>Nbs</w:t>
      </w:r>
      <w:proofErr w:type="spellEnd"/>
      <w:r w:rsidRPr="007F7FEB">
        <w:t xml:space="preserve"> de disques au minimum : </w:t>
      </w:r>
      <w:r w:rsidR="002C3149" w:rsidRPr="007F7FEB">
        <w:rPr>
          <w:b/>
        </w:rPr>
        <w:t>3</w:t>
      </w:r>
    </w:p>
    <w:p w14:paraId="0DBAD693" w14:textId="7D073021" w:rsidR="00131A7B" w:rsidRPr="007F7FEB" w:rsidRDefault="00131A7B" w:rsidP="00A00A7A">
      <w:r w:rsidRPr="007F7FEB">
        <w:t xml:space="preserve">Avantage(s) : </w:t>
      </w:r>
      <w:r w:rsidR="00700F12" w:rsidRPr="007F7FEB">
        <w:t>conçu pour assurer la perte d’un disque</w:t>
      </w:r>
    </w:p>
    <w:p w14:paraId="53C68CBC" w14:textId="77777777" w:rsidR="00131A7B" w:rsidRPr="007F7FEB" w:rsidRDefault="00131A7B" w:rsidP="00A00A7A">
      <w:r w:rsidRPr="007F7FEB">
        <w:t xml:space="preserve">Perte de disques max : </w:t>
      </w:r>
      <w:r w:rsidRPr="007F7FEB">
        <w:rPr>
          <w:b/>
        </w:rPr>
        <w:t>1</w:t>
      </w:r>
    </w:p>
    <w:p w14:paraId="13226845" w14:textId="1C7E1EF3" w:rsidR="00131A7B" w:rsidRPr="007F7FEB" w:rsidRDefault="00131A7B" w:rsidP="00A00A7A">
      <w:pPr>
        <w:rPr>
          <w:lang w:val="en-GB"/>
        </w:rPr>
      </w:pPr>
      <w:proofErr w:type="spellStart"/>
      <w:r w:rsidRPr="007F7FEB">
        <w:rPr>
          <w:lang w:val="en-GB"/>
        </w:rPr>
        <w:t>Calcul</w:t>
      </w:r>
      <w:proofErr w:type="spellEnd"/>
      <w:r w:rsidRPr="007F7FEB">
        <w:rPr>
          <w:lang w:val="en-GB"/>
        </w:rPr>
        <w:t xml:space="preserve"> </w:t>
      </w:r>
      <w:proofErr w:type="gramStart"/>
      <w:r w:rsidRPr="007F7FEB">
        <w:rPr>
          <w:lang w:val="en-GB"/>
        </w:rPr>
        <w:t>volume</w:t>
      </w:r>
      <w:r w:rsidR="002C3149" w:rsidRPr="007F7FEB">
        <w:rPr>
          <w:lang w:val="en-GB"/>
        </w:rPr>
        <w:t> :</w:t>
      </w:r>
      <w:proofErr w:type="gramEnd"/>
      <w:r w:rsidR="002C3149" w:rsidRPr="007F7FEB">
        <w:rPr>
          <w:lang w:val="en-GB"/>
        </w:rPr>
        <w:t xml:space="preserve"> (</w:t>
      </w:r>
      <w:proofErr w:type="spellStart"/>
      <w:r w:rsidR="002C3149" w:rsidRPr="007F7FEB">
        <w:rPr>
          <w:lang w:val="en-GB"/>
        </w:rPr>
        <w:t>nbDisk</w:t>
      </w:r>
      <w:proofErr w:type="spellEnd"/>
      <w:r w:rsidR="002C3149" w:rsidRPr="007F7FEB">
        <w:rPr>
          <w:lang w:val="en-GB"/>
        </w:rPr>
        <w:t xml:space="preserve"> – 1) * </w:t>
      </w:r>
      <w:proofErr w:type="spellStart"/>
      <w:r w:rsidR="002C3149" w:rsidRPr="007F7FEB">
        <w:rPr>
          <w:lang w:val="en-GB"/>
        </w:rPr>
        <w:t>singleDiskSize</w:t>
      </w:r>
      <w:proofErr w:type="spellEnd"/>
      <w:r w:rsidR="002C3149" w:rsidRPr="007F7FEB">
        <w:rPr>
          <w:lang w:val="en-GB"/>
        </w:rPr>
        <w:t xml:space="preserve"> = capacity</w:t>
      </w:r>
    </w:p>
    <w:p w14:paraId="01FDE6C5" w14:textId="505DB05A" w:rsidR="000B0E89" w:rsidRPr="007F7FEB" w:rsidRDefault="00AB17F1" w:rsidP="00A00A7A">
      <w:pPr>
        <w:pStyle w:val="Titre3"/>
      </w:pPr>
      <w:bookmarkStart w:id="73" w:name="_Toc532581684"/>
      <w:r w:rsidRPr="007F7FEB">
        <w:rPr>
          <w:rFonts w:ascii="Minion-Italic" w:hAnsi="Minion-Italic" w:cs="Minion-Italic"/>
          <w:i/>
          <w:iCs/>
          <w:noProof/>
          <w:sz w:val="19"/>
          <w:szCs w:val="19"/>
          <w:lang w:eastAsia="fr-CH"/>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6 (entrelacement avec double parité) :</w:t>
      </w:r>
      <w:bookmarkEnd w:id="73"/>
    </w:p>
    <w:p w14:paraId="62B8DFAE" w14:textId="576C9F80" w:rsidR="00AB17F1" w:rsidRPr="007F7FEB" w:rsidRDefault="003F547E" w:rsidP="00A00A7A">
      <w:r w:rsidRPr="007F7FEB">
        <w:t xml:space="preserve">Le RAID 6 fonctionne comme le RAID 5 a part qu’il a une double parité, La vitesse d’écriture est moins bonne et il a besoin de 2 </w:t>
      </w:r>
      <w:r w:rsidR="00CF1B4B" w:rsidRPr="007F7FEB">
        <w:t>disques</w:t>
      </w:r>
      <w:r w:rsidRPr="007F7FEB">
        <w:t xml:space="preserve"> de secours mais il permet une perte de 2 </w:t>
      </w:r>
      <w:r w:rsidR="00CF1B4B" w:rsidRPr="007F7FEB">
        <w:t>disques</w:t>
      </w:r>
      <w:r w:rsidRPr="007F7FEB">
        <w:t xml:space="preserve">. </w:t>
      </w:r>
      <w:r w:rsidR="005B612B" w:rsidRPr="007F7FEB">
        <w:t>Le</w:t>
      </w:r>
      <w:r w:rsidRPr="007F7FEB">
        <w:t xml:space="preserve"> calcul de capacité est de de </w:t>
      </w:r>
      <w:r w:rsidR="005B612B" w:rsidRPr="007F7FEB">
        <w:t>[disque</w:t>
      </w:r>
      <w:r w:rsidRPr="007F7FEB">
        <w:t xml:space="preserve"> fois (x-1) EX : 60*(4-2) = 120 </w:t>
      </w:r>
      <w:r w:rsidR="005B612B" w:rsidRPr="007F7FEB">
        <w:t>Go]</w:t>
      </w:r>
    </w:p>
    <w:p w14:paraId="2D75FF7C" w14:textId="23719274" w:rsidR="00700F12" w:rsidRPr="007F7FEB" w:rsidRDefault="00700F12" w:rsidP="00A00A7A">
      <w:proofErr w:type="spellStart"/>
      <w:r w:rsidRPr="007F7FEB">
        <w:t>Nbs</w:t>
      </w:r>
      <w:proofErr w:type="spellEnd"/>
      <w:r w:rsidRPr="007F7FEB">
        <w:t xml:space="preserve"> de disques au minimum : </w:t>
      </w:r>
      <w:r w:rsidR="00746200" w:rsidRPr="007F7FEB">
        <w:rPr>
          <w:b/>
        </w:rPr>
        <w:t>4</w:t>
      </w:r>
    </w:p>
    <w:p w14:paraId="22D6FC29" w14:textId="624CC3C0" w:rsidR="00700F12" w:rsidRPr="007F7FEB" w:rsidRDefault="00700F12" w:rsidP="00A00A7A">
      <w:r w:rsidRPr="007F7FEB">
        <w:t xml:space="preserve">Avantage(s) : </w:t>
      </w:r>
      <w:r w:rsidR="007F7E75" w:rsidRPr="007F7FEB">
        <w:t xml:space="preserve">plus grande sécurité </w:t>
      </w:r>
    </w:p>
    <w:p w14:paraId="2C9468A5" w14:textId="4963ADA8" w:rsidR="00700F12" w:rsidRPr="007F7FEB" w:rsidRDefault="00700F12" w:rsidP="00A00A7A">
      <w:r w:rsidRPr="007F7FEB">
        <w:t xml:space="preserve">Perte de disques max : </w:t>
      </w:r>
      <w:r w:rsidR="007F7E75" w:rsidRPr="007F7FEB">
        <w:rPr>
          <w:b/>
        </w:rPr>
        <w:t>2</w:t>
      </w:r>
    </w:p>
    <w:p w14:paraId="73FB2206" w14:textId="07E6CFE3" w:rsidR="00AB17F1" w:rsidRPr="007F7FEB" w:rsidRDefault="00700F12" w:rsidP="00A00A7A">
      <w:pPr>
        <w:rPr>
          <w:lang w:val="en-GB"/>
        </w:rPr>
      </w:pPr>
      <w:proofErr w:type="spellStart"/>
      <w:r w:rsidRPr="007F7FEB">
        <w:rPr>
          <w:lang w:val="en-GB"/>
        </w:rPr>
        <w:t>Calcul</w:t>
      </w:r>
      <w:proofErr w:type="spellEnd"/>
      <w:r w:rsidRPr="007F7FEB">
        <w:rPr>
          <w:lang w:val="en-GB"/>
        </w:rPr>
        <w:t xml:space="preserve"> </w:t>
      </w:r>
      <w:proofErr w:type="gramStart"/>
      <w:r w:rsidRPr="007F7FEB">
        <w:rPr>
          <w:lang w:val="en-GB"/>
        </w:rPr>
        <w:t>volume :</w:t>
      </w:r>
      <w:proofErr w:type="gramEnd"/>
      <w:r w:rsidRPr="007F7FEB">
        <w:rPr>
          <w:lang w:val="en-GB"/>
        </w:rPr>
        <w:t xml:space="preserve"> </w:t>
      </w:r>
      <w:r w:rsidR="00985A0E" w:rsidRPr="007F7FEB">
        <w:rPr>
          <w:lang w:val="en-GB"/>
        </w:rPr>
        <w:t>(</w:t>
      </w:r>
      <w:proofErr w:type="spellStart"/>
      <w:r w:rsidR="00985A0E" w:rsidRPr="007F7FEB">
        <w:rPr>
          <w:lang w:val="en-GB"/>
        </w:rPr>
        <w:t>nbDisk</w:t>
      </w:r>
      <w:proofErr w:type="spellEnd"/>
      <w:r w:rsidR="00985A0E" w:rsidRPr="007F7FEB">
        <w:rPr>
          <w:lang w:val="en-GB"/>
        </w:rPr>
        <w:t xml:space="preserve"> – 2) * </w:t>
      </w:r>
      <w:proofErr w:type="spellStart"/>
      <w:r w:rsidR="00985A0E" w:rsidRPr="007F7FEB">
        <w:rPr>
          <w:lang w:val="en-GB"/>
        </w:rPr>
        <w:t>singleDiskSize</w:t>
      </w:r>
      <w:proofErr w:type="spellEnd"/>
      <w:r w:rsidR="00985A0E" w:rsidRPr="007F7FEB">
        <w:rPr>
          <w:lang w:val="en-GB"/>
        </w:rPr>
        <w:t xml:space="preserve"> = capacity</w:t>
      </w:r>
    </w:p>
    <w:p w14:paraId="3CC1DB6E" w14:textId="5A07DCF0" w:rsidR="0051309C" w:rsidRPr="007F7FEB" w:rsidRDefault="0051309C" w:rsidP="00A00A7A">
      <w:pPr>
        <w:rPr>
          <w:lang w:val="en-GB"/>
        </w:rPr>
      </w:pPr>
    </w:p>
    <w:p w14:paraId="0804796C" w14:textId="7AB3BDC6" w:rsidR="003F547E" w:rsidRPr="007F7FEB" w:rsidRDefault="0051309C" w:rsidP="00A00A7A">
      <w:pPr>
        <w:pStyle w:val="Titre3"/>
      </w:pPr>
      <w:bookmarkStart w:id="74" w:name="_Toc532581685"/>
      <w:r w:rsidRPr="007F7FEB">
        <w:rPr>
          <w:rFonts w:ascii="Minion-Italic" w:hAnsi="Minion-Italic" w:cs="Minion-Italic"/>
          <w:i/>
          <w:iCs/>
          <w:noProof/>
          <w:sz w:val="19"/>
          <w:szCs w:val="19"/>
          <w:lang w:eastAsia="fr-CH"/>
        </w:rPr>
        <w:drawing>
          <wp:anchor distT="0" distB="0" distL="114300" distR="114300" simplePos="0" relativeHeight="251679744" behindDoc="0" locked="0" layoutInCell="1" allowOverlap="1" wp14:anchorId="0BB8DAF1" wp14:editId="10EB90D8">
            <wp:simplePos x="0" y="0"/>
            <wp:positionH relativeFrom="column">
              <wp:posOffset>4467210</wp:posOffset>
            </wp:positionH>
            <wp:positionV relativeFrom="paragraph">
              <wp:posOffset>30391</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10 (ensembles RAID 1 entrelacés) :</w:t>
      </w:r>
      <w:bookmarkEnd w:id="74"/>
    </w:p>
    <w:p w14:paraId="6387EBD3" w14:textId="3F8F3F68" w:rsidR="00AB17F1" w:rsidRPr="007F7FEB" w:rsidRDefault="003F547E" w:rsidP="00A00A7A">
      <w:r w:rsidRPr="007F7FEB">
        <w:t>Le RAID 10 permet aussi comme le RAID 1</w:t>
      </w:r>
      <w:r w:rsidRPr="007F7FEB">
        <w:rPr>
          <w:vertAlign w:val="superscript"/>
        </w:rPr>
        <w:t>E</w:t>
      </w:r>
      <w:r w:rsidRPr="007F7FEB">
        <w:t xml:space="preserve"> d’avoir une vitesse de d’écriture accélérer tout en ayant du </w:t>
      </w:r>
      <w:proofErr w:type="spellStart"/>
      <w:r w:rsidRPr="007F7FEB">
        <w:t>mirroring</w:t>
      </w:r>
      <w:proofErr w:type="spellEnd"/>
      <w:r w:rsidRPr="007F7FEB">
        <w:t xml:space="preserve">. La différence est qu’il marche avec des disques en nombre pair. L’architecture est 2 </w:t>
      </w:r>
      <w:r w:rsidR="00CF1B4B" w:rsidRPr="007F7FEB">
        <w:t>disques</w:t>
      </w:r>
      <w:r w:rsidRPr="007F7FEB">
        <w:t xml:space="preserve"> forme un disque en RAID 0 et </w:t>
      </w:r>
      <w:r w:rsidR="004220BC" w:rsidRPr="007F7FEB">
        <w:t>un deuxième pair</w:t>
      </w:r>
      <w:r w:rsidRPr="007F7FEB">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6131775B" w14:textId="76549E8D" w:rsidR="0051309C" w:rsidRPr="007F7FEB" w:rsidRDefault="0051309C" w:rsidP="00A00A7A">
      <w:proofErr w:type="spellStart"/>
      <w:r w:rsidRPr="007F7FEB">
        <w:t>Nbs</w:t>
      </w:r>
      <w:proofErr w:type="spellEnd"/>
      <w:r w:rsidRPr="007F7FEB">
        <w:t xml:space="preserve"> de disques au minimum : </w:t>
      </w:r>
      <w:r w:rsidR="00510772" w:rsidRPr="007F7FEB">
        <w:rPr>
          <w:b/>
        </w:rPr>
        <w:t>4</w:t>
      </w:r>
    </w:p>
    <w:p w14:paraId="41BCBAAC" w14:textId="42D0321B" w:rsidR="0051309C" w:rsidRPr="007F7FEB" w:rsidRDefault="0051309C" w:rsidP="00A00A7A">
      <w:r w:rsidRPr="007F7FEB">
        <w:t xml:space="preserve">Avantage(s) : </w:t>
      </w:r>
      <w:r w:rsidR="00F43606" w:rsidRPr="007F7FEB">
        <w:t>redondance des données et bonne vitesse d’écriture</w:t>
      </w:r>
      <w:r w:rsidRPr="007F7FEB">
        <w:t xml:space="preserve"> </w:t>
      </w:r>
    </w:p>
    <w:p w14:paraId="00521F72" w14:textId="009B00B8" w:rsidR="0051309C" w:rsidRPr="007F7FEB" w:rsidRDefault="0051309C" w:rsidP="00A00A7A">
      <w:r w:rsidRPr="007F7FEB">
        <w:t xml:space="preserve">Perte de disques max : </w:t>
      </w:r>
      <w:r w:rsidRPr="007F7FEB">
        <w:rPr>
          <w:b/>
        </w:rPr>
        <w:t>2</w:t>
      </w:r>
    </w:p>
    <w:p w14:paraId="698D0C69" w14:textId="00E91E4A" w:rsidR="0051309C" w:rsidRPr="007F7FEB" w:rsidRDefault="0051309C" w:rsidP="00A00A7A">
      <w:r w:rsidRPr="007F7FEB">
        <w:lastRenderedPageBreak/>
        <w:t xml:space="preserve">Calcul volume : </w:t>
      </w:r>
      <w:r w:rsidR="00510772" w:rsidRPr="007F7FEB">
        <w:t>50% du volume total</w:t>
      </w:r>
    </w:p>
    <w:p w14:paraId="086951BC" w14:textId="41980D25" w:rsidR="0051309C" w:rsidRPr="007F7FEB" w:rsidRDefault="0051309C" w:rsidP="00A00A7A"/>
    <w:p w14:paraId="25AEE434" w14:textId="55773F80" w:rsidR="00AB17F1" w:rsidRPr="007F7FEB" w:rsidRDefault="00EE565D" w:rsidP="00A00A7A">
      <w:pPr>
        <w:pStyle w:val="Titre3"/>
      </w:pPr>
      <w:bookmarkStart w:id="75" w:name="_Toc532581686"/>
      <w:r w:rsidRPr="007F7FEB">
        <w:rPr>
          <w:rFonts w:ascii="Minion-Italic" w:hAnsi="Minion-Italic" w:cs="Minion-Italic"/>
          <w:i/>
          <w:iCs/>
          <w:noProof/>
          <w:sz w:val="19"/>
          <w:szCs w:val="19"/>
          <w:lang w:eastAsia="fr-CH"/>
        </w:rPr>
        <w:drawing>
          <wp:anchor distT="0" distB="0" distL="114300" distR="114300" simplePos="0" relativeHeight="251680768" behindDoc="0" locked="0" layoutInCell="1" allowOverlap="1" wp14:anchorId="313F68FA" wp14:editId="225E8247">
            <wp:simplePos x="0" y="0"/>
            <wp:positionH relativeFrom="column">
              <wp:posOffset>4383405</wp:posOffset>
            </wp:positionH>
            <wp:positionV relativeFrom="paragraph">
              <wp:posOffset>5715</wp:posOffset>
            </wp:positionV>
            <wp:extent cx="1918335" cy="1325245"/>
            <wp:effectExtent l="0" t="0" r="5715" b="825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8335" cy="132524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50 (ensembles RAID 5 entrelacés) :</w:t>
      </w:r>
      <w:bookmarkEnd w:id="75"/>
    </w:p>
    <w:p w14:paraId="2FB7BD7F" w14:textId="4AEA018F" w:rsidR="00EE565D" w:rsidRPr="007F7FEB" w:rsidRDefault="00EE565D" w:rsidP="00A00A7A">
      <w:proofErr w:type="spellStart"/>
      <w:r w:rsidRPr="007F7FEB">
        <w:t>Nbs</w:t>
      </w:r>
      <w:proofErr w:type="spellEnd"/>
      <w:r w:rsidRPr="007F7FEB">
        <w:t xml:space="preserve"> de disques au minimum : </w:t>
      </w:r>
      <w:r w:rsidR="003E67D9" w:rsidRPr="007F7FEB">
        <w:rPr>
          <w:b/>
        </w:rPr>
        <w:t>6</w:t>
      </w:r>
    </w:p>
    <w:p w14:paraId="36ED8BA7" w14:textId="0CFCCB07" w:rsidR="00EE565D" w:rsidRPr="007F7FEB" w:rsidRDefault="00EE565D" w:rsidP="00A00A7A">
      <w:r w:rsidRPr="007F7FEB">
        <w:t xml:space="preserve">Avantage(s) : </w:t>
      </w:r>
      <w:r w:rsidR="00D958EE" w:rsidRPr="007F7FEB">
        <w:rPr>
          <w:b/>
        </w:rPr>
        <w:t>volume agrégé</w:t>
      </w:r>
    </w:p>
    <w:p w14:paraId="52134954" w14:textId="22E48921" w:rsidR="00EE565D" w:rsidRPr="007F7FEB" w:rsidRDefault="00EE565D" w:rsidP="00A00A7A">
      <w:r w:rsidRPr="007F7FEB">
        <w:t xml:space="preserve">Perte de disques max : </w:t>
      </w:r>
      <w:r w:rsidR="00CD4A35" w:rsidRPr="007F7FEB">
        <w:rPr>
          <w:b/>
        </w:rPr>
        <w:t>1</w:t>
      </w:r>
    </w:p>
    <w:p w14:paraId="1210F5F0" w14:textId="365111AF" w:rsidR="00EE565D" w:rsidRPr="007F7FEB" w:rsidRDefault="00EE565D" w:rsidP="00A00A7A">
      <w:r w:rsidRPr="007F7FEB">
        <w:t xml:space="preserve">Calcul volume : </w:t>
      </w:r>
      <w:r w:rsidR="00122DCC" w:rsidRPr="007F7FEB">
        <w:t>trop teck à calculer</w:t>
      </w:r>
    </w:p>
    <w:p w14:paraId="2E3AA1E1" w14:textId="6942D70C" w:rsidR="003F547E" w:rsidRPr="007F7FEB" w:rsidRDefault="00A00A7A" w:rsidP="00A00A7A">
      <w:pPr>
        <w:pStyle w:val="Titre3"/>
      </w:pPr>
      <w:bookmarkStart w:id="76" w:name="_Toc532581687"/>
      <w:r w:rsidRPr="007F7FEB">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7E6834E6">
            <wp:simplePos x="0" y="0"/>
            <wp:positionH relativeFrom="column">
              <wp:posOffset>3320739</wp:posOffset>
            </wp:positionH>
            <wp:positionV relativeFrom="paragraph">
              <wp:posOffset>149815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60 (ensembles RAID 6 entrelacés) :</w:t>
      </w:r>
      <w:bookmarkEnd w:id="76"/>
      <w:r w:rsidR="00AB17F1" w:rsidRPr="007F7FEB">
        <w:rPr>
          <w:rFonts w:ascii="Minion-Italic" w:hAnsi="Minion-Italic" w:cs="Minion-Italic"/>
          <w:i/>
          <w:iCs/>
          <w:noProof/>
          <w:sz w:val="19"/>
          <w:szCs w:val="19"/>
        </w:rPr>
        <w:t xml:space="preserve"> </w:t>
      </w:r>
    </w:p>
    <w:p w14:paraId="0AB1CFB7" w14:textId="24158959" w:rsidR="003F547E" w:rsidRPr="007F7FEB" w:rsidRDefault="003F547E" w:rsidP="00A00A7A">
      <w:r w:rsidRPr="007F7FEB">
        <w:t xml:space="preserve">Le RAID 60 permet d’avoir 2 </w:t>
      </w:r>
      <w:r w:rsidR="00CF1B4B" w:rsidRPr="007F7FEB">
        <w:t>piles</w:t>
      </w:r>
      <w:r w:rsidRPr="007F7FEB">
        <w:t xml:space="preserve"> de disques en RAID 6 entrelacer en RAID 0. Chaque pile en RAID 6 a donc sa capacité à perde 2 disque et l’entrelacement entre chacune des piles accélère le traitement.</w:t>
      </w:r>
    </w:p>
    <w:p w14:paraId="48913217" w14:textId="67F78F41" w:rsidR="00EE565D" w:rsidRPr="007F7FEB" w:rsidRDefault="00EE565D" w:rsidP="00A00A7A">
      <w:proofErr w:type="spellStart"/>
      <w:r w:rsidRPr="007F7FEB">
        <w:t>Nbs</w:t>
      </w:r>
      <w:proofErr w:type="spellEnd"/>
      <w:r w:rsidRPr="007F7FEB">
        <w:t xml:space="preserve"> de disques au minimum : </w:t>
      </w:r>
      <w:r w:rsidR="00957CB9" w:rsidRPr="007F7FEB">
        <w:rPr>
          <w:b/>
        </w:rPr>
        <w:t>8</w:t>
      </w:r>
    </w:p>
    <w:p w14:paraId="24B31A7F" w14:textId="22567005" w:rsidR="00957CB9" w:rsidRPr="007F7FEB" w:rsidRDefault="00EE565D" w:rsidP="00A00A7A">
      <w:r w:rsidRPr="007F7FEB">
        <w:t xml:space="preserve">Avantage(s) : </w:t>
      </w:r>
      <w:r w:rsidR="00957CB9" w:rsidRPr="007F7FEB">
        <w:t>beaucoup de disques avec redondance plus grande (la performance est nul)</w:t>
      </w:r>
    </w:p>
    <w:p w14:paraId="541B5A61" w14:textId="77777777" w:rsidR="00EE565D" w:rsidRPr="007F7FEB" w:rsidRDefault="00EE565D" w:rsidP="00A00A7A">
      <w:r w:rsidRPr="007F7FEB">
        <w:t xml:space="preserve">Perte de disques max : </w:t>
      </w:r>
      <w:r w:rsidRPr="007F7FEB">
        <w:rPr>
          <w:b/>
        </w:rPr>
        <w:t>2</w:t>
      </w:r>
    </w:p>
    <w:p w14:paraId="51F2BC18" w14:textId="2A013454" w:rsidR="00EE565D" w:rsidRDefault="00EE565D" w:rsidP="00A00A7A">
      <w:r w:rsidRPr="007F7FEB">
        <w:t xml:space="preserve">Calcul volume : </w:t>
      </w:r>
    </w:p>
    <w:p w14:paraId="763C6C7B" w14:textId="3E78ED1D" w:rsidR="0015111F" w:rsidRDefault="0015111F" w:rsidP="00A00A7A">
      <w:pPr>
        <w:pStyle w:val="Titre3"/>
      </w:pPr>
      <w:bookmarkStart w:id="77" w:name="_Toc532581688"/>
      <w:r>
        <w:t>Raid DP</w:t>
      </w:r>
      <w:bookmarkEnd w:id="77"/>
    </w:p>
    <w:p w14:paraId="402D4B99" w14:textId="2A052F53" w:rsidR="0015111F" w:rsidRDefault="0015111F" w:rsidP="00A00A7A">
      <w:r>
        <w:t xml:space="preserve">Le RAID DP est une technologie utilisée par les systèmes NAS. Le principe du raid </w:t>
      </w:r>
      <w:proofErr w:type="spellStart"/>
      <w:r>
        <w:t>dp</w:t>
      </w:r>
      <w:proofErr w:type="spellEnd"/>
      <w:r>
        <w:t xml:space="preserve"> et de reprendre en grande partie le système du raid 6 mais avec des disques à double parités fixes.</w:t>
      </w:r>
      <w:r w:rsidR="00BF6391">
        <w:t xml:space="preserve"> C’est le seul système raid qui peux subir une perte de 2 disques dans un même groupe raid.</w:t>
      </w:r>
      <w:r w:rsidR="00AA5A15">
        <w:t xml:space="preserve"> Cette technologie est principalement utilisée par la société </w:t>
      </w:r>
      <w:proofErr w:type="spellStart"/>
      <w:r w:rsidR="00AA5A15" w:rsidRPr="00AA5A15">
        <w:rPr>
          <w:i/>
        </w:rPr>
        <w:t>NetApp</w:t>
      </w:r>
      <w:proofErr w:type="spellEnd"/>
      <w:r w:rsidR="00AA5A15">
        <w:rPr>
          <w:i/>
        </w:rPr>
        <w:t>.</w:t>
      </w:r>
    </w:p>
    <w:p w14:paraId="14849A89" w14:textId="584F0715" w:rsidR="00AA5A15" w:rsidRPr="007F7FEB" w:rsidRDefault="00AA5A15" w:rsidP="00A00A7A">
      <w:proofErr w:type="spellStart"/>
      <w:r w:rsidRPr="007F7FEB">
        <w:t>Nbs</w:t>
      </w:r>
      <w:proofErr w:type="spellEnd"/>
      <w:r w:rsidRPr="007F7FEB">
        <w:t xml:space="preserve"> de disques au minimum : </w:t>
      </w:r>
      <w:r>
        <w:rPr>
          <w:b/>
        </w:rPr>
        <w:t>4</w:t>
      </w:r>
    </w:p>
    <w:p w14:paraId="3E294632" w14:textId="01D05E8C" w:rsidR="00AA5A15" w:rsidRPr="007F7FEB" w:rsidRDefault="00AA5A15" w:rsidP="00A00A7A">
      <w:r w:rsidRPr="007F7FEB">
        <w:t xml:space="preserve">Avantage(s) : </w:t>
      </w:r>
      <w:r>
        <w:t>peut supporter un</w:t>
      </w:r>
      <w:r w:rsidR="004C2B43">
        <w:t>e</w:t>
      </w:r>
      <w:r>
        <w:t xml:space="preserve"> perte de 2 disques sur un même groupe raid</w:t>
      </w:r>
    </w:p>
    <w:p w14:paraId="5076D07E" w14:textId="5EF987E9" w:rsidR="00AA5A15" w:rsidRPr="007F7FEB" w:rsidRDefault="00AA5A15" w:rsidP="00A00A7A">
      <w:r w:rsidRPr="007F7FEB">
        <w:t xml:space="preserve">Perte de disques max : </w:t>
      </w:r>
      <w:r>
        <w:rPr>
          <w:b/>
        </w:rPr>
        <w:t>3</w:t>
      </w:r>
    </w:p>
    <w:p w14:paraId="15EF3302" w14:textId="240AA90E" w:rsidR="00AA5A15" w:rsidRPr="0015111F" w:rsidRDefault="00AA5A15" w:rsidP="00A00A7A">
      <w:r w:rsidRPr="007F7FEB">
        <w:t xml:space="preserve">Calcul volume : </w:t>
      </w:r>
      <w:r w:rsidR="001F7A0C">
        <w:t xml:space="preserve">(Nombre de disque – 2) * </w:t>
      </w:r>
      <w:proofErr w:type="spellStart"/>
      <w:r w:rsidR="001F7A0C">
        <w:t>singleDiskSize</w:t>
      </w:r>
      <w:proofErr w:type="spellEnd"/>
      <w:r w:rsidR="001F7A0C">
        <w:t xml:space="preserve"> = </w:t>
      </w:r>
      <w:proofErr w:type="spellStart"/>
      <w:r w:rsidR="001F7A0C">
        <w:t>capacity</w:t>
      </w:r>
      <w:proofErr w:type="spellEnd"/>
      <w:r w:rsidR="001F7A0C">
        <w:t xml:space="preserve"> </w:t>
      </w:r>
    </w:p>
    <w:p w14:paraId="7560C617" w14:textId="139FEB47" w:rsidR="00BD65C4" w:rsidRPr="007F7FEB" w:rsidRDefault="00BD65C4" w:rsidP="00A00A7A"/>
    <w:p w14:paraId="5B2C997B" w14:textId="3A58853B" w:rsidR="000B0E89" w:rsidRPr="007F7FEB" w:rsidRDefault="00694E22" w:rsidP="00A00A7A">
      <w:pPr>
        <w:pStyle w:val="Titre2"/>
      </w:pPr>
      <w:bookmarkStart w:id="78" w:name="_Toc532581689"/>
      <w:r>
        <w:rPr>
          <w:noProof/>
        </w:rPr>
        <w:pict w14:anchorId="56F18BE9">
          <v:shape id="_x0000_s1029" type="#_x0000_t75" style="position:absolute;left:0;text-align:left;margin-left:376.05pt;margin-top:559pt;width:76.65pt;height:102.15pt;z-index:251696128;mso-position-horizontal-relative:margin;mso-position-vertical-relative:margin">
            <v:imagedata r:id="rId34" o:title="Harvard_Mark_I_program_tape"/>
            <w10:wrap type="square" anchorx="margin" anchory="margin"/>
          </v:shape>
        </w:pict>
      </w:r>
      <w:r w:rsidR="0091562E" w:rsidRPr="007F7FEB">
        <w:t>Les différents systèmes de stockages</w:t>
      </w:r>
      <w:bookmarkEnd w:id="78"/>
    </w:p>
    <w:p w14:paraId="590B346F" w14:textId="79F80158" w:rsidR="003510BF" w:rsidRPr="007F7FEB" w:rsidRDefault="003510BF" w:rsidP="00A00A7A">
      <w:pPr>
        <w:pStyle w:val="Titre3"/>
      </w:pPr>
      <w:bookmarkStart w:id="79" w:name="_Toc532581690"/>
      <w:r w:rsidRPr="007F7FEB">
        <w:t>Première génération</w:t>
      </w:r>
      <w:r w:rsidR="0008051F" w:rsidRPr="007F7FEB">
        <w:t xml:space="preserve"> – supports physiques</w:t>
      </w:r>
      <w:bookmarkEnd w:id="79"/>
    </w:p>
    <w:p w14:paraId="4AC53D5A" w14:textId="5A524A69" w:rsidR="00A52A68" w:rsidRPr="007F7FEB" w:rsidRDefault="00A52A68" w:rsidP="00A00A7A">
      <w:pPr>
        <w:pStyle w:val="Titre4"/>
      </w:pPr>
      <w:bookmarkStart w:id="80" w:name="_Toc532581691"/>
      <w:r w:rsidRPr="007F7FEB">
        <w:t xml:space="preserve">Le </w:t>
      </w:r>
      <w:r w:rsidR="00A03392" w:rsidRPr="007F7FEB">
        <w:t>r</w:t>
      </w:r>
      <w:r w:rsidRPr="007F7FEB">
        <w:t>uban perforé</w:t>
      </w:r>
      <w:bookmarkEnd w:id="80"/>
    </w:p>
    <w:p w14:paraId="0797373D" w14:textId="01027625" w:rsidR="00EA4CDF" w:rsidRPr="007F7FEB" w:rsidRDefault="00EA4CDF" w:rsidP="00A00A7A">
      <w:r w:rsidRPr="007F7FEB">
        <w:t>Le premier ruban perforé est apparu en 1725</w:t>
      </w:r>
      <w:r w:rsidR="00AD3931" w:rsidRPr="007F7FEB">
        <w:t>. Son inventeur Basile Bouchon l’utilisa dans son métier à tisser. Cette technologie est très vite devenue obsolète dû à l’arrivée de la « carte perforée ».</w:t>
      </w:r>
    </w:p>
    <w:p w14:paraId="62862283" w14:textId="4E0CCB9C" w:rsidR="00016F35" w:rsidRPr="007F7FEB" w:rsidRDefault="00016F35" w:rsidP="00A00A7A">
      <w:pPr>
        <w:pStyle w:val="Titre4"/>
      </w:pPr>
      <w:bookmarkStart w:id="81" w:name="_Toc532581692"/>
      <w:r w:rsidRPr="007F7FEB">
        <w:lastRenderedPageBreak/>
        <w:t>La carte perforée</w:t>
      </w:r>
      <w:bookmarkEnd w:id="81"/>
    </w:p>
    <w:p w14:paraId="75B823E9" w14:textId="5BEBFF94" w:rsidR="004C47E0" w:rsidRPr="007F7FEB" w:rsidRDefault="00A00A7A" w:rsidP="00A00A7A">
      <w:r>
        <w:rPr>
          <w:noProof/>
          <w:lang w:eastAsia="fr-CH"/>
        </w:rPr>
        <w:drawing>
          <wp:anchor distT="0" distB="0" distL="114300" distR="114300" simplePos="0" relativeHeight="251697152" behindDoc="0" locked="0" layoutInCell="1" allowOverlap="1" wp14:anchorId="1E24C5A6" wp14:editId="0693C632">
            <wp:simplePos x="0" y="0"/>
            <wp:positionH relativeFrom="margin">
              <wp:align>right</wp:align>
            </wp:positionH>
            <wp:positionV relativeFrom="margin">
              <wp:posOffset>281807</wp:posOffset>
            </wp:positionV>
            <wp:extent cx="3386455" cy="1628775"/>
            <wp:effectExtent l="0" t="0" r="4445" b="9525"/>
            <wp:wrapSquare wrapText="bothSides"/>
            <wp:docPr id="17" name="Image 17" descr="C:\Users\qukr1\AppData\Local\Microsoft\Windows\INetCache\Content.Word\1200px-Punched_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ukr1\AppData\Local\Microsoft\Windows\INetCache\Content.Word\1200px-Punched_card.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86455"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1209" w:rsidRPr="007F7FEB">
        <w:t>La carte perforée est l’un des premiers systèmes de mémoires de masse. Elles seront utilisées dans les débuts de l’informatique.</w:t>
      </w:r>
      <w:r w:rsidR="00D32C0E" w:rsidRPr="007F7FEB">
        <w:t xml:space="preserve"> La carte perforée est un perfectionnement du ruban perforé apparu dans </w:t>
      </w:r>
      <w:r w:rsidR="004220BC" w:rsidRPr="007F7FEB">
        <w:t>les années</w:t>
      </w:r>
      <w:r w:rsidR="00D32C0E" w:rsidRPr="007F7FEB">
        <w:t xml:space="preserve"> 1884 pour donner des instructions</w:t>
      </w:r>
      <w:r w:rsidR="001B15C9" w:rsidRPr="007F7FEB">
        <w:t xml:space="preserve"> à des machines analytiques.</w:t>
      </w:r>
    </w:p>
    <w:p w14:paraId="29FCBE0E" w14:textId="35DD11A2" w:rsidR="00016F35" w:rsidRPr="007F7FEB" w:rsidRDefault="004C47E0" w:rsidP="00A00A7A">
      <w:r w:rsidRPr="007F7FEB">
        <w:t>Dans les années 1950, la spécification Hollerith/IBM apparait pour les cartes 8 colonnes. Sa longueur doit être de 187.32mm et sa largeur de 82.55mm avec une marge de 2 dixièmes.</w:t>
      </w:r>
      <w:r w:rsidR="00D85867" w:rsidRPr="007F7FEB">
        <w:t xml:space="preserve"> Il doit être propre (sans poussière) lors de son utilisation, afin de ne pas abimer la machine.</w:t>
      </w:r>
    </w:p>
    <w:p w14:paraId="4E1BE184" w14:textId="7A00B5AD" w:rsidR="00A8317B" w:rsidRPr="007F7FEB" w:rsidRDefault="00A8317B" w:rsidP="00A00A7A">
      <w:r w:rsidRPr="007F7FEB">
        <w:t xml:space="preserve">Les cartes perforées étaient généralement utilisées pour faire </w:t>
      </w:r>
      <w:r w:rsidR="007C172B" w:rsidRPr="007F7FEB">
        <w:t>l</w:t>
      </w:r>
      <w:r w:rsidR="00E11D6B" w:rsidRPr="007F7FEB">
        <w:t>es traitements automatiques</w:t>
      </w:r>
      <w:r w:rsidRPr="007F7FEB">
        <w:t xml:space="preserve"> des bulletins de salaires, faire des calculs et des statistiques, écrire des codes sources.</w:t>
      </w:r>
    </w:p>
    <w:p w14:paraId="0A3A85DA" w14:textId="172D86DD" w:rsidR="003510BF" w:rsidRPr="007F7FEB" w:rsidRDefault="003510BF" w:rsidP="00A00A7A">
      <w:pPr>
        <w:pStyle w:val="Titre3"/>
      </w:pPr>
      <w:bookmarkStart w:id="82" w:name="_Toc532581693"/>
      <w:r w:rsidRPr="007F7FEB">
        <w:t>Deuxième génération</w:t>
      </w:r>
      <w:r w:rsidR="0008051F" w:rsidRPr="007F7FEB">
        <w:t xml:space="preserve"> – supports magnétiques</w:t>
      </w:r>
      <w:bookmarkEnd w:id="82"/>
    </w:p>
    <w:p w14:paraId="4B9B467B" w14:textId="6EE34C3C" w:rsidR="00D471FD" w:rsidRPr="007F7FEB" w:rsidRDefault="00694E22" w:rsidP="00A00A7A">
      <w:pPr>
        <w:pStyle w:val="Titre4"/>
      </w:pPr>
      <w:bookmarkStart w:id="83" w:name="_Toc532581694"/>
      <w:r>
        <w:rPr>
          <w:noProof/>
        </w:rPr>
        <w:pict w14:anchorId="385C50A8">
          <v:shape id="_x0000_s1028" type="#_x0000_t75" style="position:absolute;left:0;text-align:left;margin-left:317.75pt;margin-top:260.05pt;width:135.75pt;height:135.75pt;z-index:251694080;mso-position-horizontal-relative:margin;mso-position-vertical-relative:margin">
            <v:imagedata r:id="rId36" o:title="hpe-LTO-7-tape-labeled-c7977an"/>
            <w10:wrap type="square" anchorx="margin" anchory="margin"/>
          </v:shape>
        </w:pict>
      </w:r>
      <w:r w:rsidR="00A03392" w:rsidRPr="007F7FEB">
        <w:t>La bande magnétique</w:t>
      </w:r>
      <w:bookmarkEnd w:id="83"/>
    </w:p>
    <w:p w14:paraId="618C3F78" w14:textId="1DE15716" w:rsidR="009E52CF" w:rsidRPr="007F7FEB" w:rsidRDefault="009E52CF" w:rsidP="00A00A7A">
      <w:r w:rsidRPr="007F7FEB">
        <w:t xml:space="preserve">La bande magnétique, développée en Allemagne en 1928, est utilisée pour enregistrer et écouter des informations analogiques ou numériques. Le magnétophone servira alors à écouter </w:t>
      </w:r>
      <w:r w:rsidR="00080AB5" w:rsidRPr="007F7FEB">
        <w:t xml:space="preserve">les signaux </w:t>
      </w:r>
      <w:r w:rsidR="005178F2" w:rsidRPr="007F7FEB">
        <w:t>audio</w:t>
      </w:r>
      <w:r w:rsidRPr="007F7FEB">
        <w:t xml:space="preserve"> et le magnétoscope pour les signaux </w:t>
      </w:r>
      <w:r w:rsidR="004220BC" w:rsidRPr="007F7FEB">
        <w:t>vidéo</w:t>
      </w:r>
      <w:r w:rsidR="00DC51BF" w:rsidRPr="007F7FEB">
        <w:t>.</w:t>
      </w:r>
    </w:p>
    <w:p w14:paraId="525C0D65" w14:textId="1AC3EE3E" w:rsidR="00DC51BF" w:rsidRPr="007F7FEB" w:rsidRDefault="00DC51BF" w:rsidP="00A00A7A">
      <w:r w:rsidRPr="007F7FEB">
        <w:t>L’utilisation d’une bande magnétique se caractérisera à l’aide de la largeur de la bande et à son nombre de pistes.</w:t>
      </w:r>
    </w:p>
    <w:p w14:paraId="695C71C6" w14:textId="415A0E7F" w:rsidR="00F8195D" w:rsidRDefault="00F8195D" w:rsidP="00A00A7A">
      <w:r w:rsidRPr="007F7FEB">
        <w:t xml:space="preserve">Les bandes magnétiques sont très vite devenues le système de mémoire de masse </w:t>
      </w:r>
      <w:r w:rsidR="00C81BAE" w:rsidRPr="007F7FEB">
        <w:t>par excellence.</w:t>
      </w:r>
    </w:p>
    <w:p w14:paraId="36EAF488" w14:textId="6AB6B89A" w:rsidR="002177E7" w:rsidRPr="00DF6766" w:rsidRDefault="002177E7" w:rsidP="00A00A7A">
      <w:pPr>
        <w:rPr>
          <w:b/>
        </w:rPr>
      </w:pPr>
      <w:r w:rsidRPr="00DF6766">
        <w:rPr>
          <w:b/>
        </w:rPr>
        <w:t>Différentes générations de LTO :</w:t>
      </w:r>
    </w:p>
    <w:p w14:paraId="0AC74971" w14:textId="0BE1979C" w:rsidR="00B3743A" w:rsidRDefault="00B3743A" w:rsidP="00A00A7A">
      <w:pPr>
        <w:pStyle w:val="Paragraphedeliste"/>
        <w:numPr>
          <w:ilvl w:val="0"/>
          <w:numId w:val="23"/>
        </w:numPr>
      </w:pPr>
      <w:r>
        <w:t xml:space="preserve">LTO-1 : Produit en 2000, taille </w:t>
      </w:r>
      <w:r w:rsidR="009D7D26">
        <w:t>native de 1</w:t>
      </w:r>
      <w:r>
        <w:t>00 Go, compression 2 :1</w:t>
      </w:r>
      <w:r w:rsidR="00AC5733">
        <w:t>, débit 20 Mo/s.</w:t>
      </w:r>
    </w:p>
    <w:p w14:paraId="63B8ECC9" w14:textId="5BFF5EC3" w:rsidR="00B3743A" w:rsidRDefault="00B3743A" w:rsidP="00A00A7A">
      <w:pPr>
        <w:pStyle w:val="Paragraphedeliste"/>
        <w:numPr>
          <w:ilvl w:val="0"/>
          <w:numId w:val="23"/>
        </w:numPr>
      </w:pPr>
      <w:r>
        <w:t>LTO-2 : Produit en 2002, taille</w:t>
      </w:r>
      <w:r w:rsidR="009D7D26">
        <w:t xml:space="preserve"> native</w:t>
      </w:r>
      <w:r w:rsidR="005A447D">
        <w:t xml:space="preserve"> de 2</w:t>
      </w:r>
      <w:r>
        <w:t>00 Go, compression 2 :1</w:t>
      </w:r>
      <w:r w:rsidR="00AC5733">
        <w:t>, débit 40 Mo/s.</w:t>
      </w:r>
    </w:p>
    <w:p w14:paraId="3E26447F" w14:textId="3B2B3E55" w:rsidR="00B3743A" w:rsidRDefault="00B3743A" w:rsidP="00A00A7A">
      <w:pPr>
        <w:pStyle w:val="Paragraphedeliste"/>
        <w:numPr>
          <w:ilvl w:val="0"/>
          <w:numId w:val="23"/>
        </w:numPr>
      </w:pPr>
      <w:r>
        <w:t>LTO-3 : Produit en 2004, taille</w:t>
      </w:r>
      <w:r w:rsidR="00D54EF4">
        <w:t xml:space="preserve"> native</w:t>
      </w:r>
      <w:r>
        <w:t xml:space="preserve"> </w:t>
      </w:r>
      <w:r w:rsidR="00D54EF4">
        <w:t>de 4</w:t>
      </w:r>
      <w:r>
        <w:t>00 Go, compression 2 :1</w:t>
      </w:r>
      <w:r w:rsidR="00AC5733">
        <w:t>, débit 80 Mo/s.</w:t>
      </w:r>
    </w:p>
    <w:p w14:paraId="3EA85517" w14:textId="35C6D086" w:rsidR="00B3743A" w:rsidRDefault="00B3743A" w:rsidP="00A00A7A">
      <w:pPr>
        <w:pStyle w:val="Paragraphedeliste"/>
        <w:numPr>
          <w:ilvl w:val="0"/>
          <w:numId w:val="23"/>
        </w:numPr>
      </w:pPr>
      <w:r>
        <w:t>LTO-4 : Produit en 2007, taille</w:t>
      </w:r>
      <w:r w:rsidR="00D54EF4">
        <w:t xml:space="preserve"> native</w:t>
      </w:r>
      <w:r>
        <w:t xml:space="preserve"> </w:t>
      </w:r>
      <w:r w:rsidR="00D54EF4">
        <w:t>de 800 G</w:t>
      </w:r>
      <w:r>
        <w:t>o, compression 2 :1</w:t>
      </w:r>
      <w:r w:rsidR="00AC5733">
        <w:t>, débit 120 Mo/s.</w:t>
      </w:r>
    </w:p>
    <w:p w14:paraId="71F8E465" w14:textId="77DB1264" w:rsidR="00B3743A" w:rsidRDefault="00B3743A" w:rsidP="00A00A7A">
      <w:pPr>
        <w:pStyle w:val="Paragraphedeliste"/>
        <w:numPr>
          <w:ilvl w:val="0"/>
          <w:numId w:val="23"/>
        </w:numPr>
      </w:pPr>
      <w:r>
        <w:t>LTO-5 : Produit en 2010, taille</w:t>
      </w:r>
      <w:r w:rsidR="004B63C8">
        <w:t xml:space="preserve"> native</w:t>
      </w:r>
      <w:r>
        <w:t xml:space="preserve"> </w:t>
      </w:r>
      <w:r w:rsidR="004B63C8">
        <w:t>de 1.5</w:t>
      </w:r>
      <w:r>
        <w:t xml:space="preserve"> To, compression 2 :1</w:t>
      </w:r>
      <w:r w:rsidR="00AC5733">
        <w:t>, débit 140 Mo/s.</w:t>
      </w:r>
    </w:p>
    <w:p w14:paraId="094EA08F" w14:textId="4575202C" w:rsidR="00B3743A" w:rsidRDefault="00B3743A" w:rsidP="00A00A7A">
      <w:pPr>
        <w:pStyle w:val="Paragraphedeliste"/>
        <w:numPr>
          <w:ilvl w:val="0"/>
          <w:numId w:val="23"/>
        </w:numPr>
      </w:pPr>
      <w:r>
        <w:t xml:space="preserve">LTO-6 : Produit en 2012, taille </w:t>
      </w:r>
      <w:r w:rsidR="00054733">
        <w:t>native de 2.</w:t>
      </w:r>
      <w:r>
        <w:t>5 To, compression 2.5 :1</w:t>
      </w:r>
      <w:r w:rsidR="00AC5733">
        <w:t>, débit 160 Mo/s.</w:t>
      </w:r>
    </w:p>
    <w:p w14:paraId="6C0C0703" w14:textId="4F3752C8" w:rsidR="00B3743A" w:rsidRDefault="00B3743A" w:rsidP="00A00A7A">
      <w:pPr>
        <w:pStyle w:val="Paragraphedeliste"/>
        <w:numPr>
          <w:ilvl w:val="0"/>
          <w:numId w:val="23"/>
        </w:numPr>
      </w:pPr>
      <w:r>
        <w:t>LTO-</w:t>
      </w:r>
      <w:r w:rsidR="00871A79">
        <w:t>7 : Produit en 2015, taille</w:t>
      </w:r>
      <w:r w:rsidR="004E667F">
        <w:t xml:space="preserve"> native</w:t>
      </w:r>
      <w:r w:rsidR="00871A79">
        <w:t xml:space="preserve"> de 6.4</w:t>
      </w:r>
      <w:r>
        <w:t xml:space="preserve"> To, compression 2.5 :1</w:t>
      </w:r>
      <w:r w:rsidR="00AC5733">
        <w:t>, débit 300</w:t>
      </w:r>
      <w:r w:rsidR="00AC5733" w:rsidRPr="00AC5733">
        <w:t xml:space="preserve"> </w:t>
      </w:r>
      <w:r w:rsidR="00AC5733">
        <w:t>Mo/s.</w:t>
      </w:r>
    </w:p>
    <w:p w14:paraId="2C1B1D74" w14:textId="78D58852" w:rsidR="00B3743A" w:rsidRDefault="00B3743A" w:rsidP="00A00A7A">
      <w:pPr>
        <w:pStyle w:val="Paragraphedeliste"/>
        <w:numPr>
          <w:ilvl w:val="0"/>
          <w:numId w:val="23"/>
        </w:numPr>
      </w:pPr>
      <w:r>
        <w:t>LTO-8</w:t>
      </w:r>
      <w:r w:rsidR="004E667F">
        <w:t> : Produit en 2018, taille native de 12</w:t>
      </w:r>
      <w:r>
        <w:t xml:space="preserve"> To, compression 2.5 :1</w:t>
      </w:r>
      <w:r w:rsidR="00AC5733">
        <w:t>, débit 360</w:t>
      </w:r>
      <w:r w:rsidR="00AC5733" w:rsidRPr="00AC5733">
        <w:t xml:space="preserve"> </w:t>
      </w:r>
      <w:r w:rsidR="00AC5733">
        <w:t>Mo/s.</w:t>
      </w:r>
    </w:p>
    <w:p w14:paraId="5C5CEFE3" w14:textId="6B5605E6" w:rsidR="001253AF" w:rsidRPr="00DF6766" w:rsidRDefault="001253AF" w:rsidP="00A00A7A">
      <w:pPr>
        <w:rPr>
          <w:b/>
        </w:rPr>
      </w:pPr>
      <w:r w:rsidRPr="00DF6766">
        <w:rPr>
          <w:b/>
        </w:rPr>
        <w:t>Caractéristiques LTO :</w:t>
      </w:r>
    </w:p>
    <w:p w14:paraId="22B30177" w14:textId="68070DDC" w:rsidR="001253AF" w:rsidRDefault="001253AF" w:rsidP="00A00A7A">
      <w:r>
        <w:t>Les différentes générations de LTO sont rétro-compatibles, elles sont capables d’écrire jusqu’à une génération en dessous (n-1) et de lire jusqu’à deux génération en dessous (n-2).</w:t>
      </w:r>
    </w:p>
    <w:p w14:paraId="376BE627" w14:textId="70CE07FB" w:rsidR="001253AF" w:rsidRDefault="001253AF" w:rsidP="00A00A7A">
      <w:r w:rsidRPr="009D4F3D">
        <w:rPr>
          <w:b/>
        </w:rPr>
        <w:t>La dimensions d’une bande</w:t>
      </w:r>
      <w:r>
        <w:t> : 102 mm x 106.4 mm x 21.mm</w:t>
      </w:r>
    </w:p>
    <w:p w14:paraId="415E2A29" w14:textId="4C482085" w:rsidR="001253AF" w:rsidRPr="001253AF" w:rsidRDefault="001253AF" w:rsidP="00A00A7A">
      <w:r w:rsidRPr="00DF6766">
        <w:rPr>
          <w:b/>
        </w:rPr>
        <w:t>Poids d’une cartouche</w:t>
      </w:r>
      <w:r>
        <w:t> : 200 g</w:t>
      </w:r>
    </w:p>
    <w:p w14:paraId="490284D5" w14:textId="6481E238" w:rsidR="00CD2AD4" w:rsidRPr="007F7FEB" w:rsidRDefault="00EF656F" w:rsidP="00A00A7A">
      <w:pPr>
        <w:pStyle w:val="Titre4"/>
      </w:pPr>
      <w:bookmarkStart w:id="84" w:name="_Toc532581695"/>
      <w:r>
        <w:rPr>
          <w:noProof/>
          <w:lang w:eastAsia="fr-CH"/>
        </w:rPr>
        <w:lastRenderedPageBreak/>
        <w:drawing>
          <wp:anchor distT="0" distB="0" distL="114300" distR="114300" simplePos="0" relativeHeight="251698176" behindDoc="0" locked="0" layoutInCell="1" allowOverlap="1" wp14:anchorId="25C74C34" wp14:editId="35649678">
            <wp:simplePos x="0" y="0"/>
            <wp:positionH relativeFrom="margin">
              <wp:align>right</wp:align>
            </wp:positionH>
            <wp:positionV relativeFrom="margin">
              <wp:posOffset>-222</wp:posOffset>
            </wp:positionV>
            <wp:extent cx="2095500" cy="1398905"/>
            <wp:effectExtent l="0" t="0" r="0" b="0"/>
            <wp:wrapSquare wrapText="bothSides"/>
            <wp:docPr id="53" name="Image 53" descr="C:\Users\qukr1\AppData\Local\Microsoft\Windows\INetCache\Content.Word\l_numerisation cassette audi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qukr1\AppData\Local\Microsoft\Windows\INetCache\Content.Word\l_numerisation cassette audio_.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95500" cy="1398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2AD4" w:rsidRPr="007F7FEB">
        <w:t>La cassette</w:t>
      </w:r>
      <w:r w:rsidR="004C7230" w:rsidRPr="007F7FEB">
        <w:t xml:space="preserve"> audio</w:t>
      </w:r>
      <w:bookmarkEnd w:id="84"/>
    </w:p>
    <w:p w14:paraId="56674064" w14:textId="4F5755C2" w:rsidR="00BF10AF" w:rsidRPr="007F7FEB" w:rsidRDefault="00BF10AF" w:rsidP="00A00A7A">
      <w:r w:rsidRPr="007F7FEB">
        <w:t>La cassette audio / minicassette / musicassette a été introduit</w:t>
      </w:r>
      <w:r w:rsidR="00F023F9" w:rsidRPr="007F7FEB">
        <w:t>e</w:t>
      </w:r>
      <w:r w:rsidRPr="007F7FEB">
        <w:t xml:space="preserve"> par Philips. Une cassette contient deux bobines où est enroulée </w:t>
      </w:r>
      <w:r w:rsidR="00035D2C" w:rsidRPr="007F7FEB">
        <w:t>une bande magnétique</w:t>
      </w:r>
      <w:r w:rsidRPr="007F7FEB">
        <w:t>.</w:t>
      </w:r>
    </w:p>
    <w:p w14:paraId="6AB16A1D" w14:textId="20A336C2" w:rsidR="00035D2C" w:rsidRPr="007F7FEB" w:rsidRDefault="00035D2C" w:rsidP="00A00A7A">
      <w:r w:rsidRPr="007F7FEB">
        <w:t>Elle s’utilise pour écouter ou enregistrer des sons et s’utilise à l’aide d’un magnétophone.</w:t>
      </w:r>
      <w:r w:rsidR="002A3BD5" w:rsidRPr="007F7FEB">
        <w:t xml:space="preserve"> Plus tard, elles furent intégrées à des appareils plus complexes comme </w:t>
      </w:r>
      <w:r w:rsidR="003415FD" w:rsidRPr="007F7FEB">
        <w:t>un autoradio</w:t>
      </w:r>
      <w:r w:rsidR="002A3BD5" w:rsidRPr="007F7FEB">
        <w:t xml:space="preserve"> ou un radiocassette.</w:t>
      </w:r>
    </w:p>
    <w:p w14:paraId="76B65BF0" w14:textId="2A5BDCE2" w:rsidR="003415FD" w:rsidRPr="007F7FEB" w:rsidRDefault="008A343E" w:rsidP="00A00A7A">
      <w:r w:rsidRPr="007F7FEB">
        <w:t>Une cassette est composée de quatre canaux qui sont écrits en parallèle sur la bande, deux par côté. C’est pour cela qu’il faut retourner la cassette, chaque face comporte deux bandes.</w:t>
      </w:r>
    </w:p>
    <w:p w14:paraId="5C532ECB" w14:textId="539800E0" w:rsidR="00994779" w:rsidRPr="007F7FEB" w:rsidRDefault="00994779" w:rsidP="00A00A7A">
      <w:r w:rsidRPr="007F7FEB">
        <w:t>Il existe différents types de cassettes, ces types se différencient par leurs matériaux de constructions et leurs performances :</w:t>
      </w:r>
    </w:p>
    <w:p w14:paraId="4E2638F8" w14:textId="561A985E" w:rsidR="00994779" w:rsidRPr="007F7FEB" w:rsidRDefault="00994779" w:rsidP="00A00A7A">
      <w:pPr>
        <w:pStyle w:val="Paragraphedeliste"/>
        <w:numPr>
          <w:ilvl w:val="0"/>
          <w:numId w:val="10"/>
        </w:numPr>
      </w:pPr>
      <w:r w:rsidRPr="007F7FEB">
        <w:t>Type 1 – normale : de 30Hz à 15kHz</w:t>
      </w:r>
    </w:p>
    <w:p w14:paraId="5554395F" w14:textId="371744B6" w:rsidR="00994779" w:rsidRPr="007F7FEB" w:rsidRDefault="00994779" w:rsidP="00A00A7A">
      <w:pPr>
        <w:pStyle w:val="Paragraphedeliste"/>
        <w:numPr>
          <w:ilvl w:val="0"/>
          <w:numId w:val="10"/>
        </w:numPr>
      </w:pPr>
      <w:r w:rsidRPr="007F7FEB">
        <w:t>Type 2 – chrome : de 30Hz à 16kHz</w:t>
      </w:r>
    </w:p>
    <w:p w14:paraId="4F4D3312" w14:textId="35EB89AE" w:rsidR="00994779" w:rsidRPr="007F7FEB" w:rsidRDefault="00994779" w:rsidP="00A00A7A">
      <w:pPr>
        <w:pStyle w:val="Paragraphedeliste"/>
        <w:numPr>
          <w:ilvl w:val="0"/>
          <w:numId w:val="10"/>
        </w:numPr>
      </w:pPr>
      <w:r w:rsidRPr="007F7FEB">
        <w:t xml:space="preserve">Type 3 – </w:t>
      </w:r>
      <w:proofErr w:type="spellStart"/>
      <w:r w:rsidRPr="007F7FEB">
        <w:t>ferrichrome</w:t>
      </w:r>
      <w:proofErr w:type="spellEnd"/>
      <w:r w:rsidRPr="007F7FEB">
        <w:t> : de 30Hz à 16kHz</w:t>
      </w:r>
    </w:p>
    <w:p w14:paraId="2EFB4FEE" w14:textId="4D8F9B36" w:rsidR="001A58BF" w:rsidRPr="007F7FEB" w:rsidRDefault="00994779" w:rsidP="00A00A7A">
      <w:pPr>
        <w:pStyle w:val="Paragraphedeliste"/>
        <w:numPr>
          <w:ilvl w:val="0"/>
          <w:numId w:val="10"/>
        </w:numPr>
      </w:pPr>
      <w:r w:rsidRPr="007F7FEB">
        <w:t>Type 4 – métal : de 30Hz à 18kHz</w:t>
      </w:r>
    </w:p>
    <w:p w14:paraId="19423D63" w14:textId="2ED87095" w:rsidR="001A58BF" w:rsidRPr="007F7FEB" w:rsidRDefault="001A58BF" w:rsidP="00A00A7A">
      <w:r w:rsidRPr="007F7FEB">
        <w:t xml:space="preserve">La durée d’une cassette </w:t>
      </w:r>
      <w:r w:rsidR="002E7F19" w:rsidRPr="007F7FEB">
        <w:t>peut</w:t>
      </w:r>
      <w:r w:rsidRPr="007F7FEB">
        <w:t xml:space="preserve"> varier en fonction de la longueur de la bande et de la vitesse de défilement.</w:t>
      </w:r>
    </w:p>
    <w:p w14:paraId="19ED2160" w14:textId="0259465A" w:rsidR="004C7230" w:rsidRPr="007F7FEB" w:rsidRDefault="004C7230" w:rsidP="00A00A7A">
      <w:pPr>
        <w:pStyle w:val="Titre4"/>
      </w:pPr>
      <w:bookmarkStart w:id="85" w:name="_Toc532581696"/>
      <w:r w:rsidRPr="007F7FEB">
        <w:t>La cassette vidéo</w:t>
      </w:r>
      <w:bookmarkEnd w:id="85"/>
    </w:p>
    <w:p w14:paraId="44374A7D" w14:textId="35ECAAE9" w:rsidR="002E7F19" w:rsidRPr="007F7FEB" w:rsidRDefault="00694E22" w:rsidP="00A00A7A">
      <w:r>
        <w:rPr>
          <w:noProof/>
        </w:rPr>
        <w:pict w14:anchorId="3057FD09">
          <v:shape id="_x0000_s1030" type="#_x0000_t75" style="position:absolute;left:0;text-align:left;margin-left:260.95pt;margin-top:325.8pt;width:192.35pt;height:118.1pt;z-index:251700224;mso-position-horizontal-relative:margin;mso-position-vertical-relative:margin">
            <v:imagedata r:id="rId38" o:title="280px-VHS-Video-Tape-Top-Flat"/>
            <w10:wrap type="square" anchorx="margin" anchory="margin"/>
          </v:shape>
        </w:pict>
      </w:r>
      <w:r w:rsidR="002E7F19" w:rsidRPr="007F7FEB">
        <w:t xml:space="preserve">La cassette vidéo fonctionne de la même manière qu’une cassette audio : elle comprend </w:t>
      </w:r>
      <w:r w:rsidR="000F15BF" w:rsidRPr="007F7FEB">
        <w:t>une bobine</w:t>
      </w:r>
      <w:r w:rsidR="002E7F19" w:rsidRPr="007F7FEB">
        <w:t xml:space="preserve"> de magnétique capable de défiler afin de pouvoir lire ou enregistrer </w:t>
      </w:r>
      <w:r w:rsidR="00080AB5" w:rsidRPr="007F7FEB">
        <w:t xml:space="preserve">des signaux </w:t>
      </w:r>
      <w:r w:rsidR="0032191B" w:rsidRPr="007F7FEB">
        <w:t>audio</w:t>
      </w:r>
      <w:r w:rsidR="002E7F19" w:rsidRPr="007F7FEB">
        <w:t xml:space="preserve"> ou vidéos</w:t>
      </w:r>
      <w:r w:rsidR="000F15BF" w:rsidRPr="007F7FEB">
        <w:t>.</w:t>
      </w:r>
    </w:p>
    <w:p w14:paraId="3B5AF4D6" w14:textId="599883C4" w:rsidR="000F15BF" w:rsidRPr="007F7FEB" w:rsidRDefault="003805B1" w:rsidP="00A00A7A">
      <w:r w:rsidRPr="007F7FEB">
        <w:t>Il existe différents</w:t>
      </w:r>
      <w:r w:rsidR="0034315A" w:rsidRPr="007F7FEB">
        <w:t xml:space="preserve"> formats de cassettes </w:t>
      </w:r>
      <w:r w:rsidR="00080AB5" w:rsidRPr="007F7FEB">
        <w:t>vidéo</w:t>
      </w:r>
      <w:r w:rsidR="0034315A" w:rsidRPr="007F7FEB">
        <w:t xml:space="preserve"> comme </w:t>
      </w:r>
      <w:r w:rsidRPr="007F7FEB">
        <w:t>la VHS, le VCR, le U-</w:t>
      </w:r>
      <w:proofErr w:type="spellStart"/>
      <w:r w:rsidRPr="007F7FEB">
        <w:t>matic</w:t>
      </w:r>
      <w:proofErr w:type="spellEnd"/>
      <w:r w:rsidRPr="007F7FEB">
        <w:t>, etc… La différence entre ces formats se caractérise par une différente largeur de bande pour la luminance et une différente largeur de bande pour la chrominance.</w:t>
      </w:r>
    </w:p>
    <w:p w14:paraId="1CCD58D5" w14:textId="30EB4CF5" w:rsidR="00CD2AD4" w:rsidRPr="007F7FEB" w:rsidRDefault="00CD2AD4" w:rsidP="00A00A7A">
      <w:pPr>
        <w:pStyle w:val="Titre4"/>
      </w:pPr>
      <w:bookmarkStart w:id="86" w:name="_Toc532581697"/>
      <w:r w:rsidRPr="007F7FEB">
        <w:t>Le disque dur</w:t>
      </w:r>
      <w:bookmarkEnd w:id="86"/>
    </w:p>
    <w:p w14:paraId="060A2E07" w14:textId="7C1A1E81" w:rsidR="00C73DC9" w:rsidRPr="007F7FEB" w:rsidRDefault="00C2634B" w:rsidP="00A00A7A">
      <w:r>
        <w:rPr>
          <w:noProof/>
          <w:lang w:eastAsia="fr-CH"/>
        </w:rPr>
        <w:drawing>
          <wp:anchor distT="0" distB="0" distL="114300" distR="114300" simplePos="0" relativeHeight="251701248" behindDoc="0" locked="0" layoutInCell="1" allowOverlap="1" wp14:anchorId="35E90F62" wp14:editId="1537CF9C">
            <wp:simplePos x="0" y="0"/>
            <wp:positionH relativeFrom="margin">
              <wp:align>right</wp:align>
            </wp:positionH>
            <wp:positionV relativeFrom="margin">
              <wp:posOffset>6155911</wp:posOffset>
            </wp:positionV>
            <wp:extent cx="2115820" cy="2115820"/>
            <wp:effectExtent l="0" t="0" r="0" b="0"/>
            <wp:wrapSquare wrapText="bothSides"/>
            <wp:docPr id="55" name="Image 55" descr="C:\Users\qukr1\AppData\Local\Microsoft\Windows\INetCache\Content.Word\828fdacd49aeb865c4be13426ecef1b3_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qukr1\AppData\Local\Microsoft\Windows\INetCache\Content.Word\828fdacd49aeb865c4be13426ecef1b3_XL.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15820" cy="2115820"/>
                    </a:xfrm>
                    <a:prstGeom prst="rect">
                      <a:avLst/>
                    </a:prstGeom>
                    <a:noFill/>
                    <a:ln>
                      <a:noFill/>
                    </a:ln>
                  </pic:spPr>
                </pic:pic>
              </a:graphicData>
            </a:graphic>
          </wp:anchor>
        </w:drawing>
      </w:r>
      <w:r w:rsidR="00F023F9" w:rsidRPr="007F7FEB">
        <w:t>Le disque dur</w:t>
      </w:r>
      <w:r w:rsidR="00657A35" w:rsidRPr="007F7FEB">
        <w:t xml:space="preserve"> aussi appelé Hard Disk Drive (HDD) est un support magnétique permettant de stocker des données sur de la mémoire morte.</w:t>
      </w:r>
      <w:r w:rsidR="00311293" w:rsidRPr="007F7FEB">
        <w:t xml:space="preserve"> Apparu en 1980, il est à présent le système de stockage qui </w:t>
      </w:r>
      <w:r w:rsidR="003805B1" w:rsidRPr="007F7FEB">
        <w:t xml:space="preserve">possède </w:t>
      </w:r>
      <w:r w:rsidR="00311293" w:rsidRPr="007F7FEB">
        <w:t>les plus importantes c</w:t>
      </w:r>
      <w:r w:rsidR="003805B1" w:rsidRPr="007F7FEB">
        <w:t>apacités de</w:t>
      </w:r>
      <w:r w:rsidR="00311293" w:rsidRPr="007F7FEB">
        <w:t xml:space="preserve"> stockages </w:t>
      </w:r>
      <w:r w:rsidR="003805B1" w:rsidRPr="007F7FEB">
        <w:t>du marché</w:t>
      </w:r>
      <w:r w:rsidR="009E264F" w:rsidRPr="007F7FEB">
        <w:t>.</w:t>
      </w:r>
      <w:r w:rsidR="00C73DC9" w:rsidRPr="007F7FEB">
        <w:t xml:space="preserve"> La plus grosse capacité de stockage d’un seul disque dur est de 24 To mais en général la norme est plutôt entre 2 et 4 To.</w:t>
      </w:r>
    </w:p>
    <w:p w14:paraId="34096577" w14:textId="4C9290F8" w:rsidR="00F023F9" w:rsidRDefault="002F76DC" w:rsidP="00A00A7A">
      <w:r w:rsidRPr="007F7FEB">
        <w:t xml:space="preserve">Un disque dur possède en général un à huit plateaux tournant à plusieurs milliers de tours par minutes. Il possède aussi une tête de lecture qui se situe à la surface des plateaux. Les disques durs s’alimentent en général soit par connecteur </w:t>
      </w:r>
      <w:proofErr w:type="spellStart"/>
      <w:r w:rsidRPr="007F7FEB">
        <w:t>Molex</w:t>
      </w:r>
      <w:proofErr w:type="spellEnd"/>
      <w:r w:rsidRPr="007F7FEB">
        <w:t xml:space="preserve"> soit par Serial ATA ou SATA.  </w:t>
      </w:r>
    </w:p>
    <w:p w14:paraId="2DD04A32" w14:textId="612A861F" w:rsidR="00D42AAD" w:rsidRDefault="00D42AAD" w:rsidP="00A00A7A">
      <w:pPr>
        <w:rPr>
          <w:b/>
        </w:rPr>
      </w:pPr>
      <w:r w:rsidRPr="00D42AAD">
        <w:rPr>
          <w:b/>
        </w:rPr>
        <w:t>Caractéristiques :</w:t>
      </w:r>
    </w:p>
    <w:p w14:paraId="37684BD2" w14:textId="76C5EE1A" w:rsidR="00D42AAD" w:rsidRDefault="00D42AAD" w:rsidP="00A00A7A">
      <w:r>
        <w:rPr>
          <w:b/>
        </w:rPr>
        <w:t xml:space="preserve">Taille pour serveur et ordinateur fixe : </w:t>
      </w:r>
      <w:r>
        <w:t>3.5 pouces</w:t>
      </w:r>
    </w:p>
    <w:p w14:paraId="224C47A5" w14:textId="169D27D4" w:rsidR="00D42AAD" w:rsidRDefault="00D42AAD" w:rsidP="00A00A7A">
      <w:r>
        <w:rPr>
          <w:b/>
        </w:rPr>
        <w:lastRenderedPageBreak/>
        <w:t xml:space="preserve">Taille pour ordinateur portable : </w:t>
      </w:r>
      <w:r>
        <w:t>2.5 pouces</w:t>
      </w:r>
    </w:p>
    <w:p w14:paraId="260DA464" w14:textId="0A9D205D" w:rsidR="00D42AAD" w:rsidRDefault="00D42AAD" w:rsidP="00A00A7A">
      <w:r w:rsidRPr="002A2A2D">
        <w:rPr>
          <w:b/>
        </w:rPr>
        <w:t>Le temps d’accès</w:t>
      </w:r>
      <w:r>
        <w:t xml:space="preserve"> d’un disque dur (durée de déplacement de la tête de lecture d’un bloc de donnée à l’autre) dépend des caractéristiques du moteur et du nombre de plateau. </w:t>
      </w:r>
    </w:p>
    <w:p w14:paraId="48EF54A5" w14:textId="2E220522" w:rsidR="002A2A2D" w:rsidRPr="00D42AAD" w:rsidRDefault="002A2A2D" w:rsidP="00A00A7A">
      <w:r w:rsidRPr="00AE19F6">
        <w:rPr>
          <w:b/>
        </w:rPr>
        <w:t>La vitesse de rotation</w:t>
      </w:r>
      <w:r>
        <w:t xml:space="preserve"> est liée à la vitesse du moteur, plus le moteur sera efficace plus </w:t>
      </w:r>
      <w:r w:rsidR="00AE19F6">
        <w:t xml:space="preserve">le taux de transfert sera élevé. De nos jour la majorité des disques ont une vitesse de rotation de 7200 </w:t>
      </w:r>
      <w:proofErr w:type="spellStart"/>
      <w:r w:rsidR="00AE19F6">
        <w:t>tpm</w:t>
      </w:r>
      <w:proofErr w:type="spellEnd"/>
      <w:r w:rsidR="00AE19F6">
        <w:t xml:space="preserve"> (tour par minute). Pour les disques serveurs la vitesse peut monter jusqu’à 10'000 ou 15'000 </w:t>
      </w:r>
      <w:proofErr w:type="spellStart"/>
      <w:r w:rsidR="00AE19F6">
        <w:t>tpm</w:t>
      </w:r>
      <w:proofErr w:type="spellEnd"/>
      <w:r w:rsidR="00AE19F6">
        <w:t xml:space="preserve">. </w:t>
      </w:r>
    </w:p>
    <w:p w14:paraId="4FDE5E02" w14:textId="384E0497" w:rsidR="00CD2AD4" w:rsidRPr="007F7FEB" w:rsidRDefault="00694E22" w:rsidP="00A00A7A">
      <w:pPr>
        <w:pStyle w:val="Titre4"/>
      </w:pPr>
      <w:bookmarkStart w:id="87" w:name="_Toc532581698"/>
      <w:r>
        <w:rPr>
          <w:noProof/>
        </w:rPr>
        <w:pict w14:anchorId="2ADFE3D9">
          <v:shape id="_x0000_s1031" type="#_x0000_t75" style="position:absolute;left:0;text-align:left;margin-left:332.05pt;margin-top:138.25pt;width:136.45pt;height:102.15pt;z-index:251703296;mso-position-horizontal-relative:margin;mso-position-vertical-relative:margin">
            <v:imagedata r:id="rId40" o:title="disquette1-small_00FA00BC00059445"/>
            <w10:wrap type="square" anchorx="margin" anchory="margin"/>
          </v:shape>
        </w:pict>
      </w:r>
      <w:r w:rsidR="00CD2AD4" w:rsidRPr="007F7FEB">
        <w:t>La disquette</w:t>
      </w:r>
      <w:bookmarkEnd w:id="87"/>
    </w:p>
    <w:p w14:paraId="6DC86C8C" w14:textId="5C0AE459" w:rsidR="002A5BC2" w:rsidRPr="007F7FEB" w:rsidRDefault="002A5BC2" w:rsidP="00A00A7A">
      <w:r w:rsidRPr="007F7FEB">
        <w:t>Après plusieurs années de tests, la disquette fut lancée par IBM en 1967. Les disquettes sont des supports de stockages de donnée amovible, elles sont aussi appelées disque souple (</w:t>
      </w:r>
      <w:proofErr w:type="spellStart"/>
      <w:r w:rsidRPr="007F7FEB">
        <w:t>floppy</w:t>
      </w:r>
      <w:proofErr w:type="spellEnd"/>
      <w:r w:rsidRPr="007F7FEB">
        <w:t xml:space="preserve"> </w:t>
      </w:r>
      <w:proofErr w:type="spellStart"/>
      <w:r w:rsidRPr="007F7FEB">
        <w:t>disk</w:t>
      </w:r>
      <w:proofErr w:type="spellEnd"/>
      <w:r w:rsidRPr="007F7FEB">
        <w:t>).</w:t>
      </w:r>
    </w:p>
    <w:p w14:paraId="28E711E3" w14:textId="25BE26EA" w:rsidR="002A5BC2" w:rsidRPr="007F7FEB" w:rsidRDefault="002A5BC2" w:rsidP="00A00A7A">
      <w:r w:rsidRPr="007F7FEB">
        <w:t>Une disquette est composée de plusieurs pistes qui forment une sorte de cercles. La disquette est souvent divisée en 2 faces car les lecteurs sont équipés de deux têtes (Lecture / Ecriture).</w:t>
      </w:r>
      <w:r w:rsidR="007051C2" w:rsidRPr="007F7FEB">
        <w:t xml:space="preserve"> La capacité d’une disquette est en général aux alentours de 3Mo. </w:t>
      </w:r>
    </w:p>
    <w:p w14:paraId="70C8DCCD" w14:textId="5176B9B3" w:rsidR="003510BF" w:rsidRPr="007F7FEB" w:rsidRDefault="003510BF" w:rsidP="00A00A7A">
      <w:pPr>
        <w:pStyle w:val="Titre3"/>
      </w:pPr>
      <w:bookmarkStart w:id="88" w:name="_Toc532581699"/>
      <w:r w:rsidRPr="007F7FEB">
        <w:t>Troisième génération</w:t>
      </w:r>
      <w:r w:rsidR="0008051F" w:rsidRPr="007F7FEB">
        <w:t xml:space="preserve"> – supports optiques</w:t>
      </w:r>
      <w:bookmarkEnd w:id="88"/>
      <w:r w:rsidR="0008051F" w:rsidRPr="007F7FEB">
        <w:t xml:space="preserve"> </w:t>
      </w:r>
    </w:p>
    <w:p w14:paraId="5470F462" w14:textId="513DFB43" w:rsidR="003B0B86" w:rsidRPr="007F7FEB" w:rsidRDefault="00694E22" w:rsidP="00A00A7A">
      <w:pPr>
        <w:pStyle w:val="Titre4"/>
      </w:pPr>
      <w:bookmarkStart w:id="89" w:name="_Toc532581700"/>
      <w:r>
        <w:rPr>
          <w:noProof/>
        </w:rPr>
        <w:pict w14:anchorId="4311B7B9">
          <v:shape id="_x0000_s1032" type="#_x0000_t75" style="position:absolute;left:0;text-align:left;margin-left:322.9pt;margin-top:284.3pt;width:131.45pt;height:131.45pt;z-index:251705344;mso-position-horizontal-relative:margin;mso-position-vertical-relative:margin">
            <v:imagedata r:id="rId41" o:title="200px-CD_autolev_crop"/>
            <w10:wrap type="square" anchorx="margin" anchory="margin"/>
          </v:shape>
        </w:pict>
      </w:r>
      <w:r w:rsidR="003B0B86" w:rsidRPr="007F7FEB">
        <w:t>Le disque compact</w:t>
      </w:r>
      <w:bookmarkEnd w:id="89"/>
    </w:p>
    <w:p w14:paraId="72227BCB" w14:textId="7418A89B" w:rsidR="007051C2" w:rsidRPr="007F7FEB" w:rsidRDefault="007051C2" w:rsidP="00A00A7A">
      <w:r w:rsidRPr="007F7FEB">
        <w:t>Le disque compact ou « Compact Disc » est un support de stockage optique. Il est lu par un faisceau laser</w:t>
      </w:r>
      <w:r w:rsidR="00AD1601" w:rsidRPr="007F7FEB">
        <w:t xml:space="preserve"> infrarouge</w:t>
      </w:r>
      <w:r w:rsidRPr="007F7FEB">
        <w:t xml:space="preserve"> qui vient frapper le disque en rotation. En 1979, Philips et Sony Corporation ont collaboré pour inventer le disque compact.</w:t>
      </w:r>
    </w:p>
    <w:p w14:paraId="14E5DFD6" w14:textId="1BDE2CB1" w:rsidR="00D70F50" w:rsidRPr="007F7FEB" w:rsidRDefault="00D70F50" w:rsidP="00A00A7A">
      <w:r w:rsidRPr="007F7FEB">
        <w:t>Un CD-ROM possède en général ~700Mo de données et peut tourner à une vitesse linaire de 500 tr/min pour permettre une lecture optimale.</w:t>
      </w:r>
    </w:p>
    <w:p w14:paraId="35654390" w14:textId="128DBE60" w:rsidR="00A43FD6" w:rsidRPr="007F7FEB" w:rsidRDefault="00694E22" w:rsidP="00A00A7A">
      <w:r>
        <w:rPr>
          <w:noProof/>
        </w:rPr>
        <w:pict w14:anchorId="691C5A16">
          <v:shape id="_x0000_s1033" type="#_x0000_t75" style="position:absolute;left:0;text-align:left;margin-left:317.55pt;margin-top:420.65pt;width:135.6pt;height:135.6pt;z-index:251707392;mso-position-horizontal-relative:margin;mso-position-vertical-relative:margin">
            <v:imagedata r:id="rId42" o:title="dvdrw-20"/>
            <w10:wrap type="square" anchorx="margin" anchory="margin"/>
          </v:shape>
        </w:pict>
      </w:r>
      <w:r w:rsidR="00A43FD6" w:rsidRPr="007F7FEB">
        <w:t>Un CD audio a une longévité qui se situe entre 50 et 200 ans.</w:t>
      </w:r>
    </w:p>
    <w:p w14:paraId="6A93987C" w14:textId="009295E9" w:rsidR="003B0B86" w:rsidRPr="007F7FEB" w:rsidRDefault="003B0B86" w:rsidP="00A00A7A">
      <w:pPr>
        <w:pStyle w:val="Titre4"/>
      </w:pPr>
      <w:bookmarkStart w:id="90" w:name="_Toc532581701"/>
      <w:r w:rsidRPr="007F7FEB">
        <w:t>Le DVD</w:t>
      </w:r>
      <w:bookmarkEnd w:id="90"/>
    </w:p>
    <w:p w14:paraId="23376B06" w14:textId="77777777" w:rsidR="00AD1601" w:rsidRPr="007F7FEB" w:rsidRDefault="001C28D8" w:rsidP="00A00A7A">
      <w:r w:rsidRPr="007F7FEB">
        <w:t>Crée en 1995, le DVD est un système de stockage optique qui stocke la donnée sous forme numérique.</w:t>
      </w:r>
      <w:r w:rsidR="00AD1601" w:rsidRPr="007F7FEB">
        <w:t xml:space="preserve"> Le DVD fonctionne selon les mêmes principes que le disque compact mais avec des caractéristiques nettement supérieures.</w:t>
      </w:r>
    </w:p>
    <w:p w14:paraId="604C0727" w14:textId="22CD78C5" w:rsidR="001C28D8" w:rsidRPr="007F7FEB" w:rsidRDefault="00AD1601" w:rsidP="00A00A7A">
      <w:r w:rsidRPr="007F7FEB">
        <w:t>Selon la catégorie un DVD peut stocker jusqu’à 18 Go. Le DVD possède différents formats qui se sont développés durant des années.</w:t>
      </w:r>
    </w:p>
    <w:p w14:paraId="36AE54B0" w14:textId="090A8758" w:rsidR="003B0B86" w:rsidRPr="007F7FEB" w:rsidRDefault="00694E22" w:rsidP="00A00A7A">
      <w:pPr>
        <w:pStyle w:val="Titre4"/>
      </w:pPr>
      <w:bookmarkStart w:id="91" w:name="_Toc532581702"/>
      <w:r>
        <w:rPr>
          <w:noProof/>
        </w:rPr>
        <w:pict w14:anchorId="4609BD7A">
          <v:shape id="_x0000_s1034" type="#_x0000_t75" style="position:absolute;left:0;text-align:left;margin-left:322.9pt;margin-top:567pt;width:130.6pt;height:130.6pt;z-index:251709440;mso-position-horizontal-relative:margin;mso-position-vertical-relative:margin">
            <v:imagedata r:id="rId43" o:title="461"/>
            <w10:wrap type="square" anchorx="margin" anchory="margin"/>
          </v:shape>
        </w:pict>
      </w:r>
      <w:r w:rsidR="003B0B86" w:rsidRPr="007F7FEB">
        <w:t>Le Blu-ray</w:t>
      </w:r>
      <w:bookmarkEnd w:id="91"/>
    </w:p>
    <w:p w14:paraId="4F70ADE2" w14:textId="719A9F82" w:rsidR="00AD1601" w:rsidRPr="007F7FEB" w:rsidRDefault="00AD1601" w:rsidP="00A00A7A">
      <w:r w:rsidRPr="007F7FEB">
        <w:t xml:space="preserve">Apparut en 2006, le Blu-ray est le successeur du CD et du DVD. Il fonctionne comme un DVD à la différence que le lecteur doit être doté d’un laser violet pour le lire. </w:t>
      </w:r>
      <w:r w:rsidR="003537F7" w:rsidRPr="007F7FEB">
        <w:t>Le Blu-Ray est utilisé pour graver des vidéos en haute définition.</w:t>
      </w:r>
    </w:p>
    <w:p w14:paraId="53E62D32" w14:textId="5FC7EB4F" w:rsidR="003537F7" w:rsidRPr="007F7FEB" w:rsidRDefault="003537F7" w:rsidP="00A00A7A">
      <w:r w:rsidRPr="007F7FEB">
        <w:t>Un Blu-Ray peut contenir jusqu’à 27 Go ou 240 min de vidéo HD.</w:t>
      </w:r>
    </w:p>
    <w:p w14:paraId="34098F10" w14:textId="487F0009" w:rsidR="003510BF" w:rsidRPr="007F7FEB" w:rsidRDefault="003510BF" w:rsidP="00A00A7A">
      <w:pPr>
        <w:pStyle w:val="Titre3"/>
      </w:pPr>
      <w:bookmarkStart w:id="92" w:name="_Toc532581703"/>
      <w:r w:rsidRPr="007F7FEB">
        <w:lastRenderedPageBreak/>
        <w:t>Quatrième génération</w:t>
      </w:r>
      <w:r w:rsidR="0008051F" w:rsidRPr="007F7FEB">
        <w:t xml:space="preserve"> – supports numériques</w:t>
      </w:r>
      <w:bookmarkEnd w:id="92"/>
    </w:p>
    <w:p w14:paraId="4CFB1649" w14:textId="4B31446B" w:rsidR="00603CB4" w:rsidRPr="007F7FEB" w:rsidRDefault="00694E22" w:rsidP="00A00A7A">
      <w:pPr>
        <w:pStyle w:val="Titre4"/>
      </w:pPr>
      <w:bookmarkStart w:id="93" w:name="_Toc532581704"/>
      <w:r>
        <w:rPr>
          <w:noProof/>
        </w:rPr>
        <w:pict w14:anchorId="762EAC6A">
          <v:shape id="_x0000_s1035" type="#_x0000_t75" style="position:absolute;left:0;text-align:left;margin-left:311.7pt;margin-top:40.15pt;width:141.5pt;height:141.5pt;z-index:251711488;mso-position-horizontal-relative:margin;mso-position-vertical-relative:margin">
            <v:imagedata r:id="rId44" o:title="19903-alienaqua-usb-s-"/>
            <w10:wrap type="square" anchorx="margin" anchory="margin"/>
          </v:shape>
        </w:pict>
      </w:r>
      <w:r w:rsidR="00603CB4" w:rsidRPr="007F7FEB">
        <w:t>La clé USB</w:t>
      </w:r>
      <w:bookmarkEnd w:id="93"/>
    </w:p>
    <w:p w14:paraId="3F3295EC" w14:textId="77777777" w:rsidR="009F07B6" w:rsidRPr="007F7FEB" w:rsidRDefault="003537F7" w:rsidP="00A00A7A">
      <w:r w:rsidRPr="007F7FEB">
        <w:t>La clé USB est un support de stockage amovible, il se branche sur un port « Universal Serial Bus ». Une clé USB permet de stocker facilement des données et permet de transférer rapidement des informations d’un ordinateur à un autre</w:t>
      </w:r>
      <w:r w:rsidR="009F07B6" w:rsidRPr="007F7FEB">
        <w:t>.</w:t>
      </w:r>
    </w:p>
    <w:p w14:paraId="40847DBA" w14:textId="2401AE26" w:rsidR="003537F7" w:rsidRPr="007F7FEB" w:rsidRDefault="009F07B6" w:rsidP="00A00A7A">
      <w:r w:rsidRPr="007F7FEB">
        <w:t xml:space="preserve">Un avantage de la clé USB, c’est qu’elle ne peut pas se rayer et n’est pas sensible à la poussière. Elle est donc plus fiable. </w:t>
      </w:r>
    </w:p>
    <w:p w14:paraId="6F829CB4" w14:textId="4843AAC7" w:rsidR="009F07B6" w:rsidRPr="007F7FEB" w:rsidRDefault="009F07B6" w:rsidP="00A00A7A">
      <w:r w:rsidRPr="007F7FEB">
        <w:t xml:space="preserve">La durée de vie de la donnée est estimée à 10 ans ou plus, mais cela va dépendre du modèle acheté. </w:t>
      </w:r>
    </w:p>
    <w:p w14:paraId="3BDB1C24" w14:textId="632802A4" w:rsidR="009F07B6" w:rsidRPr="007F7FEB" w:rsidRDefault="009F07B6" w:rsidP="00A00A7A">
      <w:r w:rsidRPr="007F7FEB">
        <w:t>Les vitesses de transferts diffèrent en fonction de la catégorie de la clé :</w:t>
      </w:r>
    </w:p>
    <w:p w14:paraId="10FA3BCD" w14:textId="59757369" w:rsidR="009F07B6" w:rsidRPr="007F7FEB" w:rsidRDefault="009F07B6" w:rsidP="00A00A7A">
      <w:pPr>
        <w:pStyle w:val="Paragraphedeliste"/>
        <w:numPr>
          <w:ilvl w:val="0"/>
          <w:numId w:val="15"/>
        </w:numPr>
      </w:pPr>
      <w:r w:rsidRPr="007F7FEB">
        <w:t>USB 1.1 : 12Mbit/s</w:t>
      </w:r>
    </w:p>
    <w:p w14:paraId="09D96022" w14:textId="2C15BAE2" w:rsidR="009F07B6" w:rsidRPr="007F7FEB" w:rsidRDefault="009F07B6" w:rsidP="00A00A7A">
      <w:pPr>
        <w:pStyle w:val="Paragraphedeliste"/>
        <w:numPr>
          <w:ilvl w:val="0"/>
          <w:numId w:val="15"/>
        </w:numPr>
      </w:pPr>
      <w:r w:rsidRPr="007F7FEB">
        <w:t>USB 2.0 : 480Mbits/s</w:t>
      </w:r>
    </w:p>
    <w:p w14:paraId="58AF34E2" w14:textId="49A792D6" w:rsidR="009F07B6" w:rsidRPr="007F7FEB" w:rsidRDefault="009F07B6" w:rsidP="00A00A7A">
      <w:pPr>
        <w:pStyle w:val="Paragraphedeliste"/>
        <w:numPr>
          <w:ilvl w:val="0"/>
          <w:numId w:val="15"/>
        </w:numPr>
      </w:pPr>
      <w:r w:rsidRPr="007F7FEB">
        <w:t>USB 3.0 : 640Mbits/s</w:t>
      </w:r>
    </w:p>
    <w:p w14:paraId="3CB8FBA7" w14:textId="6D6C63BE" w:rsidR="009F07B6" w:rsidRPr="007F7FEB" w:rsidRDefault="009F07B6" w:rsidP="00A00A7A">
      <w:r w:rsidRPr="007F7FEB">
        <w:t>Ces valeurs sont bien évidemment théoriques et ne relate pas la vérité la vitesse de lecture sera toujours supérieure à la vitesse d’écriture.</w:t>
      </w:r>
    </w:p>
    <w:p w14:paraId="61FC68B2" w14:textId="66D3549C" w:rsidR="00935A52" w:rsidRPr="007F7FEB" w:rsidRDefault="00E95DFF" w:rsidP="00A00A7A">
      <w:pPr>
        <w:pStyle w:val="Titre2"/>
      </w:pPr>
      <w:bookmarkStart w:id="94" w:name="_Toc532581705"/>
      <w:r w:rsidRPr="007F7FEB">
        <w:rPr>
          <w:noProof/>
          <w:lang w:eastAsia="fr-CH"/>
        </w:rPr>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rsidRPr="007F7FEB">
        <w:t>Les types de sauvegardes</w:t>
      </w:r>
      <w:bookmarkEnd w:id="94"/>
    </w:p>
    <w:p w14:paraId="3C9A3927" w14:textId="5602EE8A" w:rsidR="00935A52" w:rsidRPr="007F7FEB" w:rsidRDefault="00935A52" w:rsidP="00A00A7A">
      <w:pPr>
        <w:pStyle w:val="Titre3"/>
      </w:pPr>
      <w:bookmarkStart w:id="95" w:name="_Toc514709868"/>
      <w:bookmarkStart w:id="96" w:name="_Toc532581706"/>
      <w:r w:rsidRPr="007F7FEB">
        <w:t>Sauvegarde complète</w:t>
      </w:r>
      <w:bookmarkEnd w:id="95"/>
      <w:bookmarkEnd w:id="96"/>
      <w:r w:rsidRPr="007F7FEB">
        <w:t xml:space="preserve"> </w:t>
      </w:r>
    </w:p>
    <w:p w14:paraId="038F61C4" w14:textId="18F8B2F5" w:rsidR="00935A52" w:rsidRPr="007F7FEB" w:rsidRDefault="00935A52" w:rsidP="00A00A7A">
      <w:r w:rsidRPr="007F7FEB">
        <w:t>La plus simple, elle sauvegarde toutes les données avec tous les répertoires et sous répertoires à chaque fois.</w:t>
      </w:r>
      <w:r w:rsidR="00E95DFF" w:rsidRPr="007F7FEB">
        <w:t xml:space="preserve"> </w:t>
      </w:r>
    </w:p>
    <w:p w14:paraId="2EA65274" w14:textId="77777777" w:rsidR="00935A52" w:rsidRPr="007F7FEB" w:rsidRDefault="00935A52" w:rsidP="00A00A7A">
      <w:pPr>
        <w:pStyle w:val="Titre4"/>
      </w:pPr>
      <w:bookmarkStart w:id="97" w:name="_Toc532581707"/>
      <w:r w:rsidRPr="007F7FEB">
        <w:t>Point positif :</w:t>
      </w:r>
      <w:bookmarkEnd w:id="97"/>
      <w:r w:rsidRPr="007F7FEB">
        <w:t xml:space="preserve"> </w:t>
      </w:r>
    </w:p>
    <w:p w14:paraId="3DB5F319" w14:textId="60BE1C26" w:rsidR="00935A52" w:rsidRPr="007F7FEB" w:rsidRDefault="00935A52" w:rsidP="00A00A7A">
      <w:r w:rsidRPr="007F7FEB">
        <w:t xml:space="preserve">la plus fiable pour la restauration car </w:t>
      </w:r>
      <w:r w:rsidR="00C60C95" w:rsidRPr="007F7FEB">
        <w:t>il n’y a pas de</w:t>
      </w:r>
      <w:r w:rsidRPr="007F7FEB">
        <w:t xml:space="preserve"> calcul à faire ou de multiple réécriture.</w:t>
      </w:r>
      <w:r w:rsidRPr="007F7FEB">
        <w:br/>
        <w:t>la plus rapide pour  la restauration de la sauvegarde car elle n'a pas de comparaison à faire ou de soustraction.</w:t>
      </w:r>
    </w:p>
    <w:p w14:paraId="083BE073" w14:textId="77777777" w:rsidR="00935A52" w:rsidRPr="007F7FEB" w:rsidRDefault="00935A52" w:rsidP="00A00A7A">
      <w:pPr>
        <w:pStyle w:val="Titre4"/>
      </w:pPr>
      <w:bookmarkStart w:id="98" w:name="_Toc532581708"/>
      <w:r w:rsidRPr="007F7FEB">
        <w:t>Point Négatif :</w:t>
      </w:r>
      <w:bookmarkEnd w:id="98"/>
    </w:p>
    <w:p w14:paraId="7C1E517F" w14:textId="2F5FE7FA" w:rsidR="00935A52" w:rsidRPr="007F7FEB" w:rsidRDefault="00301B7E" w:rsidP="00A00A7A">
      <w:r w:rsidRPr="007F7FEB">
        <w:t>C’est</w:t>
      </w:r>
      <w:r w:rsidR="00935A52" w:rsidRPr="007F7FEB">
        <w:t xml:space="preserve"> la sauvegarde qui prend le plus de volumes de données.</w:t>
      </w:r>
      <w:r w:rsidR="00935A52" w:rsidRPr="007F7FEB">
        <w:br/>
        <w:t xml:space="preserve">C'est aussi la plus longue à faire, car elle copie à chaque fois toutes les données alors que les autres </w:t>
      </w:r>
      <w:r w:rsidR="00C60C95" w:rsidRPr="007F7FEB">
        <w:t xml:space="preserve">types de sauvegarde </w:t>
      </w:r>
      <w:r w:rsidR="00935A52" w:rsidRPr="007F7FEB">
        <w:t>vont en faire moins.</w:t>
      </w:r>
    </w:p>
    <w:p w14:paraId="32297E68" w14:textId="1283E3A6" w:rsidR="00935A52" w:rsidRPr="007F7FEB" w:rsidRDefault="00935A52" w:rsidP="00A00A7A"/>
    <w:p w14:paraId="7CE32CA0" w14:textId="0B2A926A" w:rsidR="00935A52" w:rsidRPr="007F7FEB" w:rsidRDefault="00E95DFF" w:rsidP="00A00A7A">
      <w:pPr>
        <w:pStyle w:val="Titre3"/>
      </w:pPr>
      <w:bookmarkStart w:id="99" w:name="_Toc514709869"/>
      <w:bookmarkStart w:id="100" w:name="_Toc532581709"/>
      <w:r w:rsidRPr="007F7FEB">
        <w:rPr>
          <w:noProof/>
          <w:lang w:eastAsia="fr-CH"/>
        </w:rPr>
        <w:lastRenderedPageBreak/>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rsidRPr="007F7FEB">
        <w:t>Sauvegarde incrémentale</w:t>
      </w:r>
      <w:bookmarkEnd w:id="99"/>
      <w:bookmarkEnd w:id="100"/>
      <w:r w:rsidR="00935A52" w:rsidRPr="007F7FEB">
        <w:t xml:space="preserve"> </w:t>
      </w:r>
    </w:p>
    <w:p w14:paraId="3233F5F4" w14:textId="77777777" w:rsidR="00935A52" w:rsidRPr="007F7FEB" w:rsidRDefault="00935A52" w:rsidP="00A00A7A">
      <w:pPr>
        <w:pStyle w:val="Titre4"/>
      </w:pPr>
      <w:bookmarkStart w:id="101" w:name="_Toc532581710"/>
      <w:r w:rsidRPr="007F7FEB">
        <w:t>Point positif :</w:t>
      </w:r>
      <w:bookmarkEnd w:id="101"/>
      <w:r w:rsidRPr="007F7FEB">
        <w:t xml:space="preserve"> </w:t>
      </w:r>
    </w:p>
    <w:p w14:paraId="0E6F66FD" w14:textId="412C9831" w:rsidR="00935A52" w:rsidRPr="00891A5D" w:rsidRDefault="00935A52" w:rsidP="00A00A7A">
      <w:r w:rsidRPr="00891A5D">
        <w:t>Elle sauvegarde les modifications depuis la dernière sauvegarde,</w:t>
      </w:r>
      <w:r w:rsidR="00C60C95" w:rsidRPr="00891A5D">
        <w:t xml:space="preserve"> complète ou incrémentiel. </w:t>
      </w:r>
      <w:r w:rsidRPr="00891A5D">
        <w:t xml:space="preserve"> </w:t>
      </w:r>
      <w:r w:rsidR="00C60C95" w:rsidRPr="00891A5D">
        <w:t>Elle</w:t>
      </w:r>
      <w:r w:rsidRPr="00891A5D">
        <w:t xml:space="preserve"> est accompagnée d'une première sauvegarde complète, qui sera le point de départ en cas de restauration, puis chaque incrémentielle sera ensuite restaurée, jusqu'à atteindre </w:t>
      </w:r>
      <w:r w:rsidR="00301B7E" w:rsidRPr="00891A5D">
        <w:t>la sauvegarde voulue</w:t>
      </w:r>
      <w:r w:rsidRPr="00891A5D">
        <w:t>.</w:t>
      </w:r>
    </w:p>
    <w:p w14:paraId="62CEA71D" w14:textId="77777777" w:rsidR="00935A52" w:rsidRPr="007F7FEB" w:rsidRDefault="00935A52" w:rsidP="00A00A7A"/>
    <w:p w14:paraId="2CEDEE02" w14:textId="77777777" w:rsidR="00935A52" w:rsidRPr="007F7FEB" w:rsidRDefault="00935A52" w:rsidP="00A00A7A">
      <w:pPr>
        <w:pStyle w:val="Titre4"/>
      </w:pPr>
      <w:bookmarkStart w:id="102" w:name="_Toc532581711"/>
      <w:r w:rsidRPr="007F7FEB">
        <w:t>Point Négatif :</w:t>
      </w:r>
      <w:bookmarkEnd w:id="102"/>
    </w:p>
    <w:p w14:paraId="5E131B7D" w14:textId="7F06BFE3" w:rsidR="00935A52" w:rsidRPr="007F7FEB" w:rsidRDefault="00935A52" w:rsidP="00A00A7A">
      <w:r w:rsidRPr="007F7FEB">
        <w:t>C'est la plus longue à restaurer, car TOUTES les sauvegardes depuis la dernière complète y compris doivent être restaurées une par une.</w:t>
      </w:r>
      <w:r w:rsidRPr="007F7FEB">
        <w:br/>
        <w:t xml:space="preserve">C'est aussi la moins fiable, en premier lieu car elle prend plus de temps à être faite, avec de nombreuse réécriture, ce qui l'expose d'avantage a une panne qui engendrerais une corruption des données, mais aussi car les restaurations ne </w:t>
      </w:r>
      <w:r w:rsidR="00301B7E" w:rsidRPr="007F7FEB">
        <w:t>suppriment</w:t>
      </w:r>
      <w:r w:rsidRPr="007F7FEB">
        <w:t xml:space="preserve"> pas des fichiers déplacé ou dont le nom a changé</w:t>
      </w:r>
    </w:p>
    <w:p w14:paraId="1E126DFE" w14:textId="6658392C" w:rsidR="00935A52" w:rsidRPr="007F7FEB" w:rsidRDefault="00E95DFF" w:rsidP="00A00A7A">
      <w:pPr>
        <w:pStyle w:val="Titre3"/>
      </w:pPr>
      <w:bookmarkStart w:id="103" w:name="_Toc514709870"/>
      <w:bookmarkStart w:id="104" w:name="_Toc532581712"/>
      <w:r w:rsidRPr="007F7FEB">
        <w:rPr>
          <w:noProof/>
          <w:lang w:eastAsia="fr-CH"/>
        </w:rPr>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rsidRPr="007F7FEB">
        <w:t>Sauvegarde différentielle</w:t>
      </w:r>
      <w:bookmarkEnd w:id="103"/>
      <w:bookmarkEnd w:id="104"/>
    </w:p>
    <w:p w14:paraId="11CA48EA" w14:textId="7B39ED77" w:rsidR="00935A52" w:rsidRPr="007F7FEB" w:rsidRDefault="00C60C95" w:rsidP="00A00A7A">
      <w:r w:rsidRPr="007F7FEB">
        <w:t>La sauvegarde différentielle effectue une première sauvegard</w:t>
      </w:r>
      <w:r w:rsidR="00E95DFF" w:rsidRPr="007F7FEB">
        <w:t>e complète, puis chaque sauvegarde différentielle va comparer les modifications des fichiers comparé à la dernière sauvegarde complète.</w:t>
      </w:r>
      <w:r w:rsidRPr="007F7FEB">
        <w:t xml:space="preserve"> </w:t>
      </w:r>
    </w:p>
    <w:p w14:paraId="185BEB36" w14:textId="2E3B795B" w:rsidR="00935A52" w:rsidRPr="007F7FEB" w:rsidRDefault="00935A52" w:rsidP="00A00A7A">
      <w:r w:rsidRPr="007F7FEB">
        <w:t>C'est un compris entre la sauvegarde complète et l'incrémentale, elle équilibre les points positifs et négatif de chacun</w:t>
      </w:r>
      <w:r w:rsidR="00C60C95" w:rsidRPr="007F7FEB">
        <w:t>.</w:t>
      </w:r>
      <w:r w:rsidRPr="007F7FEB">
        <w:t xml:space="preserve">  </w:t>
      </w:r>
    </w:p>
    <w:p w14:paraId="3AAB5487" w14:textId="53A7E976" w:rsidR="00E95DFF" w:rsidRDefault="00E95DFF" w:rsidP="00935A52">
      <w:pPr>
        <w:pStyle w:val="Standard"/>
        <w:rPr>
          <w:lang w:val="fr-CH"/>
        </w:rPr>
      </w:pPr>
    </w:p>
    <w:p w14:paraId="6BB44528" w14:textId="67B954B4" w:rsidR="00891A5D" w:rsidRPr="007F7FEB" w:rsidRDefault="00891A5D" w:rsidP="00935A52">
      <w:pPr>
        <w:pStyle w:val="Standard"/>
        <w:rPr>
          <w:lang w:val="fr-CH"/>
        </w:rPr>
      </w:pPr>
    </w:p>
    <w:p w14:paraId="67785C82" w14:textId="4BF37E91" w:rsidR="00E95DFF" w:rsidRPr="007F7FEB" w:rsidRDefault="00891A5D" w:rsidP="00A00A7A">
      <w:pPr>
        <w:pStyle w:val="Titre3"/>
      </w:pPr>
      <w:bookmarkStart w:id="105" w:name="_Toc532581713"/>
      <w:r w:rsidRPr="007F7FEB">
        <w:rPr>
          <w:noProof/>
          <w:lang w:eastAsia="fr-CH"/>
        </w:rPr>
        <w:drawing>
          <wp:anchor distT="0" distB="0" distL="114300" distR="114300" simplePos="0" relativeHeight="251689984" behindDoc="1" locked="0" layoutInCell="1" allowOverlap="1" wp14:anchorId="75FB3897" wp14:editId="4937C15D">
            <wp:simplePos x="0" y="0"/>
            <wp:positionH relativeFrom="margin">
              <wp:align>right</wp:align>
            </wp:positionH>
            <wp:positionV relativeFrom="paragraph">
              <wp:posOffset>39370</wp:posOffset>
            </wp:positionV>
            <wp:extent cx="1571625" cy="1603375"/>
            <wp:effectExtent l="0" t="0" r="9525" b="0"/>
            <wp:wrapTight wrapText="bothSides">
              <wp:wrapPolygon edited="0">
                <wp:start x="0" y="0"/>
                <wp:lineTo x="0" y="21301"/>
                <wp:lineTo x="21469" y="21301"/>
                <wp:lineTo x="21469"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71625"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5DFF" w:rsidRPr="007F7FEB">
        <w:t xml:space="preserve">Sauvegarde </w:t>
      </w:r>
      <w:proofErr w:type="spellStart"/>
      <w:r w:rsidR="00E95DFF" w:rsidRPr="007F7FEB">
        <w:t>décrémentale</w:t>
      </w:r>
      <w:bookmarkEnd w:id="105"/>
      <w:proofErr w:type="spellEnd"/>
    </w:p>
    <w:p w14:paraId="7BEC38E3" w14:textId="53D4ADA8" w:rsidR="00492884" w:rsidRPr="007F7FEB" w:rsidRDefault="00E95DFF" w:rsidP="00A00A7A">
      <w:r w:rsidRPr="007F7FEB">
        <w:t xml:space="preserve">Ce type de sauvegarde n’est pas souvent utilisé car peu pratique. Elle consiste à effectuer une sauvegarde complète chaque jour et faire une sauvegarde </w:t>
      </w:r>
      <w:proofErr w:type="spellStart"/>
      <w:r w:rsidRPr="007F7FEB">
        <w:t>décrémentale</w:t>
      </w:r>
      <w:proofErr w:type="spellEnd"/>
      <w:r w:rsidRPr="007F7FEB">
        <w:t xml:space="preserve"> qui va sauvegarder la différence entre le jour précédent et le jour actuel. Cette pratique nécessite d’avoir deux sauvegarde complète afin de pouvoir calculer le décrément. </w:t>
      </w:r>
    </w:p>
    <w:p w14:paraId="52F25AFB" w14:textId="2E477A57" w:rsidR="00492884" w:rsidRPr="007F7FEB" w:rsidRDefault="00492884" w:rsidP="00A00A7A"/>
    <w:p w14:paraId="6C6234F7" w14:textId="4EED4B36" w:rsidR="00492884" w:rsidRPr="007F7FEB" w:rsidRDefault="00492884" w:rsidP="00A00A7A">
      <w:pPr>
        <w:pStyle w:val="Titre2"/>
      </w:pPr>
      <w:bookmarkStart w:id="106" w:name="_Toc532581714"/>
      <w:r w:rsidRPr="007F7FEB">
        <w:t>Onduleurs – UPS</w:t>
      </w:r>
      <w:bookmarkEnd w:id="106"/>
    </w:p>
    <w:p w14:paraId="54189286" w14:textId="20F2B228" w:rsidR="00492884" w:rsidRPr="007F7FEB" w:rsidRDefault="00492884" w:rsidP="00A00A7A">
      <w:pPr>
        <w:rPr>
          <w:b/>
        </w:rPr>
      </w:pPr>
      <w:r w:rsidRPr="007F7FEB">
        <w:t xml:space="preserve">Un Onduleur (en anglais UPS pour </w:t>
      </w:r>
      <w:proofErr w:type="spellStart"/>
      <w:r w:rsidRPr="007F7FEB">
        <w:t>Uninterruptible</w:t>
      </w:r>
      <w:proofErr w:type="spellEnd"/>
      <w:r w:rsidRPr="007F7FEB">
        <w:t xml:space="preserve"> Power </w:t>
      </w:r>
      <w:proofErr w:type="spellStart"/>
      <w:r w:rsidRPr="007F7FEB">
        <w:t>Supply</w:t>
      </w:r>
      <w:proofErr w:type="spellEnd"/>
      <w:r w:rsidRPr="007F7FEB">
        <w:t xml:space="preserve">) est un dispositif utilisé pour protéger des matériels </w:t>
      </w:r>
      <w:r w:rsidR="008E5498" w:rsidRPr="007F7FEB">
        <w:t>électroniques</w:t>
      </w:r>
      <w:r w:rsidRPr="007F7FEB">
        <w:t xml:space="preserve"> contre les</w:t>
      </w:r>
      <w:r w:rsidR="008E5498" w:rsidRPr="007F7FEB">
        <w:rPr>
          <w:b/>
        </w:rPr>
        <w:t xml:space="preserve"> pannes électriques</w:t>
      </w:r>
      <w:r w:rsidRPr="007F7FEB">
        <w:rPr>
          <w:b/>
        </w:rPr>
        <w:t>.</w:t>
      </w:r>
      <w:r w:rsidR="008E5498" w:rsidRPr="007F7FEB">
        <w:rPr>
          <w:b/>
        </w:rPr>
        <w:t xml:space="preserve"> </w:t>
      </w:r>
      <w:r w:rsidR="008E5498" w:rsidRPr="007F7FEB">
        <w:t>Il est équipé d’une batterie de secours qui permet d’alimenter</w:t>
      </w:r>
      <w:r w:rsidR="00492B29" w:rsidRPr="007F7FEB">
        <w:t>, pendant quelques minutes,</w:t>
      </w:r>
      <w:r w:rsidR="008E5498" w:rsidRPr="007F7FEB">
        <w:t xml:space="preserve"> ou de </w:t>
      </w:r>
      <w:r w:rsidR="00492B29" w:rsidRPr="007F7FEB">
        <w:t>stabiliser</w:t>
      </w:r>
      <w:r w:rsidR="008E5498" w:rsidRPr="007F7FEB">
        <w:t xml:space="preserve"> les équipements branchés sur ce dernier en cas de</w:t>
      </w:r>
      <w:r w:rsidR="00492B29" w:rsidRPr="007F7FEB">
        <w:t> </w:t>
      </w:r>
      <w:r w:rsidR="00492B29" w:rsidRPr="007F7FEB">
        <w:rPr>
          <w:b/>
        </w:rPr>
        <w:t>:</w:t>
      </w:r>
    </w:p>
    <w:p w14:paraId="5BACD352" w14:textId="66833E4A" w:rsidR="00492B29" w:rsidRPr="007F7FEB" w:rsidRDefault="00492B29" w:rsidP="00A00A7A">
      <w:pPr>
        <w:pStyle w:val="Paragraphedeliste"/>
        <w:numPr>
          <w:ilvl w:val="0"/>
          <w:numId w:val="11"/>
        </w:numPr>
      </w:pPr>
      <w:r w:rsidRPr="007F7FEB">
        <w:rPr>
          <w:b/>
        </w:rPr>
        <w:t>Coupure de courant</w:t>
      </w:r>
      <w:r w:rsidRPr="007F7FEB">
        <w:t> : Lors d’une coupure d’alimentation d’un matériel électronique l’onduleur utilise sa batterie de secours pour fournir quelques minutes de courant à ce dernier.</w:t>
      </w:r>
    </w:p>
    <w:p w14:paraId="4305BBEC" w14:textId="21DD8B23" w:rsidR="00492B29" w:rsidRPr="007F7FEB" w:rsidRDefault="00492B29" w:rsidP="00A00A7A">
      <w:pPr>
        <w:pStyle w:val="Paragraphedeliste"/>
        <w:numPr>
          <w:ilvl w:val="0"/>
          <w:numId w:val="11"/>
        </w:numPr>
      </w:pPr>
      <w:r w:rsidRPr="007F7FEB">
        <w:rPr>
          <w:b/>
        </w:rPr>
        <w:lastRenderedPageBreak/>
        <w:t xml:space="preserve">Surtension et Pics de </w:t>
      </w:r>
      <w:r w:rsidR="00301B7E" w:rsidRPr="007F7FEB">
        <w:rPr>
          <w:b/>
        </w:rPr>
        <w:t>tension</w:t>
      </w:r>
      <w:r w:rsidR="00301B7E" w:rsidRPr="007F7FEB">
        <w:t xml:space="preserve"> :</w:t>
      </w:r>
      <w:r w:rsidRPr="007F7FEB">
        <w:t xml:space="preserve"> Si la valeur de la tension qui passe dans l’onduleur est supérieure à la valeur maximale prévue pour le fonctionnement n</w:t>
      </w:r>
      <w:r w:rsidR="00516E35" w:rsidRPr="007F7FEB">
        <w:t>ormal des appareils électriques connectés à l’onduleur.</w:t>
      </w:r>
    </w:p>
    <w:p w14:paraId="1A3013BC" w14:textId="02FB0622" w:rsidR="00516E35" w:rsidRPr="007F7FEB" w:rsidRDefault="00516E35" w:rsidP="00A00A7A">
      <w:pPr>
        <w:pStyle w:val="Paragraphedeliste"/>
        <w:numPr>
          <w:ilvl w:val="0"/>
          <w:numId w:val="11"/>
        </w:numPr>
      </w:pPr>
      <w:r w:rsidRPr="007F7FEB">
        <w:rPr>
          <w:b/>
        </w:rPr>
        <w:t xml:space="preserve">Sous-tension : </w:t>
      </w:r>
      <w:r w:rsidRPr="007F7FEB">
        <w:t>C’est le contraire de la Surtension, quand la tension n’est pas suffisante pour le fonctionnement normal des composants électriques l’onduleur utilise sa batterie de secours pour stabiliser la tension.</w:t>
      </w:r>
    </w:p>
    <w:p w14:paraId="7326ECC9" w14:textId="4537D032" w:rsidR="00516E35" w:rsidRPr="007F7FEB" w:rsidRDefault="00516E35" w:rsidP="00A00A7A">
      <w:pPr>
        <w:pStyle w:val="Titre3"/>
      </w:pPr>
      <w:bookmarkStart w:id="107" w:name="_Toc532581715"/>
      <w:r w:rsidRPr="007F7FEB">
        <w:t>Types d’UPS</w:t>
      </w:r>
      <w:bookmarkEnd w:id="107"/>
    </w:p>
    <w:p w14:paraId="093AFA97" w14:textId="7560BB2E" w:rsidR="00516E35" w:rsidRPr="007F7FEB" w:rsidRDefault="00516E35" w:rsidP="00A00A7A">
      <w:r w:rsidRPr="007F7FEB">
        <w:t xml:space="preserve">On trouve dans le marché, 3 </w:t>
      </w:r>
      <w:r w:rsidR="008D020E" w:rsidRPr="007F7FEB">
        <w:t>familles</w:t>
      </w:r>
      <w:r w:rsidRPr="007F7FEB">
        <w:t xml:space="preserve"> d’</w:t>
      </w:r>
      <w:r w:rsidR="008D020E" w:rsidRPr="007F7FEB">
        <w:t>onduleurs :</w:t>
      </w:r>
    </w:p>
    <w:p w14:paraId="1AF9C8FA" w14:textId="6808E984" w:rsidR="00426FF7" w:rsidRPr="007F7FEB" w:rsidRDefault="00426FF7" w:rsidP="00A00A7A">
      <w:pPr>
        <w:pStyle w:val="Titre4"/>
      </w:pPr>
      <w:bookmarkStart w:id="108" w:name="_Toc532581716"/>
      <w:proofErr w:type="spellStart"/>
      <w:r w:rsidRPr="007F7FEB">
        <w:t>Off-line</w:t>
      </w:r>
      <w:proofErr w:type="spellEnd"/>
      <w:r w:rsidRPr="007F7FEB">
        <w:t xml:space="preserve"> (Passive Standby)</w:t>
      </w:r>
      <w:bookmarkEnd w:id="108"/>
    </w:p>
    <w:p w14:paraId="2C087DDB" w14:textId="0CDEBD77" w:rsidR="008D020E" w:rsidRPr="007F7FEB" w:rsidRDefault="008D020E" w:rsidP="00A00A7A">
      <w:pPr>
        <w:pStyle w:val="Paragraphedeliste"/>
        <w:numPr>
          <w:ilvl w:val="0"/>
          <w:numId w:val="12"/>
        </w:numPr>
        <w:rPr>
          <w:b/>
        </w:rPr>
      </w:pPr>
      <w:r w:rsidRPr="007F7FEB">
        <w:t xml:space="preserve"> C’est le type</w:t>
      </w:r>
      <w:r w:rsidR="0002726E" w:rsidRPr="007F7FEB">
        <w:t xml:space="preserve"> le</w:t>
      </w:r>
      <w:r w:rsidRPr="007F7FEB">
        <w:t xml:space="preserve"> plus courant et</w:t>
      </w:r>
      <w:r w:rsidR="0002726E" w:rsidRPr="007F7FEB">
        <w:t xml:space="preserve"> le</w:t>
      </w:r>
      <w:r w:rsidRPr="007F7FEB">
        <w:t xml:space="preserve"> moins cher </w:t>
      </w:r>
      <w:r w:rsidR="0002726E" w:rsidRPr="007F7FEB">
        <w:t xml:space="preserve">que l’on trouve dans le marché il est par contre celui qui fournit le moins de protection car il </w:t>
      </w:r>
      <w:r w:rsidR="00D13D78" w:rsidRPr="007F7FEB">
        <w:t>ne protège pas contre les microcoupures.</w:t>
      </w:r>
      <w:r w:rsidR="00AF7A9C" w:rsidRPr="007F7FEB">
        <w:t xml:space="preserve"> Ce type d’UPS n’est pas conseillé si votre réseau électrique subit fréquemment des perturbations électriques</w:t>
      </w:r>
    </w:p>
    <w:p w14:paraId="6F241E41" w14:textId="77777777" w:rsidR="00F64578" w:rsidRPr="007F7FEB" w:rsidRDefault="00D13D78" w:rsidP="00A00A7A">
      <w:pPr>
        <w:pStyle w:val="Paragraphedeliste"/>
        <w:numPr>
          <w:ilvl w:val="0"/>
          <w:numId w:val="12"/>
        </w:numPr>
      </w:pPr>
      <w:r w:rsidRPr="007F7FEB">
        <w:t xml:space="preserve">Fonctionnement : </w:t>
      </w:r>
    </w:p>
    <w:p w14:paraId="06FCF5F6" w14:textId="714B41B1" w:rsidR="00D13D78" w:rsidRPr="007F7FEB" w:rsidRDefault="00D13D78" w:rsidP="00A00A7A">
      <w:pPr>
        <w:pStyle w:val="Paragraphedeliste"/>
        <w:numPr>
          <w:ilvl w:val="1"/>
          <w:numId w:val="12"/>
        </w:numPr>
      </w:pPr>
      <w:r w:rsidRPr="007F7FEB">
        <w:t xml:space="preserve">Le courant venant du secteur électrique passe par l’onduleur et alimente le matériel directement en passant juste par un </w:t>
      </w:r>
      <w:r w:rsidRPr="007F7FEB">
        <w:rPr>
          <w:b/>
        </w:rPr>
        <w:t>commutateur</w:t>
      </w:r>
      <w:r w:rsidRPr="007F7FEB">
        <w:t xml:space="preserve">. Un autre chemin fait le rechargement de la batterie en passant par un </w:t>
      </w:r>
      <w:r w:rsidRPr="007F7FEB">
        <w:rPr>
          <w:b/>
        </w:rPr>
        <w:t xml:space="preserve">redresseur </w:t>
      </w:r>
      <w:r w:rsidRPr="007F7FEB">
        <w:t>qui transforme le</w:t>
      </w:r>
      <w:r w:rsidR="00AF7A9C" w:rsidRPr="007F7FEB">
        <w:t xml:space="preserve"> courant alternatif en continue :</w:t>
      </w:r>
    </w:p>
    <w:p w14:paraId="3F62E755" w14:textId="41991CD9" w:rsidR="00D13D78" w:rsidRPr="007F7FEB" w:rsidRDefault="00CA79C9" w:rsidP="00811F6F">
      <w:pPr>
        <w:pStyle w:val="Paragraphedeliste"/>
        <w:numPr>
          <w:ilvl w:val="1"/>
          <w:numId w:val="12"/>
        </w:numPr>
        <w:jc w:val="center"/>
      </w:pPr>
      <w:r w:rsidRPr="007F7FEB">
        <w:rPr>
          <w:noProof/>
          <w:lang w:eastAsia="fr-CH"/>
        </w:rPr>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7F7FEB" w:rsidRDefault="00CA79C9" w:rsidP="00A00A7A">
      <w:pPr>
        <w:pStyle w:val="Paragraphedeliste"/>
        <w:numPr>
          <w:ilvl w:val="1"/>
          <w:numId w:val="12"/>
        </w:numPr>
      </w:pPr>
      <w:r w:rsidRPr="007F7FEB">
        <w:t>En cas de coupure de courant le commutateur est activé et la batterie prend le relais, dans ce cas</w:t>
      </w:r>
      <w:r w:rsidR="00E12B5C" w:rsidRPr="007F7FEB">
        <w:t>,</w:t>
      </w:r>
      <w:r w:rsidRPr="007F7FEB">
        <w:t xml:space="preserve"> le courant continue qui sort de la batterie passe par un onduleur qui le t</w:t>
      </w:r>
      <w:r w:rsidR="00AF7A9C" w:rsidRPr="007F7FEB">
        <w:t>ransforme en courant alternatif :</w:t>
      </w:r>
    </w:p>
    <w:p w14:paraId="171CC51A" w14:textId="6FF1810E" w:rsidR="00CA79C9" w:rsidRPr="007F7FEB" w:rsidRDefault="00CA79C9" w:rsidP="00811F6F">
      <w:pPr>
        <w:pStyle w:val="Paragraphedeliste"/>
        <w:numPr>
          <w:ilvl w:val="1"/>
          <w:numId w:val="12"/>
        </w:numPr>
        <w:jc w:val="center"/>
      </w:pPr>
      <w:r w:rsidRPr="007F7FEB">
        <w:rPr>
          <w:noProof/>
          <w:lang w:eastAsia="fr-CH"/>
        </w:rPr>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43300" cy="2169344"/>
                    </a:xfrm>
                    <a:prstGeom prst="rect">
                      <a:avLst/>
                    </a:prstGeom>
                  </pic:spPr>
                </pic:pic>
              </a:graphicData>
            </a:graphic>
          </wp:inline>
        </w:drawing>
      </w:r>
    </w:p>
    <w:p w14:paraId="2F680B34" w14:textId="77777777" w:rsidR="00426FF7" w:rsidRPr="007F7FEB" w:rsidRDefault="00426FF7" w:rsidP="00A00A7A">
      <w:pPr>
        <w:pStyle w:val="Paragraphedeliste"/>
        <w:numPr>
          <w:ilvl w:val="1"/>
          <w:numId w:val="12"/>
        </w:numPr>
      </w:pPr>
      <w:r w:rsidRPr="007F7FEB">
        <w:t xml:space="preserve">Avantage : </w:t>
      </w:r>
    </w:p>
    <w:p w14:paraId="717DA167" w14:textId="5EE5C29E" w:rsidR="00426FF7" w:rsidRPr="007F7FEB" w:rsidRDefault="00426FF7" w:rsidP="00A00A7A">
      <w:pPr>
        <w:pStyle w:val="Paragraphedeliste"/>
        <w:numPr>
          <w:ilvl w:val="2"/>
          <w:numId w:val="12"/>
        </w:numPr>
      </w:pPr>
      <w:r w:rsidRPr="007F7FEB">
        <w:t>Prix</w:t>
      </w:r>
    </w:p>
    <w:p w14:paraId="747E343B" w14:textId="2FAAE9E2" w:rsidR="00426FF7" w:rsidRPr="007F7FEB" w:rsidRDefault="00426FF7" w:rsidP="00A00A7A">
      <w:pPr>
        <w:pStyle w:val="Paragraphedeliste"/>
        <w:numPr>
          <w:ilvl w:val="1"/>
          <w:numId w:val="12"/>
        </w:numPr>
      </w:pPr>
      <w:r w:rsidRPr="007F7FEB">
        <w:lastRenderedPageBreak/>
        <w:t xml:space="preserve">Désavantages : </w:t>
      </w:r>
    </w:p>
    <w:p w14:paraId="31CAF20E" w14:textId="6801CC73" w:rsidR="00426FF7" w:rsidRPr="007F7FEB" w:rsidRDefault="00426FF7" w:rsidP="00A00A7A">
      <w:pPr>
        <w:pStyle w:val="Paragraphedeliste"/>
        <w:numPr>
          <w:ilvl w:val="2"/>
          <w:numId w:val="12"/>
        </w:numPr>
      </w:pPr>
      <w:r w:rsidRPr="007F7FEB">
        <w:t>Temps de bascule trop élevé.</w:t>
      </w:r>
    </w:p>
    <w:p w14:paraId="1EF0F7CA" w14:textId="4F989064" w:rsidR="00442226" w:rsidRPr="007F7FEB" w:rsidRDefault="00426FF7" w:rsidP="00A00A7A">
      <w:pPr>
        <w:pStyle w:val="Paragraphedeliste"/>
        <w:numPr>
          <w:ilvl w:val="2"/>
          <w:numId w:val="12"/>
        </w:numPr>
      </w:pPr>
      <w:r w:rsidRPr="007F7FEB">
        <w:t>E</w:t>
      </w:r>
      <w:r w:rsidR="00442226" w:rsidRPr="007F7FEB">
        <w:t>n cas de sous-tension et surtension une bascule vers la batterie et aussi nécessaire.</w:t>
      </w:r>
    </w:p>
    <w:p w14:paraId="2AE82319" w14:textId="6CE763C0" w:rsidR="00426FF7" w:rsidRPr="007F7FEB" w:rsidRDefault="00426FF7" w:rsidP="00A00A7A">
      <w:pPr>
        <w:pStyle w:val="Titre4"/>
      </w:pPr>
      <w:bookmarkStart w:id="109" w:name="_Toc532581717"/>
      <w:proofErr w:type="spellStart"/>
      <w:r w:rsidRPr="007F7FEB">
        <w:t>In-line</w:t>
      </w:r>
      <w:proofErr w:type="spellEnd"/>
      <w:r w:rsidRPr="007F7FEB">
        <w:t> (Line-Interactive):</w:t>
      </w:r>
      <w:bookmarkEnd w:id="109"/>
    </w:p>
    <w:p w14:paraId="5D82982E" w14:textId="24C8E133" w:rsidR="00426FF7" w:rsidRPr="007F7FEB" w:rsidRDefault="00426FF7" w:rsidP="00A00A7A">
      <w:pPr>
        <w:pStyle w:val="Paragraphedeliste"/>
        <w:numPr>
          <w:ilvl w:val="0"/>
          <w:numId w:val="12"/>
        </w:numPr>
        <w:rPr>
          <w:b/>
        </w:rPr>
      </w:pPr>
      <w:r w:rsidRPr="007F7FEB">
        <w:t xml:space="preserve">C’est une version améliorée du </w:t>
      </w:r>
      <w:proofErr w:type="spellStart"/>
      <w:r w:rsidRPr="007F7FEB">
        <w:t>Off-line</w:t>
      </w:r>
      <w:proofErr w:type="spellEnd"/>
      <w:r w:rsidRPr="007F7FEB">
        <w:t>.</w:t>
      </w:r>
    </w:p>
    <w:p w14:paraId="497435F9" w14:textId="1B06663E" w:rsidR="00426FF7" w:rsidRPr="007F7FEB" w:rsidRDefault="00426FF7" w:rsidP="00A00A7A">
      <w:pPr>
        <w:pStyle w:val="Paragraphedeliste"/>
        <w:numPr>
          <w:ilvl w:val="0"/>
          <w:numId w:val="12"/>
        </w:numPr>
        <w:rPr>
          <w:b/>
        </w:rPr>
      </w:pPr>
      <w:r w:rsidRPr="007F7FEB">
        <w:t>Fonctionnement :</w:t>
      </w:r>
      <w:r w:rsidRPr="007F7FEB">
        <w:tab/>
      </w:r>
    </w:p>
    <w:p w14:paraId="7DFA99E3" w14:textId="37549327" w:rsidR="008D020E" w:rsidRPr="007F7FEB" w:rsidRDefault="00426FF7" w:rsidP="00A00A7A">
      <w:pPr>
        <w:pStyle w:val="Paragraphedeliste"/>
        <w:numPr>
          <w:ilvl w:val="1"/>
          <w:numId w:val="12"/>
        </w:numPr>
        <w:rPr>
          <w:b/>
        </w:rPr>
      </w:pPr>
      <w:r w:rsidRPr="007F7FEB">
        <w:t>Dans ce type d’UPS le matériel est alimenté en permanence par le secteur qui régule la tension fournie. Il fait aussi le rechargement de la batterie en passante par en transformateur de courant.</w:t>
      </w:r>
    </w:p>
    <w:p w14:paraId="1400D01D" w14:textId="7BB4F079" w:rsidR="00426FF7" w:rsidRPr="007F7FEB" w:rsidRDefault="00426FF7" w:rsidP="00811F6F">
      <w:pPr>
        <w:pStyle w:val="Paragraphedeliste"/>
        <w:numPr>
          <w:ilvl w:val="1"/>
          <w:numId w:val="12"/>
        </w:numPr>
        <w:jc w:val="center"/>
      </w:pPr>
      <w:r w:rsidRPr="007F7FEB">
        <w:rPr>
          <w:noProof/>
          <w:lang w:eastAsia="fr-CH"/>
        </w:rPr>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8471" cy="2071702"/>
                    </a:xfrm>
                    <a:prstGeom prst="rect">
                      <a:avLst/>
                    </a:prstGeom>
                  </pic:spPr>
                </pic:pic>
              </a:graphicData>
            </a:graphic>
          </wp:inline>
        </w:drawing>
      </w:r>
    </w:p>
    <w:p w14:paraId="677A5B60" w14:textId="73E37937" w:rsidR="00426FF7" w:rsidRPr="007F7FEB" w:rsidRDefault="00426FF7" w:rsidP="00A00A7A">
      <w:pPr>
        <w:pStyle w:val="Paragraphedeliste"/>
        <w:numPr>
          <w:ilvl w:val="1"/>
          <w:numId w:val="12"/>
        </w:numPr>
        <w:rPr>
          <w:b/>
        </w:rPr>
      </w:pPr>
      <w:r w:rsidRPr="007F7FEB">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7F7FEB" w:rsidRDefault="00426FF7" w:rsidP="00811F6F">
      <w:pPr>
        <w:pStyle w:val="Paragraphedeliste"/>
        <w:numPr>
          <w:ilvl w:val="1"/>
          <w:numId w:val="12"/>
        </w:numPr>
        <w:jc w:val="center"/>
      </w:pPr>
      <w:r w:rsidRPr="007F7FEB">
        <w:rPr>
          <w:noProof/>
          <w:lang w:eastAsia="fr-CH"/>
        </w:rPr>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25263" cy="1984617"/>
                    </a:xfrm>
                    <a:prstGeom prst="rect">
                      <a:avLst/>
                    </a:prstGeom>
                  </pic:spPr>
                </pic:pic>
              </a:graphicData>
            </a:graphic>
          </wp:inline>
        </w:drawing>
      </w:r>
    </w:p>
    <w:p w14:paraId="6E7722AF" w14:textId="77777777" w:rsidR="00426FF7" w:rsidRPr="007F7FEB" w:rsidRDefault="00426FF7" w:rsidP="00A00A7A">
      <w:pPr>
        <w:pStyle w:val="Paragraphedeliste"/>
        <w:numPr>
          <w:ilvl w:val="1"/>
          <w:numId w:val="12"/>
        </w:numPr>
      </w:pPr>
      <w:r w:rsidRPr="007F7FEB">
        <w:t xml:space="preserve">Avantages : </w:t>
      </w:r>
    </w:p>
    <w:p w14:paraId="72774850" w14:textId="09E0E425" w:rsidR="00426FF7" w:rsidRPr="007F7FEB" w:rsidRDefault="00426FF7" w:rsidP="00A00A7A">
      <w:pPr>
        <w:pStyle w:val="Paragraphedeliste"/>
        <w:numPr>
          <w:ilvl w:val="2"/>
          <w:numId w:val="12"/>
        </w:numPr>
      </w:pPr>
      <w:r w:rsidRPr="007F7FEB">
        <w:t>Temps de bascule très court.</w:t>
      </w:r>
    </w:p>
    <w:p w14:paraId="5AAAE950" w14:textId="456DD3C5" w:rsidR="00426FF7" w:rsidRPr="007F7FEB" w:rsidRDefault="00426FF7" w:rsidP="00A00A7A">
      <w:pPr>
        <w:pStyle w:val="Paragraphedeliste"/>
        <w:numPr>
          <w:ilvl w:val="2"/>
          <w:numId w:val="12"/>
        </w:numPr>
      </w:pPr>
      <w:r w:rsidRPr="007F7FEB">
        <w:t>Logiciel fournis de gestion fourni avec, permettant de voir l’état de l’onduleur et d’arrêter automatiquement le système proprement en cas d’absence de l’utilisateur.</w:t>
      </w:r>
    </w:p>
    <w:p w14:paraId="1A96F7F4" w14:textId="5DDEC333" w:rsidR="00426FF7" w:rsidRPr="007F7FEB" w:rsidRDefault="00426FF7" w:rsidP="00A00A7A">
      <w:pPr>
        <w:pStyle w:val="Paragraphedeliste"/>
        <w:numPr>
          <w:ilvl w:val="1"/>
          <w:numId w:val="12"/>
        </w:numPr>
      </w:pPr>
      <w:r w:rsidRPr="007F7FEB">
        <w:t>Désavantages : Prix légèrement élevé.</w:t>
      </w:r>
    </w:p>
    <w:p w14:paraId="42DFC761" w14:textId="77777777" w:rsidR="00426FF7" w:rsidRPr="007F7FEB" w:rsidRDefault="00426FF7" w:rsidP="00A00A7A">
      <w:pPr>
        <w:pStyle w:val="Paragraphedeliste"/>
      </w:pPr>
    </w:p>
    <w:p w14:paraId="4B3F363A" w14:textId="1ABC5762" w:rsidR="008D020E" w:rsidRPr="007F7FEB" w:rsidRDefault="00426FF7" w:rsidP="00A00A7A">
      <w:pPr>
        <w:pStyle w:val="Titre4"/>
      </w:pPr>
      <w:bookmarkStart w:id="110" w:name="_Toc532581718"/>
      <w:r w:rsidRPr="007F7FEB">
        <w:t>On-line (Double conversion)</w:t>
      </w:r>
      <w:bookmarkEnd w:id="110"/>
    </w:p>
    <w:p w14:paraId="46711980" w14:textId="0DD009D2" w:rsidR="00426FF7" w:rsidRPr="007F7FEB" w:rsidRDefault="00426FF7" w:rsidP="00A00A7A">
      <w:pPr>
        <w:pStyle w:val="Paragraphedeliste"/>
        <w:numPr>
          <w:ilvl w:val="0"/>
          <w:numId w:val="13"/>
        </w:numPr>
      </w:pPr>
      <w:r w:rsidRPr="007F7FEB">
        <w:t>C’est un onduleur hybride, son utilisation est conseillée même en cas de réseaux électriques très perturbés.</w:t>
      </w:r>
    </w:p>
    <w:p w14:paraId="0E378C5E" w14:textId="398E08F6" w:rsidR="00426FF7" w:rsidRPr="007F7FEB" w:rsidRDefault="00426FF7" w:rsidP="00A00A7A">
      <w:pPr>
        <w:pStyle w:val="Paragraphedeliste"/>
        <w:numPr>
          <w:ilvl w:val="0"/>
          <w:numId w:val="13"/>
        </w:numPr>
      </w:pPr>
      <w:r w:rsidRPr="007F7FEB">
        <w:t>Fonctionnement sans By-</w:t>
      </w:r>
      <w:r w:rsidR="00363E3D" w:rsidRPr="007F7FEB">
        <w:t>pass :</w:t>
      </w:r>
    </w:p>
    <w:p w14:paraId="23C5E4F6" w14:textId="09214AB4" w:rsidR="00426FF7" w:rsidRPr="007F7FEB" w:rsidRDefault="00426FF7" w:rsidP="00A00A7A">
      <w:pPr>
        <w:pStyle w:val="Paragraphedeliste"/>
        <w:numPr>
          <w:ilvl w:val="1"/>
          <w:numId w:val="13"/>
        </w:numPr>
      </w:pPr>
      <w:r w:rsidRPr="007F7FEB">
        <w:lastRenderedPageBreak/>
        <w:t xml:space="preserve">Le courant venant de la prise électrique passe par un redresseur qui transforme le courant alternatif en courant continu et ce dernier fait la recharge de la batterie. </w:t>
      </w:r>
    </w:p>
    <w:p w14:paraId="5D3B7ED5" w14:textId="51DC401A" w:rsidR="00426FF7" w:rsidRPr="007F7FEB" w:rsidRDefault="00426FF7" w:rsidP="00A00A7A">
      <w:pPr>
        <w:pStyle w:val="Paragraphedeliste"/>
        <w:numPr>
          <w:ilvl w:val="1"/>
          <w:numId w:val="13"/>
        </w:numPr>
      </w:pPr>
      <w:r w:rsidRPr="007F7FEB">
        <w:t>Un autre courant continu sort de batterie et passe par un onduleur qui le transforme en courant alternatif permettant ainsi l’alimentation des matériaux connecté à la sortie de l’onduleur.</w:t>
      </w:r>
    </w:p>
    <w:p w14:paraId="09941338" w14:textId="210F4F51" w:rsidR="00426FF7" w:rsidRPr="007F7FEB" w:rsidRDefault="00426FF7" w:rsidP="00811F6F">
      <w:pPr>
        <w:pStyle w:val="Paragraphedeliste"/>
        <w:numPr>
          <w:ilvl w:val="1"/>
          <w:numId w:val="13"/>
        </w:numPr>
        <w:jc w:val="center"/>
      </w:pPr>
      <w:r w:rsidRPr="007F7FEB">
        <w:rPr>
          <w:noProof/>
          <w:lang w:eastAsia="fr-CH"/>
        </w:rPr>
        <w:drawing>
          <wp:inline distT="0" distB="0" distL="0" distR="0" wp14:anchorId="360A6007" wp14:editId="375C376D">
            <wp:extent cx="3905250" cy="2257898"/>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27515" cy="2270771"/>
                    </a:xfrm>
                    <a:prstGeom prst="rect">
                      <a:avLst/>
                    </a:prstGeom>
                  </pic:spPr>
                </pic:pic>
              </a:graphicData>
            </a:graphic>
          </wp:inline>
        </w:drawing>
      </w:r>
    </w:p>
    <w:p w14:paraId="6362A1CD" w14:textId="328EBA26" w:rsidR="00426FF7" w:rsidRPr="007F7FEB" w:rsidRDefault="00426FF7" w:rsidP="00A00A7A">
      <w:pPr>
        <w:pStyle w:val="Paragraphedeliste"/>
        <w:numPr>
          <w:ilvl w:val="1"/>
          <w:numId w:val="13"/>
        </w:numPr>
      </w:pPr>
      <w:r w:rsidRPr="007F7FEB">
        <w:t>En cas de coupure de courant la batterie continue à alimenter l’équipement.</w:t>
      </w:r>
    </w:p>
    <w:p w14:paraId="45E4A28C" w14:textId="326332BC" w:rsidR="00426FF7" w:rsidRPr="007F7FEB" w:rsidRDefault="00426FF7" w:rsidP="00811F6F">
      <w:pPr>
        <w:pStyle w:val="Paragraphedeliste"/>
        <w:numPr>
          <w:ilvl w:val="1"/>
          <w:numId w:val="13"/>
        </w:numPr>
        <w:jc w:val="center"/>
      </w:pPr>
      <w:r w:rsidRPr="007F7FEB">
        <w:rPr>
          <w:noProof/>
          <w:lang w:eastAsia="fr-CH"/>
        </w:rPr>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1794" cy="2130934"/>
                    </a:xfrm>
                    <a:prstGeom prst="rect">
                      <a:avLst/>
                    </a:prstGeom>
                  </pic:spPr>
                </pic:pic>
              </a:graphicData>
            </a:graphic>
          </wp:inline>
        </w:drawing>
      </w:r>
    </w:p>
    <w:p w14:paraId="65E70CD2" w14:textId="77777777" w:rsidR="00426FF7" w:rsidRPr="007F7FEB" w:rsidRDefault="00426FF7" w:rsidP="00A00A7A">
      <w:pPr>
        <w:pStyle w:val="Paragraphedeliste"/>
      </w:pPr>
    </w:p>
    <w:p w14:paraId="269A61C7" w14:textId="77777777" w:rsidR="00426FF7" w:rsidRPr="007F7FEB" w:rsidRDefault="00426FF7" w:rsidP="00A00A7A">
      <w:pPr>
        <w:pStyle w:val="Paragraphedeliste"/>
        <w:numPr>
          <w:ilvl w:val="1"/>
          <w:numId w:val="13"/>
        </w:numPr>
      </w:pPr>
      <w:r w:rsidRPr="007F7FEB">
        <w:t>Fonctionnement avec By-pass :</w:t>
      </w:r>
    </w:p>
    <w:p w14:paraId="0A809778" w14:textId="7C8B2325" w:rsidR="00426FF7" w:rsidRPr="007F7FEB" w:rsidRDefault="00426FF7" w:rsidP="00A00A7A">
      <w:pPr>
        <w:pStyle w:val="Paragraphedeliste"/>
        <w:numPr>
          <w:ilvl w:val="2"/>
          <w:numId w:val="13"/>
        </w:numPr>
      </w:pPr>
      <w:r w:rsidRPr="007F7FEB">
        <w:t xml:space="preserve">Son fonctionnement est le même d’un onduleur </w:t>
      </w:r>
      <w:proofErr w:type="spellStart"/>
      <w:r w:rsidRPr="007F7FEB">
        <w:t>Off-line</w:t>
      </w:r>
      <w:proofErr w:type="spellEnd"/>
      <w:r w:rsidRPr="007F7FEB">
        <w:t xml:space="preserve">. </w:t>
      </w:r>
    </w:p>
    <w:p w14:paraId="00D02BB8" w14:textId="5D3B2F31" w:rsidR="00426FF7" w:rsidRPr="007F7FEB" w:rsidRDefault="00426FF7" w:rsidP="00A00A7A">
      <w:pPr>
        <w:pStyle w:val="Paragraphedeliste"/>
        <w:numPr>
          <w:ilvl w:val="1"/>
          <w:numId w:val="13"/>
        </w:numPr>
      </w:pPr>
      <w:r w:rsidRPr="007F7FEB">
        <w:t>Avantages :</w:t>
      </w:r>
    </w:p>
    <w:p w14:paraId="428E5A4B" w14:textId="31D2DB53" w:rsidR="00426FF7" w:rsidRPr="007F7FEB" w:rsidRDefault="00426FF7" w:rsidP="00A00A7A">
      <w:pPr>
        <w:pStyle w:val="Paragraphedeliste"/>
        <w:numPr>
          <w:ilvl w:val="2"/>
          <w:numId w:val="13"/>
        </w:numPr>
      </w:pPr>
      <w:r w:rsidRPr="007F7FEB">
        <w:t>Temps de bascule vers la batterie égale à nul.</w:t>
      </w:r>
    </w:p>
    <w:p w14:paraId="62374BBB" w14:textId="6F2070C0" w:rsidR="00426FF7" w:rsidRPr="007F7FEB" w:rsidRDefault="00426FF7" w:rsidP="00A00A7A">
      <w:pPr>
        <w:pStyle w:val="Paragraphedeliste"/>
        <w:numPr>
          <w:ilvl w:val="2"/>
          <w:numId w:val="13"/>
        </w:numPr>
      </w:pPr>
      <w:r w:rsidRPr="007F7FEB">
        <w:t>Conseillée même en cas de réseaux électriques très perturbés</w:t>
      </w:r>
    </w:p>
    <w:p w14:paraId="4A92641E" w14:textId="2A601F0A" w:rsidR="00426FF7" w:rsidRPr="007F7FEB" w:rsidRDefault="00426FF7" w:rsidP="00A00A7A">
      <w:pPr>
        <w:pStyle w:val="Paragraphedeliste"/>
        <w:numPr>
          <w:ilvl w:val="2"/>
          <w:numId w:val="13"/>
        </w:numPr>
      </w:pPr>
      <w:r w:rsidRPr="007F7FEB">
        <w:t>Logiciel de gestion et d’arrêt automatique.</w:t>
      </w:r>
    </w:p>
    <w:p w14:paraId="449395CE" w14:textId="0A9801C9" w:rsidR="00426FF7" w:rsidRPr="007F7FEB" w:rsidRDefault="00426FF7" w:rsidP="00A00A7A">
      <w:pPr>
        <w:pStyle w:val="Paragraphedeliste"/>
        <w:numPr>
          <w:ilvl w:val="1"/>
          <w:numId w:val="13"/>
        </w:numPr>
      </w:pPr>
      <w:r w:rsidRPr="007F7FEB">
        <w:t>Désavantages : Prix</w:t>
      </w:r>
    </w:p>
    <w:p w14:paraId="04893857" w14:textId="0A619F34" w:rsidR="00426FF7" w:rsidRPr="007F7FEB" w:rsidRDefault="00426FF7" w:rsidP="00A00A7A">
      <w:pPr>
        <w:pStyle w:val="Titre3"/>
      </w:pPr>
      <w:bookmarkStart w:id="111" w:name="_Toc532581719"/>
      <w:r w:rsidRPr="007F7FEB">
        <w:t>Comment choisir son Onduleur</w:t>
      </w:r>
      <w:bookmarkEnd w:id="111"/>
    </w:p>
    <w:p w14:paraId="553AE767" w14:textId="25103420" w:rsidR="00426FF7" w:rsidRPr="007F7FEB" w:rsidRDefault="00426FF7" w:rsidP="00A00A7A">
      <w:r w:rsidRPr="007F7FEB">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7F7FEB" w:rsidRDefault="00426FF7" w:rsidP="00A00A7A">
      <w:pPr>
        <w:pStyle w:val="Paragraphedeliste"/>
        <w:numPr>
          <w:ilvl w:val="0"/>
          <w:numId w:val="14"/>
        </w:numPr>
      </w:pPr>
      <w:r w:rsidRPr="007F7FEB">
        <w:t>Notion de puissance</w:t>
      </w:r>
    </w:p>
    <w:p w14:paraId="5C803BC3" w14:textId="4EDDD04C" w:rsidR="00426FF7" w:rsidRPr="007F7FEB" w:rsidRDefault="00426FF7" w:rsidP="00A00A7A">
      <w:pPr>
        <w:pStyle w:val="Paragraphedeliste"/>
        <w:numPr>
          <w:ilvl w:val="1"/>
          <w:numId w:val="14"/>
        </w:numPr>
      </w:pPr>
      <w:r w:rsidRPr="007F7FEB">
        <w:t>La puissance d’un onduleur est donnée en V.A (volts ampères). Pour bien choisir l’onduleur le mieux adapté il faut faire la somme de la consommation de tous les équipements que nous allons lui connecter.</w:t>
      </w:r>
    </w:p>
    <w:p w14:paraId="2E8CC3EF" w14:textId="62F877A4" w:rsidR="00426FF7" w:rsidRPr="007F7FEB" w:rsidRDefault="00426FF7" w:rsidP="00A00A7A">
      <w:pPr>
        <w:pStyle w:val="Paragraphedeliste"/>
        <w:numPr>
          <w:ilvl w:val="1"/>
          <w:numId w:val="14"/>
        </w:numPr>
      </w:pPr>
      <w:r w:rsidRPr="007F7FEB">
        <w:lastRenderedPageBreak/>
        <w:t>En général les équipements informatiques expriment une consommation en Watts. Dans ce cas il faut convertir les Watts en VA avec la formule suivante :</w:t>
      </w:r>
    </w:p>
    <w:p w14:paraId="7B111BB9" w14:textId="53166367" w:rsidR="00426FF7" w:rsidRPr="007F7FEB" w:rsidRDefault="00426FF7" w:rsidP="00A00A7A">
      <w:pPr>
        <w:pStyle w:val="Paragraphedeliste"/>
        <w:numPr>
          <w:ilvl w:val="2"/>
          <w:numId w:val="14"/>
        </w:numPr>
      </w:pPr>
      <w:r w:rsidRPr="007F7FEB">
        <w:t>Nombre de VA = Nombre de Watts / 0.66</w:t>
      </w:r>
    </w:p>
    <w:p w14:paraId="6F10AA67" w14:textId="35BBAD96" w:rsidR="00426FF7" w:rsidRPr="007F7FEB" w:rsidRDefault="00426FF7" w:rsidP="00A00A7A">
      <w:pPr>
        <w:pStyle w:val="Paragraphedeliste"/>
        <w:numPr>
          <w:ilvl w:val="2"/>
          <w:numId w:val="14"/>
        </w:numPr>
      </w:pPr>
      <w:r w:rsidRPr="007F7FEB">
        <w:t xml:space="preserve">Exemple : </w:t>
      </w:r>
    </w:p>
    <w:p w14:paraId="7BFF2CE1" w14:textId="498BBB17" w:rsidR="00426FF7" w:rsidRPr="007F7FEB" w:rsidRDefault="00426FF7" w:rsidP="00A00A7A">
      <w:pPr>
        <w:pStyle w:val="Paragraphedeliste"/>
        <w:numPr>
          <w:ilvl w:val="3"/>
          <w:numId w:val="14"/>
        </w:numPr>
      </w:pPr>
      <w:r w:rsidRPr="007F7FEB">
        <w:t>1 PC 300W</w:t>
      </w:r>
    </w:p>
    <w:p w14:paraId="109535BA" w14:textId="7B5E25C5" w:rsidR="00426FF7" w:rsidRPr="007F7FEB" w:rsidRDefault="00426FF7" w:rsidP="00A00A7A">
      <w:pPr>
        <w:pStyle w:val="Paragraphedeliste"/>
        <w:numPr>
          <w:ilvl w:val="3"/>
          <w:numId w:val="14"/>
        </w:numPr>
      </w:pPr>
      <w:r w:rsidRPr="007F7FEB">
        <w:t>1 écran 90W</w:t>
      </w:r>
    </w:p>
    <w:p w14:paraId="48F133D7" w14:textId="1F794041" w:rsidR="00426FF7" w:rsidRPr="007F7FEB" w:rsidRDefault="00426FF7" w:rsidP="00A00A7A">
      <w:pPr>
        <w:pStyle w:val="Paragraphedeliste"/>
        <w:numPr>
          <w:ilvl w:val="3"/>
          <w:numId w:val="14"/>
        </w:numPr>
      </w:pPr>
      <w:r w:rsidRPr="007F7FEB">
        <w:t>Somme 390W</w:t>
      </w:r>
    </w:p>
    <w:p w14:paraId="09A2C061" w14:textId="08037B75" w:rsidR="00426FF7" w:rsidRPr="007F7FEB" w:rsidRDefault="00426FF7" w:rsidP="00A00A7A">
      <w:pPr>
        <w:pStyle w:val="Paragraphedeliste"/>
        <w:numPr>
          <w:ilvl w:val="3"/>
          <w:numId w:val="14"/>
        </w:numPr>
      </w:pPr>
      <w:r w:rsidRPr="007F7FEB">
        <w:t>VA= 390 / 0.66</w:t>
      </w:r>
    </w:p>
    <w:p w14:paraId="08A3DBD9" w14:textId="303BAAD9" w:rsidR="00426FF7" w:rsidRPr="007F7FEB" w:rsidRDefault="00426FF7" w:rsidP="00A00A7A">
      <w:pPr>
        <w:pStyle w:val="Paragraphedeliste"/>
        <w:numPr>
          <w:ilvl w:val="3"/>
          <w:numId w:val="14"/>
        </w:numPr>
      </w:pPr>
      <w:r w:rsidRPr="007F7FEB">
        <w:t>VA = 590VA</w:t>
      </w:r>
    </w:p>
    <w:p w14:paraId="7C1609AA" w14:textId="3F2446D4" w:rsidR="00500409" w:rsidRPr="007F7FEB" w:rsidRDefault="00500409" w:rsidP="00A00A7A">
      <w:pPr>
        <w:pStyle w:val="Titre2"/>
      </w:pPr>
      <w:bookmarkStart w:id="112" w:name="_Toc532581720"/>
      <w:r w:rsidRPr="007F7FEB">
        <w:t>DRP – Plan de reprise d’activité</w:t>
      </w:r>
      <w:bookmarkEnd w:id="112"/>
    </w:p>
    <w:p w14:paraId="33AEBF44" w14:textId="031A5EA2" w:rsidR="00500409" w:rsidRPr="00A00A7A" w:rsidRDefault="00500409" w:rsidP="00A00A7A">
      <w:r w:rsidRPr="00A00A7A">
        <w:t xml:space="preserve">Un plan de reprise </w:t>
      </w:r>
      <w:r w:rsidR="001E0226" w:rsidRPr="00A00A7A">
        <w:t>d’activité (</w:t>
      </w:r>
      <w:proofErr w:type="spellStart"/>
      <w:r w:rsidRPr="00A00A7A">
        <w:t>Disaster</w:t>
      </w:r>
      <w:proofErr w:type="spellEnd"/>
      <w:r w:rsidRPr="00A00A7A">
        <w:t xml:space="preserve"> </w:t>
      </w:r>
      <w:proofErr w:type="spellStart"/>
      <w:r w:rsidRPr="00A00A7A">
        <w:t>Recovery</w:t>
      </w:r>
      <w:proofErr w:type="spellEnd"/>
      <w:r w:rsidRPr="00A00A7A">
        <w:t xml:space="preserve"> Plan) a comme objectif de prévoir par anticipation les mécanismes d’une infrastructure informatique dans les meilleurs délais. Ceci s’applique lors d’un important sinistre ou d’incidents.</w:t>
      </w:r>
    </w:p>
    <w:p w14:paraId="7BB99720" w14:textId="3001E2EE" w:rsidR="007734BD" w:rsidRPr="007F7FEB" w:rsidRDefault="007734BD" w:rsidP="00A00A7A">
      <w:r w:rsidRPr="007F7FEB">
        <w:t xml:space="preserve">Le plan de reprise d’activité diffère du plan de continuité d’activité : </w:t>
      </w:r>
    </w:p>
    <w:p w14:paraId="25AD1D7B" w14:textId="07CEDD45" w:rsidR="007734BD" w:rsidRPr="007F7FEB" w:rsidRDefault="007734BD" w:rsidP="00A00A7A">
      <w:pPr>
        <w:pStyle w:val="Paragraphedeliste"/>
      </w:pPr>
      <w:r w:rsidRPr="007F7FEB">
        <w:t>Le plan de reprise d’activité</w:t>
      </w:r>
      <w:r w:rsidR="007153B4" w:rsidRPr="007F7FEB">
        <w:t xml:space="preserve"> sera </w:t>
      </w:r>
      <w:r w:rsidR="00C67346" w:rsidRPr="007F7FEB">
        <w:t>la solution technique permettant la reprise suite à un sinistre informatique.</w:t>
      </w:r>
    </w:p>
    <w:p w14:paraId="260B581D" w14:textId="0C261E43" w:rsidR="00C67346" w:rsidRPr="007F7FEB" w:rsidRDefault="00C67346" w:rsidP="00A00A7A">
      <w:pPr>
        <w:pStyle w:val="Paragraphedeliste"/>
      </w:pPr>
      <w:r w:rsidRPr="007F7FEB">
        <w:t>Le plan de continuité d’activité est un document générique et surtout stratégique, planifiant et détaillant les types d’actions pour gérer une catastrophe ou un sinistre grave.</w:t>
      </w:r>
    </w:p>
    <w:p w14:paraId="618B4204" w14:textId="3351FDCE" w:rsidR="002037AA" w:rsidRPr="007F7FEB" w:rsidRDefault="00076E34" w:rsidP="00A00A7A">
      <w:r w:rsidRPr="007F7FEB">
        <w:t>Les plans de reprise d’activité sont conçus et évoluent en fonction des besoins du business.</w:t>
      </w:r>
    </w:p>
    <w:p w14:paraId="138AB77F" w14:textId="56C1E86E" w:rsidR="002037AA" w:rsidRPr="007F7FEB" w:rsidRDefault="002037AA" w:rsidP="00A00A7A">
      <w:pPr>
        <w:pStyle w:val="Titre3"/>
      </w:pPr>
      <w:bookmarkStart w:id="113" w:name="_Toc532581721"/>
      <w:r w:rsidRPr="007F7FEB">
        <w:t>RTO</w:t>
      </w:r>
      <w:bookmarkEnd w:id="113"/>
    </w:p>
    <w:p w14:paraId="145CB864" w14:textId="77777777" w:rsidR="00D75970" w:rsidRPr="007F7FEB" w:rsidRDefault="002037AA" w:rsidP="00A00A7A">
      <w:r w:rsidRPr="007F7FEB">
        <w:t>Le RTO, La Durée maximale d’interruption admissible (Return Time on Objective) détermine la durée maximale acceptable pendant lequel une ressource informatique peut être indisponible suite à un sinistre.</w:t>
      </w:r>
    </w:p>
    <w:p w14:paraId="5F549350" w14:textId="77777777" w:rsidR="00D75970" w:rsidRPr="007F7FEB" w:rsidRDefault="00D75970" w:rsidP="00A00A7A">
      <w:r w:rsidRPr="007F7FEB">
        <w:t>Cette durée d’interruption comprend :</w:t>
      </w:r>
    </w:p>
    <w:p w14:paraId="25FED35D" w14:textId="4F07C8DA" w:rsidR="002037AA" w:rsidRPr="007F7FEB" w:rsidRDefault="00D75970" w:rsidP="00A00A7A">
      <w:pPr>
        <w:pStyle w:val="Paragraphedeliste"/>
      </w:pPr>
      <w:r w:rsidRPr="007F7FEB">
        <w:t>Le délai de détection</w:t>
      </w:r>
    </w:p>
    <w:p w14:paraId="78B1223E" w14:textId="5D8DFC47" w:rsidR="00D75970" w:rsidRPr="007F7FEB" w:rsidRDefault="00D75970" w:rsidP="00A00A7A">
      <w:pPr>
        <w:pStyle w:val="Paragraphedeliste"/>
      </w:pPr>
      <w:r w:rsidRPr="007F7FEB">
        <w:t>Le temps nécessaire à la décision pour lancer la procédure de reprise</w:t>
      </w:r>
    </w:p>
    <w:p w14:paraId="2B1411BA" w14:textId="335F4E3D" w:rsidR="00D75970" w:rsidRPr="007F7FEB" w:rsidRDefault="00D75970" w:rsidP="00A00A7A">
      <w:pPr>
        <w:pStyle w:val="Paragraphedeliste"/>
      </w:pPr>
      <w:r w:rsidRPr="007F7FEB">
        <w:t>Le délai de mise en œuvre du plan de reprise d’activité</w:t>
      </w:r>
    </w:p>
    <w:p w14:paraId="6A493E31" w14:textId="54C25452" w:rsidR="00655539" w:rsidRPr="007F7FEB" w:rsidRDefault="00655539" w:rsidP="00A00A7A">
      <w:pPr>
        <w:pStyle w:val="Titre3"/>
      </w:pPr>
      <w:bookmarkStart w:id="114" w:name="_Toc532581722"/>
      <w:r w:rsidRPr="007F7FEB">
        <w:t>RPO</w:t>
      </w:r>
      <w:bookmarkEnd w:id="114"/>
    </w:p>
    <w:p w14:paraId="6014920C" w14:textId="1B59A798" w:rsidR="00655539" w:rsidRPr="007F7FEB" w:rsidRDefault="00655539" w:rsidP="00A00A7A">
      <w:r w:rsidRPr="007F7FEB">
        <w:t>Le RPO, La Perte de Données Maximale Admissible (</w:t>
      </w:r>
      <w:proofErr w:type="spellStart"/>
      <w:r w:rsidRPr="007F7FEB">
        <w:t>Recovery</w:t>
      </w:r>
      <w:proofErr w:type="spellEnd"/>
      <w:r w:rsidRPr="007F7FEB">
        <w:t xml:space="preserve"> Point Objective</w:t>
      </w:r>
      <w:r w:rsidR="006A590F" w:rsidRPr="007F7FEB">
        <w:t>) détermine la quantité maximale de données qui peut être perdue suite à un sinistre. Cette quantité est la différence entre la dernière sauvegarde valide et le sinistre.</w:t>
      </w:r>
    </w:p>
    <w:p w14:paraId="42BCDBF4" w14:textId="1BAE3BE3" w:rsidR="00BA3F1C" w:rsidRPr="007F7FEB" w:rsidRDefault="00BA3F1C" w:rsidP="00A00A7A">
      <w:pPr>
        <w:pStyle w:val="Titre3"/>
      </w:pPr>
      <w:bookmarkStart w:id="115" w:name="_Toc532581723"/>
      <w:r w:rsidRPr="007F7FEB">
        <w:t>Schématisation d’un incident</w:t>
      </w:r>
      <w:bookmarkEnd w:id="115"/>
    </w:p>
    <w:p w14:paraId="499E5934" w14:textId="70C6F508" w:rsidR="00BA3F1C" w:rsidRPr="007F7FEB" w:rsidRDefault="00BA3F1C" w:rsidP="00A00A7A">
      <w:r w:rsidRPr="007F7FEB">
        <w:t xml:space="preserve">Le schéma ci-dessous représente l’évolution du niveau de service dans le temps : </w:t>
      </w:r>
    </w:p>
    <w:p w14:paraId="006A1EFF" w14:textId="063C2E83" w:rsidR="00BA3F1C" w:rsidRPr="007F7FEB" w:rsidRDefault="00694E22" w:rsidP="00811F6F">
      <w:pPr>
        <w:jc w:val="center"/>
      </w:pPr>
      <w:r w:rsidRPr="007F7FEB">
        <w:rPr>
          <w:noProof/>
          <w:lang w:eastAsia="fr-CH"/>
        </w:rPr>
        <w:lastRenderedPageBreak/>
        <w:drawing>
          <wp:anchor distT="0" distB="0" distL="114300" distR="114300" simplePos="0" relativeHeight="251712512" behindDoc="0" locked="0" layoutInCell="1" allowOverlap="1" wp14:anchorId="2510DE8D" wp14:editId="36BDC4AB">
            <wp:simplePos x="0" y="0"/>
            <wp:positionH relativeFrom="column">
              <wp:posOffset>633095</wp:posOffset>
            </wp:positionH>
            <wp:positionV relativeFrom="paragraph">
              <wp:posOffset>4445</wp:posOffset>
            </wp:positionV>
            <wp:extent cx="4484370" cy="1790700"/>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84370" cy="1790700"/>
                    </a:xfrm>
                    <a:prstGeom prst="rect">
                      <a:avLst/>
                    </a:prstGeom>
                    <a:noFill/>
                    <a:ln>
                      <a:noFill/>
                    </a:ln>
                  </pic:spPr>
                </pic:pic>
              </a:graphicData>
            </a:graphic>
          </wp:anchor>
        </w:drawing>
      </w:r>
    </w:p>
    <w:p w14:paraId="1C904B67" w14:textId="26C34E6D" w:rsidR="00935A52" w:rsidRPr="007F7FEB" w:rsidRDefault="00935A52" w:rsidP="00A00A7A"/>
    <w:p w14:paraId="586D3C2C" w14:textId="649E23FF" w:rsidR="00733767" w:rsidRPr="007F7FEB" w:rsidRDefault="00733767" w:rsidP="00A00A7A"/>
    <w:p w14:paraId="2A3EAB53" w14:textId="0D971C55" w:rsidR="00733767" w:rsidRPr="007F7FEB" w:rsidRDefault="00733767" w:rsidP="00A00A7A">
      <w:pPr>
        <w:pStyle w:val="Titre2"/>
      </w:pPr>
      <w:bookmarkStart w:id="116" w:name="_Toc532581724"/>
      <w:proofErr w:type="spellStart"/>
      <w:r w:rsidRPr="007F7FEB">
        <w:t>iSCSI</w:t>
      </w:r>
      <w:bookmarkEnd w:id="116"/>
      <w:proofErr w:type="spellEnd"/>
    </w:p>
    <w:p w14:paraId="6B377421" w14:textId="062D45DE" w:rsidR="00733767" w:rsidRPr="007F7FEB" w:rsidRDefault="00733767" w:rsidP="00A00A7A">
      <w:r w:rsidRPr="007F7FEB">
        <w:t xml:space="preserve">Le </w:t>
      </w:r>
      <w:proofErr w:type="spellStart"/>
      <w:r w:rsidRPr="007F7FEB">
        <w:t>i</w:t>
      </w:r>
      <w:r w:rsidR="00BB56AF" w:rsidRPr="007F7FEB">
        <w:t>SCSI</w:t>
      </w:r>
      <w:proofErr w:type="spellEnd"/>
      <w:r w:rsidRPr="007F7FEB">
        <w:t xml:space="preserve"> </w:t>
      </w:r>
      <w:r w:rsidR="00791F1B" w:rsidRPr="007F7FEB">
        <w:t>(acronyme</w:t>
      </w:r>
      <w:r w:rsidRPr="007F7FEB">
        <w:t xml:space="preserve"> pour Internet Small Computer Sy</w:t>
      </w:r>
      <w:r w:rsidR="00791F1B" w:rsidRPr="007F7FEB">
        <w:t xml:space="preserve">stem Interface) est un standard de stockage en réseaux </w:t>
      </w:r>
      <w:r w:rsidR="00BB56AF" w:rsidRPr="007F7FEB">
        <w:t>en utilisant le protocole</w:t>
      </w:r>
      <w:r w:rsidR="00791F1B" w:rsidRPr="007F7FEB">
        <w:t xml:space="preserve"> internet (IP) pour relier une interface et un dispositif de stockage de donnés.</w:t>
      </w:r>
    </w:p>
    <w:p w14:paraId="7EEC0123" w14:textId="56A7D4DC" w:rsidR="00791F1B" w:rsidRPr="007F7FEB" w:rsidRDefault="00791F1B" w:rsidP="00A00A7A">
      <w:pPr>
        <w:pStyle w:val="Titre3"/>
      </w:pPr>
      <w:bookmarkStart w:id="117" w:name="_Toc532581725"/>
      <w:r w:rsidRPr="007F7FEB">
        <w:t>Utilité</w:t>
      </w:r>
      <w:bookmarkEnd w:id="117"/>
    </w:p>
    <w:p w14:paraId="5E0F18BF" w14:textId="51670B26" w:rsidR="00340066" w:rsidRPr="007F7FEB" w:rsidRDefault="00340066" w:rsidP="00A00A7A">
      <w:r w:rsidRPr="007F7FEB">
        <w:t>Pendant trois ans IBM a lancé dans ses laboratoires des recherches afin de trouver un protocole intermédiaire entre l’</w:t>
      </w:r>
      <w:r w:rsidRPr="007F7FEB">
        <w:rPr>
          <w:b/>
        </w:rPr>
        <w:t>IP</w:t>
      </w:r>
      <w:r w:rsidRPr="007F7FEB">
        <w:t xml:space="preserve"> et le </w:t>
      </w:r>
      <w:r w:rsidRPr="007F7FEB">
        <w:rPr>
          <w:b/>
        </w:rPr>
        <w:t>SCSI</w:t>
      </w:r>
      <w:r w:rsidRPr="007F7FEB">
        <w:t xml:space="preserve"> </w:t>
      </w:r>
      <w:r w:rsidR="00BB56AF" w:rsidRPr="007F7FEB">
        <w:t>(standard</w:t>
      </w:r>
      <w:r w:rsidRPr="007F7FEB">
        <w:t xml:space="preserve"> pour la connexion des dispositifs de stockage), le </w:t>
      </w:r>
      <w:proofErr w:type="spellStart"/>
      <w:r w:rsidRPr="007F7FEB">
        <w:rPr>
          <w:b/>
        </w:rPr>
        <w:t>iSCSI</w:t>
      </w:r>
      <w:proofErr w:type="spellEnd"/>
      <w:r w:rsidRPr="007F7FEB">
        <w:t xml:space="preserve"> ou </w:t>
      </w:r>
      <w:r w:rsidRPr="007F7FEB">
        <w:rPr>
          <w:b/>
        </w:rPr>
        <w:t>SCSI</w:t>
      </w:r>
      <w:r w:rsidRPr="007F7FEB">
        <w:t xml:space="preserve"> sur </w:t>
      </w:r>
      <w:r w:rsidRPr="007F7FEB">
        <w:rPr>
          <w:b/>
        </w:rPr>
        <w:t>IP</w:t>
      </w:r>
      <w:r w:rsidRPr="007F7FEB">
        <w:t xml:space="preserve">. </w:t>
      </w:r>
    </w:p>
    <w:p w14:paraId="0EDB342C" w14:textId="378A81F2" w:rsidR="00340066" w:rsidRPr="007F7FEB" w:rsidRDefault="00791F1B" w:rsidP="00A00A7A">
      <w:r w:rsidRPr="007F7FEB">
        <w:t xml:space="preserve">Le protocole </w:t>
      </w:r>
      <w:proofErr w:type="spellStart"/>
      <w:r w:rsidRPr="007F7FEB">
        <w:rPr>
          <w:b/>
        </w:rPr>
        <w:t>iSCSI</w:t>
      </w:r>
      <w:proofErr w:type="spellEnd"/>
      <w:r w:rsidRPr="007F7FEB">
        <w:t xml:space="preserve"> est né afin de pouvoir interconnecter des sous-systèmes de stockage ou de sauvegarde en utilisant le réseau IP et les infrastructures de transport qui le soutiennes (Ethernet, ATM, </w:t>
      </w:r>
      <w:proofErr w:type="spellStart"/>
      <w:r w:rsidRPr="007F7FEB">
        <w:t>etc</w:t>
      </w:r>
      <w:proofErr w:type="spellEnd"/>
      <w:r w:rsidRPr="007F7FEB">
        <w:t>).</w:t>
      </w:r>
    </w:p>
    <w:p w14:paraId="2C714D97" w14:textId="5994A6A8" w:rsidR="00791F1B" w:rsidRPr="007F7FEB" w:rsidRDefault="00340066" w:rsidP="00811F6F">
      <w:pPr>
        <w:jc w:val="center"/>
      </w:pPr>
      <w:r w:rsidRPr="007F7FEB">
        <w:rPr>
          <w:noProof/>
          <w:lang w:eastAsia="fr-CH"/>
        </w:rPr>
        <w:drawing>
          <wp:inline distT="0" distB="0" distL="0" distR="0" wp14:anchorId="7C62EB25" wp14:editId="0B87D02B">
            <wp:extent cx="4276187" cy="12192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4761" cy="1224496"/>
                    </a:xfrm>
                    <a:prstGeom prst="rect">
                      <a:avLst/>
                    </a:prstGeom>
                  </pic:spPr>
                </pic:pic>
              </a:graphicData>
            </a:graphic>
          </wp:inline>
        </w:drawing>
      </w:r>
    </w:p>
    <w:p w14:paraId="05DB89AA" w14:textId="52B52C44" w:rsidR="00340066" w:rsidRPr="007F7FEB" w:rsidRDefault="00340066" w:rsidP="00A00A7A">
      <w:proofErr w:type="spellStart"/>
      <w:r w:rsidRPr="007F7FEB">
        <w:t>iSCSI</w:t>
      </w:r>
      <w:proofErr w:type="spellEnd"/>
      <w:r w:rsidRPr="007F7FEB">
        <w:t xml:space="preserve"> n’est rien d’autre qu’un traducteur qui transforme l</w:t>
      </w:r>
      <w:r w:rsidR="00C6462B" w:rsidRPr="007F7FEB">
        <w:t>es paquets IP en blocs de données SCSI et inversement. Il est comparable au protocole de téléchargement de fichiers FTP.</w:t>
      </w:r>
    </w:p>
    <w:p w14:paraId="0B700C8A" w14:textId="0BC1A37E" w:rsidR="00285A14" w:rsidRPr="007F7FEB" w:rsidRDefault="00C6462B" w:rsidP="00A00A7A">
      <w:pPr>
        <w:rPr>
          <w:sz w:val="27"/>
          <w:szCs w:val="27"/>
        </w:rPr>
      </w:pPr>
      <w:r w:rsidRPr="007F7FEB">
        <w:t xml:space="preserve">Afin de simuler une connexion logique continue, </w:t>
      </w:r>
      <w:proofErr w:type="spellStart"/>
      <w:r w:rsidRPr="007F7FEB">
        <w:t>iSCSI</w:t>
      </w:r>
      <w:proofErr w:type="spellEnd"/>
      <w:r w:rsidRPr="007F7FEB">
        <w:t xml:space="preserve"> envoie plusieurs connexions TCP simultanément, elles seront considérées comme un seul canal de transmission et identifiées comme de la même session </w:t>
      </w:r>
      <w:proofErr w:type="spellStart"/>
      <w:r w:rsidRPr="007F7FEB">
        <w:t>iSCSI</w:t>
      </w:r>
      <w:proofErr w:type="spellEnd"/>
      <w:r w:rsidRPr="007F7FEB">
        <w:t xml:space="preserve">. </w:t>
      </w:r>
      <w:r w:rsidR="00285A14" w:rsidRPr="007F7FEB">
        <w:t xml:space="preserve">Les instructions et les données </w:t>
      </w:r>
      <w:proofErr w:type="spellStart"/>
      <w:r w:rsidR="00285A14" w:rsidRPr="007F7FEB">
        <w:t>iSCSI</w:t>
      </w:r>
      <w:proofErr w:type="spellEnd"/>
      <w:r w:rsidR="00285A14" w:rsidRPr="007F7FEB">
        <w:t xml:space="preserve"> sont envoyées en désordre. Le destinataire doit avoir un </w:t>
      </w:r>
      <w:r w:rsidR="00285A14" w:rsidRPr="007F7FEB">
        <w:rPr>
          <w:b/>
        </w:rPr>
        <w:t xml:space="preserve">contrôleur </w:t>
      </w:r>
      <w:proofErr w:type="spellStart"/>
      <w:r w:rsidR="00285A14" w:rsidRPr="007F7FEB">
        <w:rPr>
          <w:b/>
        </w:rPr>
        <w:t>iSCSI</w:t>
      </w:r>
      <w:proofErr w:type="spellEnd"/>
      <w:r w:rsidR="00285A14" w:rsidRPr="007F7FEB">
        <w:t xml:space="preserve"> (un pilote logiciel ou une carte adaptatrice spécifique), ce denier mettra les instructions et les segments de blocs de données dans leur bon ordre.</w:t>
      </w:r>
    </w:p>
    <w:p w14:paraId="592AD9AB" w14:textId="1EA9D937" w:rsidR="00285A14" w:rsidRPr="007F7FEB" w:rsidRDefault="00BB56AF" w:rsidP="00A00A7A">
      <w:r w:rsidRPr="007F7FEB">
        <w:rPr>
          <w:noProof/>
          <w:lang w:eastAsia="fr-CH"/>
        </w:rPr>
        <w:drawing>
          <wp:anchor distT="0" distB="0" distL="114300" distR="114300" simplePos="0" relativeHeight="251691008" behindDoc="0" locked="0" layoutInCell="1" allowOverlap="1" wp14:anchorId="03104F85" wp14:editId="3F885E36">
            <wp:simplePos x="0" y="0"/>
            <wp:positionH relativeFrom="margin">
              <wp:posOffset>699770</wp:posOffset>
            </wp:positionH>
            <wp:positionV relativeFrom="paragraph">
              <wp:posOffset>-7172960</wp:posOffset>
            </wp:positionV>
            <wp:extent cx="4017010" cy="2295525"/>
            <wp:effectExtent l="0" t="0" r="254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017010" cy="2295525"/>
                    </a:xfrm>
                    <a:prstGeom prst="rect">
                      <a:avLst/>
                    </a:prstGeom>
                  </pic:spPr>
                </pic:pic>
              </a:graphicData>
            </a:graphic>
            <wp14:sizeRelH relativeFrom="margin">
              <wp14:pctWidth>0</wp14:pctWidth>
            </wp14:sizeRelH>
            <wp14:sizeRelV relativeFrom="margin">
              <wp14:pctHeight>0</wp14:pctHeight>
            </wp14:sizeRelV>
          </wp:anchor>
        </w:drawing>
      </w:r>
    </w:p>
    <w:p w14:paraId="72E29E0D" w14:textId="27558A4C" w:rsidR="00C6462B" w:rsidRPr="007F7FEB" w:rsidRDefault="00C6462B" w:rsidP="00A00A7A"/>
    <w:p w14:paraId="4E81C18D" w14:textId="68F3C923" w:rsidR="00A97195" w:rsidRPr="0056034A" w:rsidRDefault="00A97195" w:rsidP="0056034A">
      <w:pPr>
        <w:pStyle w:val="Titre1"/>
      </w:pPr>
      <w:bookmarkStart w:id="118" w:name="_Toc532581726"/>
      <w:r w:rsidRPr="0056034A">
        <w:lastRenderedPageBreak/>
        <w:t>Partie 3</w:t>
      </w:r>
      <w:bookmarkEnd w:id="118"/>
    </w:p>
    <w:p w14:paraId="56D49645" w14:textId="5C94D2AD" w:rsidR="004579F1" w:rsidRPr="007F7FEB" w:rsidRDefault="007A620B" w:rsidP="00A00A7A">
      <w:r w:rsidRPr="007F7FEB">
        <w:rPr>
          <w:lang w:eastAsia="fr-CH"/>
        </w:rPr>
        <w:t xml:space="preserve">Pour cette troisième partie, nous partons du principe que l’entreprise, dont on doit planifier </w:t>
      </w:r>
      <w:r w:rsidRPr="007F7FEB">
        <w:t>une stratégie de sauvegarde et de restauration en cas de problèmes, est une entreprise de taille moyenne et qui traite des données sensibles.</w:t>
      </w:r>
    </w:p>
    <w:p w14:paraId="00116BBA" w14:textId="13E7B0DF" w:rsidR="007A620B" w:rsidRPr="007F7FEB" w:rsidRDefault="007A620B" w:rsidP="00A00A7A">
      <w:pPr>
        <w:rPr>
          <w:lang w:eastAsia="fr-CH"/>
        </w:rPr>
      </w:pPr>
      <w:r w:rsidRPr="007F7FEB">
        <w:t>L’entreprise n’a pas de budget spécifié, c’est pour ça que nous avons choisi des équipements et des stratégies de haute gamme ou d’une qualité considérable.</w:t>
      </w:r>
    </w:p>
    <w:p w14:paraId="5B205CC9" w14:textId="46B9B886" w:rsidR="004579F1" w:rsidRPr="007F7FEB" w:rsidRDefault="004579F1" w:rsidP="00A00A7A">
      <w:pPr>
        <w:pStyle w:val="Titre2"/>
        <w:rPr>
          <w:lang w:eastAsia="fr-CH"/>
        </w:rPr>
      </w:pPr>
      <w:bookmarkStart w:id="119" w:name="_Toc532581727"/>
      <w:r w:rsidRPr="007F7FEB">
        <w:rPr>
          <w:lang w:eastAsia="fr-CH"/>
        </w:rPr>
        <w:t>Mise en conformité LPD/RGPD</w:t>
      </w:r>
      <w:bookmarkEnd w:id="119"/>
    </w:p>
    <w:p w14:paraId="4F1FB0AB" w14:textId="3223A211" w:rsidR="004579F1" w:rsidRPr="007F7FEB" w:rsidRDefault="004579F1" w:rsidP="00A00A7A">
      <w:pPr>
        <w:pStyle w:val="Paragraphedeliste"/>
        <w:numPr>
          <w:ilvl w:val="0"/>
          <w:numId w:val="2"/>
        </w:numPr>
        <w:rPr>
          <w:lang w:eastAsia="fr-CH"/>
        </w:rPr>
      </w:pPr>
      <w:r w:rsidRPr="007F7FEB">
        <w:t>Sensibiliser les utilisateurs</w:t>
      </w:r>
      <w:r w:rsidRPr="007F7FEB">
        <w:rPr>
          <w:lang w:eastAsia="fr-CH"/>
        </w:rPr>
        <w:t> :</w:t>
      </w:r>
    </w:p>
    <w:p w14:paraId="428ADD68" w14:textId="11065C24" w:rsidR="004579F1" w:rsidRPr="007F7FEB" w:rsidRDefault="004579F1" w:rsidP="00A00A7A">
      <w:pPr>
        <w:pStyle w:val="Paragraphedeliste"/>
        <w:numPr>
          <w:ilvl w:val="1"/>
          <w:numId w:val="2"/>
        </w:numPr>
        <w:rPr>
          <w:lang w:eastAsia="fr-CH"/>
        </w:rPr>
      </w:pPr>
      <w:r w:rsidRPr="007F7FEB">
        <w:rPr>
          <w:lang w:eastAsia="fr-CH"/>
        </w:rPr>
        <w:t>Création d’une charte informatique à signer par les utilisateurs.</w:t>
      </w:r>
    </w:p>
    <w:p w14:paraId="3C098D79" w14:textId="319A6D07" w:rsidR="004579F1" w:rsidRPr="007F7FEB" w:rsidRDefault="004579F1" w:rsidP="00A00A7A">
      <w:pPr>
        <w:pStyle w:val="Paragraphedeliste"/>
        <w:numPr>
          <w:ilvl w:val="1"/>
          <w:numId w:val="2"/>
        </w:numPr>
        <w:rPr>
          <w:lang w:eastAsia="fr-CH"/>
        </w:rPr>
      </w:pPr>
      <w:r w:rsidRPr="007F7FEB">
        <w:rPr>
          <w:lang w:eastAsia="fr-CH"/>
        </w:rPr>
        <w:t>Documentation avec des consignes et conseilles de comment traiter les données personnelles.</w:t>
      </w:r>
    </w:p>
    <w:p w14:paraId="0DC95DD3" w14:textId="267E9434" w:rsidR="004579F1" w:rsidRPr="007F7FEB" w:rsidRDefault="004579F1" w:rsidP="00A00A7A">
      <w:pPr>
        <w:pStyle w:val="Paragraphedeliste"/>
        <w:numPr>
          <w:ilvl w:val="0"/>
          <w:numId w:val="2"/>
        </w:numPr>
        <w:rPr>
          <w:lang w:eastAsia="fr-CH"/>
        </w:rPr>
      </w:pPr>
      <w:r w:rsidRPr="007F7FEB">
        <w:rPr>
          <w:lang w:eastAsia="fr-CH"/>
        </w:rPr>
        <w:t>Authentifier les utilisateurs</w:t>
      </w:r>
      <w:r w:rsidR="00334272" w:rsidRPr="007F7FEB">
        <w:rPr>
          <w:lang w:eastAsia="fr-CH"/>
        </w:rPr>
        <w:t xml:space="preserve"> et sécuriser les postes de travail</w:t>
      </w:r>
      <w:r w:rsidRPr="007F7FEB">
        <w:rPr>
          <w:lang w:eastAsia="fr-CH"/>
        </w:rPr>
        <w:t> :</w:t>
      </w:r>
    </w:p>
    <w:p w14:paraId="4E2730AE" w14:textId="33380EC6" w:rsidR="004579F1" w:rsidRPr="007F7FEB" w:rsidRDefault="004579F1" w:rsidP="00A00A7A">
      <w:pPr>
        <w:pStyle w:val="Paragraphedeliste"/>
        <w:numPr>
          <w:ilvl w:val="1"/>
          <w:numId w:val="2"/>
        </w:numPr>
        <w:rPr>
          <w:lang w:eastAsia="fr-CH"/>
        </w:rPr>
      </w:pPr>
      <w:r w:rsidRPr="007F7FEB">
        <w:rPr>
          <w:lang w:eastAsia="fr-CH"/>
        </w:rPr>
        <w:t>Création d’un domaine AD</w:t>
      </w:r>
    </w:p>
    <w:p w14:paraId="089B9268" w14:textId="1F01F53D" w:rsidR="004579F1" w:rsidRPr="007F7FEB" w:rsidRDefault="004579F1" w:rsidP="00A00A7A">
      <w:pPr>
        <w:pStyle w:val="Paragraphedeliste"/>
        <w:numPr>
          <w:ilvl w:val="1"/>
          <w:numId w:val="2"/>
        </w:numPr>
        <w:rPr>
          <w:lang w:eastAsia="fr-CH"/>
        </w:rPr>
      </w:pPr>
      <w:r w:rsidRPr="007F7FEB">
        <w:rPr>
          <w:lang w:eastAsia="fr-CH"/>
        </w:rPr>
        <w:t>Création des comptes nominatifs pour tous les utilisateurs traitant des données personnelles.</w:t>
      </w:r>
    </w:p>
    <w:p w14:paraId="3D5BBC8F" w14:textId="3F2518D1" w:rsidR="004579F1" w:rsidRPr="007F7FEB" w:rsidRDefault="004579F1" w:rsidP="00A00A7A">
      <w:pPr>
        <w:pStyle w:val="Paragraphedeliste"/>
        <w:numPr>
          <w:ilvl w:val="1"/>
          <w:numId w:val="2"/>
        </w:numPr>
        <w:rPr>
          <w:lang w:eastAsia="fr-CH"/>
        </w:rPr>
      </w:pPr>
      <w:r w:rsidRPr="007F7FEB">
        <w:rPr>
          <w:lang w:eastAsia="fr-CH"/>
        </w:rPr>
        <w:t>Badges d’accès (ID unique), pour les accès aux local de stockage de données.</w:t>
      </w:r>
    </w:p>
    <w:p w14:paraId="035D8C4D" w14:textId="03AA2487" w:rsidR="004579F1" w:rsidRPr="007F7FEB" w:rsidRDefault="004579F1" w:rsidP="00A00A7A">
      <w:pPr>
        <w:pStyle w:val="Paragraphedeliste"/>
        <w:numPr>
          <w:ilvl w:val="0"/>
          <w:numId w:val="2"/>
        </w:numPr>
        <w:rPr>
          <w:lang w:eastAsia="fr-CH"/>
        </w:rPr>
      </w:pPr>
      <w:r w:rsidRPr="007F7FEB">
        <w:rPr>
          <w:lang w:eastAsia="fr-CH"/>
        </w:rPr>
        <w:t>Protéger le réseau informatique interne ;</w:t>
      </w:r>
    </w:p>
    <w:p w14:paraId="03C56B9A" w14:textId="12AA27D7" w:rsidR="00334272" w:rsidRPr="007F7FEB" w:rsidRDefault="00334272" w:rsidP="00A00A7A">
      <w:pPr>
        <w:pStyle w:val="Paragraphedeliste"/>
        <w:numPr>
          <w:ilvl w:val="1"/>
          <w:numId w:val="2"/>
        </w:numPr>
        <w:rPr>
          <w:lang w:eastAsia="fr-CH"/>
        </w:rPr>
      </w:pPr>
      <w:r w:rsidRPr="007F7FEB">
        <w:rPr>
          <w:lang w:eastAsia="fr-CH"/>
        </w:rPr>
        <w:t xml:space="preserve">Les actifs réseaux seront sécurisé par mot de passe administrateur (détenu uniquement par les administrateurs et par le directeur de l’entreprise). </w:t>
      </w:r>
    </w:p>
    <w:p w14:paraId="36DC0AFD" w14:textId="0300DAAB" w:rsidR="004579F1" w:rsidRPr="007F7FEB" w:rsidRDefault="004579F1" w:rsidP="00A00A7A">
      <w:pPr>
        <w:pStyle w:val="Paragraphedeliste"/>
        <w:numPr>
          <w:ilvl w:val="0"/>
          <w:numId w:val="2"/>
        </w:numPr>
        <w:rPr>
          <w:lang w:eastAsia="fr-CH"/>
        </w:rPr>
      </w:pPr>
      <w:r w:rsidRPr="007F7FEB">
        <w:rPr>
          <w:lang w:eastAsia="fr-CH"/>
        </w:rPr>
        <w:t>Sécuriser les serveurs ;</w:t>
      </w:r>
    </w:p>
    <w:p w14:paraId="59F4B1F1" w14:textId="2CF3BFF3" w:rsidR="00334272" w:rsidRDefault="00334272" w:rsidP="00A00A7A">
      <w:pPr>
        <w:pStyle w:val="Paragraphedeliste"/>
        <w:numPr>
          <w:ilvl w:val="1"/>
          <w:numId w:val="2"/>
        </w:numPr>
        <w:rPr>
          <w:lang w:eastAsia="fr-CH"/>
        </w:rPr>
      </w:pPr>
      <w:r w:rsidRPr="007F7FEB">
        <w:rPr>
          <w:lang w:eastAsia="fr-CH"/>
        </w:rPr>
        <w:t>Sécurisé par mot de passe administrateur (détenu uniquement par les administrateurs et par le directeur de l’entreprise).</w:t>
      </w:r>
    </w:p>
    <w:p w14:paraId="1E17968F" w14:textId="282EF635" w:rsidR="00694E22" w:rsidRPr="007F7FEB" w:rsidRDefault="00694E22" w:rsidP="00A00A7A">
      <w:pPr>
        <w:pStyle w:val="Paragraphedeliste"/>
        <w:numPr>
          <w:ilvl w:val="1"/>
          <w:numId w:val="2"/>
        </w:numPr>
        <w:rPr>
          <w:lang w:eastAsia="fr-CH"/>
        </w:rPr>
      </w:pPr>
      <w:r>
        <w:rPr>
          <w:lang w:eastAsia="fr-CH"/>
        </w:rPr>
        <w:t>Antivirus à jour ;</w:t>
      </w:r>
    </w:p>
    <w:p w14:paraId="00259A46" w14:textId="42AEB0E1" w:rsidR="004579F1" w:rsidRPr="007F7FEB" w:rsidRDefault="004579F1" w:rsidP="00A00A7A">
      <w:pPr>
        <w:pStyle w:val="Paragraphedeliste"/>
        <w:numPr>
          <w:ilvl w:val="0"/>
          <w:numId w:val="2"/>
        </w:numPr>
        <w:rPr>
          <w:lang w:eastAsia="fr-CH"/>
        </w:rPr>
      </w:pPr>
      <w:r w:rsidRPr="007F7FEB">
        <w:rPr>
          <w:lang w:eastAsia="fr-CH"/>
        </w:rPr>
        <w:t>Sauvegarder et prévoir la continuité d’activité ;</w:t>
      </w:r>
    </w:p>
    <w:p w14:paraId="42C48CF7" w14:textId="3C0C02D1" w:rsidR="00334272" w:rsidRPr="007F7FEB" w:rsidRDefault="00334272" w:rsidP="00A00A7A">
      <w:pPr>
        <w:pStyle w:val="Paragraphedeliste"/>
        <w:numPr>
          <w:ilvl w:val="1"/>
          <w:numId w:val="2"/>
        </w:numPr>
        <w:rPr>
          <w:lang w:eastAsia="fr-CH"/>
        </w:rPr>
      </w:pPr>
      <w:r w:rsidRPr="007F7FEB">
        <w:rPr>
          <w:lang w:eastAsia="fr-CH"/>
        </w:rPr>
        <w:t>Plan de sauvegarde et de reprise d’activité.</w:t>
      </w:r>
    </w:p>
    <w:p w14:paraId="3D9C1BB6" w14:textId="10A394E4" w:rsidR="004579F1" w:rsidRPr="007F7FEB" w:rsidRDefault="004579F1" w:rsidP="00A00A7A">
      <w:pPr>
        <w:pStyle w:val="Paragraphedeliste"/>
        <w:numPr>
          <w:ilvl w:val="0"/>
          <w:numId w:val="2"/>
        </w:numPr>
        <w:rPr>
          <w:lang w:eastAsia="fr-CH"/>
        </w:rPr>
      </w:pPr>
      <w:r w:rsidRPr="007F7FEB">
        <w:rPr>
          <w:lang w:eastAsia="fr-CH"/>
        </w:rPr>
        <w:t>Archiver de manière sécurisée ;</w:t>
      </w:r>
    </w:p>
    <w:p w14:paraId="6E93B0EA" w14:textId="7C931B62" w:rsidR="00334272" w:rsidRPr="007F7FEB" w:rsidRDefault="00334272" w:rsidP="00A00A7A">
      <w:pPr>
        <w:pStyle w:val="Paragraphedeliste"/>
        <w:numPr>
          <w:ilvl w:val="1"/>
          <w:numId w:val="2"/>
        </w:numPr>
        <w:rPr>
          <w:lang w:eastAsia="fr-CH"/>
        </w:rPr>
      </w:pPr>
      <w:r w:rsidRPr="007F7FEB">
        <w:rPr>
          <w:lang w:eastAsia="fr-CH"/>
        </w:rPr>
        <w:t>Sauvegarde interne et externe.</w:t>
      </w:r>
    </w:p>
    <w:p w14:paraId="28DFFC5F" w14:textId="4B3703C8" w:rsidR="004579F1" w:rsidRPr="007F7FEB" w:rsidRDefault="004579F1" w:rsidP="00A00A7A">
      <w:pPr>
        <w:pStyle w:val="Paragraphedeliste"/>
        <w:numPr>
          <w:ilvl w:val="0"/>
          <w:numId w:val="2"/>
        </w:numPr>
        <w:rPr>
          <w:lang w:eastAsia="fr-CH"/>
        </w:rPr>
      </w:pPr>
      <w:r w:rsidRPr="007F7FEB">
        <w:rPr>
          <w:lang w:eastAsia="fr-CH"/>
        </w:rPr>
        <w:t>Encadrer la maintenance et la destruction des données ;</w:t>
      </w:r>
    </w:p>
    <w:p w14:paraId="33E195EA" w14:textId="5C2EEC65" w:rsidR="004579F1" w:rsidRPr="007F7FEB" w:rsidRDefault="00334272" w:rsidP="00A00A7A">
      <w:pPr>
        <w:pStyle w:val="Paragraphedeliste"/>
        <w:numPr>
          <w:ilvl w:val="1"/>
          <w:numId w:val="2"/>
        </w:numPr>
        <w:rPr>
          <w:lang w:eastAsia="fr-CH"/>
        </w:rPr>
      </w:pPr>
      <w:r w:rsidRPr="007F7FEB">
        <w:rPr>
          <w:lang w:eastAsia="fr-CH"/>
        </w:rPr>
        <w:t>Les données devront être détruit</w:t>
      </w:r>
      <w:r w:rsidR="00C72575" w:rsidRPr="007F7FEB">
        <w:rPr>
          <w:lang w:eastAsia="fr-CH"/>
        </w:rPr>
        <w:t>e</w:t>
      </w:r>
      <w:r w:rsidRPr="007F7FEB">
        <w:rPr>
          <w:lang w:eastAsia="fr-CH"/>
        </w:rPr>
        <w:t xml:space="preserve">s </w:t>
      </w:r>
      <w:r w:rsidR="00C72575" w:rsidRPr="007F7FEB">
        <w:rPr>
          <w:lang w:eastAsia="fr-CH"/>
        </w:rPr>
        <w:t>s’elles ne sont plus utilisées depuis leur</w:t>
      </w:r>
      <w:r w:rsidR="00A44B55" w:rsidRPr="007F7FEB">
        <w:rPr>
          <w:lang w:eastAsia="fr-CH"/>
        </w:rPr>
        <w:t>s</w:t>
      </w:r>
      <w:r w:rsidR="00C72575" w:rsidRPr="007F7FEB">
        <w:rPr>
          <w:lang w:eastAsia="fr-CH"/>
        </w:rPr>
        <w:t xml:space="preserve"> but</w:t>
      </w:r>
      <w:r w:rsidR="00A44B55" w:rsidRPr="007F7FEB">
        <w:rPr>
          <w:lang w:eastAsia="fr-CH"/>
        </w:rPr>
        <w:t>s</w:t>
      </w:r>
      <w:r w:rsidR="00C72575" w:rsidRPr="007F7FEB">
        <w:rPr>
          <w:lang w:eastAsia="fr-CH"/>
        </w:rPr>
        <w:t xml:space="preserve"> atteint</w:t>
      </w:r>
      <w:r w:rsidR="00A44B55" w:rsidRPr="007F7FEB">
        <w:rPr>
          <w:lang w:eastAsia="fr-CH"/>
        </w:rPr>
        <w:t>s</w:t>
      </w:r>
      <w:r w:rsidR="00C72575" w:rsidRPr="007F7FEB">
        <w:rPr>
          <w:lang w:eastAsia="fr-CH"/>
        </w:rPr>
        <w:t>.</w:t>
      </w:r>
    </w:p>
    <w:p w14:paraId="7040FDD5" w14:textId="1AA9983E" w:rsidR="004579F1" w:rsidRPr="007F7FEB" w:rsidRDefault="004579F1" w:rsidP="00A00A7A">
      <w:pPr>
        <w:pStyle w:val="Paragraphedeliste"/>
        <w:numPr>
          <w:ilvl w:val="0"/>
          <w:numId w:val="2"/>
        </w:numPr>
        <w:rPr>
          <w:lang w:eastAsia="fr-CH"/>
        </w:rPr>
      </w:pPr>
      <w:r w:rsidRPr="007F7FEB">
        <w:rPr>
          <w:lang w:eastAsia="fr-CH"/>
        </w:rPr>
        <w:t>Protéger les locaux ;</w:t>
      </w:r>
    </w:p>
    <w:p w14:paraId="26FFC939" w14:textId="77777777" w:rsidR="00C72575" w:rsidRPr="007F7FEB" w:rsidRDefault="00C72575" w:rsidP="00A00A7A">
      <w:pPr>
        <w:pStyle w:val="Paragraphedeliste"/>
        <w:numPr>
          <w:ilvl w:val="1"/>
          <w:numId w:val="2"/>
        </w:numPr>
        <w:rPr>
          <w:lang w:eastAsia="fr-CH"/>
        </w:rPr>
      </w:pPr>
      <w:r w:rsidRPr="007F7FEB">
        <w:rPr>
          <w:lang w:eastAsia="fr-CH"/>
        </w:rPr>
        <w:t>Les locaux informatiques devront être sécurisé par :</w:t>
      </w:r>
    </w:p>
    <w:p w14:paraId="774250AC" w14:textId="306C81A5" w:rsidR="00C72575" w:rsidRPr="007F7FEB" w:rsidRDefault="00C72575" w:rsidP="00A00A7A">
      <w:pPr>
        <w:pStyle w:val="Paragraphedeliste"/>
        <w:numPr>
          <w:ilvl w:val="1"/>
          <w:numId w:val="2"/>
        </w:numPr>
        <w:rPr>
          <w:lang w:eastAsia="fr-CH"/>
        </w:rPr>
      </w:pPr>
      <w:r w:rsidRPr="007F7FEB">
        <w:rPr>
          <w:lang w:eastAsia="fr-CH"/>
        </w:rPr>
        <w:t>Portes sécurisé</w:t>
      </w:r>
    </w:p>
    <w:p w14:paraId="26ADD594" w14:textId="0E12D96B" w:rsidR="004579F1" w:rsidRPr="007F7FEB" w:rsidRDefault="00C72575" w:rsidP="00A00A7A">
      <w:pPr>
        <w:pStyle w:val="Paragraphedeliste"/>
        <w:numPr>
          <w:ilvl w:val="1"/>
          <w:numId w:val="2"/>
        </w:numPr>
        <w:rPr>
          <w:lang w:eastAsia="fr-CH"/>
        </w:rPr>
      </w:pPr>
      <w:r w:rsidRPr="007F7FEB">
        <w:rPr>
          <w:lang w:eastAsia="fr-CH"/>
        </w:rPr>
        <w:t>Equipement anti-incendie</w:t>
      </w:r>
    </w:p>
    <w:p w14:paraId="01177AAE" w14:textId="4CE83068" w:rsidR="00F91D4F" w:rsidRPr="007F7FEB" w:rsidRDefault="00F91D4F" w:rsidP="00A00A7A">
      <w:pPr>
        <w:pStyle w:val="Titre2"/>
        <w:rPr>
          <w:lang w:eastAsia="fr-CH"/>
        </w:rPr>
      </w:pPr>
      <w:bookmarkStart w:id="120" w:name="_Toc532581728"/>
      <w:r w:rsidRPr="007F7FEB">
        <w:rPr>
          <w:lang w:eastAsia="fr-CH"/>
        </w:rPr>
        <w:t>Infra</w:t>
      </w:r>
      <w:r w:rsidR="0048747D" w:rsidRPr="007F7FEB">
        <w:rPr>
          <w:lang w:eastAsia="fr-CH"/>
        </w:rPr>
        <w:t>structure</w:t>
      </w:r>
      <w:r w:rsidRPr="007F7FEB">
        <w:rPr>
          <w:lang w:eastAsia="fr-CH"/>
        </w:rPr>
        <w:t xml:space="preserve"> Informatique</w:t>
      </w:r>
      <w:bookmarkEnd w:id="120"/>
    </w:p>
    <w:p w14:paraId="1A0705D3" w14:textId="130605A0" w:rsidR="00F91D4F" w:rsidRPr="007F7FEB" w:rsidRDefault="00934C11" w:rsidP="00E27FD3">
      <w:pPr>
        <w:spacing w:line="240" w:lineRule="auto"/>
        <w:rPr>
          <w:lang w:eastAsia="fr-CH"/>
        </w:rPr>
      </w:pPr>
      <w:r w:rsidRPr="007F7FEB">
        <w:rPr>
          <w:lang w:eastAsia="fr-CH"/>
        </w:rPr>
        <w:t xml:space="preserve">Afin de garantir la totale </w:t>
      </w:r>
      <w:r w:rsidRPr="007F7FEB">
        <w:rPr>
          <w:b/>
          <w:lang w:eastAsia="fr-CH"/>
        </w:rPr>
        <w:t>disponibilité des données</w:t>
      </w:r>
      <w:r w:rsidRPr="007F7FEB">
        <w:rPr>
          <w:lang w:eastAsia="fr-CH"/>
        </w:rPr>
        <w:t xml:space="preserve"> et ressources un système</w:t>
      </w:r>
      <w:r w:rsidR="00F91D4F" w:rsidRPr="007F7FEB">
        <w:rPr>
          <w:lang w:eastAsia="fr-CH"/>
        </w:rPr>
        <w:t xml:space="preserve"> de </w:t>
      </w:r>
      <w:r w:rsidR="006E74B9" w:rsidRPr="007F7FEB">
        <w:rPr>
          <w:b/>
          <w:lang w:eastAsia="fr-CH"/>
        </w:rPr>
        <w:t>redondance</w:t>
      </w:r>
      <w:r w:rsidR="006E48C2" w:rsidRPr="007F7FEB">
        <w:rPr>
          <w:lang w:eastAsia="fr-CH"/>
        </w:rPr>
        <w:t xml:space="preserve"> cluster</w:t>
      </w:r>
      <w:r w:rsidR="00F91D4F" w:rsidRPr="007F7FEB">
        <w:rPr>
          <w:lang w:eastAsia="fr-CH"/>
        </w:rPr>
        <w:t xml:space="preserve"> </w:t>
      </w:r>
      <w:proofErr w:type="spellStart"/>
      <w:r w:rsidR="00694E22">
        <w:rPr>
          <w:lang w:eastAsia="fr-CH"/>
        </w:rPr>
        <w:t>H</w:t>
      </w:r>
      <w:r w:rsidR="006E74B9" w:rsidRPr="007F7FEB">
        <w:rPr>
          <w:lang w:eastAsia="fr-CH"/>
        </w:rPr>
        <w:t>yperV</w:t>
      </w:r>
      <w:proofErr w:type="spellEnd"/>
      <w:r w:rsidR="00F91D4F" w:rsidRPr="007F7FEB">
        <w:rPr>
          <w:lang w:eastAsia="fr-CH"/>
        </w:rPr>
        <w:t xml:space="preserve"> avec deux </w:t>
      </w:r>
      <w:r w:rsidR="006E48C2" w:rsidRPr="007F7FEB">
        <w:rPr>
          <w:lang w:eastAsia="fr-CH"/>
        </w:rPr>
        <w:t>nœud</w:t>
      </w:r>
      <w:r w:rsidR="00F91D4F" w:rsidRPr="007F7FEB">
        <w:rPr>
          <w:lang w:eastAsia="fr-CH"/>
        </w:rPr>
        <w:t xml:space="preserve"> physique HP et une baie de disque HP pour le stockage</w:t>
      </w:r>
      <w:r w:rsidR="006E74B9" w:rsidRPr="007F7FEB">
        <w:rPr>
          <w:lang w:eastAsia="fr-CH"/>
        </w:rPr>
        <w:t xml:space="preserve"> (</w:t>
      </w:r>
      <w:r w:rsidR="006E74B9" w:rsidRPr="007F7FEB">
        <w:rPr>
          <w:b/>
          <w:lang w:eastAsia="fr-CH"/>
        </w:rPr>
        <w:t>SAN</w:t>
      </w:r>
      <w:r w:rsidR="006E74B9" w:rsidRPr="007F7FEB">
        <w:rPr>
          <w:lang w:eastAsia="fr-CH"/>
        </w:rPr>
        <w:t>)</w:t>
      </w:r>
      <w:r w:rsidRPr="007F7FEB">
        <w:rPr>
          <w:lang w:eastAsia="fr-CH"/>
        </w:rPr>
        <w:t xml:space="preserve"> seront mis en place avec :</w:t>
      </w:r>
    </w:p>
    <w:p w14:paraId="6088D581" w14:textId="051EE873" w:rsidR="006E74B9" w:rsidRPr="007F7FEB" w:rsidRDefault="006E74B9" w:rsidP="00E27FD3">
      <w:pPr>
        <w:pStyle w:val="Sansinterligne"/>
        <w:numPr>
          <w:ilvl w:val="0"/>
          <w:numId w:val="20"/>
        </w:numPr>
        <w:rPr>
          <w:lang w:eastAsia="fr-CH"/>
        </w:rPr>
      </w:pPr>
      <w:r w:rsidRPr="007F7FEB">
        <w:rPr>
          <w:lang w:eastAsia="fr-CH"/>
        </w:rPr>
        <w:t xml:space="preserve">2 Serveurs HP </w:t>
      </w:r>
      <w:r w:rsidR="00D10F47" w:rsidRPr="007F7FEB">
        <w:rPr>
          <w:lang w:eastAsia="fr-CH"/>
        </w:rPr>
        <w:t>ProLiant</w:t>
      </w:r>
      <w:r w:rsidRPr="007F7FEB">
        <w:rPr>
          <w:lang w:eastAsia="fr-CH"/>
        </w:rPr>
        <w:t xml:space="preserve"> 380 G10</w:t>
      </w:r>
    </w:p>
    <w:p w14:paraId="275A0F43" w14:textId="42F016F3" w:rsidR="006E74B9" w:rsidRPr="007F7FEB" w:rsidRDefault="006E74B9" w:rsidP="006E74B9">
      <w:pPr>
        <w:pStyle w:val="Sansinterligne"/>
        <w:numPr>
          <w:ilvl w:val="0"/>
          <w:numId w:val="20"/>
        </w:numPr>
        <w:rPr>
          <w:lang w:eastAsia="fr-CH"/>
        </w:rPr>
      </w:pPr>
      <w:r w:rsidRPr="007F7FEB">
        <w:rPr>
          <w:lang w:eastAsia="fr-CH"/>
        </w:rPr>
        <w:t>Baie de disque HP 2040 max 24 disques.</w:t>
      </w:r>
    </w:p>
    <w:p w14:paraId="4D6071CB" w14:textId="6D599992" w:rsidR="006E74B9" w:rsidRPr="007F7FEB" w:rsidRDefault="00934C11" w:rsidP="006E74B9">
      <w:pPr>
        <w:pStyle w:val="Sansinterligne"/>
        <w:numPr>
          <w:ilvl w:val="1"/>
          <w:numId w:val="20"/>
        </w:numPr>
        <w:rPr>
          <w:lang w:eastAsia="fr-CH"/>
        </w:rPr>
      </w:pPr>
      <w:r w:rsidRPr="007F7FEB">
        <w:rPr>
          <w:lang w:eastAsia="fr-CH"/>
        </w:rPr>
        <w:t>8</w:t>
      </w:r>
      <w:r w:rsidR="00D10F47" w:rsidRPr="007F7FEB">
        <w:rPr>
          <w:lang w:eastAsia="fr-CH"/>
        </w:rPr>
        <w:t xml:space="preserve"> disques 600Go 10k en </w:t>
      </w:r>
      <w:r w:rsidR="00D10F47" w:rsidRPr="007F7FEB">
        <w:rPr>
          <w:b/>
          <w:lang w:eastAsia="fr-CH"/>
        </w:rPr>
        <w:t>Raid 1</w:t>
      </w:r>
    </w:p>
    <w:p w14:paraId="2CA5608F" w14:textId="02538220" w:rsidR="00D10F47" w:rsidRPr="007F7FEB" w:rsidRDefault="00934C11" w:rsidP="00D10F47">
      <w:pPr>
        <w:pStyle w:val="Sansinterligne"/>
        <w:numPr>
          <w:ilvl w:val="2"/>
          <w:numId w:val="20"/>
        </w:numPr>
        <w:rPr>
          <w:lang w:eastAsia="fr-CH"/>
        </w:rPr>
      </w:pPr>
      <w:r w:rsidRPr="007F7FEB">
        <w:rPr>
          <w:lang w:eastAsia="fr-CH"/>
        </w:rPr>
        <w:t>4</w:t>
      </w:r>
      <w:r w:rsidR="00D10F47" w:rsidRPr="007F7FEB">
        <w:rPr>
          <w:lang w:eastAsia="fr-CH"/>
        </w:rPr>
        <w:t xml:space="preserve"> VHD de 600Go :</w:t>
      </w:r>
    </w:p>
    <w:p w14:paraId="0A989E14" w14:textId="45EFAD22" w:rsidR="00D10F47" w:rsidRPr="007F7FEB" w:rsidRDefault="00D10F47" w:rsidP="00D10F47">
      <w:pPr>
        <w:pStyle w:val="Sansinterligne"/>
        <w:numPr>
          <w:ilvl w:val="3"/>
          <w:numId w:val="20"/>
        </w:numPr>
        <w:rPr>
          <w:lang w:eastAsia="fr-CH"/>
        </w:rPr>
      </w:pPr>
      <w:r w:rsidRPr="007F7FEB">
        <w:rPr>
          <w:lang w:eastAsia="fr-CH"/>
        </w:rPr>
        <w:t>VHD1 : LUN01, Stockage des données SQL, mappage du disque S :.</w:t>
      </w:r>
    </w:p>
    <w:p w14:paraId="56E0E30F" w14:textId="2E762B60" w:rsidR="00D10F47" w:rsidRPr="007F7FEB" w:rsidRDefault="00D10F47" w:rsidP="00D10F47">
      <w:pPr>
        <w:pStyle w:val="Sansinterligne"/>
        <w:numPr>
          <w:ilvl w:val="3"/>
          <w:numId w:val="20"/>
        </w:numPr>
        <w:rPr>
          <w:lang w:eastAsia="fr-CH"/>
        </w:rPr>
      </w:pPr>
      <w:r w:rsidRPr="007F7FEB">
        <w:rPr>
          <w:lang w:eastAsia="fr-CH"/>
        </w:rPr>
        <w:t>VDH2 : LUN02, Stockage des données du serveur de messagerie, mappage du disque M :.</w:t>
      </w:r>
    </w:p>
    <w:p w14:paraId="3581B919" w14:textId="6C1782A4" w:rsidR="00D10F47" w:rsidRPr="007F7FEB" w:rsidRDefault="00D10F47" w:rsidP="00D10F47">
      <w:pPr>
        <w:pStyle w:val="Sansinterligne"/>
        <w:numPr>
          <w:ilvl w:val="3"/>
          <w:numId w:val="20"/>
        </w:numPr>
        <w:rPr>
          <w:lang w:eastAsia="fr-CH"/>
        </w:rPr>
      </w:pPr>
      <w:r w:rsidRPr="007F7FEB">
        <w:rPr>
          <w:lang w:eastAsia="fr-CH"/>
        </w:rPr>
        <w:lastRenderedPageBreak/>
        <w:t>VHD3 : LUN03, Stockage de données des Machines virtuels, mappage du disque D :</w:t>
      </w:r>
    </w:p>
    <w:p w14:paraId="7A85C384" w14:textId="692C7370" w:rsidR="00D10F47" w:rsidRPr="007F7FEB" w:rsidRDefault="00D10F47" w:rsidP="00D10F47">
      <w:pPr>
        <w:pStyle w:val="Sansinterligne"/>
        <w:ind w:left="3540"/>
        <w:rPr>
          <w:lang w:eastAsia="fr-CH"/>
        </w:rPr>
      </w:pPr>
      <w:r w:rsidRPr="007F7FEB">
        <w:rPr>
          <w:lang w:eastAsia="fr-CH"/>
        </w:rPr>
        <w:t xml:space="preserve">   LUN04, Stockage des données du serveur WEB, mappage du disque W :.</w:t>
      </w:r>
    </w:p>
    <w:p w14:paraId="028AF33E" w14:textId="7229239B" w:rsidR="00D10F47" w:rsidRPr="007F7FEB" w:rsidRDefault="00D10F47" w:rsidP="00D10F47">
      <w:pPr>
        <w:pStyle w:val="Sansinterligne"/>
        <w:numPr>
          <w:ilvl w:val="3"/>
          <w:numId w:val="20"/>
        </w:numPr>
        <w:rPr>
          <w:lang w:eastAsia="fr-CH"/>
        </w:rPr>
      </w:pPr>
      <w:r w:rsidRPr="007F7FEB">
        <w:rPr>
          <w:lang w:eastAsia="fr-CH"/>
        </w:rPr>
        <w:t>VHD4 : LUN05, Stockage des fichiers partagés, mappage du disque F :.</w:t>
      </w:r>
    </w:p>
    <w:p w14:paraId="326C3B28" w14:textId="428C84C8" w:rsidR="00F91D4F" w:rsidRPr="007F7FEB" w:rsidRDefault="006E74B9" w:rsidP="006E74B9">
      <w:pPr>
        <w:pStyle w:val="Sansinterligne"/>
        <w:numPr>
          <w:ilvl w:val="0"/>
          <w:numId w:val="20"/>
        </w:numPr>
        <w:rPr>
          <w:lang w:eastAsia="fr-CH"/>
        </w:rPr>
      </w:pPr>
      <w:r w:rsidRPr="007F7FEB">
        <w:t xml:space="preserve">4 </w:t>
      </w:r>
      <w:r w:rsidR="006E48C2" w:rsidRPr="007F7FEB">
        <w:t>c</w:t>
      </w:r>
      <w:r w:rsidR="00F91D4F" w:rsidRPr="007F7FEB">
        <w:t>onnexion</w:t>
      </w:r>
      <w:r w:rsidRPr="007F7FEB">
        <w:t>s</w:t>
      </w:r>
      <w:r w:rsidR="00F91D4F" w:rsidRPr="007F7FEB">
        <w:t xml:space="preserve"> </w:t>
      </w:r>
      <w:proofErr w:type="spellStart"/>
      <w:r w:rsidR="00F91D4F" w:rsidRPr="007F7FEB">
        <w:rPr>
          <w:b/>
        </w:rPr>
        <w:t>iSCSI</w:t>
      </w:r>
      <w:proofErr w:type="spellEnd"/>
      <w:r w:rsidR="006E48C2" w:rsidRPr="007F7FEB">
        <w:t xml:space="preserve"> par</w:t>
      </w:r>
      <w:r w:rsidR="00F91D4F" w:rsidRPr="007F7FEB">
        <w:t xml:space="preserve"> câble SFP 10Gb directement sur </w:t>
      </w:r>
      <w:r w:rsidR="006E48C2" w:rsidRPr="007F7FEB">
        <w:t>les deux contrôleurs de la baie.</w:t>
      </w:r>
    </w:p>
    <w:p w14:paraId="6A6EFC95" w14:textId="6C1C06D6" w:rsidR="007C724C" w:rsidRPr="007F7FEB" w:rsidRDefault="007C724C" w:rsidP="006E74B9">
      <w:pPr>
        <w:pStyle w:val="Sansinterligne"/>
        <w:numPr>
          <w:ilvl w:val="0"/>
          <w:numId w:val="20"/>
        </w:numPr>
        <w:rPr>
          <w:lang w:eastAsia="fr-CH"/>
        </w:rPr>
      </w:pPr>
      <w:r w:rsidRPr="007F7FEB">
        <w:rPr>
          <w:b/>
        </w:rPr>
        <w:t>UPS</w:t>
      </w:r>
      <w:r w:rsidRPr="007F7FEB">
        <w:t xml:space="preserve"> – </w:t>
      </w:r>
      <w:r w:rsidRPr="007F7FEB">
        <w:rPr>
          <w:b/>
        </w:rPr>
        <w:t>On-line</w:t>
      </w:r>
      <w:r w:rsidRPr="007F7FEB">
        <w:t xml:space="preserve"> IBM U5 </w:t>
      </w:r>
      <w:r w:rsidRPr="007F7FEB">
        <w:rPr>
          <w:b/>
        </w:rPr>
        <w:t>11000VA</w:t>
      </w:r>
    </w:p>
    <w:p w14:paraId="063EFC45" w14:textId="6CDDB8C8" w:rsidR="007C724C" w:rsidRPr="007F7FEB" w:rsidRDefault="007C724C" w:rsidP="007C724C">
      <w:pPr>
        <w:pStyle w:val="Sansinterligne"/>
        <w:numPr>
          <w:ilvl w:val="1"/>
          <w:numId w:val="20"/>
        </w:numPr>
        <w:rPr>
          <w:lang w:eastAsia="fr-CH"/>
        </w:rPr>
      </w:pPr>
      <w:r w:rsidRPr="007F7FEB">
        <w:t>Serveurs HP : 4x1600</w:t>
      </w:r>
    </w:p>
    <w:p w14:paraId="408ACE57" w14:textId="741B256A" w:rsidR="007C724C" w:rsidRPr="007F7FEB" w:rsidRDefault="007C724C" w:rsidP="007C724C">
      <w:pPr>
        <w:pStyle w:val="Sansinterligne"/>
        <w:numPr>
          <w:ilvl w:val="1"/>
          <w:numId w:val="20"/>
        </w:numPr>
        <w:rPr>
          <w:lang w:eastAsia="fr-CH"/>
        </w:rPr>
      </w:pPr>
      <w:r w:rsidRPr="007F7FEB">
        <w:t>SAN HP MSA 2040 : 2x430</w:t>
      </w:r>
    </w:p>
    <w:p w14:paraId="24F3ADDF" w14:textId="4E79BFAB" w:rsidR="00F91D4F" w:rsidRPr="007F7FEB" w:rsidRDefault="00F91D4F" w:rsidP="00A00A7A">
      <w:pPr>
        <w:rPr>
          <w:lang w:eastAsia="fr-CH"/>
        </w:rPr>
      </w:pPr>
    </w:p>
    <w:p w14:paraId="0E2E4FF4" w14:textId="2FBAE979" w:rsidR="00F91D4F" w:rsidRPr="007F7FEB" w:rsidRDefault="00694E22" w:rsidP="00A00A7A">
      <w:pPr>
        <w:rPr>
          <w:lang w:eastAsia="fr-CH"/>
        </w:rPr>
      </w:pPr>
      <w:r w:rsidRPr="00C6493E">
        <w:rPr>
          <w:noProof/>
          <w:lang w:eastAsia="fr-CH"/>
        </w:rPr>
        <w:drawing>
          <wp:anchor distT="0" distB="0" distL="114300" distR="114300" simplePos="0" relativeHeight="251692032" behindDoc="0" locked="0" layoutInCell="1" allowOverlap="1" wp14:anchorId="43109145" wp14:editId="396F6E1B">
            <wp:simplePos x="0" y="0"/>
            <wp:positionH relativeFrom="margin">
              <wp:align>center</wp:align>
            </wp:positionH>
            <wp:positionV relativeFrom="margin">
              <wp:posOffset>2090420</wp:posOffset>
            </wp:positionV>
            <wp:extent cx="4248150" cy="501078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248150" cy="5010785"/>
                    </a:xfrm>
                    <a:prstGeom prst="rect">
                      <a:avLst/>
                    </a:prstGeom>
                  </pic:spPr>
                </pic:pic>
              </a:graphicData>
            </a:graphic>
            <wp14:sizeRelH relativeFrom="margin">
              <wp14:pctWidth>0</wp14:pctWidth>
            </wp14:sizeRelH>
            <wp14:sizeRelV relativeFrom="margin">
              <wp14:pctHeight>0</wp14:pctHeight>
            </wp14:sizeRelV>
          </wp:anchor>
        </w:drawing>
      </w:r>
    </w:p>
    <w:p w14:paraId="5386C717" w14:textId="2BCEF336" w:rsidR="007F7C7C" w:rsidRDefault="007F7C7C" w:rsidP="00A00A7A">
      <w:pPr>
        <w:rPr>
          <w:lang w:eastAsia="fr-CH"/>
        </w:rPr>
      </w:pPr>
    </w:p>
    <w:p w14:paraId="65C6337A" w14:textId="11486B75" w:rsidR="007F7C7C" w:rsidRDefault="007F7C7C" w:rsidP="00A00A7A">
      <w:pPr>
        <w:rPr>
          <w:lang w:eastAsia="fr-CH"/>
        </w:rPr>
      </w:pPr>
    </w:p>
    <w:p w14:paraId="628A5BDA" w14:textId="37DA19A6" w:rsidR="00694E22" w:rsidRDefault="00694E22">
      <w:pPr>
        <w:jc w:val="left"/>
        <w:rPr>
          <w:lang w:eastAsia="fr-CH"/>
        </w:rPr>
      </w:pPr>
      <w:r>
        <w:rPr>
          <w:lang w:eastAsia="fr-CH"/>
        </w:rPr>
        <w:br w:type="page"/>
      </w:r>
    </w:p>
    <w:p w14:paraId="4516D91C" w14:textId="77777777" w:rsidR="00F91D4F" w:rsidRPr="007F7FEB" w:rsidRDefault="00F91D4F" w:rsidP="00A00A7A">
      <w:pPr>
        <w:rPr>
          <w:lang w:eastAsia="fr-CH"/>
        </w:rPr>
      </w:pPr>
    </w:p>
    <w:p w14:paraId="5FEA3E71" w14:textId="5020363B" w:rsidR="00296F45" w:rsidRDefault="007D3843" w:rsidP="00A00A7A">
      <w:pPr>
        <w:pStyle w:val="Titre2"/>
        <w:rPr>
          <w:lang w:eastAsia="fr-CH"/>
        </w:rPr>
      </w:pPr>
      <w:bookmarkStart w:id="121" w:name="_Toc532581729"/>
      <w:r w:rsidRPr="007F7FEB">
        <w:rPr>
          <w:lang w:eastAsia="fr-CH"/>
        </w:rPr>
        <w:t>Backup</w:t>
      </w:r>
      <w:bookmarkEnd w:id="121"/>
    </w:p>
    <w:tbl>
      <w:tblPr>
        <w:tblpPr w:leftFromText="141" w:rightFromText="141" w:vertAnchor="text" w:horzAnchor="margin" w:tblpXSpec="right" w:tblpY="1427"/>
        <w:tblW w:w="2926" w:type="dxa"/>
        <w:tblCellMar>
          <w:left w:w="70" w:type="dxa"/>
          <w:right w:w="70" w:type="dxa"/>
        </w:tblCellMar>
        <w:tblLook w:val="04A0" w:firstRow="1" w:lastRow="0" w:firstColumn="1" w:lastColumn="0" w:noHBand="0" w:noVBand="1"/>
      </w:tblPr>
      <w:tblGrid>
        <w:gridCol w:w="1041"/>
        <w:gridCol w:w="753"/>
        <w:gridCol w:w="1132"/>
      </w:tblGrid>
      <w:tr w:rsidR="007257A7" w:rsidRPr="00150702" w14:paraId="256B9716" w14:textId="77777777" w:rsidTr="0056034A">
        <w:trPr>
          <w:trHeight w:val="295"/>
        </w:trPr>
        <w:tc>
          <w:tcPr>
            <w:tcW w:w="2926"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B3164E"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SQL</w:t>
            </w:r>
          </w:p>
        </w:tc>
      </w:tr>
      <w:tr w:rsidR="007257A7" w:rsidRPr="00150702" w14:paraId="6C1000DD" w14:textId="77777777" w:rsidTr="0056034A">
        <w:trPr>
          <w:trHeight w:val="281"/>
        </w:trPr>
        <w:tc>
          <w:tcPr>
            <w:tcW w:w="1041" w:type="dxa"/>
            <w:tcBorders>
              <w:top w:val="nil"/>
              <w:left w:val="single" w:sz="8" w:space="0" w:color="auto"/>
              <w:bottom w:val="nil"/>
              <w:right w:val="nil"/>
            </w:tcBorders>
            <w:shd w:val="clear" w:color="auto" w:fill="000000" w:themeFill="text1"/>
            <w:noWrap/>
            <w:vAlign w:val="bottom"/>
            <w:hideMark/>
          </w:tcPr>
          <w:p w14:paraId="2B8FFE49" w14:textId="77777777" w:rsidR="007257A7" w:rsidRPr="00D609AD" w:rsidRDefault="007257A7"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753" w:type="dxa"/>
            <w:tcBorders>
              <w:top w:val="nil"/>
              <w:left w:val="nil"/>
              <w:bottom w:val="single" w:sz="4" w:space="0" w:color="auto"/>
              <w:right w:val="nil"/>
            </w:tcBorders>
            <w:shd w:val="clear" w:color="auto" w:fill="000000" w:themeFill="text1"/>
            <w:noWrap/>
            <w:vAlign w:val="bottom"/>
            <w:hideMark/>
          </w:tcPr>
          <w:p w14:paraId="4E1B0173" w14:textId="77777777" w:rsidR="007257A7" w:rsidRPr="00D609AD" w:rsidRDefault="007257A7"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Disque</w:t>
            </w:r>
          </w:p>
        </w:tc>
        <w:tc>
          <w:tcPr>
            <w:tcW w:w="1132" w:type="dxa"/>
            <w:tcBorders>
              <w:top w:val="nil"/>
              <w:left w:val="nil"/>
              <w:bottom w:val="single" w:sz="4" w:space="0" w:color="auto"/>
              <w:right w:val="single" w:sz="8" w:space="0" w:color="auto"/>
            </w:tcBorders>
            <w:shd w:val="clear" w:color="auto" w:fill="000000" w:themeFill="text1"/>
            <w:noWrap/>
            <w:vAlign w:val="bottom"/>
            <w:hideMark/>
          </w:tcPr>
          <w:p w14:paraId="7D1364D3" w14:textId="77777777" w:rsidR="007257A7" w:rsidRPr="00D609AD" w:rsidRDefault="007257A7"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7257A7" w:rsidRPr="00150702" w14:paraId="614C0CF0" w14:textId="77777777" w:rsidTr="0056034A">
        <w:trPr>
          <w:trHeight w:val="281"/>
        </w:trPr>
        <w:tc>
          <w:tcPr>
            <w:tcW w:w="1041" w:type="dxa"/>
            <w:tcBorders>
              <w:top w:val="nil"/>
              <w:left w:val="single" w:sz="8" w:space="0" w:color="auto"/>
              <w:bottom w:val="nil"/>
              <w:right w:val="single" w:sz="4" w:space="0" w:color="auto"/>
            </w:tcBorders>
            <w:shd w:val="clear" w:color="auto" w:fill="auto"/>
            <w:noWrap/>
            <w:vAlign w:val="bottom"/>
            <w:hideMark/>
          </w:tcPr>
          <w:p w14:paraId="3CFE1532" w14:textId="77777777" w:rsidR="007257A7" w:rsidRPr="00D609AD" w:rsidRDefault="007257A7" w:rsidP="0056034A">
            <w:pPr>
              <w:spacing w:after="0" w:line="240" w:lineRule="auto"/>
              <w:jc w:val="left"/>
              <w:rPr>
                <w:rFonts w:ascii="Calibri" w:eastAsia="Times New Roman" w:hAnsi="Calibri" w:cs="Calibri"/>
                <w:color w:val="000000" w:themeColor="text1"/>
                <w:shd w:val="clear" w:color="auto" w:fill="auto"/>
                <w:lang w:eastAsia="fr-CH"/>
              </w:rPr>
            </w:pPr>
            <w:r w:rsidRPr="00D609AD">
              <w:rPr>
                <w:rFonts w:ascii="Calibri" w:eastAsia="Times New Roman" w:hAnsi="Calibri" w:cs="Calibri"/>
                <w:color w:val="000000" w:themeColor="text1"/>
                <w:shd w:val="clear" w:color="auto" w:fill="auto"/>
                <w:lang w:eastAsia="fr-CH"/>
              </w:rPr>
              <w:t>Lundi</w:t>
            </w:r>
          </w:p>
        </w:tc>
        <w:tc>
          <w:tcPr>
            <w:tcW w:w="753" w:type="dxa"/>
            <w:tcBorders>
              <w:top w:val="nil"/>
              <w:left w:val="nil"/>
              <w:bottom w:val="nil"/>
              <w:right w:val="single" w:sz="4" w:space="0" w:color="FFFFFF" w:themeColor="background1"/>
            </w:tcBorders>
            <w:shd w:val="clear" w:color="auto" w:fill="auto"/>
            <w:noWrap/>
            <w:vAlign w:val="bottom"/>
            <w:hideMark/>
          </w:tcPr>
          <w:p w14:paraId="7A800331" w14:textId="77777777" w:rsidR="007257A7" w:rsidRPr="00D609AD" w:rsidRDefault="007257A7" w:rsidP="0056034A">
            <w:pPr>
              <w:spacing w:after="0" w:line="240" w:lineRule="auto"/>
              <w:jc w:val="center"/>
              <w:rPr>
                <w:rFonts w:ascii="Calibri" w:eastAsia="Times New Roman" w:hAnsi="Calibri" w:cs="Calibri"/>
                <w:color w:val="000000" w:themeColor="text1"/>
                <w:shd w:val="clear" w:color="auto" w:fill="auto"/>
                <w:lang w:eastAsia="fr-CH"/>
              </w:rPr>
            </w:pPr>
            <w:proofErr w:type="spellStart"/>
            <w:r w:rsidRPr="00D609AD">
              <w:rPr>
                <w:rFonts w:ascii="Calibri" w:eastAsia="Times New Roman" w:hAnsi="Calibri" w:cs="Calibri"/>
                <w:color w:val="000000" w:themeColor="text1"/>
                <w:shd w:val="clear" w:color="auto" w:fill="auto"/>
                <w:lang w:eastAsia="fr-CH"/>
              </w:rPr>
              <w:t>Serv</w:t>
            </w:r>
            <w:proofErr w:type="spellEnd"/>
          </w:p>
        </w:tc>
        <w:tc>
          <w:tcPr>
            <w:tcW w:w="1132" w:type="dxa"/>
            <w:tcBorders>
              <w:top w:val="nil"/>
              <w:left w:val="single" w:sz="4" w:space="0" w:color="FFFFFF" w:themeColor="background1"/>
              <w:bottom w:val="nil"/>
              <w:right w:val="single" w:sz="8" w:space="0" w:color="auto"/>
            </w:tcBorders>
            <w:shd w:val="clear" w:color="auto" w:fill="auto"/>
            <w:noWrap/>
            <w:vAlign w:val="bottom"/>
            <w:hideMark/>
          </w:tcPr>
          <w:p w14:paraId="1C075B73" w14:textId="77777777" w:rsidR="007257A7" w:rsidRPr="00D609AD" w:rsidRDefault="007257A7" w:rsidP="0056034A">
            <w:pPr>
              <w:spacing w:after="0" w:line="240" w:lineRule="auto"/>
              <w:jc w:val="left"/>
              <w:rPr>
                <w:rFonts w:ascii="Calibri" w:eastAsia="Times New Roman" w:hAnsi="Calibri" w:cs="Calibri"/>
                <w:color w:val="000000" w:themeColor="text1"/>
                <w:shd w:val="clear" w:color="auto" w:fill="auto"/>
                <w:lang w:eastAsia="fr-CH"/>
              </w:rPr>
            </w:pPr>
            <w:r w:rsidRPr="00D609AD">
              <w:rPr>
                <w:rFonts w:ascii="Calibri" w:eastAsia="Times New Roman" w:hAnsi="Calibri" w:cs="Calibri"/>
                <w:color w:val="000000" w:themeColor="text1"/>
                <w:shd w:val="clear" w:color="auto" w:fill="auto"/>
                <w:lang w:eastAsia="fr-CH"/>
              </w:rPr>
              <w:t>6am/10pm</w:t>
            </w:r>
          </w:p>
        </w:tc>
      </w:tr>
      <w:tr w:rsidR="007257A7" w:rsidRPr="00150702" w14:paraId="366FED17" w14:textId="77777777" w:rsidTr="0056034A">
        <w:trPr>
          <w:trHeight w:val="281"/>
        </w:trPr>
        <w:tc>
          <w:tcPr>
            <w:tcW w:w="1041" w:type="dxa"/>
            <w:tcBorders>
              <w:top w:val="nil"/>
              <w:left w:val="single" w:sz="8" w:space="0" w:color="auto"/>
              <w:bottom w:val="nil"/>
              <w:right w:val="single" w:sz="4" w:space="0" w:color="auto"/>
            </w:tcBorders>
            <w:shd w:val="clear" w:color="auto" w:fill="D9D9D9" w:themeFill="background1" w:themeFillShade="D9"/>
            <w:noWrap/>
            <w:vAlign w:val="bottom"/>
            <w:hideMark/>
          </w:tcPr>
          <w:p w14:paraId="3D993BF0"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Mardi</w:t>
            </w:r>
          </w:p>
        </w:tc>
        <w:tc>
          <w:tcPr>
            <w:tcW w:w="753" w:type="dxa"/>
            <w:tcBorders>
              <w:top w:val="nil"/>
              <w:left w:val="nil"/>
              <w:bottom w:val="nil"/>
              <w:right w:val="nil"/>
            </w:tcBorders>
            <w:shd w:val="clear" w:color="auto" w:fill="D9D9D9" w:themeFill="background1" w:themeFillShade="D9"/>
            <w:noWrap/>
            <w:vAlign w:val="bottom"/>
            <w:hideMark/>
          </w:tcPr>
          <w:p w14:paraId="3A9D3D7B"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proofErr w:type="spellStart"/>
            <w:r w:rsidRPr="00150702">
              <w:rPr>
                <w:rFonts w:ascii="Calibri" w:eastAsia="Times New Roman" w:hAnsi="Calibri" w:cs="Calibri"/>
                <w:color w:val="000000"/>
                <w:shd w:val="clear" w:color="auto" w:fill="auto"/>
                <w:lang w:eastAsia="fr-CH"/>
              </w:rPr>
              <w:t>Serv</w:t>
            </w:r>
            <w:proofErr w:type="spellEnd"/>
          </w:p>
        </w:tc>
        <w:tc>
          <w:tcPr>
            <w:tcW w:w="1132" w:type="dxa"/>
            <w:tcBorders>
              <w:top w:val="nil"/>
              <w:left w:val="nil"/>
              <w:bottom w:val="nil"/>
              <w:right w:val="single" w:sz="8" w:space="0" w:color="auto"/>
            </w:tcBorders>
            <w:shd w:val="clear" w:color="auto" w:fill="D9D9D9" w:themeFill="background1" w:themeFillShade="D9"/>
            <w:noWrap/>
            <w:vAlign w:val="bottom"/>
            <w:hideMark/>
          </w:tcPr>
          <w:p w14:paraId="3D4C629D"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2818538D" w14:textId="77777777" w:rsidTr="0056034A">
        <w:trPr>
          <w:trHeight w:val="281"/>
        </w:trPr>
        <w:tc>
          <w:tcPr>
            <w:tcW w:w="1041" w:type="dxa"/>
            <w:tcBorders>
              <w:top w:val="nil"/>
              <w:left w:val="single" w:sz="8" w:space="0" w:color="auto"/>
              <w:bottom w:val="nil"/>
              <w:right w:val="single" w:sz="4" w:space="0" w:color="auto"/>
            </w:tcBorders>
            <w:shd w:val="clear" w:color="auto" w:fill="auto"/>
            <w:noWrap/>
            <w:vAlign w:val="bottom"/>
            <w:hideMark/>
          </w:tcPr>
          <w:p w14:paraId="7EE74CD7" w14:textId="5640ED9A"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Mercredi</w:t>
            </w:r>
          </w:p>
        </w:tc>
        <w:tc>
          <w:tcPr>
            <w:tcW w:w="753" w:type="dxa"/>
            <w:tcBorders>
              <w:top w:val="nil"/>
              <w:left w:val="nil"/>
              <w:bottom w:val="nil"/>
              <w:right w:val="nil"/>
            </w:tcBorders>
            <w:shd w:val="clear" w:color="auto" w:fill="auto"/>
            <w:noWrap/>
            <w:vAlign w:val="bottom"/>
            <w:hideMark/>
          </w:tcPr>
          <w:p w14:paraId="0A7BCADF"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proofErr w:type="spellStart"/>
            <w:r w:rsidRPr="00150702">
              <w:rPr>
                <w:rFonts w:ascii="Calibri" w:eastAsia="Times New Roman" w:hAnsi="Calibri" w:cs="Calibri"/>
                <w:color w:val="000000"/>
                <w:shd w:val="clear" w:color="auto" w:fill="auto"/>
                <w:lang w:eastAsia="fr-CH"/>
              </w:rPr>
              <w:t>Serv</w:t>
            </w:r>
            <w:proofErr w:type="spellEnd"/>
          </w:p>
        </w:tc>
        <w:tc>
          <w:tcPr>
            <w:tcW w:w="1132" w:type="dxa"/>
            <w:tcBorders>
              <w:top w:val="nil"/>
              <w:left w:val="nil"/>
              <w:bottom w:val="nil"/>
              <w:right w:val="single" w:sz="8" w:space="0" w:color="auto"/>
            </w:tcBorders>
            <w:shd w:val="clear" w:color="auto" w:fill="auto"/>
            <w:noWrap/>
            <w:vAlign w:val="bottom"/>
            <w:hideMark/>
          </w:tcPr>
          <w:p w14:paraId="4A227CBE"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43A5A368" w14:textId="77777777" w:rsidTr="0056034A">
        <w:trPr>
          <w:trHeight w:val="281"/>
        </w:trPr>
        <w:tc>
          <w:tcPr>
            <w:tcW w:w="1041" w:type="dxa"/>
            <w:tcBorders>
              <w:top w:val="nil"/>
              <w:left w:val="single" w:sz="8" w:space="0" w:color="auto"/>
              <w:bottom w:val="nil"/>
              <w:right w:val="single" w:sz="4" w:space="0" w:color="auto"/>
            </w:tcBorders>
            <w:shd w:val="clear" w:color="auto" w:fill="D9D9D9" w:themeFill="background1" w:themeFillShade="D9"/>
            <w:noWrap/>
            <w:vAlign w:val="bottom"/>
            <w:hideMark/>
          </w:tcPr>
          <w:p w14:paraId="484A097C"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Jeudi</w:t>
            </w:r>
          </w:p>
        </w:tc>
        <w:tc>
          <w:tcPr>
            <w:tcW w:w="753" w:type="dxa"/>
            <w:tcBorders>
              <w:top w:val="nil"/>
              <w:left w:val="nil"/>
              <w:bottom w:val="nil"/>
              <w:right w:val="nil"/>
            </w:tcBorders>
            <w:shd w:val="clear" w:color="auto" w:fill="D9D9D9" w:themeFill="background1" w:themeFillShade="D9"/>
            <w:noWrap/>
            <w:vAlign w:val="bottom"/>
            <w:hideMark/>
          </w:tcPr>
          <w:p w14:paraId="5B5ABBE7"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proofErr w:type="spellStart"/>
            <w:r w:rsidRPr="00150702">
              <w:rPr>
                <w:rFonts w:ascii="Calibri" w:eastAsia="Times New Roman" w:hAnsi="Calibri" w:cs="Calibri"/>
                <w:color w:val="000000"/>
                <w:shd w:val="clear" w:color="auto" w:fill="auto"/>
                <w:lang w:eastAsia="fr-CH"/>
              </w:rPr>
              <w:t>Serv</w:t>
            </w:r>
            <w:proofErr w:type="spellEnd"/>
          </w:p>
        </w:tc>
        <w:tc>
          <w:tcPr>
            <w:tcW w:w="1132" w:type="dxa"/>
            <w:tcBorders>
              <w:top w:val="nil"/>
              <w:left w:val="nil"/>
              <w:bottom w:val="nil"/>
              <w:right w:val="single" w:sz="8" w:space="0" w:color="auto"/>
            </w:tcBorders>
            <w:shd w:val="clear" w:color="auto" w:fill="D9D9D9" w:themeFill="background1" w:themeFillShade="D9"/>
            <w:noWrap/>
            <w:vAlign w:val="bottom"/>
            <w:hideMark/>
          </w:tcPr>
          <w:p w14:paraId="42E76F4D"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147259F2" w14:textId="77777777" w:rsidTr="0056034A">
        <w:trPr>
          <w:trHeight w:val="281"/>
        </w:trPr>
        <w:tc>
          <w:tcPr>
            <w:tcW w:w="1041" w:type="dxa"/>
            <w:tcBorders>
              <w:top w:val="nil"/>
              <w:left w:val="single" w:sz="8" w:space="0" w:color="auto"/>
              <w:bottom w:val="nil"/>
              <w:right w:val="single" w:sz="4" w:space="0" w:color="auto"/>
            </w:tcBorders>
            <w:shd w:val="clear" w:color="auto" w:fill="auto"/>
            <w:noWrap/>
            <w:vAlign w:val="bottom"/>
            <w:hideMark/>
          </w:tcPr>
          <w:p w14:paraId="447A9CBB"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Vendredi</w:t>
            </w:r>
          </w:p>
        </w:tc>
        <w:tc>
          <w:tcPr>
            <w:tcW w:w="753" w:type="dxa"/>
            <w:tcBorders>
              <w:top w:val="nil"/>
              <w:left w:val="nil"/>
              <w:bottom w:val="nil"/>
              <w:right w:val="nil"/>
            </w:tcBorders>
            <w:shd w:val="clear" w:color="auto" w:fill="auto"/>
            <w:noWrap/>
            <w:vAlign w:val="bottom"/>
            <w:hideMark/>
          </w:tcPr>
          <w:p w14:paraId="2EDB8482"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proofErr w:type="spellStart"/>
            <w:r w:rsidRPr="00150702">
              <w:rPr>
                <w:rFonts w:ascii="Calibri" w:eastAsia="Times New Roman" w:hAnsi="Calibri" w:cs="Calibri"/>
                <w:color w:val="000000"/>
                <w:shd w:val="clear" w:color="auto" w:fill="auto"/>
                <w:lang w:eastAsia="fr-CH"/>
              </w:rPr>
              <w:t>Serv</w:t>
            </w:r>
            <w:proofErr w:type="spellEnd"/>
          </w:p>
        </w:tc>
        <w:tc>
          <w:tcPr>
            <w:tcW w:w="1132" w:type="dxa"/>
            <w:tcBorders>
              <w:top w:val="nil"/>
              <w:left w:val="nil"/>
              <w:bottom w:val="nil"/>
              <w:right w:val="single" w:sz="8" w:space="0" w:color="auto"/>
            </w:tcBorders>
            <w:shd w:val="clear" w:color="auto" w:fill="auto"/>
            <w:noWrap/>
            <w:vAlign w:val="bottom"/>
            <w:hideMark/>
          </w:tcPr>
          <w:p w14:paraId="36772926"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63D5D69A" w14:textId="77777777" w:rsidTr="0056034A">
        <w:trPr>
          <w:trHeight w:val="281"/>
        </w:trPr>
        <w:tc>
          <w:tcPr>
            <w:tcW w:w="1041" w:type="dxa"/>
            <w:tcBorders>
              <w:top w:val="nil"/>
              <w:left w:val="single" w:sz="8" w:space="0" w:color="auto"/>
              <w:bottom w:val="nil"/>
              <w:right w:val="single" w:sz="4" w:space="0" w:color="auto"/>
            </w:tcBorders>
            <w:shd w:val="clear" w:color="auto" w:fill="D9D9D9" w:themeFill="background1" w:themeFillShade="D9"/>
            <w:noWrap/>
            <w:vAlign w:val="bottom"/>
            <w:hideMark/>
          </w:tcPr>
          <w:p w14:paraId="01F142CE"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Samedi</w:t>
            </w:r>
          </w:p>
        </w:tc>
        <w:tc>
          <w:tcPr>
            <w:tcW w:w="753" w:type="dxa"/>
            <w:tcBorders>
              <w:top w:val="nil"/>
              <w:left w:val="nil"/>
              <w:bottom w:val="nil"/>
              <w:right w:val="nil"/>
            </w:tcBorders>
            <w:shd w:val="clear" w:color="auto" w:fill="D9D9D9" w:themeFill="background1" w:themeFillShade="D9"/>
            <w:noWrap/>
            <w:vAlign w:val="bottom"/>
            <w:hideMark/>
          </w:tcPr>
          <w:p w14:paraId="1F9C7A8E"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proofErr w:type="spellStart"/>
            <w:r w:rsidRPr="00150702">
              <w:rPr>
                <w:rFonts w:ascii="Calibri" w:eastAsia="Times New Roman" w:hAnsi="Calibri" w:cs="Calibri"/>
                <w:color w:val="000000"/>
                <w:shd w:val="clear" w:color="auto" w:fill="auto"/>
                <w:lang w:eastAsia="fr-CH"/>
              </w:rPr>
              <w:t>Serv</w:t>
            </w:r>
            <w:proofErr w:type="spellEnd"/>
          </w:p>
        </w:tc>
        <w:tc>
          <w:tcPr>
            <w:tcW w:w="1132" w:type="dxa"/>
            <w:tcBorders>
              <w:top w:val="nil"/>
              <w:left w:val="nil"/>
              <w:bottom w:val="nil"/>
              <w:right w:val="single" w:sz="8" w:space="0" w:color="auto"/>
            </w:tcBorders>
            <w:shd w:val="clear" w:color="auto" w:fill="D9D9D9" w:themeFill="background1" w:themeFillShade="D9"/>
            <w:noWrap/>
            <w:vAlign w:val="bottom"/>
            <w:hideMark/>
          </w:tcPr>
          <w:p w14:paraId="51166963"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1A5A1DBC" w14:textId="77777777" w:rsidTr="0056034A">
        <w:trPr>
          <w:trHeight w:val="295"/>
        </w:trPr>
        <w:tc>
          <w:tcPr>
            <w:tcW w:w="1041" w:type="dxa"/>
            <w:tcBorders>
              <w:top w:val="nil"/>
              <w:left w:val="single" w:sz="8" w:space="0" w:color="auto"/>
              <w:bottom w:val="single" w:sz="8" w:space="0" w:color="auto"/>
              <w:right w:val="single" w:sz="4" w:space="0" w:color="auto"/>
            </w:tcBorders>
            <w:shd w:val="clear" w:color="auto" w:fill="auto"/>
            <w:noWrap/>
            <w:vAlign w:val="bottom"/>
            <w:hideMark/>
          </w:tcPr>
          <w:p w14:paraId="1D96B168" w14:textId="4EA6BEB5"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Dimanche</w:t>
            </w:r>
          </w:p>
        </w:tc>
        <w:tc>
          <w:tcPr>
            <w:tcW w:w="753" w:type="dxa"/>
            <w:tcBorders>
              <w:top w:val="nil"/>
              <w:left w:val="nil"/>
              <w:bottom w:val="single" w:sz="8" w:space="0" w:color="auto"/>
              <w:right w:val="nil"/>
            </w:tcBorders>
            <w:shd w:val="clear" w:color="auto" w:fill="auto"/>
            <w:noWrap/>
            <w:vAlign w:val="bottom"/>
            <w:hideMark/>
          </w:tcPr>
          <w:p w14:paraId="3920A5FE"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proofErr w:type="spellStart"/>
            <w:r w:rsidRPr="00150702">
              <w:rPr>
                <w:rFonts w:ascii="Calibri" w:eastAsia="Times New Roman" w:hAnsi="Calibri" w:cs="Calibri"/>
                <w:color w:val="000000"/>
                <w:shd w:val="clear" w:color="auto" w:fill="auto"/>
                <w:lang w:eastAsia="fr-CH"/>
              </w:rPr>
              <w:t>Serv</w:t>
            </w:r>
            <w:proofErr w:type="spellEnd"/>
          </w:p>
        </w:tc>
        <w:tc>
          <w:tcPr>
            <w:tcW w:w="1132" w:type="dxa"/>
            <w:tcBorders>
              <w:top w:val="nil"/>
              <w:left w:val="nil"/>
              <w:bottom w:val="single" w:sz="8" w:space="0" w:color="auto"/>
              <w:right w:val="single" w:sz="8" w:space="0" w:color="auto"/>
            </w:tcBorders>
            <w:shd w:val="clear" w:color="auto" w:fill="auto"/>
            <w:noWrap/>
            <w:vAlign w:val="bottom"/>
            <w:hideMark/>
          </w:tcPr>
          <w:p w14:paraId="348CD87E"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bl>
    <w:p w14:paraId="7741D9A2" w14:textId="77777777" w:rsidR="007F7C7C" w:rsidRDefault="00296F45" w:rsidP="00A00A7A">
      <w:pPr>
        <w:rPr>
          <w:lang w:eastAsia="fr-CH"/>
        </w:rPr>
      </w:pPr>
      <w:r w:rsidRPr="00C6493E">
        <w:rPr>
          <w:lang w:eastAsia="fr-CH"/>
        </w:rPr>
        <w:t xml:space="preserve">Les sauvegardes seront faites pendant la nuit entre 22h et </w:t>
      </w:r>
      <w:r w:rsidR="00C6493E" w:rsidRPr="00C6493E">
        <w:rPr>
          <w:lang w:eastAsia="fr-CH"/>
        </w:rPr>
        <w:t>6h</w:t>
      </w:r>
    </w:p>
    <w:p w14:paraId="2168FCD9" w14:textId="77777777" w:rsidR="007F7C7C" w:rsidRDefault="007F7C7C" w:rsidP="00A00A7A">
      <w:pPr>
        <w:rPr>
          <w:lang w:eastAsia="fr-CH"/>
        </w:rPr>
      </w:pPr>
    </w:p>
    <w:p w14:paraId="0C755A32" w14:textId="4629B2B2" w:rsidR="00296F45" w:rsidRPr="00C6493E" w:rsidRDefault="00296F45" w:rsidP="00A00A7A">
      <w:pPr>
        <w:rPr>
          <w:lang w:eastAsia="fr-CH"/>
        </w:rPr>
      </w:pPr>
    </w:p>
    <w:p w14:paraId="07FD5871" w14:textId="5198F9FE" w:rsidR="0055666B" w:rsidRPr="00A00A7A" w:rsidRDefault="0055666B" w:rsidP="00A00A7A">
      <w:pPr>
        <w:rPr>
          <w:b/>
          <w:lang w:eastAsia="fr-CH"/>
        </w:rPr>
      </w:pPr>
      <w:r w:rsidRPr="00A00A7A">
        <w:rPr>
          <w:b/>
          <w:lang w:eastAsia="fr-CH"/>
        </w:rPr>
        <w:t>SERVEUR SQL</w:t>
      </w:r>
    </w:p>
    <w:p w14:paraId="6918D7B2" w14:textId="76815B34" w:rsidR="00B21C1A" w:rsidRDefault="00D479F5" w:rsidP="00150702">
      <w:pPr>
        <w:rPr>
          <w:lang w:eastAsia="fr-CH"/>
        </w:rPr>
      </w:pPr>
      <w:r w:rsidRPr="007F7FEB">
        <w:rPr>
          <w:lang w:eastAsia="fr-CH"/>
        </w:rPr>
        <w:t>Pour le serveur SQL, nous effectuerons des DUMPS de l</w:t>
      </w:r>
      <w:r w:rsidR="00150702">
        <w:rPr>
          <w:lang w:eastAsia="fr-CH"/>
        </w:rPr>
        <w:t xml:space="preserve">a base de données deux fois par </w:t>
      </w:r>
      <w:r w:rsidRPr="007F7FEB">
        <w:rPr>
          <w:lang w:eastAsia="fr-CH"/>
        </w:rPr>
        <w:t>jours.</w:t>
      </w:r>
    </w:p>
    <w:p w14:paraId="2F2B5330" w14:textId="1670808F" w:rsidR="007D3843" w:rsidRDefault="00D479F5" w:rsidP="00150702">
      <w:pPr>
        <w:rPr>
          <w:lang w:eastAsia="fr-CH"/>
        </w:rPr>
      </w:pPr>
      <w:r w:rsidRPr="007F7FEB">
        <w:rPr>
          <w:lang w:eastAsia="fr-CH"/>
        </w:rPr>
        <w:t>Chaque DUMP sera conservé 1 semaine depuis sa création.</w:t>
      </w:r>
      <w:r w:rsidR="00503415" w:rsidRPr="007F7FEB">
        <w:rPr>
          <w:lang w:eastAsia="fr-CH"/>
        </w:rPr>
        <w:t xml:space="preserve"> Les DUMPS seront stockés sur « LUN01_DATA_SQL_S »</w:t>
      </w:r>
      <w:r w:rsidR="00617B2C" w:rsidRPr="007F7FEB">
        <w:rPr>
          <w:lang w:eastAsia="fr-CH"/>
        </w:rPr>
        <w:t>.</w:t>
      </w:r>
    </w:p>
    <w:p w14:paraId="71F52E28" w14:textId="3880A7B9" w:rsidR="00406065" w:rsidRDefault="00406065" w:rsidP="00150702">
      <w:pPr>
        <w:rPr>
          <w:lang w:eastAsia="fr-CH"/>
        </w:rPr>
      </w:pPr>
    </w:p>
    <w:p w14:paraId="3AAF34AE" w14:textId="3AFD17E2" w:rsidR="00406065" w:rsidRDefault="00406065" w:rsidP="00150702">
      <w:pPr>
        <w:rPr>
          <w:lang w:eastAsia="fr-CH"/>
        </w:rPr>
      </w:pPr>
    </w:p>
    <w:p w14:paraId="767976B5" w14:textId="65A19704" w:rsidR="007257A7" w:rsidRDefault="007257A7" w:rsidP="00150702">
      <w:pPr>
        <w:rPr>
          <w:lang w:eastAsia="fr-CH"/>
        </w:rPr>
      </w:pPr>
    </w:p>
    <w:p w14:paraId="032B6AEB" w14:textId="77777777" w:rsidR="007F7C7C" w:rsidRDefault="007F7C7C" w:rsidP="00150702">
      <w:pPr>
        <w:rPr>
          <w:lang w:eastAsia="fr-CH"/>
        </w:rPr>
      </w:pPr>
    </w:p>
    <w:p w14:paraId="6A8549F6" w14:textId="5B3BD114" w:rsidR="007257A7" w:rsidRDefault="007257A7" w:rsidP="00150702">
      <w:pPr>
        <w:rPr>
          <w:lang w:eastAsia="fr-CH"/>
        </w:rPr>
      </w:pPr>
    </w:p>
    <w:p w14:paraId="20D0DD56" w14:textId="77777777" w:rsidR="007257A7" w:rsidRPr="007F7FEB" w:rsidRDefault="007257A7" w:rsidP="00150702">
      <w:pPr>
        <w:rPr>
          <w:lang w:eastAsia="fr-CH"/>
        </w:rPr>
      </w:pPr>
    </w:p>
    <w:tbl>
      <w:tblPr>
        <w:tblpPr w:leftFromText="141" w:rightFromText="141" w:vertAnchor="text" w:horzAnchor="margin" w:tblpXSpec="right" w:tblpY="-75"/>
        <w:tblOverlap w:val="never"/>
        <w:tblW w:w="2880" w:type="dxa"/>
        <w:tblCellMar>
          <w:left w:w="70" w:type="dxa"/>
          <w:right w:w="70" w:type="dxa"/>
        </w:tblCellMar>
        <w:tblLook w:val="04A0" w:firstRow="1" w:lastRow="0" w:firstColumn="1" w:lastColumn="0" w:noHBand="0" w:noVBand="1"/>
      </w:tblPr>
      <w:tblGrid>
        <w:gridCol w:w="1245"/>
        <w:gridCol w:w="1436"/>
        <w:gridCol w:w="775"/>
      </w:tblGrid>
      <w:tr w:rsidR="007257A7" w:rsidRPr="007257A7" w14:paraId="13020CD1" w14:textId="77777777" w:rsidTr="00D609AD">
        <w:trPr>
          <w:trHeight w:val="315"/>
        </w:trPr>
        <w:tc>
          <w:tcPr>
            <w:tcW w:w="288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522CC3D"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MAIL</w:t>
            </w:r>
          </w:p>
        </w:tc>
      </w:tr>
      <w:tr w:rsidR="00AE1498" w:rsidRPr="007257A7" w14:paraId="2EED77C2" w14:textId="77777777" w:rsidTr="00D609AD">
        <w:trPr>
          <w:trHeight w:val="300"/>
        </w:trPr>
        <w:tc>
          <w:tcPr>
            <w:tcW w:w="1245" w:type="dxa"/>
            <w:tcBorders>
              <w:top w:val="nil"/>
              <w:left w:val="single" w:sz="8" w:space="0" w:color="auto"/>
              <w:bottom w:val="nil"/>
              <w:right w:val="nil"/>
            </w:tcBorders>
            <w:shd w:val="clear" w:color="auto" w:fill="000000" w:themeFill="text1"/>
            <w:noWrap/>
            <w:vAlign w:val="bottom"/>
            <w:hideMark/>
          </w:tcPr>
          <w:p w14:paraId="50B25A6F" w14:textId="77777777" w:rsidR="007257A7" w:rsidRPr="00D609AD" w:rsidRDefault="007257A7" w:rsidP="007257A7">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860" w:type="dxa"/>
            <w:tcBorders>
              <w:top w:val="nil"/>
              <w:left w:val="nil"/>
              <w:bottom w:val="single" w:sz="4" w:space="0" w:color="auto"/>
              <w:right w:val="nil"/>
            </w:tcBorders>
            <w:shd w:val="clear" w:color="auto" w:fill="000000" w:themeFill="text1"/>
            <w:noWrap/>
            <w:vAlign w:val="bottom"/>
            <w:hideMark/>
          </w:tcPr>
          <w:p w14:paraId="65442A1D" w14:textId="7632F47B" w:rsidR="007257A7" w:rsidRPr="00D609AD" w:rsidRDefault="00AE1498" w:rsidP="007257A7">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Incrémentielle</w:t>
            </w:r>
          </w:p>
        </w:tc>
        <w:tc>
          <w:tcPr>
            <w:tcW w:w="775" w:type="dxa"/>
            <w:tcBorders>
              <w:top w:val="nil"/>
              <w:left w:val="nil"/>
              <w:bottom w:val="single" w:sz="4" w:space="0" w:color="auto"/>
              <w:right w:val="single" w:sz="8" w:space="0" w:color="auto"/>
            </w:tcBorders>
            <w:shd w:val="clear" w:color="auto" w:fill="000000" w:themeFill="text1"/>
            <w:noWrap/>
            <w:vAlign w:val="bottom"/>
            <w:hideMark/>
          </w:tcPr>
          <w:p w14:paraId="031099EB" w14:textId="77777777" w:rsidR="007257A7" w:rsidRPr="00D609AD" w:rsidRDefault="007257A7" w:rsidP="007257A7">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AE1498" w:rsidRPr="007257A7" w14:paraId="30E01E71"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67180779"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Lundi</w:t>
            </w:r>
          </w:p>
        </w:tc>
        <w:tc>
          <w:tcPr>
            <w:tcW w:w="860" w:type="dxa"/>
            <w:tcBorders>
              <w:top w:val="nil"/>
              <w:left w:val="nil"/>
              <w:bottom w:val="nil"/>
              <w:right w:val="nil"/>
            </w:tcBorders>
            <w:shd w:val="clear" w:color="auto" w:fill="auto"/>
            <w:noWrap/>
            <w:vAlign w:val="bottom"/>
            <w:hideMark/>
          </w:tcPr>
          <w:p w14:paraId="1FE38E11" w14:textId="67BEAF2F"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 xml:space="preserve"> </w:t>
            </w: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auto"/>
            <w:noWrap/>
            <w:vAlign w:val="bottom"/>
            <w:hideMark/>
          </w:tcPr>
          <w:p w14:paraId="77CDE53C"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6802618E"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20FCA168"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Mardi</w:t>
            </w:r>
          </w:p>
        </w:tc>
        <w:tc>
          <w:tcPr>
            <w:tcW w:w="860" w:type="dxa"/>
            <w:tcBorders>
              <w:top w:val="nil"/>
              <w:left w:val="nil"/>
              <w:bottom w:val="nil"/>
              <w:right w:val="nil"/>
            </w:tcBorders>
            <w:shd w:val="clear" w:color="auto" w:fill="D9D9D9" w:themeFill="background1" w:themeFillShade="D9"/>
            <w:noWrap/>
            <w:vAlign w:val="bottom"/>
            <w:hideMark/>
          </w:tcPr>
          <w:p w14:paraId="16C8C9C8"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2FF1BD92"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379D4BF4"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3E65646B"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Mercredi</w:t>
            </w:r>
          </w:p>
        </w:tc>
        <w:tc>
          <w:tcPr>
            <w:tcW w:w="860" w:type="dxa"/>
            <w:tcBorders>
              <w:top w:val="nil"/>
              <w:left w:val="nil"/>
              <w:bottom w:val="nil"/>
              <w:right w:val="nil"/>
            </w:tcBorders>
            <w:shd w:val="clear" w:color="auto" w:fill="auto"/>
            <w:noWrap/>
            <w:vAlign w:val="bottom"/>
            <w:hideMark/>
          </w:tcPr>
          <w:p w14:paraId="52CA42EC"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auto"/>
            <w:noWrap/>
            <w:vAlign w:val="bottom"/>
            <w:hideMark/>
          </w:tcPr>
          <w:p w14:paraId="347640B6"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60CA9932"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28778E35"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Jeudi</w:t>
            </w:r>
          </w:p>
        </w:tc>
        <w:tc>
          <w:tcPr>
            <w:tcW w:w="860" w:type="dxa"/>
            <w:tcBorders>
              <w:top w:val="nil"/>
              <w:left w:val="nil"/>
              <w:bottom w:val="nil"/>
              <w:right w:val="nil"/>
            </w:tcBorders>
            <w:shd w:val="clear" w:color="auto" w:fill="D9D9D9" w:themeFill="background1" w:themeFillShade="D9"/>
            <w:noWrap/>
            <w:vAlign w:val="bottom"/>
            <w:hideMark/>
          </w:tcPr>
          <w:p w14:paraId="0D97546F"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018EDD40"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375972C2"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5763EECD"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Vendredi</w:t>
            </w:r>
          </w:p>
        </w:tc>
        <w:tc>
          <w:tcPr>
            <w:tcW w:w="860" w:type="dxa"/>
            <w:tcBorders>
              <w:top w:val="nil"/>
              <w:left w:val="nil"/>
              <w:bottom w:val="nil"/>
              <w:right w:val="nil"/>
            </w:tcBorders>
            <w:shd w:val="clear" w:color="auto" w:fill="auto"/>
            <w:noWrap/>
            <w:vAlign w:val="bottom"/>
            <w:hideMark/>
          </w:tcPr>
          <w:p w14:paraId="2FCD1966"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auto"/>
            <w:noWrap/>
            <w:vAlign w:val="bottom"/>
            <w:hideMark/>
          </w:tcPr>
          <w:p w14:paraId="6A54193F"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1DA7DB26"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7D945364"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Samedi</w:t>
            </w:r>
          </w:p>
        </w:tc>
        <w:tc>
          <w:tcPr>
            <w:tcW w:w="860" w:type="dxa"/>
            <w:tcBorders>
              <w:top w:val="nil"/>
              <w:left w:val="nil"/>
              <w:bottom w:val="nil"/>
              <w:right w:val="nil"/>
            </w:tcBorders>
            <w:shd w:val="clear" w:color="auto" w:fill="D9D9D9" w:themeFill="background1" w:themeFillShade="D9"/>
            <w:noWrap/>
            <w:vAlign w:val="bottom"/>
            <w:hideMark/>
          </w:tcPr>
          <w:p w14:paraId="3E501824"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21BAFDD0"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68412BF4" w14:textId="77777777" w:rsidTr="00D609AD">
        <w:trPr>
          <w:trHeight w:val="315"/>
        </w:trPr>
        <w:tc>
          <w:tcPr>
            <w:tcW w:w="1245" w:type="dxa"/>
            <w:tcBorders>
              <w:top w:val="nil"/>
              <w:left w:val="single" w:sz="8" w:space="0" w:color="auto"/>
              <w:bottom w:val="single" w:sz="8" w:space="0" w:color="auto"/>
              <w:right w:val="single" w:sz="4" w:space="0" w:color="auto"/>
            </w:tcBorders>
            <w:shd w:val="clear" w:color="auto" w:fill="auto"/>
            <w:noWrap/>
            <w:vAlign w:val="bottom"/>
            <w:hideMark/>
          </w:tcPr>
          <w:p w14:paraId="4B8EF854"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Dimanche</w:t>
            </w:r>
          </w:p>
        </w:tc>
        <w:tc>
          <w:tcPr>
            <w:tcW w:w="860" w:type="dxa"/>
            <w:tcBorders>
              <w:top w:val="nil"/>
              <w:left w:val="nil"/>
              <w:bottom w:val="single" w:sz="8" w:space="0" w:color="auto"/>
              <w:right w:val="nil"/>
            </w:tcBorders>
            <w:shd w:val="clear" w:color="auto" w:fill="auto"/>
            <w:noWrap/>
            <w:vAlign w:val="bottom"/>
            <w:hideMark/>
          </w:tcPr>
          <w:p w14:paraId="46D978D8" w14:textId="65FB3176" w:rsidR="007257A7" w:rsidRPr="007257A7" w:rsidRDefault="00AE1498" w:rsidP="007257A7">
            <w:pPr>
              <w:spacing w:after="0" w:line="240" w:lineRule="auto"/>
              <w:jc w:val="center"/>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Complet</w:t>
            </w:r>
          </w:p>
        </w:tc>
        <w:tc>
          <w:tcPr>
            <w:tcW w:w="775" w:type="dxa"/>
            <w:tcBorders>
              <w:top w:val="nil"/>
              <w:left w:val="nil"/>
              <w:bottom w:val="single" w:sz="8" w:space="0" w:color="auto"/>
              <w:right w:val="single" w:sz="8" w:space="0" w:color="auto"/>
            </w:tcBorders>
            <w:shd w:val="clear" w:color="auto" w:fill="auto"/>
            <w:noWrap/>
            <w:vAlign w:val="bottom"/>
            <w:hideMark/>
          </w:tcPr>
          <w:p w14:paraId="1FFDD781"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bl>
    <w:p w14:paraId="54C966D3" w14:textId="497F608E" w:rsidR="0055666B" w:rsidRPr="00A00A7A" w:rsidRDefault="0055666B" w:rsidP="00A00A7A">
      <w:pPr>
        <w:rPr>
          <w:b/>
          <w:lang w:eastAsia="fr-CH"/>
        </w:rPr>
      </w:pPr>
      <w:r w:rsidRPr="00A00A7A">
        <w:rPr>
          <w:b/>
          <w:lang w:eastAsia="fr-CH"/>
        </w:rPr>
        <w:t>SERVEUR DE MESSAGERIE</w:t>
      </w:r>
    </w:p>
    <w:p w14:paraId="26162578" w14:textId="2C695FC9" w:rsidR="003B5E2A" w:rsidRDefault="003B5E2A" w:rsidP="00A00A7A">
      <w:pPr>
        <w:rPr>
          <w:lang w:eastAsia="fr-CH"/>
        </w:rPr>
      </w:pPr>
      <w:r w:rsidRPr="007F7FEB">
        <w:rPr>
          <w:lang w:eastAsia="fr-CH"/>
        </w:rPr>
        <w:t xml:space="preserve">Pour le serveur de messagerie, nous effectuerons </w:t>
      </w:r>
      <w:r w:rsidR="00503415" w:rsidRPr="007F7FEB">
        <w:rPr>
          <w:lang w:eastAsia="fr-CH"/>
        </w:rPr>
        <w:t>un backup incrémental</w:t>
      </w:r>
      <w:r w:rsidRPr="007F7FEB">
        <w:rPr>
          <w:lang w:eastAsia="fr-CH"/>
        </w:rPr>
        <w:t xml:space="preserve"> cha</w:t>
      </w:r>
      <w:r w:rsidR="00351E99" w:rsidRPr="007F7FEB">
        <w:rPr>
          <w:lang w:eastAsia="fr-CH"/>
        </w:rPr>
        <w:t>que soir (temps mort) sur 1 disque</w:t>
      </w:r>
      <w:r w:rsidRPr="007F7FEB">
        <w:rPr>
          <w:lang w:eastAsia="fr-CH"/>
        </w:rPr>
        <w:t xml:space="preserve"> et chaque dimanche soir un backup complet qui sera conservé 1 mois.</w:t>
      </w:r>
      <w:r w:rsidR="00617B2C" w:rsidRPr="007F7FEB">
        <w:rPr>
          <w:lang w:eastAsia="fr-CH"/>
        </w:rPr>
        <w:t xml:space="preserve"> Les backups complets seront stockés sur « LUN02_DATA_MAIL_M »</w:t>
      </w:r>
      <w:r w:rsidR="008A686D" w:rsidRPr="007F7FEB">
        <w:rPr>
          <w:lang w:eastAsia="fr-CH"/>
        </w:rPr>
        <w:t>.</w:t>
      </w:r>
    </w:p>
    <w:p w14:paraId="4E774978" w14:textId="4250ED72" w:rsidR="007257A7" w:rsidRDefault="007257A7" w:rsidP="00A00A7A">
      <w:pPr>
        <w:rPr>
          <w:lang w:eastAsia="fr-CH"/>
        </w:rPr>
      </w:pPr>
    </w:p>
    <w:p w14:paraId="35B20A47" w14:textId="77777777" w:rsidR="007257A7" w:rsidRPr="007F7FEB" w:rsidRDefault="007257A7" w:rsidP="00A00A7A">
      <w:pPr>
        <w:rPr>
          <w:lang w:eastAsia="fr-CH"/>
        </w:rPr>
      </w:pPr>
    </w:p>
    <w:p w14:paraId="71EBBA5A" w14:textId="7D214439" w:rsidR="0055666B" w:rsidRPr="00A00A7A" w:rsidRDefault="0055666B" w:rsidP="00A00A7A">
      <w:pPr>
        <w:rPr>
          <w:b/>
          <w:lang w:eastAsia="fr-CH"/>
        </w:rPr>
      </w:pPr>
      <w:r w:rsidRPr="00A00A7A">
        <w:rPr>
          <w:b/>
          <w:lang w:eastAsia="fr-CH"/>
        </w:rPr>
        <w:t>SERVEUR DE FICHIERS</w:t>
      </w:r>
    </w:p>
    <w:p w14:paraId="55F39580" w14:textId="77777777" w:rsidR="00AE1498" w:rsidRDefault="00FD0B29" w:rsidP="00A00A7A">
      <w:pPr>
        <w:rPr>
          <w:lang w:eastAsia="fr-CH"/>
        </w:rPr>
      </w:pPr>
      <w:r w:rsidRPr="007F7FEB">
        <w:rPr>
          <w:lang w:eastAsia="fr-CH"/>
        </w:rPr>
        <w:t xml:space="preserve">Pour le serveur de fichiers, nous effectuerons </w:t>
      </w:r>
      <w:r w:rsidR="007D7BA6" w:rsidRPr="007F7FEB">
        <w:rPr>
          <w:lang w:eastAsia="fr-CH"/>
        </w:rPr>
        <w:t xml:space="preserve">2 fois par jour </w:t>
      </w:r>
      <w:r w:rsidR="002902A3" w:rsidRPr="007F7FEB">
        <w:rPr>
          <w:lang w:eastAsia="fr-CH"/>
        </w:rPr>
        <w:t xml:space="preserve">des </w:t>
      </w:r>
      <w:proofErr w:type="spellStart"/>
      <w:r w:rsidR="002902A3" w:rsidRPr="007F7FEB">
        <w:rPr>
          <w:lang w:eastAsia="fr-CH"/>
        </w:rPr>
        <w:t>snapshots</w:t>
      </w:r>
      <w:proofErr w:type="spellEnd"/>
      <w:r w:rsidR="002902A3" w:rsidRPr="007F7FEB">
        <w:rPr>
          <w:lang w:eastAsia="fr-CH"/>
        </w:rPr>
        <w:t xml:space="preserve"> des dossiers qui contiennent l’ensemble des fichiers. Ces </w:t>
      </w:r>
      <w:proofErr w:type="spellStart"/>
      <w:r w:rsidR="002902A3" w:rsidRPr="007F7FEB">
        <w:rPr>
          <w:lang w:eastAsia="fr-CH"/>
        </w:rPr>
        <w:t>snapshots</w:t>
      </w:r>
      <w:proofErr w:type="spellEnd"/>
      <w:r w:rsidR="002902A3" w:rsidRPr="007F7FEB">
        <w:rPr>
          <w:lang w:eastAsia="fr-CH"/>
        </w:rPr>
        <w:t xml:space="preserve"> seront stockés </w:t>
      </w:r>
      <w:r w:rsidR="00B821AD" w:rsidRPr="007F7FEB">
        <w:rPr>
          <w:lang w:eastAsia="fr-CH"/>
        </w:rPr>
        <w:t>dans l’espace</w:t>
      </w:r>
      <w:r w:rsidR="002902A3" w:rsidRPr="007F7FEB">
        <w:rPr>
          <w:lang w:eastAsia="fr-CH"/>
        </w:rPr>
        <w:t xml:space="preserve"> de stockage « LUN05_DATA_fichier_F » du SAN</w:t>
      </w:r>
      <w:r w:rsidR="007D7BA6" w:rsidRPr="007F7FEB">
        <w:rPr>
          <w:lang w:eastAsia="fr-CH"/>
        </w:rPr>
        <w:t xml:space="preserve"> et conservés pendant </w:t>
      </w:r>
      <w:r w:rsidR="00EE482B" w:rsidRPr="007F7FEB">
        <w:rPr>
          <w:lang w:eastAsia="fr-CH"/>
        </w:rPr>
        <w:t>1 mois</w:t>
      </w:r>
      <w:r w:rsidR="002902A3" w:rsidRPr="007F7FEB">
        <w:rPr>
          <w:lang w:eastAsia="fr-CH"/>
        </w:rPr>
        <w:t xml:space="preserve">. </w:t>
      </w:r>
    </w:p>
    <w:p w14:paraId="7AC6E1EA" w14:textId="0EBAA1B0" w:rsidR="0021182A" w:rsidRDefault="002902A3" w:rsidP="00A00A7A">
      <w:pPr>
        <w:rPr>
          <w:lang w:eastAsia="fr-CH"/>
        </w:rPr>
      </w:pPr>
      <w:r w:rsidRPr="007F7FEB">
        <w:rPr>
          <w:lang w:eastAsia="fr-CH"/>
        </w:rPr>
        <w:t>Nous ferons aussi u</w:t>
      </w:r>
      <w:r w:rsidR="00FD0B29" w:rsidRPr="007F7FEB">
        <w:rPr>
          <w:lang w:eastAsia="fr-CH"/>
        </w:rPr>
        <w:t>ne sauvegarde différentielle chaque jour à partir d’une complète effectuée le dimanche. Nous utiliserons 1 bande</w:t>
      </w:r>
      <w:r w:rsidR="00555373" w:rsidRPr="007F7FEB">
        <w:rPr>
          <w:lang w:eastAsia="fr-CH"/>
        </w:rPr>
        <w:t xml:space="preserve"> par semaine et à chaque fin de mois les 4 complètes seront misent ensemble sur 1 bande et stockés dans un lieu sécurisé à l’extérieur de l’entreprise</w:t>
      </w:r>
      <w:r w:rsidR="00137A85" w:rsidRPr="007F7FEB">
        <w:rPr>
          <w:lang w:eastAsia="fr-CH"/>
        </w:rPr>
        <w:t>. Nous utiliserons donc 1</w:t>
      </w:r>
      <w:r w:rsidR="00DC758E">
        <w:rPr>
          <w:lang w:eastAsia="fr-CH"/>
        </w:rPr>
        <w:t>5</w:t>
      </w:r>
      <w:r w:rsidR="002D7C02" w:rsidRPr="007F7FEB">
        <w:rPr>
          <w:lang w:eastAsia="fr-CH"/>
        </w:rPr>
        <w:t xml:space="preserve"> bandes.</w:t>
      </w:r>
      <w:r w:rsidRPr="007F7FEB">
        <w:rPr>
          <w:lang w:eastAsia="fr-CH"/>
        </w:rPr>
        <w:t xml:space="preserve"> </w:t>
      </w:r>
    </w:p>
    <w:tbl>
      <w:tblPr>
        <w:tblpPr w:leftFromText="141" w:rightFromText="141" w:vertAnchor="text" w:horzAnchor="margin" w:tblpY="22"/>
        <w:tblW w:w="9065" w:type="dxa"/>
        <w:tblCellMar>
          <w:left w:w="70" w:type="dxa"/>
          <w:right w:w="70" w:type="dxa"/>
        </w:tblCellMar>
        <w:tblLook w:val="04A0" w:firstRow="1" w:lastRow="0" w:firstColumn="1" w:lastColumn="0" w:noHBand="0" w:noVBand="1"/>
      </w:tblPr>
      <w:tblGrid>
        <w:gridCol w:w="1253"/>
        <w:gridCol w:w="986"/>
        <w:gridCol w:w="602"/>
        <w:gridCol w:w="648"/>
        <w:gridCol w:w="908"/>
        <w:gridCol w:w="938"/>
        <w:gridCol w:w="1154"/>
        <w:gridCol w:w="1348"/>
        <w:gridCol w:w="1228"/>
      </w:tblGrid>
      <w:tr w:rsidR="00AE1498" w:rsidRPr="00AE1498" w14:paraId="193DBDB0" w14:textId="77777777" w:rsidTr="0056034A">
        <w:trPr>
          <w:trHeight w:val="423"/>
        </w:trPr>
        <w:tc>
          <w:tcPr>
            <w:tcW w:w="1238" w:type="dxa"/>
            <w:tcBorders>
              <w:top w:val="nil"/>
              <w:left w:val="nil"/>
              <w:bottom w:val="nil"/>
              <w:right w:val="nil"/>
            </w:tcBorders>
            <w:shd w:val="clear" w:color="auto" w:fill="auto"/>
            <w:noWrap/>
            <w:vAlign w:val="bottom"/>
            <w:hideMark/>
          </w:tcPr>
          <w:p w14:paraId="535A5E00" w14:textId="77777777" w:rsidR="00AE1498" w:rsidRPr="00AE1498" w:rsidRDefault="00AE1498" w:rsidP="00AE1498">
            <w:pPr>
              <w:spacing w:after="0" w:line="240" w:lineRule="auto"/>
              <w:jc w:val="left"/>
              <w:rPr>
                <w:rFonts w:ascii="Times New Roman" w:eastAsia="Times New Roman" w:hAnsi="Times New Roman" w:cs="Times New Roman"/>
                <w:sz w:val="24"/>
                <w:szCs w:val="24"/>
                <w:shd w:val="clear" w:color="auto" w:fill="auto"/>
                <w:lang w:eastAsia="fr-CH"/>
              </w:rPr>
            </w:pPr>
          </w:p>
        </w:tc>
        <w:tc>
          <w:tcPr>
            <w:tcW w:w="974" w:type="dxa"/>
            <w:tcBorders>
              <w:top w:val="nil"/>
              <w:left w:val="nil"/>
              <w:bottom w:val="nil"/>
              <w:right w:val="nil"/>
            </w:tcBorders>
            <w:shd w:val="clear" w:color="auto" w:fill="auto"/>
            <w:noWrap/>
            <w:vAlign w:val="bottom"/>
            <w:hideMark/>
          </w:tcPr>
          <w:p w14:paraId="4CD4F74C"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595" w:type="dxa"/>
            <w:tcBorders>
              <w:top w:val="nil"/>
              <w:left w:val="nil"/>
              <w:bottom w:val="nil"/>
              <w:right w:val="nil"/>
            </w:tcBorders>
            <w:shd w:val="clear" w:color="auto" w:fill="auto"/>
            <w:noWrap/>
            <w:vAlign w:val="bottom"/>
            <w:hideMark/>
          </w:tcPr>
          <w:p w14:paraId="211FFB86"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641" w:type="dxa"/>
            <w:tcBorders>
              <w:top w:val="nil"/>
              <w:left w:val="nil"/>
              <w:bottom w:val="nil"/>
              <w:right w:val="nil"/>
            </w:tcBorders>
            <w:shd w:val="clear" w:color="auto" w:fill="auto"/>
            <w:noWrap/>
            <w:vAlign w:val="bottom"/>
            <w:hideMark/>
          </w:tcPr>
          <w:p w14:paraId="63010025"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897" w:type="dxa"/>
            <w:tcBorders>
              <w:top w:val="nil"/>
              <w:left w:val="nil"/>
              <w:bottom w:val="nil"/>
              <w:right w:val="nil"/>
            </w:tcBorders>
            <w:shd w:val="clear" w:color="auto" w:fill="auto"/>
            <w:noWrap/>
            <w:vAlign w:val="bottom"/>
            <w:hideMark/>
          </w:tcPr>
          <w:p w14:paraId="386F7BAF"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927" w:type="dxa"/>
            <w:tcBorders>
              <w:top w:val="nil"/>
              <w:left w:val="nil"/>
              <w:bottom w:val="nil"/>
              <w:right w:val="nil"/>
            </w:tcBorders>
            <w:shd w:val="clear" w:color="auto" w:fill="auto"/>
            <w:noWrap/>
            <w:vAlign w:val="bottom"/>
            <w:hideMark/>
          </w:tcPr>
          <w:p w14:paraId="27E8C629"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1139" w:type="dxa"/>
            <w:tcBorders>
              <w:top w:val="nil"/>
              <w:left w:val="nil"/>
              <w:bottom w:val="nil"/>
              <w:right w:val="nil"/>
            </w:tcBorders>
            <w:shd w:val="clear" w:color="auto" w:fill="auto"/>
            <w:noWrap/>
            <w:vAlign w:val="bottom"/>
            <w:hideMark/>
          </w:tcPr>
          <w:p w14:paraId="2806E7B7"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1331" w:type="dxa"/>
            <w:tcBorders>
              <w:top w:val="nil"/>
              <w:left w:val="nil"/>
              <w:bottom w:val="nil"/>
              <w:right w:val="nil"/>
            </w:tcBorders>
            <w:shd w:val="clear" w:color="auto" w:fill="auto"/>
            <w:noWrap/>
            <w:vAlign w:val="bottom"/>
            <w:hideMark/>
          </w:tcPr>
          <w:p w14:paraId="2BF422A3"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13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181CF"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Nouvelle cassette</w:t>
            </w:r>
          </w:p>
        </w:tc>
      </w:tr>
      <w:tr w:rsidR="00AE1498" w:rsidRPr="00AE1498" w14:paraId="45DC3BFF" w14:textId="77777777" w:rsidTr="0056034A">
        <w:trPr>
          <w:trHeight w:val="423"/>
        </w:trPr>
        <w:tc>
          <w:tcPr>
            <w:tcW w:w="12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2DA75"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 </w:t>
            </w:r>
          </w:p>
        </w:tc>
        <w:tc>
          <w:tcPr>
            <w:tcW w:w="974"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32A3AC52"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Dimanche</w:t>
            </w:r>
          </w:p>
        </w:tc>
        <w:tc>
          <w:tcPr>
            <w:tcW w:w="595"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4C169C55"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Lundi</w:t>
            </w:r>
          </w:p>
        </w:tc>
        <w:tc>
          <w:tcPr>
            <w:tcW w:w="641"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1A783ADA"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Mardi</w:t>
            </w:r>
          </w:p>
        </w:tc>
        <w:tc>
          <w:tcPr>
            <w:tcW w:w="897"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11768C19"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Mercredi</w:t>
            </w:r>
          </w:p>
        </w:tc>
        <w:tc>
          <w:tcPr>
            <w:tcW w:w="927"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0BE958D4"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Jeudi</w:t>
            </w:r>
          </w:p>
        </w:tc>
        <w:tc>
          <w:tcPr>
            <w:tcW w:w="1139"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120163E8"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Vendredi</w:t>
            </w:r>
          </w:p>
        </w:tc>
        <w:tc>
          <w:tcPr>
            <w:tcW w:w="1331"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5A62792C"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Samedi</w:t>
            </w:r>
          </w:p>
        </w:tc>
        <w:tc>
          <w:tcPr>
            <w:tcW w:w="1323" w:type="dxa"/>
            <w:tcBorders>
              <w:top w:val="nil"/>
              <w:left w:val="nil"/>
              <w:bottom w:val="single" w:sz="4" w:space="0" w:color="auto"/>
              <w:right w:val="single" w:sz="4" w:space="0" w:color="auto"/>
            </w:tcBorders>
            <w:shd w:val="clear" w:color="auto" w:fill="auto"/>
            <w:noWrap/>
            <w:vAlign w:val="bottom"/>
            <w:hideMark/>
          </w:tcPr>
          <w:p w14:paraId="0ECF682D"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 </w:t>
            </w:r>
          </w:p>
        </w:tc>
      </w:tr>
      <w:tr w:rsidR="00AE1498" w:rsidRPr="00AE1498" w14:paraId="309437EE" w14:textId="77777777" w:rsidTr="0056034A">
        <w:trPr>
          <w:trHeight w:val="423"/>
        </w:trPr>
        <w:tc>
          <w:tcPr>
            <w:tcW w:w="1238" w:type="dxa"/>
            <w:tcBorders>
              <w:top w:val="nil"/>
              <w:left w:val="single" w:sz="4" w:space="0" w:color="auto"/>
              <w:bottom w:val="single" w:sz="4" w:space="0" w:color="auto"/>
              <w:right w:val="single" w:sz="4" w:space="0" w:color="auto"/>
            </w:tcBorders>
            <w:shd w:val="clear" w:color="auto" w:fill="000000" w:themeFill="text1"/>
            <w:noWrap/>
            <w:vAlign w:val="bottom"/>
            <w:hideMark/>
          </w:tcPr>
          <w:p w14:paraId="2CF68193"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Différentielle</w:t>
            </w:r>
          </w:p>
        </w:tc>
        <w:tc>
          <w:tcPr>
            <w:tcW w:w="974" w:type="dxa"/>
            <w:tcBorders>
              <w:top w:val="nil"/>
              <w:left w:val="nil"/>
              <w:bottom w:val="single" w:sz="4" w:space="0" w:color="auto"/>
              <w:right w:val="single" w:sz="4" w:space="0" w:color="auto"/>
            </w:tcBorders>
            <w:shd w:val="clear" w:color="auto" w:fill="auto"/>
            <w:noWrap/>
            <w:vAlign w:val="bottom"/>
            <w:hideMark/>
          </w:tcPr>
          <w:p w14:paraId="07D5B960"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Complète</w:t>
            </w:r>
          </w:p>
        </w:tc>
        <w:tc>
          <w:tcPr>
            <w:tcW w:w="595" w:type="dxa"/>
            <w:tcBorders>
              <w:top w:val="nil"/>
              <w:left w:val="nil"/>
              <w:bottom w:val="single" w:sz="4" w:space="0" w:color="auto"/>
              <w:right w:val="single" w:sz="4" w:space="0" w:color="auto"/>
            </w:tcBorders>
            <w:shd w:val="clear" w:color="auto" w:fill="auto"/>
            <w:noWrap/>
            <w:vAlign w:val="bottom"/>
            <w:hideMark/>
          </w:tcPr>
          <w:p w14:paraId="2D354A9A"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w:t>
            </w:r>
          </w:p>
        </w:tc>
        <w:tc>
          <w:tcPr>
            <w:tcW w:w="641" w:type="dxa"/>
            <w:tcBorders>
              <w:top w:val="nil"/>
              <w:left w:val="nil"/>
              <w:bottom w:val="single" w:sz="4" w:space="0" w:color="auto"/>
              <w:right w:val="single" w:sz="4" w:space="0" w:color="auto"/>
            </w:tcBorders>
            <w:shd w:val="clear" w:color="auto" w:fill="auto"/>
            <w:noWrap/>
            <w:vAlign w:val="bottom"/>
            <w:hideMark/>
          </w:tcPr>
          <w:p w14:paraId="707BCEA8"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w:t>
            </w:r>
          </w:p>
        </w:tc>
        <w:tc>
          <w:tcPr>
            <w:tcW w:w="897" w:type="dxa"/>
            <w:tcBorders>
              <w:top w:val="nil"/>
              <w:left w:val="nil"/>
              <w:bottom w:val="single" w:sz="4" w:space="0" w:color="auto"/>
              <w:right w:val="single" w:sz="4" w:space="0" w:color="auto"/>
            </w:tcBorders>
            <w:shd w:val="clear" w:color="auto" w:fill="auto"/>
            <w:noWrap/>
            <w:vAlign w:val="bottom"/>
            <w:hideMark/>
          </w:tcPr>
          <w:p w14:paraId="58B405A1"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w:t>
            </w:r>
          </w:p>
        </w:tc>
        <w:tc>
          <w:tcPr>
            <w:tcW w:w="927" w:type="dxa"/>
            <w:tcBorders>
              <w:top w:val="nil"/>
              <w:left w:val="nil"/>
              <w:bottom w:val="single" w:sz="4" w:space="0" w:color="auto"/>
              <w:right w:val="single" w:sz="4" w:space="0" w:color="auto"/>
            </w:tcBorders>
            <w:shd w:val="clear" w:color="auto" w:fill="auto"/>
            <w:noWrap/>
            <w:vAlign w:val="bottom"/>
            <w:hideMark/>
          </w:tcPr>
          <w:p w14:paraId="0D48E269"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L+M+M+J</w:t>
            </w:r>
          </w:p>
        </w:tc>
        <w:tc>
          <w:tcPr>
            <w:tcW w:w="1139" w:type="dxa"/>
            <w:tcBorders>
              <w:top w:val="nil"/>
              <w:left w:val="nil"/>
              <w:bottom w:val="single" w:sz="4" w:space="0" w:color="auto"/>
              <w:right w:val="single" w:sz="4" w:space="0" w:color="auto"/>
            </w:tcBorders>
            <w:shd w:val="clear" w:color="auto" w:fill="auto"/>
            <w:noWrap/>
            <w:vAlign w:val="bottom"/>
            <w:hideMark/>
          </w:tcPr>
          <w:p w14:paraId="40227F5B"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L+M+M+J+V</w:t>
            </w:r>
          </w:p>
        </w:tc>
        <w:tc>
          <w:tcPr>
            <w:tcW w:w="1331" w:type="dxa"/>
            <w:tcBorders>
              <w:top w:val="nil"/>
              <w:left w:val="nil"/>
              <w:bottom w:val="single" w:sz="4" w:space="0" w:color="auto"/>
              <w:right w:val="single" w:sz="4" w:space="0" w:color="auto"/>
            </w:tcBorders>
            <w:shd w:val="clear" w:color="auto" w:fill="auto"/>
            <w:noWrap/>
            <w:vAlign w:val="bottom"/>
            <w:hideMark/>
          </w:tcPr>
          <w:p w14:paraId="067C9C28"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L+M+M+J+V+S</w:t>
            </w:r>
          </w:p>
        </w:tc>
        <w:tc>
          <w:tcPr>
            <w:tcW w:w="1323" w:type="dxa"/>
            <w:tcBorders>
              <w:top w:val="nil"/>
              <w:left w:val="nil"/>
              <w:bottom w:val="single" w:sz="4" w:space="0" w:color="auto"/>
              <w:right w:val="single" w:sz="4" w:space="0" w:color="auto"/>
            </w:tcBorders>
            <w:shd w:val="clear" w:color="auto" w:fill="auto"/>
            <w:noWrap/>
            <w:vAlign w:val="bottom"/>
            <w:hideMark/>
          </w:tcPr>
          <w:p w14:paraId="757F52B1"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Dimanche + Lundi</w:t>
            </w:r>
          </w:p>
        </w:tc>
      </w:tr>
    </w:tbl>
    <w:p w14:paraId="772EBFF7" w14:textId="77777777" w:rsidR="00AE1498" w:rsidRPr="007F7FEB" w:rsidRDefault="00AE1498" w:rsidP="00A00A7A">
      <w:pPr>
        <w:rPr>
          <w:lang w:eastAsia="fr-CH"/>
        </w:rPr>
      </w:pPr>
    </w:p>
    <w:tbl>
      <w:tblPr>
        <w:tblpPr w:leftFromText="141" w:rightFromText="141" w:vertAnchor="text" w:horzAnchor="margin" w:tblpXSpec="right" w:tblpY="6"/>
        <w:tblW w:w="2494" w:type="dxa"/>
        <w:tblCellMar>
          <w:left w:w="70" w:type="dxa"/>
          <w:right w:w="70" w:type="dxa"/>
        </w:tblCellMar>
        <w:tblLook w:val="04A0" w:firstRow="1" w:lastRow="0" w:firstColumn="1" w:lastColumn="0" w:noHBand="0" w:noVBand="1"/>
      </w:tblPr>
      <w:tblGrid>
        <w:gridCol w:w="1052"/>
        <w:gridCol w:w="753"/>
        <w:gridCol w:w="689"/>
      </w:tblGrid>
      <w:tr w:rsidR="0056034A" w:rsidRPr="00551EDE" w14:paraId="176B27FE" w14:textId="77777777" w:rsidTr="0056034A">
        <w:trPr>
          <w:trHeight w:val="274"/>
        </w:trPr>
        <w:tc>
          <w:tcPr>
            <w:tcW w:w="2494"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193DF8"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WEB</w:t>
            </w:r>
          </w:p>
        </w:tc>
      </w:tr>
      <w:tr w:rsidR="0056034A" w:rsidRPr="00D609AD" w14:paraId="25D0A078" w14:textId="77777777" w:rsidTr="0056034A">
        <w:trPr>
          <w:trHeight w:val="261"/>
        </w:trPr>
        <w:tc>
          <w:tcPr>
            <w:tcW w:w="1052" w:type="dxa"/>
            <w:tcBorders>
              <w:top w:val="nil"/>
              <w:left w:val="single" w:sz="8" w:space="0" w:color="auto"/>
              <w:bottom w:val="nil"/>
              <w:right w:val="nil"/>
            </w:tcBorders>
            <w:shd w:val="clear" w:color="auto" w:fill="000000" w:themeFill="text1"/>
            <w:noWrap/>
            <w:vAlign w:val="bottom"/>
            <w:hideMark/>
          </w:tcPr>
          <w:p w14:paraId="04E9E709" w14:textId="77777777" w:rsidR="0056034A" w:rsidRPr="00D609AD" w:rsidRDefault="0056034A"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753" w:type="dxa"/>
            <w:tcBorders>
              <w:top w:val="nil"/>
              <w:left w:val="nil"/>
              <w:bottom w:val="single" w:sz="4" w:space="0" w:color="auto"/>
              <w:right w:val="nil"/>
            </w:tcBorders>
            <w:shd w:val="clear" w:color="auto" w:fill="000000" w:themeFill="text1"/>
            <w:noWrap/>
            <w:vAlign w:val="bottom"/>
            <w:hideMark/>
          </w:tcPr>
          <w:p w14:paraId="1C50FABF" w14:textId="77777777" w:rsidR="0056034A" w:rsidRPr="00D609AD" w:rsidRDefault="0056034A"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Disque</w:t>
            </w:r>
          </w:p>
        </w:tc>
        <w:tc>
          <w:tcPr>
            <w:tcW w:w="689" w:type="dxa"/>
            <w:tcBorders>
              <w:top w:val="nil"/>
              <w:left w:val="nil"/>
              <w:bottom w:val="single" w:sz="4" w:space="0" w:color="auto"/>
              <w:right w:val="single" w:sz="8" w:space="0" w:color="auto"/>
            </w:tcBorders>
            <w:shd w:val="clear" w:color="auto" w:fill="000000" w:themeFill="text1"/>
            <w:noWrap/>
            <w:vAlign w:val="bottom"/>
            <w:hideMark/>
          </w:tcPr>
          <w:p w14:paraId="69B026E2" w14:textId="77777777" w:rsidR="0056034A" w:rsidRPr="00D609AD" w:rsidRDefault="0056034A"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56034A" w:rsidRPr="00551EDE" w14:paraId="5E7F7013" w14:textId="77777777" w:rsidTr="0056034A">
        <w:trPr>
          <w:trHeight w:val="261"/>
        </w:trPr>
        <w:tc>
          <w:tcPr>
            <w:tcW w:w="1052" w:type="dxa"/>
            <w:tcBorders>
              <w:top w:val="nil"/>
              <w:left w:val="single" w:sz="8" w:space="0" w:color="auto"/>
              <w:bottom w:val="nil"/>
              <w:right w:val="single" w:sz="4" w:space="0" w:color="auto"/>
            </w:tcBorders>
            <w:shd w:val="clear" w:color="auto" w:fill="auto"/>
            <w:noWrap/>
            <w:vAlign w:val="bottom"/>
            <w:hideMark/>
          </w:tcPr>
          <w:p w14:paraId="4FA8D271"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Lundi</w:t>
            </w:r>
          </w:p>
        </w:tc>
        <w:tc>
          <w:tcPr>
            <w:tcW w:w="753" w:type="dxa"/>
            <w:tcBorders>
              <w:top w:val="nil"/>
              <w:left w:val="nil"/>
              <w:bottom w:val="nil"/>
              <w:right w:val="nil"/>
            </w:tcBorders>
            <w:shd w:val="clear" w:color="auto" w:fill="auto"/>
            <w:noWrap/>
            <w:vAlign w:val="bottom"/>
            <w:hideMark/>
          </w:tcPr>
          <w:p w14:paraId="1A9E1165"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proofErr w:type="spellStart"/>
            <w:r w:rsidRPr="00551EDE">
              <w:rPr>
                <w:rFonts w:ascii="Calibri" w:eastAsia="Times New Roman" w:hAnsi="Calibri" w:cs="Calibri"/>
                <w:color w:val="000000"/>
                <w:shd w:val="clear" w:color="auto" w:fill="auto"/>
                <w:lang w:eastAsia="fr-CH"/>
              </w:rPr>
              <w:t>Serv</w:t>
            </w:r>
            <w:proofErr w:type="spellEnd"/>
          </w:p>
        </w:tc>
        <w:tc>
          <w:tcPr>
            <w:tcW w:w="689" w:type="dxa"/>
            <w:tcBorders>
              <w:top w:val="nil"/>
              <w:left w:val="nil"/>
              <w:bottom w:val="nil"/>
              <w:right w:val="single" w:sz="8" w:space="0" w:color="auto"/>
            </w:tcBorders>
            <w:shd w:val="clear" w:color="auto" w:fill="auto"/>
            <w:noWrap/>
            <w:vAlign w:val="bottom"/>
            <w:hideMark/>
          </w:tcPr>
          <w:p w14:paraId="3D0E0916"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r w:rsidR="0056034A" w:rsidRPr="00551EDE" w14:paraId="17711D6D" w14:textId="77777777" w:rsidTr="0056034A">
        <w:trPr>
          <w:trHeight w:val="261"/>
        </w:trPr>
        <w:tc>
          <w:tcPr>
            <w:tcW w:w="1052" w:type="dxa"/>
            <w:tcBorders>
              <w:top w:val="nil"/>
              <w:left w:val="single" w:sz="8" w:space="0" w:color="auto"/>
              <w:bottom w:val="nil"/>
              <w:right w:val="single" w:sz="4" w:space="0" w:color="auto"/>
            </w:tcBorders>
            <w:shd w:val="clear" w:color="auto" w:fill="D9D9D9" w:themeFill="background1" w:themeFillShade="D9"/>
            <w:noWrap/>
            <w:vAlign w:val="bottom"/>
            <w:hideMark/>
          </w:tcPr>
          <w:p w14:paraId="59FB75FF"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Mardi</w:t>
            </w:r>
          </w:p>
        </w:tc>
        <w:tc>
          <w:tcPr>
            <w:tcW w:w="753" w:type="dxa"/>
            <w:tcBorders>
              <w:top w:val="nil"/>
              <w:left w:val="nil"/>
              <w:bottom w:val="nil"/>
              <w:right w:val="nil"/>
            </w:tcBorders>
            <w:shd w:val="clear" w:color="auto" w:fill="D9D9D9" w:themeFill="background1" w:themeFillShade="D9"/>
            <w:noWrap/>
            <w:vAlign w:val="bottom"/>
            <w:hideMark/>
          </w:tcPr>
          <w:p w14:paraId="1EEAA376"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689" w:type="dxa"/>
            <w:tcBorders>
              <w:top w:val="nil"/>
              <w:left w:val="nil"/>
              <w:bottom w:val="nil"/>
              <w:right w:val="single" w:sz="8" w:space="0" w:color="auto"/>
            </w:tcBorders>
            <w:shd w:val="clear" w:color="auto" w:fill="D9D9D9" w:themeFill="background1" w:themeFillShade="D9"/>
            <w:noWrap/>
            <w:vAlign w:val="bottom"/>
            <w:hideMark/>
          </w:tcPr>
          <w:p w14:paraId="2A8DA7F5"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6034A" w:rsidRPr="00551EDE" w14:paraId="76C4823A" w14:textId="77777777" w:rsidTr="0056034A">
        <w:trPr>
          <w:trHeight w:val="261"/>
        </w:trPr>
        <w:tc>
          <w:tcPr>
            <w:tcW w:w="1052" w:type="dxa"/>
            <w:tcBorders>
              <w:top w:val="nil"/>
              <w:left w:val="single" w:sz="8" w:space="0" w:color="auto"/>
              <w:bottom w:val="nil"/>
              <w:right w:val="single" w:sz="4" w:space="0" w:color="auto"/>
            </w:tcBorders>
            <w:shd w:val="clear" w:color="auto" w:fill="auto"/>
            <w:noWrap/>
            <w:vAlign w:val="bottom"/>
            <w:hideMark/>
          </w:tcPr>
          <w:p w14:paraId="698293A5"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Mercredi</w:t>
            </w:r>
          </w:p>
        </w:tc>
        <w:tc>
          <w:tcPr>
            <w:tcW w:w="753" w:type="dxa"/>
            <w:tcBorders>
              <w:top w:val="nil"/>
              <w:left w:val="nil"/>
              <w:bottom w:val="nil"/>
              <w:right w:val="nil"/>
            </w:tcBorders>
            <w:shd w:val="clear" w:color="auto" w:fill="auto"/>
            <w:noWrap/>
            <w:vAlign w:val="bottom"/>
            <w:hideMark/>
          </w:tcPr>
          <w:p w14:paraId="516711DC"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proofErr w:type="spellStart"/>
            <w:r w:rsidRPr="00551EDE">
              <w:rPr>
                <w:rFonts w:ascii="Calibri" w:eastAsia="Times New Roman" w:hAnsi="Calibri" w:cs="Calibri"/>
                <w:color w:val="000000"/>
                <w:shd w:val="clear" w:color="auto" w:fill="auto"/>
                <w:lang w:eastAsia="fr-CH"/>
              </w:rPr>
              <w:t>Serv</w:t>
            </w:r>
            <w:proofErr w:type="spellEnd"/>
          </w:p>
        </w:tc>
        <w:tc>
          <w:tcPr>
            <w:tcW w:w="689" w:type="dxa"/>
            <w:tcBorders>
              <w:top w:val="nil"/>
              <w:left w:val="nil"/>
              <w:bottom w:val="nil"/>
              <w:right w:val="single" w:sz="8" w:space="0" w:color="auto"/>
            </w:tcBorders>
            <w:shd w:val="clear" w:color="auto" w:fill="auto"/>
            <w:noWrap/>
            <w:vAlign w:val="bottom"/>
            <w:hideMark/>
          </w:tcPr>
          <w:p w14:paraId="7A24F47E"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r w:rsidR="0056034A" w:rsidRPr="00551EDE" w14:paraId="7B18CF63" w14:textId="77777777" w:rsidTr="0056034A">
        <w:trPr>
          <w:trHeight w:val="261"/>
        </w:trPr>
        <w:tc>
          <w:tcPr>
            <w:tcW w:w="1052" w:type="dxa"/>
            <w:tcBorders>
              <w:top w:val="nil"/>
              <w:left w:val="single" w:sz="8" w:space="0" w:color="auto"/>
              <w:bottom w:val="nil"/>
              <w:right w:val="single" w:sz="4" w:space="0" w:color="auto"/>
            </w:tcBorders>
            <w:shd w:val="clear" w:color="auto" w:fill="D9D9D9" w:themeFill="background1" w:themeFillShade="D9"/>
            <w:noWrap/>
            <w:vAlign w:val="bottom"/>
            <w:hideMark/>
          </w:tcPr>
          <w:p w14:paraId="6BC4E008"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Jeudi</w:t>
            </w:r>
          </w:p>
        </w:tc>
        <w:tc>
          <w:tcPr>
            <w:tcW w:w="753" w:type="dxa"/>
            <w:tcBorders>
              <w:top w:val="nil"/>
              <w:left w:val="nil"/>
              <w:bottom w:val="nil"/>
              <w:right w:val="nil"/>
            </w:tcBorders>
            <w:shd w:val="clear" w:color="auto" w:fill="D9D9D9" w:themeFill="background1" w:themeFillShade="D9"/>
            <w:noWrap/>
            <w:vAlign w:val="bottom"/>
            <w:hideMark/>
          </w:tcPr>
          <w:p w14:paraId="7AD38192"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689" w:type="dxa"/>
            <w:tcBorders>
              <w:top w:val="nil"/>
              <w:left w:val="nil"/>
              <w:bottom w:val="nil"/>
              <w:right w:val="single" w:sz="8" w:space="0" w:color="auto"/>
            </w:tcBorders>
            <w:shd w:val="clear" w:color="auto" w:fill="D9D9D9" w:themeFill="background1" w:themeFillShade="D9"/>
            <w:noWrap/>
            <w:vAlign w:val="bottom"/>
            <w:hideMark/>
          </w:tcPr>
          <w:p w14:paraId="1F1EC92F"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6034A" w:rsidRPr="00551EDE" w14:paraId="1D9EB331" w14:textId="77777777" w:rsidTr="0056034A">
        <w:trPr>
          <w:trHeight w:val="261"/>
        </w:trPr>
        <w:tc>
          <w:tcPr>
            <w:tcW w:w="1052" w:type="dxa"/>
            <w:tcBorders>
              <w:top w:val="nil"/>
              <w:left w:val="single" w:sz="8" w:space="0" w:color="auto"/>
              <w:bottom w:val="nil"/>
              <w:right w:val="single" w:sz="4" w:space="0" w:color="auto"/>
            </w:tcBorders>
            <w:shd w:val="clear" w:color="auto" w:fill="auto"/>
            <w:noWrap/>
            <w:vAlign w:val="bottom"/>
            <w:hideMark/>
          </w:tcPr>
          <w:p w14:paraId="01D8F577"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Vendredi</w:t>
            </w:r>
          </w:p>
        </w:tc>
        <w:tc>
          <w:tcPr>
            <w:tcW w:w="753" w:type="dxa"/>
            <w:tcBorders>
              <w:top w:val="nil"/>
              <w:left w:val="nil"/>
              <w:bottom w:val="nil"/>
              <w:right w:val="nil"/>
            </w:tcBorders>
            <w:shd w:val="clear" w:color="auto" w:fill="auto"/>
            <w:noWrap/>
            <w:vAlign w:val="bottom"/>
            <w:hideMark/>
          </w:tcPr>
          <w:p w14:paraId="7B4D8A4D"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proofErr w:type="spellStart"/>
            <w:r w:rsidRPr="00551EDE">
              <w:rPr>
                <w:rFonts w:ascii="Calibri" w:eastAsia="Times New Roman" w:hAnsi="Calibri" w:cs="Calibri"/>
                <w:color w:val="000000"/>
                <w:shd w:val="clear" w:color="auto" w:fill="auto"/>
                <w:lang w:eastAsia="fr-CH"/>
              </w:rPr>
              <w:t>Serv</w:t>
            </w:r>
            <w:proofErr w:type="spellEnd"/>
          </w:p>
        </w:tc>
        <w:tc>
          <w:tcPr>
            <w:tcW w:w="689" w:type="dxa"/>
            <w:tcBorders>
              <w:top w:val="nil"/>
              <w:left w:val="nil"/>
              <w:bottom w:val="nil"/>
              <w:right w:val="single" w:sz="8" w:space="0" w:color="auto"/>
            </w:tcBorders>
            <w:shd w:val="clear" w:color="auto" w:fill="auto"/>
            <w:noWrap/>
            <w:vAlign w:val="bottom"/>
            <w:hideMark/>
          </w:tcPr>
          <w:p w14:paraId="68BFB564"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r w:rsidR="0056034A" w:rsidRPr="00551EDE" w14:paraId="4F7D89AD" w14:textId="77777777" w:rsidTr="0056034A">
        <w:trPr>
          <w:trHeight w:val="261"/>
        </w:trPr>
        <w:tc>
          <w:tcPr>
            <w:tcW w:w="1052" w:type="dxa"/>
            <w:tcBorders>
              <w:top w:val="nil"/>
              <w:left w:val="single" w:sz="8" w:space="0" w:color="auto"/>
              <w:bottom w:val="nil"/>
              <w:right w:val="single" w:sz="4" w:space="0" w:color="auto"/>
            </w:tcBorders>
            <w:shd w:val="clear" w:color="auto" w:fill="D9D9D9" w:themeFill="background1" w:themeFillShade="D9"/>
            <w:noWrap/>
            <w:vAlign w:val="bottom"/>
            <w:hideMark/>
          </w:tcPr>
          <w:p w14:paraId="6C4D2DEC"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Samedi</w:t>
            </w:r>
          </w:p>
        </w:tc>
        <w:tc>
          <w:tcPr>
            <w:tcW w:w="753" w:type="dxa"/>
            <w:tcBorders>
              <w:top w:val="nil"/>
              <w:left w:val="nil"/>
              <w:bottom w:val="nil"/>
              <w:right w:val="nil"/>
            </w:tcBorders>
            <w:shd w:val="clear" w:color="auto" w:fill="D9D9D9" w:themeFill="background1" w:themeFillShade="D9"/>
            <w:noWrap/>
            <w:vAlign w:val="bottom"/>
            <w:hideMark/>
          </w:tcPr>
          <w:p w14:paraId="67E7AFBE"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689" w:type="dxa"/>
            <w:tcBorders>
              <w:top w:val="nil"/>
              <w:left w:val="nil"/>
              <w:bottom w:val="nil"/>
              <w:right w:val="single" w:sz="8" w:space="0" w:color="auto"/>
            </w:tcBorders>
            <w:shd w:val="clear" w:color="auto" w:fill="D9D9D9" w:themeFill="background1" w:themeFillShade="D9"/>
            <w:noWrap/>
            <w:vAlign w:val="bottom"/>
            <w:hideMark/>
          </w:tcPr>
          <w:p w14:paraId="3E4DF35A"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6034A" w:rsidRPr="00551EDE" w14:paraId="016519C4" w14:textId="77777777" w:rsidTr="0056034A">
        <w:trPr>
          <w:trHeight w:val="274"/>
        </w:trPr>
        <w:tc>
          <w:tcPr>
            <w:tcW w:w="1052" w:type="dxa"/>
            <w:tcBorders>
              <w:top w:val="nil"/>
              <w:left w:val="single" w:sz="8" w:space="0" w:color="auto"/>
              <w:bottom w:val="single" w:sz="8" w:space="0" w:color="auto"/>
              <w:right w:val="single" w:sz="4" w:space="0" w:color="auto"/>
            </w:tcBorders>
            <w:shd w:val="clear" w:color="auto" w:fill="auto"/>
            <w:noWrap/>
            <w:vAlign w:val="bottom"/>
            <w:hideMark/>
          </w:tcPr>
          <w:p w14:paraId="1E17A4B7"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Dimanche</w:t>
            </w:r>
          </w:p>
        </w:tc>
        <w:tc>
          <w:tcPr>
            <w:tcW w:w="753" w:type="dxa"/>
            <w:tcBorders>
              <w:top w:val="nil"/>
              <w:left w:val="nil"/>
              <w:bottom w:val="single" w:sz="8" w:space="0" w:color="auto"/>
              <w:right w:val="nil"/>
            </w:tcBorders>
            <w:shd w:val="clear" w:color="auto" w:fill="auto"/>
            <w:noWrap/>
            <w:vAlign w:val="bottom"/>
            <w:hideMark/>
          </w:tcPr>
          <w:p w14:paraId="0C16C56B"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proofErr w:type="spellStart"/>
            <w:r w:rsidRPr="00551EDE">
              <w:rPr>
                <w:rFonts w:ascii="Calibri" w:eastAsia="Times New Roman" w:hAnsi="Calibri" w:cs="Calibri"/>
                <w:color w:val="000000"/>
                <w:shd w:val="clear" w:color="auto" w:fill="auto"/>
                <w:lang w:eastAsia="fr-CH"/>
              </w:rPr>
              <w:t>Serv</w:t>
            </w:r>
            <w:proofErr w:type="spellEnd"/>
          </w:p>
        </w:tc>
        <w:tc>
          <w:tcPr>
            <w:tcW w:w="689" w:type="dxa"/>
            <w:tcBorders>
              <w:top w:val="nil"/>
              <w:left w:val="nil"/>
              <w:bottom w:val="single" w:sz="8" w:space="0" w:color="auto"/>
              <w:right w:val="single" w:sz="8" w:space="0" w:color="auto"/>
            </w:tcBorders>
            <w:shd w:val="clear" w:color="auto" w:fill="auto"/>
            <w:noWrap/>
            <w:vAlign w:val="bottom"/>
            <w:hideMark/>
          </w:tcPr>
          <w:p w14:paraId="60A0518B"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bl>
    <w:p w14:paraId="30B70C76" w14:textId="0A73EBD6" w:rsidR="0055666B" w:rsidRPr="00A00A7A" w:rsidRDefault="0055666B" w:rsidP="00A00A7A">
      <w:pPr>
        <w:rPr>
          <w:b/>
          <w:lang w:eastAsia="fr-CH"/>
        </w:rPr>
      </w:pPr>
      <w:r w:rsidRPr="00A00A7A">
        <w:rPr>
          <w:b/>
          <w:lang w:eastAsia="fr-CH"/>
        </w:rPr>
        <w:t>SERVEUR WEB</w:t>
      </w:r>
    </w:p>
    <w:p w14:paraId="3FB2EFAC" w14:textId="41870647" w:rsidR="002231D9" w:rsidRDefault="002902A3" w:rsidP="00A00A7A">
      <w:pPr>
        <w:rPr>
          <w:lang w:eastAsia="fr-CH"/>
        </w:rPr>
      </w:pPr>
      <w:r w:rsidRPr="007F7FEB">
        <w:rPr>
          <w:lang w:eastAsia="fr-CH"/>
        </w:rPr>
        <w:t>Pour le serveur web</w:t>
      </w:r>
      <w:r w:rsidR="002231D9" w:rsidRPr="007F7FEB">
        <w:rPr>
          <w:lang w:eastAsia="fr-CH"/>
        </w:rPr>
        <w:t xml:space="preserve">, nous effectuerons chaque 2 jours un </w:t>
      </w:r>
      <w:proofErr w:type="spellStart"/>
      <w:r w:rsidR="002231D9" w:rsidRPr="007F7FEB">
        <w:rPr>
          <w:lang w:eastAsia="fr-CH"/>
        </w:rPr>
        <w:t>snapshot</w:t>
      </w:r>
      <w:proofErr w:type="spellEnd"/>
      <w:r w:rsidR="002231D9" w:rsidRPr="007F7FEB">
        <w:rPr>
          <w:lang w:eastAsia="fr-CH"/>
        </w:rPr>
        <w:t xml:space="preserve"> de la VM sur l’espace de stockage</w:t>
      </w:r>
      <w:r w:rsidR="006C494F" w:rsidRPr="007F7FEB">
        <w:rPr>
          <w:lang w:eastAsia="fr-CH"/>
        </w:rPr>
        <w:t xml:space="preserve"> « LUN04_DATA_WEB_W » et ces </w:t>
      </w:r>
      <w:proofErr w:type="spellStart"/>
      <w:r w:rsidR="006C494F" w:rsidRPr="007F7FEB">
        <w:rPr>
          <w:lang w:eastAsia="fr-CH"/>
        </w:rPr>
        <w:t>snapshots</w:t>
      </w:r>
      <w:proofErr w:type="spellEnd"/>
      <w:r w:rsidR="006C494F" w:rsidRPr="007F7FEB">
        <w:rPr>
          <w:lang w:eastAsia="fr-CH"/>
        </w:rPr>
        <w:t xml:space="preserve"> seront conservés pendant 1 semaine.</w:t>
      </w:r>
    </w:p>
    <w:p w14:paraId="031F561B" w14:textId="233E8055" w:rsidR="00551EDE" w:rsidRDefault="00551EDE" w:rsidP="00A00A7A">
      <w:pPr>
        <w:rPr>
          <w:lang w:eastAsia="fr-CH"/>
        </w:rPr>
      </w:pPr>
    </w:p>
    <w:p w14:paraId="28E0653A" w14:textId="5C59C521" w:rsidR="0056034A" w:rsidRPr="007F7FEB" w:rsidRDefault="0056034A" w:rsidP="00A00A7A">
      <w:pPr>
        <w:rPr>
          <w:lang w:eastAsia="fr-CH"/>
        </w:rPr>
      </w:pPr>
    </w:p>
    <w:p w14:paraId="075D343B" w14:textId="46ED3A02" w:rsidR="00641B73" w:rsidRPr="00A00A7A" w:rsidRDefault="00641B73" w:rsidP="00A00A7A">
      <w:pPr>
        <w:rPr>
          <w:b/>
          <w:lang w:eastAsia="fr-CH"/>
        </w:rPr>
      </w:pPr>
      <w:r w:rsidRPr="00A00A7A">
        <w:rPr>
          <w:b/>
          <w:lang w:eastAsia="fr-CH"/>
        </w:rPr>
        <w:t>SERVEUR AD</w:t>
      </w:r>
    </w:p>
    <w:tbl>
      <w:tblPr>
        <w:tblpPr w:leftFromText="141" w:rightFromText="141" w:vertAnchor="text" w:horzAnchor="margin" w:tblpXSpec="right" w:tblpY="-100"/>
        <w:tblW w:w="2880" w:type="dxa"/>
        <w:tblCellMar>
          <w:left w:w="70" w:type="dxa"/>
          <w:right w:w="70" w:type="dxa"/>
        </w:tblCellMar>
        <w:tblLook w:val="04A0" w:firstRow="1" w:lastRow="0" w:firstColumn="1" w:lastColumn="0" w:noHBand="0" w:noVBand="1"/>
      </w:tblPr>
      <w:tblGrid>
        <w:gridCol w:w="1245"/>
        <w:gridCol w:w="860"/>
        <w:gridCol w:w="775"/>
      </w:tblGrid>
      <w:tr w:rsidR="00551EDE" w:rsidRPr="00551EDE" w14:paraId="75F4259D" w14:textId="77777777" w:rsidTr="00D609AD">
        <w:trPr>
          <w:trHeight w:val="315"/>
        </w:trPr>
        <w:tc>
          <w:tcPr>
            <w:tcW w:w="288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2B85DD3"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MAIL</w:t>
            </w:r>
          </w:p>
        </w:tc>
      </w:tr>
      <w:tr w:rsidR="00551EDE" w:rsidRPr="00551EDE" w14:paraId="7CD5E99F" w14:textId="77777777" w:rsidTr="00D609AD">
        <w:trPr>
          <w:trHeight w:val="300"/>
        </w:trPr>
        <w:tc>
          <w:tcPr>
            <w:tcW w:w="1245" w:type="dxa"/>
            <w:tcBorders>
              <w:top w:val="nil"/>
              <w:left w:val="single" w:sz="8" w:space="0" w:color="auto"/>
              <w:bottom w:val="nil"/>
              <w:right w:val="nil"/>
            </w:tcBorders>
            <w:shd w:val="clear" w:color="auto" w:fill="000000" w:themeFill="text1"/>
            <w:noWrap/>
            <w:vAlign w:val="bottom"/>
            <w:hideMark/>
          </w:tcPr>
          <w:p w14:paraId="3254008F" w14:textId="77777777" w:rsidR="00551EDE" w:rsidRPr="00D609AD" w:rsidRDefault="00551EDE" w:rsidP="00551EDE">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860" w:type="dxa"/>
            <w:tcBorders>
              <w:top w:val="nil"/>
              <w:left w:val="nil"/>
              <w:bottom w:val="single" w:sz="4" w:space="0" w:color="auto"/>
              <w:right w:val="nil"/>
            </w:tcBorders>
            <w:shd w:val="clear" w:color="auto" w:fill="000000" w:themeFill="text1"/>
            <w:noWrap/>
            <w:vAlign w:val="bottom"/>
            <w:hideMark/>
          </w:tcPr>
          <w:p w14:paraId="5BA6368E" w14:textId="77777777" w:rsidR="00551EDE" w:rsidRPr="00D609AD" w:rsidRDefault="00551EDE" w:rsidP="00551EDE">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Disque</w:t>
            </w:r>
          </w:p>
        </w:tc>
        <w:tc>
          <w:tcPr>
            <w:tcW w:w="775" w:type="dxa"/>
            <w:tcBorders>
              <w:top w:val="nil"/>
              <w:left w:val="nil"/>
              <w:bottom w:val="single" w:sz="4" w:space="0" w:color="auto"/>
              <w:right w:val="single" w:sz="8" w:space="0" w:color="auto"/>
            </w:tcBorders>
            <w:shd w:val="clear" w:color="auto" w:fill="000000" w:themeFill="text1"/>
            <w:noWrap/>
            <w:vAlign w:val="bottom"/>
            <w:hideMark/>
          </w:tcPr>
          <w:p w14:paraId="1287BFCD" w14:textId="77777777" w:rsidR="00551EDE" w:rsidRPr="00D609AD" w:rsidRDefault="00551EDE" w:rsidP="00551EDE">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551EDE" w:rsidRPr="00551EDE" w14:paraId="453E5B3A"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357063E9"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Lundi</w:t>
            </w:r>
          </w:p>
        </w:tc>
        <w:tc>
          <w:tcPr>
            <w:tcW w:w="860" w:type="dxa"/>
            <w:tcBorders>
              <w:top w:val="nil"/>
              <w:left w:val="nil"/>
              <w:bottom w:val="nil"/>
              <w:right w:val="nil"/>
            </w:tcBorders>
            <w:shd w:val="clear" w:color="auto" w:fill="auto"/>
            <w:noWrap/>
            <w:vAlign w:val="bottom"/>
            <w:hideMark/>
          </w:tcPr>
          <w:p w14:paraId="33B5B1E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auto"/>
            <w:noWrap/>
            <w:vAlign w:val="bottom"/>
            <w:hideMark/>
          </w:tcPr>
          <w:p w14:paraId="5C76664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0DF303BD"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043EAB12"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Mardi</w:t>
            </w:r>
          </w:p>
        </w:tc>
        <w:tc>
          <w:tcPr>
            <w:tcW w:w="860" w:type="dxa"/>
            <w:tcBorders>
              <w:top w:val="nil"/>
              <w:left w:val="nil"/>
              <w:bottom w:val="nil"/>
              <w:right w:val="nil"/>
            </w:tcBorders>
            <w:shd w:val="clear" w:color="auto" w:fill="D9D9D9" w:themeFill="background1" w:themeFillShade="D9"/>
            <w:noWrap/>
            <w:vAlign w:val="bottom"/>
            <w:hideMark/>
          </w:tcPr>
          <w:p w14:paraId="733593B3"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697022C6"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7C5912A5"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3EE31C2A"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Mercredi</w:t>
            </w:r>
          </w:p>
        </w:tc>
        <w:tc>
          <w:tcPr>
            <w:tcW w:w="860" w:type="dxa"/>
            <w:tcBorders>
              <w:top w:val="nil"/>
              <w:left w:val="nil"/>
              <w:bottom w:val="nil"/>
              <w:right w:val="nil"/>
            </w:tcBorders>
            <w:shd w:val="clear" w:color="auto" w:fill="auto"/>
            <w:noWrap/>
            <w:vAlign w:val="bottom"/>
            <w:hideMark/>
          </w:tcPr>
          <w:p w14:paraId="29BC3B12"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auto"/>
            <w:noWrap/>
            <w:vAlign w:val="bottom"/>
            <w:hideMark/>
          </w:tcPr>
          <w:p w14:paraId="3532E3C7"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51D07872"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002D3D7B"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Jeudi</w:t>
            </w:r>
          </w:p>
        </w:tc>
        <w:tc>
          <w:tcPr>
            <w:tcW w:w="860" w:type="dxa"/>
            <w:tcBorders>
              <w:top w:val="nil"/>
              <w:left w:val="nil"/>
              <w:bottom w:val="nil"/>
              <w:right w:val="nil"/>
            </w:tcBorders>
            <w:shd w:val="clear" w:color="auto" w:fill="D9D9D9" w:themeFill="background1" w:themeFillShade="D9"/>
            <w:noWrap/>
            <w:vAlign w:val="bottom"/>
            <w:hideMark/>
          </w:tcPr>
          <w:p w14:paraId="629C3CC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1ED44E67"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2B861871"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45A97BA4"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Vendredi</w:t>
            </w:r>
          </w:p>
        </w:tc>
        <w:tc>
          <w:tcPr>
            <w:tcW w:w="860" w:type="dxa"/>
            <w:tcBorders>
              <w:top w:val="nil"/>
              <w:left w:val="nil"/>
              <w:bottom w:val="nil"/>
              <w:right w:val="nil"/>
            </w:tcBorders>
            <w:shd w:val="clear" w:color="auto" w:fill="auto"/>
            <w:noWrap/>
            <w:vAlign w:val="bottom"/>
            <w:hideMark/>
          </w:tcPr>
          <w:p w14:paraId="11F90E5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auto"/>
            <w:noWrap/>
            <w:vAlign w:val="bottom"/>
            <w:hideMark/>
          </w:tcPr>
          <w:p w14:paraId="1AA79EDC"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7897A1CE"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52647B92"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Samedi</w:t>
            </w:r>
          </w:p>
        </w:tc>
        <w:tc>
          <w:tcPr>
            <w:tcW w:w="860" w:type="dxa"/>
            <w:tcBorders>
              <w:top w:val="nil"/>
              <w:left w:val="nil"/>
              <w:bottom w:val="nil"/>
              <w:right w:val="nil"/>
            </w:tcBorders>
            <w:shd w:val="clear" w:color="auto" w:fill="D9D9D9" w:themeFill="background1" w:themeFillShade="D9"/>
            <w:noWrap/>
            <w:vAlign w:val="bottom"/>
            <w:hideMark/>
          </w:tcPr>
          <w:p w14:paraId="73E565AE"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427AB5A7"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2E6D88F6" w14:textId="77777777" w:rsidTr="00D609AD">
        <w:trPr>
          <w:trHeight w:val="315"/>
        </w:trPr>
        <w:tc>
          <w:tcPr>
            <w:tcW w:w="1245" w:type="dxa"/>
            <w:tcBorders>
              <w:top w:val="nil"/>
              <w:left w:val="single" w:sz="8" w:space="0" w:color="auto"/>
              <w:bottom w:val="single" w:sz="8" w:space="0" w:color="auto"/>
              <w:right w:val="single" w:sz="4" w:space="0" w:color="auto"/>
            </w:tcBorders>
            <w:shd w:val="clear" w:color="auto" w:fill="auto"/>
            <w:noWrap/>
            <w:vAlign w:val="bottom"/>
            <w:hideMark/>
          </w:tcPr>
          <w:p w14:paraId="6C274961"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Dimanche</w:t>
            </w:r>
          </w:p>
        </w:tc>
        <w:tc>
          <w:tcPr>
            <w:tcW w:w="860" w:type="dxa"/>
            <w:tcBorders>
              <w:top w:val="nil"/>
              <w:left w:val="nil"/>
              <w:bottom w:val="single" w:sz="8" w:space="0" w:color="auto"/>
              <w:right w:val="nil"/>
            </w:tcBorders>
            <w:shd w:val="clear" w:color="auto" w:fill="auto"/>
            <w:noWrap/>
            <w:vAlign w:val="bottom"/>
            <w:hideMark/>
          </w:tcPr>
          <w:p w14:paraId="3A36FDA8"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proofErr w:type="spellStart"/>
            <w:r w:rsidRPr="00551EDE">
              <w:rPr>
                <w:rFonts w:ascii="Calibri" w:eastAsia="Times New Roman" w:hAnsi="Calibri" w:cs="Calibri"/>
                <w:color w:val="000000"/>
                <w:shd w:val="clear" w:color="auto" w:fill="auto"/>
                <w:lang w:eastAsia="fr-CH"/>
              </w:rPr>
              <w:t>Serv</w:t>
            </w:r>
            <w:proofErr w:type="spellEnd"/>
          </w:p>
        </w:tc>
        <w:tc>
          <w:tcPr>
            <w:tcW w:w="775" w:type="dxa"/>
            <w:tcBorders>
              <w:top w:val="nil"/>
              <w:left w:val="nil"/>
              <w:bottom w:val="single" w:sz="8" w:space="0" w:color="auto"/>
              <w:right w:val="single" w:sz="8" w:space="0" w:color="auto"/>
            </w:tcBorders>
            <w:shd w:val="clear" w:color="auto" w:fill="auto"/>
            <w:noWrap/>
            <w:vAlign w:val="bottom"/>
            <w:hideMark/>
          </w:tcPr>
          <w:p w14:paraId="6AADF3C4"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3am</w:t>
            </w:r>
          </w:p>
        </w:tc>
      </w:tr>
    </w:tbl>
    <w:p w14:paraId="4800ADAC" w14:textId="6B91017C" w:rsidR="00004679" w:rsidRDefault="00004679" w:rsidP="00A00A7A">
      <w:pPr>
        <w:rPr>
          <w:lang w:eastAsia="fr-CH"/>
        </w:rPr>
      </w:pPr>
      <w:r w:rsidRPr="007F7FEB">
        <w:rPr>
          <w:lang w:eastAsia="fr-CH"/>
        </w:rPr>
        <w:t xml:space="preserve">Pour le serveur d’Active Directory, nous effectuerons chaque </w:t>
      </w:r>
      <w:r w:rsidR="00DB162D" w:rsidRPr="007F7FEB">
        <w:rPr>
          <w:lang w:eastAsia="fr-CH"/>
        </w:rPr>
        <w:t xml:space="preserve">1 fois par semaine un </w:t>
      </w:r>
      <w:proofErr w:type="spellStart"/>
      <w:r w:rsidR="00DB162D" w:rsidRPr="007F7FEB">
        <w:rPr>
          <w:lang w:eastAsia="fr-CH"/>
        </w:rPr>
        <w:t>snapshot</w:t>
      </w:r>
      <w:proofErr w:type="spellEnd"/>
      <w:r w:rsidR="00DB162D" w:rsidRPr="007F7FEB">
        <w:rPr>
          <w:lang w:eastAsia="fr-CH"/>
        </w:rPr>
        <w:t xml:space="preserve"> de la VM sur l’espace de stockage « LUN03_DATA_WEB_D » et chaque </w:t>
      </w:r>
      <w:proofErr w:type="spellStart"/>
      <w:r w:rsidR="00DB162D" w:rsidRPr="007F7FEB">
        <w:rPr>
          <w:lang w:eastAsia="fr-CH"/>
        </w:rPr>
        <w:t>snaps</w:t>
      </w:r>
      <w:r w:rsidR="00551EDE">
        <w:rPr>
          <w:lang w:eastAsia="fr-CH"/>
        </w:rPr>
        <w:t>hot</w:t>
      </w:r>
      <w:proofErr w:type="spellEnd"/>
      <w:r w:rsidR="00551EDE">
        <w:rPr>
          <w:lang w:eastAsia="fr-CH"/>
        </w:rPr>
        <w:t xml:space="preserve"> sera conservé durant 1 mois.</w:t>
      </w:r>
    </w:p>
    <w:p w14:paraId="34F2F399" w14:textId="5108FB7A" w:rsidR="00551EDE" w:rsidRDefault="00551EDE" w:rsidP="00A00A7A">
      <w:pPr>
        <w:rPr>
          <w:lang w:eastAsia="fr-CH"/>
        </w:rPr>
      </w:pPr>
    </w:p>
    <w:p w14:paraId="60A469BC" w14:textId="31771E17" w:rsidR="00551EDE" w:rsidRDefault="00551EDE" w:rsidP="00A00A7A">
      <w:pPr>
        <w:rPr>
          <w:lang w:eastAsia="fr-CH"/>
        </w:rPr>
      </w:pPr>
    </w:p>
    <w:p w14:paraId="41CA31E5" w14:textId="628D6B6A" w:rsidR="00551EDE" w:rsidRDefault="00551EDE" w:rsidP="00A00A7A">
      <w:pPr>
        <w:rPr>
          <w:lang w:eastAsia="fr-CH"/>
        </w:rPr>
      </w:pPr>
    </w:p>
    <w:p w14:paraId="665EB5DF" w14:textId="42734B20" w:rsidR="00551EDE" w:rsidRDefault="00551EDE" w:rsidP="00A00A7A">
      <w:pPr>
        <w:rPr>
          <w:lang w:eastAsia="fr-CH"/>
        </w:rPr>
      </w:pPr>
    </w:p>
    <w:p w14:paraId="5C15DFF8" w14:textId="77777777" w:rsidR="00551EDE" w:rsidRPr="007F7FEB" w:rsidRDefault="00551EDE" w:rsidP="00A00A7A">
      <w:pPr>
        <w:rPr>
          <w:lang w:eastAsia="fr-CH"/>
        </w:rPr>
      </w:pPr>
    </w:p>
    <w:p w14:paraId="22E40E33" w14:textId="6200C81F" w:rsidR="00820F97" w:rsidRPr="00A00A7A" w:rsidRDefault="00820F97" w:rsidP="00A00A7A">
      <w:pPr>
        <w:rPr>
          <w:b/>
          <w:lang w:eastAsia="fr-CH"/>
        </w:rPr>
      </w:pPr>
      <w:r w:rsidRPr="00A00A7A">
        <w:rPr>
          <w:b/>
          <w:lang w:eastAsia="fr-CH"/>
        </w:rPr>
        <w:t>CLOUD</w:t>
      </w:r>
    </w:p>
    <w:p w14:paraId="530A4033" w14:textId="66815F5F" w:rsidR="00820F97" w:rsidRDefault="00C51003" w:rsidP="00A00A7A">
      <w:pPr>
        <w:rPr>
          <w:lang w:eastAsia="fr-CH"/>
        </w:rPr>
      </w:pPr>
      <w:r w:rsidRPr="007F7FEB">
        <w:rPr>
          <w:lang w:eastAsia="fr-CH"/>
        </w:rPr>
        <w:t>U</w:t>
      </w:r>
      <w:r w:rsidR="00820F97" w:rsidRPr="007F7FEB">
        <w:rPr>
          <w:lang w:eastAsia="fr-CH"/>
        </w:rPr>
        <w:t xml:space="preserve">ne fois par semaine, les espaces de stockage </w:t>
      </w:r>
      <w:r w:rsidR="00296F45">
        <w:rPr>
          <w:lang w:eastAsia="fr-CH"/>
        </w:rPr>
        <w:t>M :, D; et W :,</w:t>
      </w:r>
      <w:r w:rsidR="00820F97" w:rsidRPr="007F7FEB">
        <w:rPr>
          <w:lang w:eastAsia="fr-CH"/>
        </w:rPr>
        <w:t xml:space="preserve"> seront stockés sur un serveur cloud de chez </w:t>
      </w:r>
      <w:proofErr w:type="spellStart"/>
      <w:r w:rsidR="00820F97" w:rsidRPr="007F7FEB">
        <w:rPr>
          <w:lang w:eastAsia="fr-CH"/>
        </w:rPr>
        <w:t>Infomaniak</w:t>
      </w:r>
      <w:proofErr w:type="spellEnd"/>
      <w:r w:rsidR="00820F97" w:rsidRPr="007F7FEB">
        <w:rPr>
          <w:lang w:eastAsia="fr-CH"/>
        </w:rPr>
        <w:t>.</w:t>
      </w:r>
      <w:r w:rsidR="00296F45">
        <w:rPr>
          <w:lang w:eastAsia="fr-CH"/>
        </w:rPr>
        <w:t xml:space="preserve"> </w:t>
      </w:r>
    </w:p>
    <w:p w14:paraId="0C34C051" w14:textId="4878E08B" w:rsidR="00296F45" w:rsidRPr="007F7FEB" w:rsidRDefault="00296F45" w:rsidP="00A00A7A">
      <w:pPr>
        <w:rPr>
          <w:lang w:eastAsia="fr-CH"/>
        </w:rPr>
      </w:pPr>
      <w:r>
        <w:rPr>
          <w:lang w:eastAsia="fr-CH"/>
        </w:rPr>
        <w:t>Une fois par jour pour les espaces de stockage S : et F :.</w:t>
      </w:r>
    </w:p>
    <w:p w14:paraId="442E1994" w14:textId="045AF7AD" w:rsidR="007F7FEB" w:rsidRDefault="007F7FEB" w:rsidP="00A00A7A">
      <w:pPr>
        <w:pStyle w:val="Titre2"/>
        <w:rPr>
          <w:lang w:eastAsia="fr-CH"/>
        </w:rPr>
      </w:pPr>
      <w:bookmarkStart w:id="122" w:name="_Toc532581730"/>
      <w:r>
        <w:rPr>
          <w:lang w:eastAsia="fr-CH"/>
        </w:rPr>
        <w:t>Reprise d’activité</w:t>
      </w:r>
      <w:bookmarkEnd w:id="122"/>
    </w:p>
    <w:p w14:paraId="562FE9F6" w14:textId="2F92096A" w:rsidR="00702522" w:rsidRPr="00702522" w:rsidRDefault="00702522" w:rsidP="00A00A7A">
      <w:pPr>
        <w:rPr>
          <w:lang w:eastAsia="fr-CH"/>
        </w:rPr>
      </w:pPr>
      <w:r>
        <w:rPr>
          <w:lang w:eastAsia="fr-CH"/>
        </w:rPr>
        <w:t>Une procédure claire devra être créée et donnée au Directeur de l’entreprise, afin de donner la possibilité à n’importe quelle entreprise informatique avec les capacités requises, d’exécuter le plan de reprise d’activité.</w:t>
      </w:r>
    </w:p>
    <w:p w14:paraId="18300E67" w14:textId="1EEFF793" w:rsidR="00702522" w:rsidRDefault="00604067" w:rsidP="00A00A7A">
      <w:pPr>
        <w:pStyle w:val="Titre3"/>
        <w:rPr>
          <w:lang w:eastAsia="fr-CH"/>
        </w:rPr>
      </w:pPr>
      <w:bookmarkStart w:id="123" w:name="_Toc532581731"/>
      <w:r>
        <w:rPr>
          <w:lang w:eastAsia="fr-CH"/>
        </w:rPr>
        <w:t>RTO</w:t>
      </w:r>
      <w:bookmarkEnd w:id="123"/>
    </w:p>
    <w:p w14:paraId="3AA70C86" w14:textId="43FA7D8A" w:rsidR="00604067" w:rsidRDefault="00702522" w:rsidP="00A00A7A">
      <w:pPr>
        <w:rPr>
          <w:lang w:eastAsia="fr-CH"/>
        </w:rPr>
      </w:pPr>
      <w:r>
        <w:rPr>
          <w:lang w:eastAsia="fr-CH"/>
        </w:rPr>
        <w:t>En cas de sinistre grave et qu’implique une perte totale de données sauvegardées sur le local informatique</w:t>
      </w:r>
      <w:r w:rsidR="00E66708">
        <w:rPr>
          <w:lang w:eastAsia="fr-CH"/>
        </w:rPr>
        <w:t>,</w:t>
      </w:r>
      <w:r>
        <w:rPr>
          <w:lang w:eastAsia="fr-CH"/>
        </w:rPr>
        <w:t xml:space="preserve"> </w:t>
      </w:r>
      <w:r w:rsidR="00E66708">
        <w:rPr>
          <w:lang w:eastAsia="fr-CH"/>
        </w:rPr>
        <w:t>les points suivants devront être respectés :</w:t>
      </w:r>
    </w:p>
    <w:p w14:paraId="0414569D" w14:textId="3E954172" w:rsidR="00E66708" w:rsidRDefault="00E66708" w:rsidP="00A00A7A">
      <w:pPr>
        <w:pStyle w:val="Paragraphedeliste"/>
        <w:numPr>
          <w:ilvl w:val="0"/>
          <w:numId w:val="21"/>
        </w:numPr>
        <w:rPr>
          <w:lang w:eastAsia="fr-CH"/>
        </w:rPr>
      </w:pPr>
      <w:r>
        <w:rPr>
          <w:lang w:eastAsia="fr-CH"/>
        </w:rPr>
        <w:t xml:space="preserve">Le problème doit être détecté rapidement à l’aide d’un outil de supervision en ligne, qui enverra, </w:t>
      </w:r>
      <w:r w:rsidRPr="00E66708">
        <w:rPr>
          <w:lang w:eastAsia="fr-CH"/>
        </w:rPr>
        <w:t>immédiatement</w:t>
      </w:r>
      <w:r>
        <w:rPr>
          <w:lang w:eastAsia="fr-CH"/>
        </w:rPr>
        <w:t>, des alertes lors d’un dérangement technique.</w:t>
      </w:r>
    </w:p>
    <w:p w14:paraId="7EFC958A" w14:textId="2913A74F" w:rsidR="00E66708" w:rsidRDefault="00E66708" w:rsidP="00A00A7A">
      <w:pPr>
        <w:pStyle w:val="Paragraphedeliste"/>
        <w:numPr>
          <w:ilvl w:val="0"/>
          <w:numId w:val="21"/>
        </w:numPr>
        <w:rPr>
          <w:lang w:eastAsia="fr-CH"/>
        </w:rPr>
      </w:pPr>
      <w:r>
        <w:rPr>
          <w:lang w:eastAsia="fr-CH"/>
        </w:rPr>
        <w:t>Temps maximum de détection : 1 h</w:t>
      </w:r>
    </w:p>
    <w:p w14:paraId="105499EB" w14:textId="29CFA761" w:rsidR="00E66708" w:rsidRDefault="00604067" w:rsidP="00A00A7A">
      <w:pPr>
        <w:pStyle w:val="Paragraphedeliste"/>
        <w:numPr>
          <w:ilvl w:val="0"/>
          <w:numId w:val="21"/>
        </w:numPr>
        <w:rPr>
          <w:lang w:eastAsia="fr-CH"/>
        </w:rPr>
      </w:pPr>
      <w:r>
        <w:rPr>
          <w:lang w:eastAsia="fr-CH"/>
        </w:rPr>
        <w:t>Temps d’analyse et lancement du plan de reprise d’activité : 2h</w:t>
      </w:r>
    </w:p>
    <w:p w14:paraId="10389D53" w14:textId="61568AA1" w:rsidR="00604067" w:rsidRDefault="00604067" w:rsidP="00A00A7A">
      <w:pPr>
        <w:pStyle w:val="Paragraphedeliste"/>
        <w:numPr>
          <w:ilvl w:val="0"/>
          <w:numId w:val="21"/>
        </w:numPr>
        <w:rPr>
          <w:lang w:eastAsia="fr-CH"/>
        </w:rPr>
      </w:pPr>
      <w:r>
        <w:rPr>
          <w:lang w:eastAsia="fr-CH"/>
        </w:rPr>
        <w:t>Mise en œuvre et restauration des données : 3h</w:t>
      </w:r>
    </w:p>
    <w:p w14:paraId="703F3A80" w14:textId="5923925F" w:rsidR="00E66708" w:rsidRDefault="00604067" w:rsidP="00A00A7A">
      <w:pPr>
        <w:pStyle w:val="Paragraphedeliste"/>
        <w:rPr>
          <w:lang w:eastAsia="fr-CH"/>
        </w:rPr>
      </w:pPr>
      <w:r>
        <w:rPr>
          <w:lang w:eastAsia="fr-CH"/>
        </w:rPr>
        <w:t>RTO = 6h Max</w:t>
      </w:r>
    </w:p>
    <w:p w14:paraId="44B32A51" w14:textId="21819CB8" w:rsidR="00604067" w:rsidRDefault="00604067" w:rsidP="00A00A7A">
      <w:pPr>
        <w:pStyle w:val="Titre3"/>
        <w:rPr>
          <w:lang w:eastAsia="fr-CH"/>
        </w:rPr>
      </w:pPr>
      <w:bookmarkStart w:id="124" w:name="_Toc532581732"/>
      <w:r>
        <w:rPr>
          <w:lang w:eastAsia="fr-CH"/>
        </w:rPr>
        <w:t>RPO</w:t>
      </w:r>
      <w:bookmarkEnd w:id="124"/>
    </w:p>
    <w:p w14:paraId="22E39DE7" w14:textId="0A9D52E1" w:rsidR="00604067" w:rsidRDefault="00296F45" w:rsidP="00A00A7A">
      <w:pPr>
        <w:pStyle w:val="Paragraphedeliste"/>
        <w:numPr>
          <w:ilvl w:val="0"/>
          <w:numId w:val="22"/>
        </w:numPr>
        <w:rPr>
          <w:lang w:eastAsia="fr-CH"/>
        </w:rPr>
      </w:pPr>
      <w:r>
        <w:rPr>
          <w:lang w:eastAsia="fr-CH"/>
        </w:rPr>
        <w:t>Maximum une semaine de perte de données pour les serveur Web, Mail et AD.</w:t>
      </w:r>
    </w:p>
    <w:p w14:paraId="57AA110D" w14:textId="2A188A43" w:rsidR="00702522" w:rsidRPr="00702522" w:rsidRDefault="00296F45" w:rsidP="00694E22">
      <w:pPr>
        <w:pStyle w:val="Paragraphedeliste"/>
        <w:numPr>
          <w:ilvl w:val="0"/>
          <w:numId w:val="22"/>
        </w:numPr>
        <w:rPr>
          <w:lang w:eastAsia="fr-CH"/>
        </w:rPr>
      </w:pPr>
      <w:r>
        <w:rPr>
          <w:lang w:eastAsia="fr-CH"/>
        </w:rPr>
        <w:t>Une journée pour les serveur SQL et de fichiers.</w:t>
      </w:r>
      <w:r w:rsidR="00694E22" w:rsidRPr="00702522">
        <w:rPr>
          <w:lang w:eastAsia="fr-CH"/>
        </w:rPr>
        <w:t xml:space="preserve"> </w:t>
      </w:r>
    </w:p>
    <w:p w14:paraId="08EBAF69" w14:textId="5621EBDF" w:rsidR="003D007D" w:rsidRPr="007F7FEB" w:rsidRDefault="003D007D" w:rsidP="0056034A">
      <w:pPr>
        <w:pStyle w:val="Titre1"/>
      </w:pPr>
      <w:bookmarkStart w:id="125" w:name="_Toc532581733"/>
      <w:r w:rsidRPr="007F7FEB">
        <w:lastRenderedPageBreak/>
        <w:t>Sources</w:t>
      </w:r>
      <w:bookmarkEnd w:id="125"/>
    </w:p>
    <w:tbl>
      <w:tblPr>
        <w:tblStyle w:val="TableauGrille2"/>
        <w:tblW w:w="0" w:type="auto"/>
        <w:tblLayout w:type="fixed"/>
        <w:tblLook w:val="04A0" w:firstRow="1" w:lastRow="0" w:firstColumn="1" w:lastColumn="0" w:noHBand="0" w:noVBand="1"/>
      </w:tblPr>
      <w:tblGrid>
        <w:gridCol w:w="851"/>
        <w:gridCol w:w="8219"/>
      </w:tblGrid>
      <w:tr w:rsidR="007F7FEB" w:rsidRPr="007F7FEB" w14:paraId="340470A7" w14:textId="77777777" w:rsidTr="008F19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E373D07" w14:textId="49E053CE" w:rsidR="003D007D" w:rsidRPr="007F7FEB" w:rsidRDefault="003D007D" w:rsidP="00A00A7A">
            <w:pPr>
              <w:rPr>
                <w:lang w:eastAsia="fr-CH"/>
              </w:rPr>
            </w:pPr>
            <w:r w:rsidRPr="007F7FEB">
              <w:rPr>
                <w:lang w:eastAsia="fr-CH"/>
              </w:rPr>
              <w:t>N° de page</w:t>
            </w:r>
          </w:p>
        </w:tc>
        <w:tc>
          <w:tcPr>
            <w:tcW w:w="8219" w:type="dxa"/>
          </w:tcPr>
          <w:p w14:paraId="382D117B" w14:textId="25598017" w:rsidR="003D007D" w:rsidRPr="007F7FEB" w:rsidRDefault="003D007D" w:rsidP="00A00A7A">
            <w:pPr>
              <w:cnfStyle w:val="100000000000" w:firstRow="1" w:lastRow="0" w:firstColumn="0" w:lastColumn="0" w:oddVBand="0" w:evenVBand="0" w:oddHBand="0" w:evenHBand="0" w:firstRowFirstColumn="0" w:firstRowLastColumn="0" w:lastRowFirstColumn="0" w:lastRowLastColumn="0"/>
              <w:rPr>
                <w:lang w:eastAsia="fr-CH"/>
              </w:rPr>
            </w:pPr>
            <w:r w:rsidRPr="007F7FEB">
              <w:rPr>
                <w:lang w:eastAsia="fr-CH"/>
              </w:rPr>
              <w:t>Lien de la source</w:t>
            </w:r>
          </w:p>
        </w:tc>
      </w:tr>
      <w:tr w:rsidR="007F7FEB" w:rsidRPr="007F7FEB" w14:paraId="2525DA0A"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9628FC2" w14:textId="61BC761B" w:rsidR="003D007D" w:rsidRPr="007F7FEB" w:rsidRDefault="003D007D" w:rsidP="00A00A7A">
            <w:pPr>
              <w:rPr>
                <w:lang w:eastAsia="fr-CH"/>
              </w:rPr>
            </w:pPr>
            <w:r w:rsidRPr="007F7FEB">
              <w:rPr>
                <w:highlight w:val="lightGray"/>
                <w:lang w:eastAsia="fr-CH"/>
              </w:rPr>
              <w:t>5</w:t>
            </w:r>
          </w:p>
        </w:tc>
        <w:tc>
          <w:tcPr>
            <w:tcW w:w="8219" w:type="dxa"/>
          </w:tcPr>
          <w:p w14:paraId="4531DE31" w14:textId="533F10F7" w:rsidR="003D007D" w:rsidRPr="007F7FEB" w:rsidRDefault="00694E22" w:rsidP="00A00A7A">
            <w:pPr>
              <w:cnfStyle w:val="000000100000" w:firstRow="0" w:lastRow="0" w:firstColumn="0" w:lastColumn="0" w:oddVBand="0" w:evenVBand="0" w:oddHBand="1" w:evenHBand="0" w:firstRowFirstColumn="0" w:firstRowLastColumn="0" w:lastRowFirstColumn="0" w:lastRowLastColumn="0"/>
              <w:rPr>
                <w:lang w:eastAsia="fr-CH"/>
              </w:rPr>
            </w:pPr>
            <w:hyperlink r:id="rId59" w:history="1">
              <w:r w:rsidR="003D007D" w:rsidRPr="007F7FEB">
                <w:rPr>
                  <w:rStyle w:val="Lienhypertexte"/>
                  <w:color w:val="auto"/>
                  <w:highlight w:val="lightGray"/>
                </w:rPr>
                <w:t>https://www.casinosbarriere.com/fr/montreux.html</w:t>
              </w:r>
            </w:hyperlink>
          </w:p>
        </w:tc>
      </w:tr>
      <w:tr w:rsidR="007F7FEB" w:rsidRPr="007F7FEB" w14:paraId="7618984A"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382A7C1D" w14:textId="718D7721" w:rsidR="003D007D" w:rsidRPr="007F7FEB" w:rsidRDefault="00B62CB3" w:rsidP="00A00A7A">
            <w:pPr>
              <w:rPr>
                <w:lang w:eastAsia="fr-CH"/>
              </w:rPr>
            </w:pPr>
            <w:r w:rsidRPr="007F7FEB">
              <w:rPr>
                <w:lang w:eastAsia="fr-CH"/>
              </w:rPr>
              <w:t>7</w:t>
            </w:r>
          </w:p>
        </w:tc>
        <w:tc>
          <w:tcPr>
            <w:tcW w:w="8219" w:type="dxa"/>
          </w:tcPr>
          <w:p w14:paraId="50E82D24" w14:textId="7BDD03E5" w:rsidR="003D007D" w:rsidRPr="007F7FEB" w:rsidRDefault="00694E22" w:rsidP="00A00A7A">
            <w:pPr>
              <w:cnfStyle w:val="000000000000" w:firstRow="0" w:lastRow="0" w:firstColumn="0" w:lastColumn="0" w:oddVBand="0" w:evenVBand="0" w:oddHBand="0" w:evenHBand="0" w:firstRowFirstColumn="0" w:firstRowLastColumn="0" w:lastRowFirstColumn="0" w:lastRowLastColumn="0"/>
              <w:rPr>
                <w:lang w:eastAsia="fr-CH"/>
              </w:rPr>
            </w:pPr>
            <w:hyperlink r:id="rId60" w:history="1">
              <w:r w:rsidR="00B62CB3" w:rsidRPr="007F7FEB">
                <w:rPr>
                  <w:rStyle w:val="Lienhypertexte"/>
                  <w:color w:val="auto"/>
                </w:rPr>
                <w:t>https://www.loro.ch</w:t>
              </w:r>
            </w:hyperlink>
          </w:p>
        </w:tc>
      </w:tr>
      <w:tr w:rsidR="007F7FEB" w:rsidRPr="007F7FEB" w14:paraId="26893C14"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8974366" w14:textId="43020992" w:rsidR="003D007D" w:rsidRPr="007F7FEB" w:rsidRDefault="00105B71" w:rsidP="00A00A7A">
            <w:pPr>
              <w:rPr>
                <w:lang w:eastAsia="fr-CH"/>
              </w:rPr>
            </w:pPr>
            <w:r w:rsidRPr="007F7FEB">
              <w:rPr>
                <w:highlight w:val="lightGray"/>
                <w:lang w:eastAsia="fr-CH"/>
              </w:rPr>
              <w:t>10</w:t>
            </w:r>
          </w:p>
        </w:tc>
        <w:tc>
          <w:tcPr>
            <w:tcW w:w="8219" w:type="dxa"/>
          </w:tcPr>
          <w:p w14:paraId="4E0164EA" w14:textId="70E9104E" w:rsidR="003D007D" w:rsidRPr="007F7FEB" w:rsidRDefault="00694E22" w:rsidP="00A00A7A">
            <w:pPr>
              <w:cnfStyle w:val="000000100000" w:firstRow="0" w:lastRow="0" w:firstColumn="0" w:lastColumn="0" w:oddVBand="0" w:evenVBand="0" w:oddHBand="1" w:evenHBand="0" w:firstRowFirstColumn="0" w:firstRowLastColumn="0" w:lastRowFirstColumn="0" w:lastRowLastColumn="0"/>
              <w:rPr>
                <w:lang w:eastAsia="fr-CH"/>
              </w:rPr>
            </w:pPr>
            <w:hyperlink r:id="rId61" w:history="1">
              <w:r w:rsidR="00105B71" w:rsidRPr="007F7FEB">
                <w:rPr>
                  <w:rStyle w:val="Lienhypertexte"/>
                  <w:color w:val="auto"/>
                  <w:highlight w:val="lightGray"/>
                </w:rPr>
                <w:t>https://www.vtx.ch</w:t>
              </w:r>
            </w:hyperlink>
          </w:p>
        </w:tc>
      </w:tr>
      <w:tr w:rsidR="007F7FEB" w:rsidRPr="007F7FEB" w14:paraId="4EC86656"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79D28149" w14:textId="7FEE13D2" w:rsidR="003D007D" w:rsidRPr="007F7FEB" w:rsidRDefault="00105B71" w:rsidP="00A00A7A">
            <w:pPr>
              <w:rPr>
                <w:lang w:eastAsia="fr-CH"/>
              </w:rPr>
            </w:pPr>
            <w:r w:rsidRPr="007F7FEB">
              <w:rPr>
                <w:lang w:eastAsia="fr-CH"/>
              </w:rPr>
              <w:t>12</w:t>
            </w:r>
          </w:p>
        </w:tc>
        <w:tc>
          <w:tcPr>
            <w:tcW w:w="8219" w:type="dxa"/>
          </w:tcPr>
          <w:p w14:paraId="1BB6CC4D" w14:textId="1A0BAADB" w:rsidR="003D007D" w:rsidRPr="007F7FEB" w:rsidRDefault="00105B71" w:rsidP="00A00A7A">
            <w:pPr>
              <w:cnfStyle w:val="000000000000" w:firstRow="0" w:lastRow="0" w:firstColumn="0" w:lastColumn="0" w:oddVBand="0" w:evenVBand="0" w:oddHBand="0" w:evenHBand="0" w:firstRowFirstColumn="0" w:firstRowLastColumn="0" w:lastRowFirstColumn="0" w:lastRowLastColumn="0"/>
              <w:rPr>
                <w:lang w:eastAsia="fr-CH"/>
              </w:rPr>
            </w:pPr>
            <w:r w:rsidRPr="007F7FEB">
              <w:rPr>
                <w:lang w:eastAsia="fr-CH"/>
              </w:rPr>
              <w:t>http://www.unil.ch</w:t>
            </w:r>
          </w:p>
        </w:tc>
      </w:tr>
      <w:tr w:rsidR="007F7FEB" w:rsidRPr="007F7FEB" w14:paraId="04EBB858"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78D0966" w14:textId="7559CAA5" w:rsidR="00595B95" w:rsidRPr="007F7FEB" w:rsidRDefault="00595B95" w:rsidP="00A00A7A">
            <w:pPr>
              <w:rPr>
                <w:highlight w:val="lightGray"/>
                <w:lang w:eastAsia="fr-CH"/>
              </w:rPr>
            </w:pPr>
            <w:r w:rsidRPr="007F7FEB">
              <w:rPr>
                <w:highlight w:val="lightGray"/>
                <w:lang w:eastAsia="fr-CH"/>
              </w:rPr>
              <w:t>14</w:t>
            </w:r>
          </w:p>
        </w:tc>
        <w:tc>
          <w:tcPr>
            <w:tcW w:w="8219" w:type="dxa"/>
          </w:tcPr>
          <w:p w14:paraId="6D4403B8" w14:textId="77777777" w:rsidR="00595B95" w:rsidRPr="007F7FEB" w:rsidRDefault="00694E22" w:rsidP="00A00A7A">
            <w:pPr>
              <w:cnfStyle w:val="000000100000" w:firstRow="0" w:lastRow="0" w:firstColumn="0" w:lastColumn="0" w:oddVBand="0" w:evenVBand="0" w:oddHBand="1" w:evenHBand="0" w:firstRowFirstColumn="0" w:firstRowLastColumn="0" w:lastRowFirstColumn="0" w:lastRowLastColumn="0"/>
              <w:rPr>
                <w:rStyle w:val="Lienhypertexte"/>
                <w:color w:val="auto"/>
                <w:highlight w:val="lightGray"/>
                <w:lang w:val="fr-FR"/>
              </w:rPr>
            </w:pPr>
            <w:hyperlink r:id="rId62" w:history="1">
              <w:r w:rsidR="00595B95" w:rsidRPr="007F7FEB">
                <w:rPr>
                  <w:rStyle w:val="Lienhypertexte"/>
                  <w:color w:val="auto"/>
                  <w:highlight w:val="lightGray"/>
                  <w:lang w:val="fr-FR"/>
                </w:rPr>
                <w:t>https://fr.wikipedia.org/wiki/Grappe_de_serveurs</w:t>
              </w:r>
            </w:hyperlink>
          </w:p>
          <w:p w14:paraId="68AE61D3" w14:textId="654FA313" w:rsidR="00595B95" w:rsidRPr="007F7FEB" w:rsidRDefault="00694E22" w:rsidP="00A00A7A">
            <w:pPr>
              <w:cnfStyle w:val="000000100000" w:firstRow="0" w:lastRow="0" w:firstColumn="0" w:lastColumn="0" w:oddVBand="0" w:evenVBand="0" w:oddHBand="1" w:evenHBand="0" w:firstRowFirstColumn="0" w:firstRowLastColumn="0" w:lastRowFirstColumn="0" w:lastRowLastColumn="0"/>
              <w:rPr>
                <w:highlight w:val="lightGray"/>
                <w:lang w:eastAsia="fr-CH"/>
              </w:rPr>
            </w:pPr>
            <w:hyperlink r:id="rId63" w:history="1">
              <w:r w:rsidR="00595B95" w:rsidRPr="007F7FEB">
                <w:rPr>
                  <w:rStyle w:val="Lienhypertexte"/>
                  <w:color w:val="auto"/>
                  <w:highlight w:val="lightGray"/>
                </w:rPr>
                <w:t>https://fr.wikipedia.org/wiki/N%C5%93ud_(r%C3%A9seau)</w:t>
              </w:r>
            </w:hyperlink>
          </w:p>
        </w:tc>
      </w:tr>
      <w:tr w:rsidR="007F7FEB" w:rsidRPr="007F7FEB" w14:paraId="3B07B5CC" w14:textId="77777777" w:rsidTr="008F19E3">
        <w:tc>
          <w:tcPr>
            <w:cnfStyle w:val="001000000000" w:firstRow="0" w:lastRow="0" w:firstColumn="1" w:lastColumn="0" w:oddVBand="0" w:evenVBand="0" w:oddHBand="0" w:evenHBand="0" w:firstRowFirstColumn="0" w:firstRowLastColumn="0" w:lastRowFirstColumn="0" w:lastRowLastColumn="0"/>
            <w:tcW w:w="851" w:type="dxa"/>
            <w:vAlign w:val="center"/>
          </w:tcPr>
          <w:p w14:paraId="790ACC34" w14:textId="74D66490" w:rsidR="003D007D" w:rsidRPr="007F7FEB" w:rsidRDefault="001C5A09" w:rsidP="00A00A7A">
            <w:pPr>
              <w:rPr>
                <w:lang w:eastAsia="fr-CH"/>
              </w:rPr>
            </w:pPr>
            <w:r w:rsidRPr="007F7FEB">
              <w:rPr>
                <w:lang w:eastAsia="fr-CH"/>
              </w:rPr>
              <w:t>17</w:t>
            </w:r>
          </w:p>
        </w:tc>
        <w:tc>
          <w:tcPr>
            <w:tcW w:w="8219" w:type="dxa"/>
          </w:tcPr>
          <w:p w14:paraId="1D5CCC67" w14:textId="5D9C0243" w:rsidR="001C5A09" w:rsidRPr="007F7FEB" w:rsidRDefault="00694E22" w:rsidP="00A00A7A">
            <w:pPr>
              <w:pStyle w:val="Notedebasdepage"/>
              <w:cnfStyle w:val="000000000000" w:firstRow="0" w:lastRow="0" w:firstColumn="0" w:lastColumn="0" w:oddVBand="0" w:evenVBand="0" w:oddHBand="0" w:evenHBand="0" w:firstRowFirstColumn="0" w:firstRowLastColumn="0" w:lastRowFirstColumn="0" w:lastRowLastColumn="0"/>
            </w:pPr>
            <w:hyperlink r:id="rId64" w:history="1">
              <w:r w:rsidR="001C5A09" w:rsidRPr="007F7FEB">
                <w:rPr>
                  <w:rStyle w:val="Lienhypertexte"/>
                  <w:color w:val="auto"/>
                </w:rPr>
                <w:t>https://www.admin.ch/opc/fr/classified-compilation/19920153/index.html</w:t>
              </w:r>
            </w:hyperlink>
          </w:p>
          <w:p w14:paraId="0C1A5C45" w14:textId="391706C8" w:rsidR="001C5A09" w:rsidRPr="007F7FEB" w:rsidRDefault="00694E22" w:rsidP="00A00A7A">
            <w:pPr>
              <w:pStyle w:val="Notedebasdepage"/>
              <w:cnfStyle w:val="000000000000" w:firstRow="0" w:lastRow="0" w:firstColumn="0" w:lastColumn="0" w:oddVBand="0" w:evenVBand="0" w:oddHBand="0" w:evenHBand="0" w:firstRowFirstColumn="0" w:firstRowLastColumn="0" w:lastRowFirstColumn="0" w:lastRowLastColumn="0"/>
            </w:pPr>
            <w:hyperlink r:id="rId65" w:history="1">
              <w:r w:rsidR="001C5A09" w:rsidRPr="007F7FEB">
                <w:rPr>
                  <w:rStyle w:val="Lienhypertexte"/>
                  <w:color w:val="auto"/>
                </w:rPr>
                <w:t>https://m.youtube.com/watch?v=OUMGp3HHel4</w:t>
              </w:r>
            </w:hyperlink>
          </w:p>
          <w:p w14:paraId="2E48D45D" w14:textId="750DEFAF" w:rsidR="003D007D" w:rsidRPr="007F7FEB" w:rsidRDefault="00694E22" w:rsidP="00A00A7A">
            <w:pPr>
              <w:cnfStyle w:val="000000000000" w:firstRow="0" w:lastRow="0" w:firstColumn="0" w:lastColumn="0" w:oddVBand="0" w:evenVBand="0" w:oddHBand="0" w:evenHBand="0" w:firstRowFirstColumn="0" w:firstRowLastColumn="0" w:lastRowFirstColumn="0" w:lastRowLastColumn="0"/>
              <w:rPr>
                <w:lang w:eastAsia="fr-CH"/>
              </w:rPr>
            </w:pPr>
            <w:hyperlink r:id="rId66" w:history="1">
              <w:r w:rsidR="001C5A09" w:rsidRPr="007F7FEB">
                <w:rPr>
                  <w:rStyle w:val="Lienhypertexte"/>
                  <w:color w:val="auto"/>
                </w:rPr>
                <w:t>http://urlz.fr/7Kpu</w:t>
              </w:r>
            </w:hyperlink>
          </w:p>
        </w:tc>
      </w:tr>
      <w:tr w:rsidR="007F7FEB" w:rsidRPr="007F7FEB" w14:paraId="780D9F3E"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31D62DEC" w14:textId="72374CE3" w:rsidR="003D007D" w:rsidRPr="007F7FEB" w:rsidRDefault="00512BD6" w:rsidP="00A00A7A">
            <w:pPr>
              <w:rPr>
                <w:highlight w:val="lightGray"/>
                <w:lang w:eastAsia="fr-CH"/>
              </w:rPr>
            </w:pPr>
            <w:r w:rsidRPr="007F7FEB">
              <w:rPr>
                <w:highlight w:val="lightGray"/>
                <w:lang w:eastAsia="fr-CH"/>
              </w:rPr>
              <w:t>19</w:t>
            </w:r>
          </w:p>
        </w:tc>
        <w:tc>
          <w:tcPr>
            <w:tcW w:w="8219" w:type="dxa"/>
          </w:tcPr>
          <w:p w14:paraId="25334933" w14:textId="77777777" w:rsidR="00512BD6" w:rsidRPr="007F7FEB" w:rsidRDefault="00694E22"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67" w:history="1">
              <w:r w:rsidR="00512BD6" w:rsidRPr="007F7FEB">
                <w:rPr>
                  <w:rStyle w:val="Lienhypertexte"/>
                  <w:color w:val="auto"/>
                  <w:highlight w:val="lightGray"/>
                </w:rPr>
                <w:t>https://fr.wikipedia.org/wiki/RAID_(informatique)</w:t>
              </w:r>
            </w:hyperlink>
          </w:p>
          <w:p w14:paraId="3B8BDD14" w14:textId="77777777" w:rsidR="00512BD6" w:rsidRPr="007F7FEB" w:rsidRDefault="00512BD6"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r w:rsidRPr="007F7FEB">
              <w:rPr>
                <w:highlight w:val="lightGray"/>
              </w:rPr>
              <w:t>Documents fournis par l’enseignant</w:t>
            </w:r>
          </w:p>
          <w:p w14:paraId="7FAD20E7" w14:textId="0AE1CA4C" w:rsidR="00512BD6" w:rsidRPr="007F7FEB" w:rsidRDefault="00694E22"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68" w:history="1">
              <w:r w:rsidR="00512BD6" w:rsidRPr="007F7FEB">
                <w:rPr>
                  <w:rStyle w:val="Lienhypertexte"/>
                  <w:color w:val="auto"/>
                  <w:highlight w:val="lightGray"/>
                </w:rPr>
                <w:t>http://www.hardware-attitude.com/fiche-885-carte-raid-sata-adaptec-2820sa---8-ports-sata-ii-pci-x.html</w:t>
              </w:r>
            </w:hyperlink>
          </w:p>
          <w:p w14:paraId="2FD4398D" w14:textId="77777777" w:rsidR="00512BD6" w:rsidRPr="007F7FEB" w:rsidRDefault="00694E22"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69" w:history="1">
              <w:r w:rsidR="00512BD6" w:rsidRPr="007F7FEB">
                <w:rPr>
                  <w:rStyle w:val="Lienhypertexte"/>
                  <w:color w:val="auto"/>
                  <w:highlight w:val="lightGray"/>
                </w:rPr>
                <w:t>https://stuff.mit.edu/afs/athena/project/rhel-doc/3/rhel-sag-fr-3/s1-raid-approaches.html</w:t>
              </w:r>
            </w:hyperlink>
          </w:p>
          <w:p w14:paraId="00AC9646" w14:textId="7BB0A4F8" w:rsidR="003D007D" w:rsidRPr="007F7FEB" w:rsidRDefault="00512BD6" w:rsidP="00A00A7A">
            <w:pPr>
              <w:cnfStyle w:val="000000100000" w:firstRow="0" w:lastRow="0" w:firstColumn="0" w:lastColumn="0" w:oddVBand="0" w:evenVBand="0" w:oddHBand="1" w:evenHBand="0" w:firstRowFirstColumn="0" w:firstRowLastColumn="0" w:lastRowFirstColumn="0" w:lastRowLastColumn="0"/>
              <w:rPr>
                <w:highlight w:val="lightGray"/>
                <w:lang w:eastAsia="fr-CH"/>
              </w:rPr>
            </w:pPr>
            <w:r w:rsidRPr="007F7FEB">
              <w:rPr>
                <w:highlight w:val="lightGray"/>
              </w:rPr>
              <w:t>Image Comparaison raids : file LSI_TechnologyBrief_RAID_fr.pdf</w:t>
            </w:r>
          </w:p>
        </w:tc>
      </w:tr>
      <w:tr w:rsidR="007F7FEB" w:rsidRPr="007F7FEB" w14:paraId="38BEF7B5"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3DA306FC" w14:textId="5831DBCC" w:rsidR="003D007D" w:rsidRPr="007F7FEB" w:rsidRDefault="00512BD6" w:rsidP="00A00A7A">
            <w:pPr>
              <w:rPr>
                <w:lang w:eastAsia="fr-CH"/>
              </w:rPr>
            </w:pPr>
            <w:r w:rsidRPr="007F7FEB">
              <w:rPr>
                <w:lang w:eastAsia="fr-CH"/>
              </w:rPr>
              <w:t>22</w:t>
            </w:r>
            <w:r w:rsidR="00263DF6" w:rsidRPr="007F7FEB">
              <w:rPr>
                <w:lang w:eastAsia="fr-CH"/>
              </w:rPr>
              <w:t xml:space="preserve"> -&gt; 25</w:t>
            </w:r>
          </w:p>
        </w:tc>
        <w:tc>
          <w:tcPr>
            <w:tcW w:w="8219" w:type="dxa"/>
          </w:tcPr>
          <w:p w14:paraId="70F06EB2" w14:textId="325A95BC" w:rsidR="003D007D" w:rsidRPr="007F7FEB" w:rsidRDefault="00694E22" w:rsidP="00A00A7A">
            <w:pPr>
              <w:cnfStyle w:val="000000000000" w:firstRow="0" w:lastRow="0" w:firstColumn="0" w:lastColumn="0" w:oddVBand="0" w:evenVBand="0" w:oddHBand="0" w:evenHBand="0" w:firstRowFirstColumn="0" w:firstRowLastColumn="0" w:lastRowFirstColumn="0" w:lastRowLastColumn="0"/>
            </w:pPr>
            <w:hyperlink r:id="rId70" w:history="1">
              <w:r w:rsidR="00263DF6" w:rsidRPr="007F7FEB">
                <w:rPr>
                  <w:rStyle w:val="Lienhypertexte"/>
                  <w:color w:val="auto"/>
                </w:rPr>
                <w:t>https://fr.wikipedia.org/wiki/Stockage_d%27information</w:t>
              </w:r>
            </w:hyperlink>
          </w:p>
          <w:p w14:paraId="1997A500" w14:textId="323F256E" w:rsidR="00263DF6" w:rsidRPr="007F7FEB" w:rsidRDefault="00694E22" w:rsidP="00A00A7A">
            <w:pPr>
              <w:cnfStyle w:val="000000000000" w:firstRow="0" w:lastRow="0" w:firstColumn="0" w:lastColumn="0" w:oddVBand="0" w:evenVBand="0" w:oddHBand="0" w:evenHBand="0" w:firstRowFirstColumn="0" w:firstRowLastColumn="0" w:lastRowFirstColumn="0" w:lastRowLastColumn="0"/>
              <w:rPr>
                <w:lang w:eastAsia="fr-CH"/>
              </w:rPr>
            </w:pPr>
            <w:hyperlink r:id="rId71" w:history="1">
              <w:r w:rsidR="00263DF6" w:rsidRPr="007F7FEB">
                <w:rPr>
                  <w:rStyle w:val="Lienhypertexte"/>
                  <w:color w:val="auto"/>
                  <w:lang w:eastAsia="fr-CH"/>
                </w:rPr>
                <w:t>https://www.commentcamarche.com/contents/739-cle-usb</w:t>
              </w:r>
            </w:hyperlink>
          </w:p>
          <w:p w14:paraId="1EE4DB25" w14:textId="4FB31ACB" w:rsidR="00263DF6" w:rsidRPr="007F7FEB" w:rsidRDefault="00694E22" w:rsidP="00A00A7A">
            <w:pPr>
              <w:cnfStyle w:val="000000000000" w:firstRow="0" w:lastRow="0" w:firstColumn="0" w:lastColumn="0" w:oddVBand="0" w:evenVBand="0" w:oddHBand="0" w:evenHBand="0" w:firstRowFirstColumn="0" w:firstRowLastColumn="0" w:lastRowFirstColumn="0" w:lastRowLastColumn="0"/>
              <w:rPr>
                <w:lang w:eastAsia="fr-CH"/>
              </w:rPr>
            </w:pPr>
            <w:hyperlink r:id="rId72" w:history="1">
              <w:r w:rsidR="001D0DD0" w:rsidRPr="007F7FEB">
                <w:rPr>
                  <w:rStyle w:val="Lienhypertexte"/>
                  <w:color w:val="auto"/>
                  <w:lang w:eastAsia="fr-CH"/>
                </w:rPr>
                <w:t>https://fr.wikipedia.org/wiki/Cl%C3%A9_USB</w:t>
              </w:r>
            </w:hyperlink>
          </w:p>
          <w:p w14:paraId="29C3A692" w14:textId="5B14ED04" w:rsidR="001D0DD0" w:rsidRDefault="00694E22" w:rsidP="00A00A7A">
            <w:pPr>
              <w:cnfStyle w:val="000000000000" w:firstRow="0" w:lastRow="0" w:firstColumn="0" w:lastColumn="0" w:oddVBand="0" w:evenVBand="0" w:oddHBand="0" w:evenHBand="0" w:firstRowFirstColumn="0" w:firstRowLastColumn="0" w:lastRowFirstColumn="0" w:lastRowLastColumn="0"/>
              <w:rPr>
                <w:lang w:eastAsia="fr-CH"/>
              </w:rPr>
            </w:pPr>
            <w:hyperlink r:id="rId73" w:history="1">
              <w:r w:rsidR="00AB28D5" w:rsidRPr="00D930F5">
                <w:rPr>
                  <w:rStyle w:val="Lienhypertexte"/>
                  <w:lang w:eastAsia="fr-CH"/>
                </w:rPr>
                <w:t>https://fr.wikipedia.org/wiki/Disque_dur</w:t>
              </w:r>
            </w:hyperlink>
          </w:p>
          <w:p w14:paraId="65B9B956" w14:textId="12D617A6" w:rsidR="00AB28D5" w:rsidRDefault="00694E22" w:rsidP="00A00A7A">
            <w:pPr>
              <w:cnfStyle w:val="000000000000" w:firstRow="0" w:lastRow="0" w:firstColumn="0" w:lastColumn="0" w:oddVBand="0" w:evenVBand="0" w:oddHBand="0" w:evenHBand="0" w:firstRowFirstColumn="0" w:firstRowLastColumn="0" w:lastRowFirstColumn="0" w:lastRowLastColumn="0"/>
              <w:rPr>
                <w:lang w:eastAsia="fr-CH"/>
              </w:rPr>
            </w:pPr>
            <w:hyperlink r:id="rId74" w:history="1">
              <w:r w:rsidR="00E014AF" w:rsidRPr="00FF146F">
                <w:rPr>
                  <w:rStyle w:val="Lienhypertexte"/>
                  <w:lang w:eastAsia="fr-CH"/>
                </w:rPr>
                <w:t>https://community.netapp.com/t5/Tech-OnTap-Articles/Back-to-Basics-RAID-DP/ta-p/86123?REF_SOURCE=EMMtot-1110&amp;h</w:t>
              </w:r>
            </w:hyperlink>
          </w:p>
          <w:p w14:paraId="44A4D0A7" w14:textId="403A0D4A" w:rsidR="00E014AF" w:rsidRDefault="00694E22" w:rsidP="00A00A7A">
            <w:pPr>
              <w:cnfStyle w:val="000000000000" w:firstRow="0" w:lastRow="0" w:firstColumn="0" w:lastColumn="0" w:oddVBand="0" w:evenVBand="0" w:oddHBand="0" w:evenHBand="0" w:firstRowFirstColumn="0" w:firstRowLastColumn="0" w:lastRowFirstColumn="0" w:lastRowLastColumn="0"/>
              <w:rPr>
                <w:lang w:eastAsia="fr-CH"/>
              </w:rPr>
            </w:pPr>
            <w:hyperlink r:id="rId75" w:history="1">
              <w:r w:rsidR="002C646B" w:rsidRPr="00FF146F">
                <w:rPr>
                  <w:rStyle w:val="Lienhypertexte"/>
                  <w:lang w:eastAsia="fr-CH"/>
                </w:rPr>
                <w:t>http://www.materiel-informatique.be/disque-dur.php</w:t>
              </w:r>
            </w:hyperlink>
          </w:p>
          <w:p w14:paraId="324FC17F" w14:textId="1286A4BB" w:rsidR="002C646B" w:rsidRPr="007F7FEB" w:rsidRDefault="002C646B" w:rsidP="00A00A7A">
            <w:pPr>
              <w:cnfStyle w:val="000000000000" w:firstRow="0" w:lastRow="0" w:firstColumn="0" w:lastColumn="0" w:oddVBand="0" w:evenVBand="0" w:oddHBand="0" w:evenHBand="0" w:firstRowFirstColumn="0" w:firstRowLastColumn="0" w:lastRowFirstColumn="0" w:lastRowLastColumn="0"/>
              <w:rPr>
                <w:lang w:eastAsia="fr-CH"/>
              </w:rPr>
            </w:pPr>
            <w:r w:rsidRPr="002C646B">
              <w:rPr>
                <w:lang w:eastAsia="fr-CH"/>
              </w:rPr>
              <w:t>https://fr.wikipedia.org/wiki/Linear_Tape-Open</w:t>
            </w:r>
          </w:p>
        </w:tc>
      </w:tr>
      <w:tr w:rsidR="007F7FEB" w:rsidRPr="007F7FEB" w14:paraId="7E73F65E"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13C689EE" w14:textId="10E66A7C" w:rsidR="00512BD6" w:rsidRPr="007F7FEB" w:rsidRDefault="00512BD6" w:rsidP="00A00A7A">
            <w:pPr>
              <w:rPr>
                <w:lang w:eastAsia="fr-CH"/>
              </w:rPr>
            </w:pPr>
            <w:r w:rsidRPr="007F7FEB">
              <w:rPr>
                <w:highlight w:val="lightGray"/>
                <w:lang w:eastAsia="fr-CH"/>
              </w:rPr>
              <w:t>25</w:t>
            </w:r>
          </w:p>
        </w:tc>
        <w:tc>
          <w:tcPr>
            <w:tcW w:w="8219" w:type="dxa"/>
          </w:tcPr>
          <w:p w14:paraId="42A63CB6" w14:textId="0703A81B" w:rsidR="00512BD6" w:rsidRPr="007F7FEB" w:rsidRDefault="00512BD6" w:rsidP="00A00A7A">
            <w:pPr>
              <w:cnfStyle w:val="000000100000" w:firstRow="0" w:lastRow="0" w:firstColumn="0" w:lastColumn="0" w:oddVBand="0" w:evenVBand="0" w:oddHBand="1" w:evenHBand="0" w:firstRowFirstColumn="0" w:firstRowLastColumn="0" w:lastRowFirstColumn="0" w:lastRowLastColumn="0"/>
            </w:pPr>
            <w:r w:rsidRPr="007F7FEB">
              <w:rPr>
                <w:highlight w:val="lightGray"/>
              </w:rPr>
              <w:t xml:space="preserve">Les images sont tirées du polycopié de l’enseignant M. </w:t>
            </w:r>
            <w:proofErr w:type="spellStart"/>
            <w:r w:rsidRPr="007F7FEB">
              <w:rPr>
                <w:highlight w:val="lightGray"/>
              </w:rPr>
              <w:t>Rogeiro</w:t>
            </w:r>
            <w:proofErr w:type="spellEnd"/>
            <w:r w:rsidRPr="007F7FEB">
              <w:rPr>
                <w:highlight w:val="lightGray"/>
              </w:rPr>
              <w:t xml:space="preserve"> intitulés « Les sauvegardes ».</w:t>
            </w:r>
          </w:p>
        </w:tc>
      </w:tr>
      <w:tr w:rsidR="007F7FEB" w:rsidRPr="007F7FEB" w14:paraId="1D21EC57" w14:textId="77777777" w:rsidTr="008F19E3">
        <w:tc>
          <w:tcPr>
            <w:cnfStyle w:val="001000000000" w:firstRow="0" w:lastRow="0" w:firstColumn="1" w:lastColumn="0" w:oddVBand="0" w:evenVBand="0" w:oddHBand="0" w:evenHBand="0" w:firstRowFirstColumn="0" w:firstRowLastColumn="0" w:lastRowFirstColumn="0" w:lastRowLastColumn="0"/>
            <w:tcW w:w="851" w:type="dxa"/>
            <w:vAlign w:val="center"/>
          </w:tcPr>
          <w:p w14:paraId="449C718A" w14:textId="3C255ABD" w:rsidR="00512BD6" w:rsidRPr="007F7FEB" w:rsidRDefault="00512BD6" w:rsidP="00A00A7A">
            <w:pPr>
              <w:rPr>
                <w:lang w:eastAsia="fr-CH"/>
              </w:rPr>
            </w:pPr>
            <w:r w:rsidRPr="007F7FEB">
              <w:rPr>
                <w:lang w:eastAsia="fr-CH"/>
              </w:rPr>
              <w:t>26</w:t>
            </w:r>
          </w:p>
        </w:tc>
        <w:tc>
          <w:tcPr>
            <w:tcW w:w="8219" w:type="dxa"/>
          </w:tcPr>
          <w:p w14:paraId="5EAE71DA" w14:textId="77777777" w:rsidR="00512BD6" w:rsidRPr="007F7FEB" w:rsidRDefault="00694E22" w:rsidP="00A00A7A">
            <w:pPr>
              <w:pStyle w:val="Notedebasdepage"/>
              <w:cnfStyle w:val="000000000000" w:firstRow="0" w:lastRow="0" w:firstColumn="0" w:lastColumn="0" w:oddVBand="0" w:evenVBand="0" w:oddHBand="0" w:evenHBand="0" w:firstRowFirstColumn="0" w:firstRowLastColumn="0" w:lastRowFirstColumn="0" w:lastRowLastColumn="0"/>
            </w:pPr>
            <w:hyperlink r:id="rId76" w:history="1">
              <w:r w:rsidR="00512BD6" w:rsidRPr="007F7FEB">
                <w:rPr>
                  <w:rStyle w:val="Lienhypertexte"/>
                  <w:color w:val="auto"/>
                </w:rPr>
                <w:t>https://www.commentcamarche.com/contents/994-onduleur</w:t>
              </w:r>
            </w:hyperlink>
          </w:p>
          <w:p w14:paraId="6552B014" w14:textId="77777777" w:rsidR="00512BD6" w:rsidRPr="007F7FEB" w:rsidRDefault="00694E22" w:rsidP="00A00A7A">
            <w:pPr>
              <w:pStyle w:val="Notedebasdepage"/>
              <w:cnfStyle w:val="000000000000" w:firstRow="0" w:lastRow="0" w:firstColumn="0" w:lastColumn="0" w:oddVBand="0" w:evenVBand="0" w:oddHBand="0" w:evenHBand="0" w:firstRowFirstColumn="0" w:firstRowLastColumn="0" w:lastRowFirstColumn="0" w:lastRowLastColumn="0"/>
            </w:pPr>
            <w:hyperlink r:id="rId77" w:history="1">
              <w:r w:rsidR="00512BD6" w:rsidRPr="007F7FEB">
                <w:rPr>
                  <w:rStyle w:val="Lienhypertexte"/>
                  <w:color w:val="auto"/>
                </w:rPr>
                <w:t>https://sitelec.org/cours/abati/flash/onduleur.htm</w:t>
              </w:r>
            </w:hyperlink>
          </w:p>
          <w:p w14:paraId="3039E115" w14:textId="77777777" w:rsidR="00512BD6" w:rsidRPr="007F7FEB" w:rsidRDefault="00694E22" w:rsidP="00A00A7A">
            <w:pPr>
              <w:pStyle w:val="Notedebasdepage"/>
              <w:cnfStyle w:val="000000000000" w:firstRow="0" w:lastRow="0" w:firstColumn="0" w:lastColumn="0" w:oddVBand="0" w:evenVBand="0" w:oddHBand="0" w:evenHBand="0" w:firstRowFirstColumn="0" w:firstRowLastColumn="0" w:lastRowFirstColumn="0" w:lastRowLastColumn="0"/>
            </w:pPr>
            <w:hyperlink r:id="rId78" w:history="1">
              <w:r w:rsidR="00512BD6" w:rsidRPr="007F7FEB">
                <w:rPr>
                  <w:rStyle w:val="Lienhypertexte"/>
                  <w:color w:val="auto"/>
                </w:rPr>
                <w:t>https://www.ldlc.com/guides/AL00000601/guide+les+onduleurs/</w:t>
              </w:r>
            </w:hyperlink>
          </w:p>
          <w:p w14:paraId="40BC9160" w14:textId="1AF2F16E" w:rsidR="00512BD6" w:rsidRPr="007F7FEB" w:rsidRDefault="00694E22" w:rsidP="00A00A7A">
            <w:pPr>
              <w:pStyle w:val="Notedebasdepage"/>
              <w:cnfStyle w:val="000000000000" w:firstRow="0" w:lastRow="0" w:firstColumn="0" w:lastColumn="0" w:oddVBand="0" w:evenVBand="0" w:oddHBand="0" w:evenHBand="0" w:firstRowFirstColumn="0" w:firstRowLastColumn="0" w:lastRowFirstColumn="0" w:lastRowLastColumn="0"/>
            </w:pPr>
            <w:hyperlink r:id="rId79" w:history="1">
              <w:r w:rsidR="00512BD6" w:rsidRPr="007F7FEB">
                <w:rPr>
                  <w:rStyle w:val="Lienhypertexte"/>
                  <w:color w:val="auto"/>
                </w:rPr>
                <w:t>http://www.europ-computer.com/dossiers/dossier_6_18.html</w:t>
              </w:r>
            </w:hyperlink>
          </w:p>
        </w:tc>
      </w:tr>
      <w:tr w:rsidR="007F7FEB" w:rsidRPr="007F7FEB" w14:paraId="67566B97"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30EF401" w14:textId="2F13FE18" w:rsidR="00512BD6" w:rsidRPr="007F7FEB" w:rsidRDefault="00413807" w:rsidP="00A00A7A">
            <w:pPr>
              <w:rPr>
                <w:highlight w:val="lightGray"/>
                <w:lang w:eastAsia="fr-CH"/>
              </w:rPr>
            </w:pPr>
            <w:r w:rsidRPr="007F7FEB">
              <w:rPr>
                <w:highlight w:val="lightGray"/>
                <w:lang w:eastAsia="fr-CH"/>
              </w:rPr>
              <w:t>31</w:t>
            </w:r>
          </w:p>
        </w:tc>
        <w:tc>
          <w:tcPr>
            <w:tcW w:w="8219" w:type="dxa"/>
          </w:tcPr>
          <w:p w14:paraId="288DCCBE" w14:textId="73867F1B" w:rsidR="00512BD6" w:rsidRPr="007F7FEB" w:rsidRDefault="00694E22" w:rsidP="00A00A7A">
            <w:pPr>
              <w:cnfStyle w:val="000000100000" w:firstRow="0" w:lastRow="0" w:firstColumn="0" w:lastColumn="0" w:oddVBand="0" w:evenVBand="0" w:oddHBand="1" w:evenHBand="0" w:firstRowFirstColumn="0" w:firstRowLastColumn="0" w:lastRowFirstColumn="0" w:lastRowLastColumn="0"/>
              <w:rPr>
                <w:highlight w:val="lightGray"/>
              </w:rPr>
            </w:pPr>
            <w:hyperlink r:id="rId80" w:history="1">
              <w:r w:rsidR="00413807" w:rsidRPr="007F7FEB">
                <w:rPr>
                  <w:rStyle w:val="Lienhypertexte"/>
                  <w:color w:val="auto"/>
                  <w:highlight w:val="lightGray"/>
                </w:rPr>
                <w:t>https://fr.wikipedia.org/wiki/Plan_de_reprise_d%27activit%C3%A9</w:t>
              </w:r>
            </w:hyperlink>
          </w:p>
          <w:p w14:paraId="3FB3948B" w14:textId="028661AD" w:rsidR="00413807" w:rsidRPr="007F7FEB" w:rsidRDefault="00413807" w:rsidP="00A00A7A">
            <w:pPr>
              <w:cnfStyle w:val="000000100000" w:firstRow="0" w:lastRow="0" w:firstColumn="0" w:lastColumn="0" w:oddVBand="0" w:evenVBand="0" w:oddHBand="1" w:evenHBand="0" w:firstRowFirstColumn="0" w:firstRowLastColumn="0" w:lastRowFirstColumn="0" w:lastRowLastColumn="0"/>
              <w:rPr>
                <w:highlight w:val="lightGray"/>
              </w:rPr>
            </w:pPr>
            <w:r w:rsidRPr="007F7FEB">
              <w:rPr>
                <w:highlight w:val="lightGray"/>
              </w:rPr>
              <w:t>https://www.cases.lu/drp.html</w:t>
            </w:r>
          </w:p>
        </w:tc>
      </w:tr>
      <w:tr w:rsidR="007F7FEB" w:rsidRPr="007F7FEB" w14:paraId="1CEB4E3E"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0C2CA908" w14:textId="62E320DB" w:rsidR="00BB56AF" w:rsidRPr="007F7FEB" w:rsidRDefault="00BB56AF" w:rsidP="00A00A7A">
            <w:pPr>
              <w:rPr>
                <w:lang w:eastAsia="fr-CH"/>
              </w:rPr>
            </w:pPr>
            <w:r w:rsidRPr="007F7FEB">
              <w:rPr>
                <w:lang w:eastAsia="fr-CH"/>
              </w:rPr>
              <w:t>32</w:t>
            </w:r>
          </w:p>
        </w:tc>
        <w:tc>
          <w:tcPr>
            <w:tcW w:w="8219" w:type="dxa"/>
          </w:tcPr>
          <w:p w14:paraId="7544A208" w14:textId="07969FA0" w:rsidR="00BB56AF" w:rsidRPr="007F7FEB" w:rsidRDefault="00694E22" w:rsidP="00A00A7A">
            <w:pPr>
              <w:cnfStyle w:val="000000000000" w:firstRow="0" w:lastRow="0" w:firstColumn="0" w:lastColumn="0" w:oddVBand="0" w:evenVBand="0" w:oddHBand="0" w:evenHBand="0" w:firstRowFirstColumn="0" w:firstRowLastColumn="0" w:lastRowFirstColumn="0" w:lastRowLastColumn="0"/>
            </w:pPr>
            <w:hyperlink r:id="rId81" w:history="1">
              <w:r w:rsidR="00BB56AF" w:rsidRPr="007F7FEB">
                <w:rPr>
                  <w:rStyle w:val="Lienhypertexte"/>
                  <w:color w:val="auto"/>
                </w:rPr>
                <w:t>https://fr.wikipedia.org/wiki/Small_Computer_System_Interface</w:t>
              </w:r>
            </w:hyperlink>
          </w:p>
          <w:p w14:paraId="0B3D6A4C" w14:textId="194FDA7F" w:rsidR="00BB56AF" w:rsidRPr="007F7FEB" w:rsidRDefault="00694E22" w:rsidP="00A00A7A">
            <w:pPr>
              <w:cnfStyle w:val="000000000000" w:firstRow="0" w:lastRow="0" w:firstColumn="0" w:lastColumn="0" w:oddVBand="0" w:evenVBand="0" w:oddHBand="0" w:evenHBand="0" w:firstRowFirstColumn="0" w:firstRowLastColumn="0" w:lastRowFirstColumn="0" w:lastRowLastColumn="0"/>
            </w:pPr>
            <w:hyperlink r:id="rId82" w:history="1">
              <w:r w:rsidR="00BB56AF" w:rsidRPr="007F7FEB">
                <w:rPr>
                  <w:rStyle w:val="Lienhypertexte"/>
                  <w:color w:val="auto"/>
                </w:rPr>
                <w:t>https://blog.netapp.com/wp-content/uploads/2016/05/iscsi_blog_images-1.jpg</w:t>
              </w:r>
            </w:hyperlink>
          </w:p>
          <w:p w14:paraId="4EA87E70" w14:textId="27137E4C" w:rsidR="00BB56AF" w:rsidRPr="007F7FEB" w:rsidRDefault="00694E22" w:rsidP="00A00A7A">
            <w:pPr>
              <w:cnfStyle w:val="000000000000" w:firstRow="0" w:lastRow="0" w:firstColumn="0" w:lastColumn="0" w:oddVBand="0" w:evenVBand="0" w:oddHBand="0" w:evenHBand="0" w:firstRowFirstColumn="0" w:firstRowLastColumn="0" w:lastRowFirstColumn="0" w:lastRowLastColumn="0"/>
            </w:pPr>
            <w:hyperlink r:id="rId83" w:history="1">
              <w:r w:rsidR="00BB56AF" w:rsidRPr="007F7FEB">
                <w:rPr>
                  <w:rStyle w:val="Lienhypertexte"/>
                  <w:color w:val="auto"/>
                </w:rPr>
                <w:t>https://www.snia.org/sites/default/orig/sdc_archives/2010_presentations/monday/MahmoudJibbe_ISCSI_FCoE__testing-verA.pdf</w:t>
              </w:r>
            </w:hyperlink>
          </w:p>
          <w:p w14:paraId="48FFE773" w14:textId="0B0B69EA" w:rsidR="00BB56AF" w:rsidRPr="007F7FEB" w:rsidRDefault="00694E22" w:rsidP="00A00A7A">
            <w:pPr>
              <w:cnfStyle w:val="000000000000" w:firstRow="0" w:lastRow="0" w:firstColumn="0" w:lastColumn="0" w:oddVBand="0" w:evenVBand="0" w:oddHBand="0" w:evenHBand="0" w:firstRowFirstColumn="0" w:firstRowLastColumn="0" w:lastRowFirstColumn="0" w:lastRowLastColumn="0"/>
            </w:pPr>
            <w:hyperlink r:id="rId84" w:history="1">
              <w:r w:rsidR="00BB56AF" w:rsidRPr="007F7FEB">
                <w:rPr>
                  <w:rStyle w:val="Lienhypertexte"/>
                  <w:color w:val="auto"/>
                </w:rPr>
                <w:t>https://www.01net.com/actualites/le-protocole-iscsi-152216.html</w:t>
              </w:r>
            </w:hyperlink>
          </w:p>
          <w:p w14:paraId="285D434B" w14:textId="31C40BA8" w:rsidR="00BB56AF" w:rsidRPr="007F7FEB" w:rsidRDefault="00BB56AF" w:rsidP="00A00A7A">
            <w:pPr>
              <w:cnfStyle w:val="000000000000" w:firstRow="0" w:lastRow="0" w:firstColumn="0" w:lastColumn="0" w:oddVBand="0" w:evenVBand="0" w:oddHBand="0" w:evenHBand="0" w:firstRowFirstColumn="0" w:firstRowLastColumn="0" w:lastRowFirstColumn="0" w:lastRowLastColumn="0"/>
            </w:pPr>
          </w:p>
        </w:tc>
      </w:tr>
    </w:tbl>
    <w:p w14:paraId="7D355FF4" w14:textId="77777777" w:rsidR="003D007D" w:rsidRPr="007F7FEB" w:rsidRDefault="003D007D" w:rsidP="00A00A7A">
      <w:pPr>
        <w:rPr>
          <w:lang w:eastAsia="fr-CH"/>
        </w:rPr>
      </w:pPr>
    </w:p>
    <w:sectPr w:rsidR="003D007D" w:rsidRPr="007F7FEB"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458EB8" w14:textId="77777777" w:rsidR="000B643F" w:rsidRDefault="000B643F" w:rsidP="00A00A7A">
      <w:r>
        <w:separator/>
      </w:r>
    </w:p>
    <w:p w14:paraId="15811C89" w14:textId="77777777" w:rsidR="000B643F" w:rsidRDefault="000B643F" w:rsidP="00A00A7A"/>
  </w:endnote>
  <w:endnote w:type="continuationSeparator" w:id="0">
    <w:p w14:paraId="7F908F8D" w14:textId="77777777" w:rsidR="000B643F" w:rsidRDefault="000B643F" w:rsidP="00A00A7A">
      <w:r>
        <w:continuationSeparator/>
      </w:r>
    </w:p>
    <w:p w14:paraId="67E016F8" w14:textId="77777777" w:rsidR="000B643F" w:rsidRDefault="000B643F" w:rsidP="00A00A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AE0B4" w14:textId="1C57E57F" w:rsidR="00694E22" w:rsidRDefault="00694E22" w:rsidP="00A00A7A">
    <w:pPr>
      <w:pStyle w:val="Pieddepage"/>
    </w:pPr>
    <w:r>
      <w:tab/>
    </w:r>
    <w:r>
      <w:tab/>
      <w:t xml:space="preserve">Page </w:t>
    </w:r>
    <w:r>
      <w:fldChar w:fldCharType="begin"/>
    </w:r>
    <w:r>
      <w:instrText xml:space="preserve"> PAGE   \* MERGEFORMAT </w:instrText>
    </w:r>
    <w:r>
      <w:fldChar w:fldCharType="separate"/>
    </w:r>
    <w:r w:rsidR="009B0D8E">
      <w:rPr>
        <w:noProof/>
      </w:rPr>
      <w:t>39</w:t>
    </w:r>
    <w:r>
      <w:fldChar w:fldCharType="end"/>
    </w:r>
    <w:r>
      <w:t xml:space="preserve"> / </w:t>
    </w:r>
    <w:r>
      <w:rPr>
        <w:noProof/>
      </w:rPr>
      <w:fldChar w:fldCharType="begin"/>
    </w:r>
    <w:r>
      <w:rPr>
        <w:noProof/>
      </w:rPr>
      <w:instrText xml:space="preserve"> NUMPAGES   \* MERGEFORMAT </w:instrText>
    </w:r>
    <w:r>
      <w:rPr>
        <w:noProof/>
      </w:rPr>
      <w:fldChar w:fldCharType="separate"/>
    </w:r>
    <w:r w:rsidR="009B0D8E">
      <w:rPr>
        <w:noProof/>
      </w:rPr>
      <w:t>39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A76743" w14:textId="77777777" w:rsidR="000B643F" w:rsidRDefault="000B643F" w:rsidP="00A00A7A">
      <w:r>
        <w:separator/>
      </w:r>
    </w:p>
    <w:p w14:paraId="5E312CA3" w14:textId="77777777" w:rsidR="000B643F" w:rsidRDefault="000B643F" w:rsidP="00A00A7A"/>
  </w:footnote>
  <w:footnote w:type="continuationSeparator" w:id="0">
    <w:p w14:paraId="1685FE66" w14:textId="77777777" w:rsidR="000B643F" w:rsidRDefault="000B643F" w:rsidP="00A00A7A">
      <w:r>
        <w:continuationSeparator/>
      </w:r>
    </w:p>
    <w:p w14:paraId="2D7D4A06" w14:textId="77777777" w:rsidR="000B643F" w:rsidRDefault="000B643F" w:rsidP="00A00A7A"/>
  </w:footnote>
  <w:footnote w:id="1">
    <w:p w14:paraId="5D34CAC0" w14:textId="77777777" w:rsidR="00694E22" w:rsidRDefault="00694E22" w:rsidP="00A00A7A">
      <w:pPr>
        <w:pStyle w:val="Notedebasdepage"/>
      </w:pPr>
      <w:r>
        <w:rPr>
          <w:rStyle w:val="Appelnotedebasdep"/>
        </w:rPr>
        <w:footnoteRef/>
      </w:r>
      <w:r>
        <w:t xml:space="preserve"> </w:t>
      </w:r>
      <w:hyperlink r:id="rId1" w:history="1">
        <w:r w:rsidRPr="00006F5D">
          <w:rPr>
            <w:rStyle w:val="Lienhypertexte"/>
          </w:rPr>
          <w:t>https://www.unil.ch</w:t>
        </w:r>
      </w:hyperlink>
    </w:p>
  </w:footnote>
  <w:footnote w:id="2">
    <w:p w14:paraId="4D53191E" w14:textId="77777777" w:rsidR="00694E22" w:rsidRPr="001665F3" w:rsidRDefault="00694E22" w:rsidP="00A00A7A">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2" w:history="1">
        <w:r w:rsidRPr="00EE19F8">
          <w:rPr>
            <w:rStyle w:val="Lienhypertexte"/>
            <w:lang w:val="fr-FR"/>
          </w:rPr>
          <w:t>https://fr.wikipedia.org/wiki/Grappe_de_serveurs</w:t>
        </w:r>
      </w:hyperlink>
      <w:r>
        <w:rPr>
          <w:lang w:val="fr-FR"/>
        </w:rPr>
        <w:t xml:space="preserve"> </w:t>
      </w:r>
    </w:p>
  </w:footnote>
  <w:footnote w:id="3">
    <w:p w14:paraId="07F766EC" w14:textId="77777777" w:rsidR="00694E22" w:rsidRPr="000205AA" w:rsidRDefault="00694E22" w:rsidP="00A00A7A">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3" w:history="1">
        <w:r w:rsidRPr="00EE19F8">
          <w:rPr>
            <w:rStyle w:val="Lienhypertexte"/>
          </w:rPr>
          <w:t>https://fr.wikipedia.org/wiki/N%C5%93ud_(r%C3%A9seau)</w:t>
        </w:r>
      </w:hyperlink>
      <w:r>
        <w:t xml:space="preserve"> </w:t>
      </w:r>
    </w:p>
  </w:footnote>
  <w:footnote w:id="4">
    <w:p w14:paraId="3934291A" w14:textId="77777777" w:rsidR="00694E22" w:rsidRPr="00B55C34" w:rsidRDefault="00694E22" w:rsidP="00A00A7A">
      <w:pPr>
        <w:pStyle w:val="Notedebasdepage"/>
      </w:pPr>
      <w:r>
        <w:rPr>
          <w:rStyle w:val="Appelnotedebasdep"/>
        </w:rPr>
        <w:footnoteRef/>
      </w:r>
      <w:r w:rsidRPr="00B55C34">
        <w:rPr>
          <w:lang w:val="fr-FR"/>
        </w:rPr>
        <w:t xml:space="preserve"> </w:t>
      </w:r>
      <w:r>
        <w:t>L’</w:t>
      </w:r>
      <w:proofErr w:type="spellStart"/>
      <w:r>
        <w:t>incremental-forever</w:t>
      </w:r>
      <w:proofErr w:type="spellEnd"/>
      <w:r>
        <w:t xml:space="preserve"> backup est une sauvegarde où on effectue une seule fois au début une sauvegarde full et on effectue en continue une sauvegarde incrémentale.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CF44" w14:textId="77777777" w:rsidR="00694E22" w:rsidRDefault="00694E22" w:rsidP="00A00A7A">
    <w:pPr>
      <w:pStyle w:val="En-tte"/>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1F6410"/>
    <w:multiLevelType w:val="hybridMultilevel"/>
    <w:tmpl w:val="FFDAEEA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9E7657B"/>
    <w:multiLevelType w:val="hybridMultilevel"/>
    <w:tmpl w:val="954633DA"/>
    <w:lvl w:ilvl="0" w:tplc="29062FCE">
      <w:start w:val="1"/>
      <w:numFmt w:val="bullet"/>
      <w:pStyle w:val="Paragraphedeliste"/>
      <w:lvlText w:val=""/>
      <w:lvlJc w:val="left"/>
      <w:pPr>
        <w:ind w:left="787" w:hanging="360"/>
      </w:pPr>
      <w:rPr>
        <w:rFonts w:ascii="Symbol" w:hAnsi="Symbol" w:hint="default"/>
      </w:rPr>
    </w:lvl>
    <w:lvl w:ilvl="1" w:tplc="100C0003" w:tentative="1">
      <w:start w:val="1"/>
      <w:numFmt w:val="bullet"/>
      <w:lvlText w:val="o"/>
      <w:lvlJc w:val="left"/>
      <w:pPr>
        <w:ind w:left="1507" w:hanging="360"/>
      </w:pPr>
      <w:rPr>
        <w:rFonts w:ascii="Courier New" w:hAnsi="Courier New" w:cs="Courier New" w:hint="default"/>
      </w:rPr>
    </w:lvl>
    <w:lvl w:ilvl="2" w:tplc="100C0005" w:tentative="1">
      <w:start w:val="1"/>
      <w:numFmt w:val="bullet"/>
      <w:lvlText w:val=""/>
      <w:lvlJc w:val="left"/>
      <w:pPr>
        <w:ind w:left="2227" w:hanging="360"/>
      </w:pPr>
      <w:rPr>
        <w:rFonts w:ascii="Wingdings" w:hAnsi="Wingdings" w:hint="default"/>
      </w:rPr>
    </w:lvl>
    <w:lvl w:ilvl="3" w:tplc="100C0001" w:tentative="1">
      <w:start w:val="1"/>
      <w:numFmt w:val="bullet"/>
      <w:lvlText w:val=""/>
      <w:lvlJc w:val="left"/>
      <w:pPr>
        <w:ind w:left="2947" w:hanging="360"/>
      </w:pPr>
      <w:rPr>
        <w:rFonts w:ascii="Symbol" w:hAnsi="Symbol" w:hint="default"/>
      </w:rPr>
    </w:lvl>
    <w:lvl w:ilvl="4" w:tplc="100C0003" w:tentative="1">
      <w:start w:val="1"/>
      <w:numFmt w:val="bullet"/>
      <w:lvlText w:val="o"/>
      <w:lvlJc w:val="left"/>
      <w:pPr>
        <w:ind w:left="3667" w:hanging="360"/>
      </w:pPr>
      <w:rPr>
        <w:rFonts w:ascii="Courier New" w:hAnsi="Courier New" w:cs="Courier New" w:hint="default"/>
      </w:rPr>
    </w:lvl>
    <w:lvl w:ilvl="5" w:tplc="100C0005" w:tentative="1">
      <w:start w:val="1"/>
      <w:numFmt w:val="bullet"/>
      <w:lvlText w:val=""/>
      <w:lvlJc w:val="left"/>
      <w:pPr>
        <w:ind w:left="4387" w:hanging="360"/>
      </w:pPr>
      <w:rPr>
        <w:rFonts w:ascii="Wingdings" w:hAnsi="Wingdings" w:hint="default"/>
      </w:rPr>
    </w:lvl>
    <w:lvl w:ilvl="6" w:tplc="100C0001" w:tentative="1">
      <w:start w:val="1"/>
      <w:numFmt w:val="bullet"/>
      <w:lvlText w:val=""/>
      <w:lvlJc w:val="left"/>
      <w:pPr>
        <w:ind w:left="5107" w:hanging="360"/>
      </w:pPr>
      <w:rPr>
        <w:rFonts w:ascii="Symbol" w:hAnsi="Symbol" w:hint="default"/>
      </w:rPr>
    </w:lvl>
    <w:lvl w:ilvl="7" w:tplc="100C0003" w:tentative="1">
      <w:start w:val="1"/>
      <w:numFmt w:val="bullet"/>
      <w:lvlText w:val="o"/>
      <w:lvlJc w:val="left"/>
      <w:pPr>
        <w:ind w:left="5827" w:hanging="360"/>
      </w:pPr>
      <w:rPr>
        <w:rFonts w:ascii="Courier New" w:hAnsi="Courier New" w:cs="Courier New" w:hint="default"/>
      </w:rPr>
    </w:lvl>
    <w:lvl w:ilvl="8" w:tplc="100C0005" w:tentative="1">
      <w:start w:val="1"/>
      <w:numFmt w:val="bullet"/>
      <w:lvlText w:val=""/>
      <w:lvlJc w:val="left"/>
      <w:pPr>
        <w:ind w:left="6547" w:hanging="360"/>
      </w:pPr>
      <w:rPr>
        <w:rFonts w:ascii="Wingdings" w:hAnsi="Wingdings" w:hint="default"/>
      </w:rPr>
    </w:lvl>
  </w:abstractNum>
  <w:abstractNum w:abstractNumId="4" w15:restartNumberingAfterBreak="0">
    <w:nsid w:val="1DBD1C54"/>
    <w:multiLevelType w:val="hybridMultilevel"/>
    <w:tmpl w:val="EDEE471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3720F73"/>
    <w:multiLevelType w:val="hybridMultilevel"/>
    <w:tmpl w:val="CF7099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2C152C1"/>
    <w:multiLevelType w:val="hybridMultilevel"/>
    <w:tmpl w:val="0F4422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41936C9"/>
    <w:multiLevelType w:val="multilevel"/>
    <w:tmpl w:val="FBAA347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A724234"/>
    <w:multiLevelType w:val="hybridMultilevel"/>
    <w:tmpl w:val="81CA8F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abstractNum w:abstractNumId="20" w15:restartNumberingAfterBreak="0">
    <w:nsid w:val="6AD403FC"/>
    <w:multiLevelType w:val="hybridMultilevel"/>
    <w:tmpl w:val="3842B0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B556ACC"/>
    <w:multiLevelType w:val="hybridMultilevel"/>
    <w:tmpl w:val="CB2AAB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E52670F"/>
    <w:multiLevelType w:val="hybridMultilevel"/>
    <w:tmpl w:val="00E475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2"/>
  </w:num>
  <w:num w:numId="4">
    <w:abstractNumId w:val="0"/>
  </w:num>
  <w:num w:numId="5">
    <w:abstractNumId w:val="17"/>
  </w:num>
  <w:num w:numId="6">
    <w:abstractNumId w:val="14"/>
  </w:num>
  <w:num w:numId="7">
    <w:abstractNumId w:val="9"/>
  </w:num>
  <w:num w:numId="8">
    <w:abstractNumId w:val="13"/>
  </w:num>
  <w:num w:numId="9">
    <w:abstractNumId w:val="6"/>
  </w:num>
  <w:num w:numId="10">
    <w:abstractNumId w:val="19"/>
  </w:num>
  <w:num w:numId="11">
    <w:abstractNumId w:val="15"/>
  </w:num>
  <w:num w:numId="12">
    <w:abstractNumId w:val="7"/>
  </w:num>
  <w:num w:numId="13">
    <w:abstractNumId w:val="18"/>
  </w:num>
  <w:num w:numId="14">
    <w:abstractNumId w:val="16"/>
  </w:num>
  <w:num w:numId="15">
    <w:abstractNumId w:val="20"/>
  </w:num>
  <w:num w:numId="16">
    <w:abstractNumId w:val="3"/>
  </w:num>
  <w:num w:numId="17">
    <w:abstractNumId w:val="11"/>
  </w:num>
  <w:num w:numId="18">
    <w:abstractNumId w:val="5"/>
  </w:num>
  <w:num w:numId="19">
    <w:abstractNumId w:val="8"/>
  </w:num>
  <w:num w:numId="20">
    <w:abstractNumId w:val="1"/>
  </w:num>
  <w:num w:numId="21">
    <w:abstractNumId w:val="4"/>
  </w:num>
  <w:num w:numId="22">
    <w:abstractNumId w:val="21"/>
  </w:num>
  <w:num w:numId="23">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ylan Métral">
    <w15:presenceInfo w15:providerId="AD" w15:userId="S-1-5-21-220523388-57989841-1801674531-235899"/>
  </w15:person>
  <w15:person w15:author="Marc-André Baillifard">
    <w15:presenceInfo w15:providerId="AD" w15:userId="S-1-5-21-220523388-57989841-1801674531-480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4679"/>
    <w:rsid w:val="00006F5D"/>
    <w:rsid w:val="00010C0E"/>
    <w:rsid w:val="00016F35"/>
    <w:rsid w:val="0002726E"/>
    <w:rsid w:val="00035D2C"/>
    <w:rsid w:val="00054733"/>
    <w:rsid w:val="00071265"/>
    <w:rsid w:val="00076E34"/>
    <w:rsid w:val="0008051F"/>
    <w:rsid w:val="00080AB5"/>
    <w:rsid w:val="00081B51"/>
    <w:rsid w:val="000A1770"/>
    <w:rsid w:val="000B0E89"/>
    <w:rsid w:val="000B40B9"/>
    <w:rsid w:val="000B643F"/>
    <w:rsid w:val="000C0F9C"/>
    <w:rsid w:val="000C663C"/>
    <w:rsid w:val="000C79C4"/>
    <w:rsid w:val="000D2104"/>
    <w:rsid w:val="000E4E78"/>
    <w:rsid w:val="000E55E1"/>
    <w:rsid w:val="000F05F8"/>
    <w:rsid w:val="000F15BF"/>
    <w:rsid w:val="000F574D"/>
    <w:rsid w:val="000F7F84"/>
    <w:rsid w:val="00105B71"/>
    <w:rsid w:val="00122DCC"/>
    <w:rsid w:val="001253AF"/>
    <w:rsid w:val="00127389"/>
    <w:rsid w:val="0012748E"/>
    <w:rsid w:val="00131A7B"/>
    <w:rsid w:val="00131E0C"/>
    <w:rsid w:val="001368E3"/>
    <w:rsid w:val="00136BD8"/>
    <w:rsid w:val="00137A85"/>
    <w:rsid w:val="00150702"/>
    <w:rsid w:val="0015111F"/>
    <w:rsid w:val="00177C16"/>
    <w:rsid w:val="00183C01"/>
    <w:rsid w:val="001962A3"/>
    <w:rsid w:val="001A267F"/>
    <w:rsid w:val="001A56EF"/>
    <w:rsid w:val="001A58BF"/>
    <w:rsid w:val="001B15C9"/>
    <w:rsid w:val="001C0C3C"/>
    <w:rsid w:val="001C28D8"/>
    <w:rsid w:val="001C5A09"/>
    <w:rsid w:val="001D0DD0"/>
    <w:rsid w:val="001D17C9"/>
    <w:rsid w:val="001D3F53"/>
    <w:rsid w:val="001D5B90"/>
    <w:rsid w:val="001D73E6"/>
    <w:rsid w:val="001D7A5C"/>
    <w:rsid w:val="001E0226"/>
    <w:rsid w:val="001E3BA0"/>
    <w:rsid w:val="001E73BA"/>
    <w:rsid w:val="001F7A0C"/>
    <w:rsid w:val="002037AA"/>
    <w:rsid w:val="0021182A"/>
    <w:rsid w:val="00213D03"/>
    <w:rsid w:val="00215F7E"/>
    <w:rsid w:val="002177E7"/>
    <w:rsid w:val="00217891"/>
    <w:rsid w:val="00220947"/>
    <w:rsid w:val="00220D09"/>
    <w:rsid w:val="002231D9"/>
    <w:rsid w:val="00231B33"/>
    <w:rsid w:val="00234033"/>
    <w:rsid w:val="0023689F"/>
    <w:rsid w:val="00242F35"/>
    <w:rsid w:val="00263356"/>
    <w:rsid w:val="00263DF6"/>
    <w:rsid w:val="00272E81"/>
    <w:rsid w:val="002737E2"/>
    <w:rsid w:val="00274307"/>
    <w:rsid w:val="00275197"/>
    <w:rsid w:val="00285A14"/>
    <w:rsid w:val="002902A3"/>
    <w:rsid w:val="00296BCE"/>
    <w:rsid w:val="00296F45"/>
    <w:rsid w:val="002A20AC"/>
    <w:rsid w:val="002A2A2D"/>
    <w:rsid w:val="002A3BD5"/>
    <w:rsid w:val="002A5532"/>
    <w:rsid w:val="002A5BC2"/>
    <w:rsid w:val="002A7374"/>
    <w:rsid w:val="002C3149"/>
    <w:rsid w:val="002C3375"/>
    <w:rsid w:val="002C646B"/>
    <w:rsid w:val="002D5754"/>
    <w:rsid w:val="002D7338"/>
    <w:rsid w:val="002D7C02"/>
    <w:rsid w:val="002E7F19"/>
    <w:rsid w:val="002F76DC"/>
    <w:rsid w:val="00301B7E"/>
    <w:rsid w:val="00311293"/>
    <w:rsid w:val="0032191B"/>
    <w:rsid w:val="00322659"/>
    <w:rsid w:val="00326FDE"/>
    <w:rsid w:val="00334272"/>
    <w:rsid w:val="00340066"/>
    <w:rsid w:val="003415FD"/>
    <w:rsid w:val="0034315A"/>
    <w:rsid w:val="00345F8D"/>
    <w:rsid w:val="003510BF"/>
    <w:rsid w:val="00351E99"/>
    <w:rsid w:val="003537F7"/>
    <w:rsid w:val="00355D04"/>
    <w:rsid w:val="00363E3D"/>
    <w:rsid w:val="00372478"/>
    <w:rsid w:val="00377A1C"/>
    <w:rsid w:val="003805B1"/>
    <w:rsid w:val="00384159"/>
    <w:rsid w:val="00392083"/>
    <w:rsid w:val="00393D7F"/>
    <w:rsid w:val="003B0B86"/>
    <w:rsid w:val="003B28B7"/>
    <w:rsid w:val="003B5E2A"/>
    <w:rsid w:val="003C133E"/>
    <w:rsid w:val="003C32A4"/>
    <w:rsid w:val="003C79B1"/>
    <w:rsid w:val="003C7DBF"/>
    <w:rsid w:val="003D007D"/>
    <w:rsid w:val="003E67D9"/>
    <w:rsid w:val="003F547E"/>
    <w:rsid w:val="00406065"/>
    <w:rsid w:val="00410E42"/>
    <w:rsid w:val="00413807"/>
    <w:rsid w:val="004207B1"/>
    <w:rsid w:val="004220BC"/>
    <w:rsid w:val="00425E2E"/>
    <w:rsid w:val="00426FF7"/>
    <w:rsid w:val="00442226"/>
    <w:rsid w:val="004427FB"/>
    <w:rsid w:val="004579F1"/>
    <w:rsid w:val="004603DD"/>
    <w:rsid w:val="004708A7"/>
    <w:rsid w:val="0047481D"/>
    <w:rsid w:val="00480BB8"/>
    <w:rsid w:val="0048747D"/>
    <w:rsid w:val="00492884"/>
    <w:rsid w:val="00492B29"/>
    <w:rsid w:val="004A176F"/>
    <w:rsid w:val="004B0DE4"/>
    <w:rsid w:val="004B2998"/>
    <w:rsid w:val="004B2D1E"/>
    <w:rsid w:val="004B63C8"/>
    <w:rsid w:val="004C2B43"/>
    <w:rsid w:val="004C47E0"/>
    <w:rsid w:val="004C4E01"/>
    <w:rsid w:val="004C7230"/>
    <w:rsid w:val="004D4F99"/>
    <w:rsid w:val="004D769E"/>
    <w:rsid w:val="004E667F"/>
    <w:rsid w:val="00500409"/>
    <w:rsid w:val="00503415"/>
    <w:rsid w:val="00510772"/>
    <w:rsid w:val="005113DB"/>
    <w:rsid w:val="00512BD6"/>
    <w:rsid w:val="0051309C"/>
    <w:rsid w:val="005131E4"/>
    <w:rsid w:val="00516E35"/>
    <w:rsid w:val="005178F2"/>
    <w:rsid w:val="0052570D"/>
    <w:rsid w:val="005428AB"/>
    <w:rsid w:val="00545088"/>
    <w:rsid w:val="00547978"/>
    <w:rsid w:val="00551EDE"/>
    <w:rsid w:val="00555373"/>
    <w:rsid w:val="0055666B"/>
    <w:rsid w:val="005569A8"/>
    <w:rsid w:val="0056034A"/>
    <w:rsid w:val="00564293"/>
    <w:rsid w:val="00584457"/>
    <w:rsid w:val="00585833"/>
    <w:rsid w:val="00592F69"/>
    <w:rsid w:val="00595B95"/>
    <w:rsid w:val="005A447D"/>
    <w:rsid w:val="005B5B89"/>
    <w:rsid w:val="005B612B"/>
    <w:rsid w:val="005C1404"/>
    <w:rsid w:val="005C14F6"/>
    <w:rsid w:val="005C5226"/>
    <w:rsid w:val="005E6D54"/>
    <w:rsid w:val="005F48AB"/>
    <w:rsid w:val="00603CB4"/>
    <w:rsid w:val="00603E12"/>
    <w:rsid w:val="00604067"/>
    <w:rsid w:val="0061211D"/>
    <w:rsid w:val="00617B2C"/>
    <w:rsid w:val="00635EF9"/>
    <w:rsid w:val="006373EE"/>
    <w:rsid w:val="006405CA"/>
    <w:rsid w:val="00641B73"/>
    <w:rsid w:val="00647D27"/>
    <w:rsid w:val="00655539"/>
    <w:rsid w:val="00657A35"/>
    <w:rsid w:val="006708E9"/>
    <w:rsid w:val="00677D06"/>
    <w:rsid w:val="00694E22"/>
    <w:rsid w:val="006A590F"/>
    <w:rsid w:val="006A6BAE"/>
    <w:rsid w:val="006A73A8"/>
    <w:rsid w:val="006B2019"/>
    <w:rsid w:val="006B460B"/>
    <w:rsid w:val="006C494F"/>
    <w:rsid w:val="006C4B44"/>
    <w:rsid w:val="006E17E9"/>
    <w:rsid w:val="006E3384"/>
    <w:rsid w:val="006E3FF5"/>
    <w:rsid w:val="006E48C2"/>
    <w:rsid w:val="006E74B9"/>
    <w:rsid w:val="006F6223"/>
    <w:rsid w:val="00700F12"/>
    <w:rsid w:val="00702522"/>
    <w:rsid w:val="00703FC3"/>
    <w:rsid w:val="0070473D"/>
    <w:rsid w:val="007051C2"/>
    <w:rsid w:val="007153B4"/>
    <w:rsid w:val="00724DF3"/>
    <w:rsid w:val="007257A7"/>
    <w:rsid w:val="00726010"/>
    <w:rsid w:val="0072716F"/>
    <w:rsid w:val="00733767"/>
    <w:rsid w:val="0073791E"/>
    <w:rsid w:val="00744A1C"/>
    <w:rsid w:val="00744B4A"/>
    <w:rsid w:val="00746200"/>
    <w:rsid w:val="00750665"/>
    <w:rsid w:val="00764212"/>
    <w:rsid w:val="00765A24"/>
    <w:rsid w:val="00770B10"/>
    <w:rsid w:val="007734BD"/>
    <w:rsid w:val="0078080A"/>
    <w:rsid w:val="00791F1B"/>
    <w:rsid w:val="007A620B"/>
    <w:rsid w:val="007B1F58"/>
    <w:rsid w:val="007B7D89"/>
    <w:rsid w:val="007C172B"/>
    <w:rsid w:val="007C3689"/>
    <w:rsid w:val="007C3DC9"/>
    <w:rsid w:val="007C525E"/>
    <w:rsid w:val="007C724C"/>
    <w:rsid w:val="007D3843"/>
    <w:rsid w:val="007D7BA6"/>
    <w:rsid w:val="007E7C3C"/>
    <w:rsid w:val="007F6229"/>
    <w:rsid w:val="007F7C7C"/>
    <w:rsid w:val="007F7E75"/>
    <w:rsid w:val="007F7FEB"/>
    <w:rsid w:val="00803301"/>
    <w:rsid w:val="00811F6F"/>
    <w:rsid w:val="00815213"/>
    <w:rsid w:val="00820F97"/>
    <w:rsid w:val="0082292C"/>
    <w:rsid w:val="00832F15"/>
    <w:rsid w:val="00847560"/>
    <w:rsid w:val="00852E8B"/>
    <w:rsid w:val="00855571"/>
    <w:rsid w:val="00870B2C"/>
    <w:rsid w:val="00871A79"/>
    <w:rsid w:val="0087303A"/>
    <w:rsid w:val="00874703"/>
    <w:rsid w:val="00877428"/>
    <w:rsid w:val="00884944"/>
    <w:rsid w:val="00887CA8"/>
    <w:rsid w:val="00891A5D"/>
    <w:rsid w:val="008A343E"/>
    <w:rsid w:val="008A686D"/>
    <w:rsid w:val="008A6FA1"/>
    <w:rsid w:val="008C3D17"/>
    <w:rsid w:val="008D020E"/>
    <w:rsid w:val="008D4D51"/>
    <w:rsid w:val="008E5498"/>
    <w:rsid w:val="008F19E3"/>
    <w:rsid w:val="0091562E"/>
    <w:rsid w:val="0091779D"/>
    <w:rsid w:val="00930BBB"/>
    <w:rsid w:val="00931CFC"/>
    <w:rsid w:val="00934C11"/>
    <w:rsid w:val="00935A52"/>
    <w:rsid w:val="00937F16"/>
    <w:rsid w:val="00952C48"/>
    <w:rsid w:val="00957CB9"/>
    <w:rsid w:val="00973625"/>
    <w:rsid w:val="00975EB0"/>
    <w:rsid w:val="00984BFA"/>
    <w:rsid w:val="00985A0E"/>
    <w:rsid w:val="00991580"/>
    <w:rsid w:val="00994779"/>
    <w:rsid w:val="009A5BC9"/>
    <w:rsid w:val="009B0D8E"/>
    <w:rsid w:val="009C45E9"/>
    <w:rsid w:val="009D351D"/>
    <w:rsid w:val="009D4F3D"/>
    <w:rsid w:val="009D7D26"/>
    <w:rsid w:val="009E0444"/>
    <w:rsid w:val="009E264F"/>
    <w:rsid w:val="009E52CF"/>
    <w:rsid w:val="009F07B6"/>
    <w:rsid w:val="009F0C12"/>
    <w:rsid w:val="009F4F61"/>
    <w:rsid w:val="00A00A7A"/>
    <w:rsid w:val="00A03392"/>
    <w:rsid w:val="00A1680F"/>
    <w:rsid w:val="00A22403"/>
    <w:rsid w:val="00A23D6E"/>
    <w:rsid w:val="00A32644"/>
    <w:rsid w:val="00A3384D"/>
    <w:rsid w:val="00A43FD6"/>
    <w:rsid w:val="00A44B55"/>
    <w:rsid w:val="00A458E6"/>
    <w:rsid w:val="00A52A68"/>
    <w:rsid w:val="00A54BF6"/>
    <w:rsid w:val="00A72687"/>
    <w:rsid w:val="00A7461C"/>
    <w:rsid w:val="00A75EF2"/>
    <w:rsid w:val="00A76554"/>
    <w:rsid w:val="00A8317B"/>
    <w:rsid w:val="00A9221A"/>
    <w:rsid w:val="00A92FFA"/>
    <w:rsid w:val="00A93004"/>
    <w:rsid w:val="00A953E1"/>
    <w:rsid w:val="00A967F7"/>
    <w:rsid w:val="00A97195"/>
    <w:rsid w:val="00AA0F25"/>
    <w:rsid w:val="00AA5A15"/>
    <w:rsid w:val="00AB17F1"/>
    <w:rsid w:val="00AB28D5"/>
    <w:rsid w:val="00AC1585"/>
    <w:rsid w:val="00AC34C9"/>
    <w:rsid w:val="00AC5733"/>
    <w:rsid w:val="00AD1601"/>
    <w:rsid w:val="00AD3931"/>
    <w:rsid w:val="00AD60BE"/>
    <w:rsid w:val="00AE1498"/>
    <w:rsid w:val="00AE19F6"/>
    <w:rsid w:val="00AE396D"/>
    <w:rsid w:val="00AE41E3"/>
    <w:rsid w:val="00AF1209"/>
    <w:rsid w:val="00AF54F8"/>
    <w:rsid w:val="00AF7A9C"/>
    <w:rsid w:val="00B21AAE"/>
    <w:rsid w:val="00B21C1A"/>
    <w:rsid w:val="00B32163"/>
    <w:rsid w:val="00B37012"/>
    <w:rsid w:val="00B3743A"/>
    <w:rsid w:val="00B4398D"/>
    <w:rsid w:val="00B55685"/>
    <w:rsid w:val="00B57248"/>
    <w:rsid w:val="00B62CB3"/>
    <w:rsid w:val="00B713BF"/>
    <w:rsid w:val="00B821AD"/>
    <w:rsid w:val="00B82D83"/>
    <w:rsid w:val="00B84EF0"/>
    <w:rsid w:val="00BA3F1C"/>
    <w:rsid w:val="00BA4492"/>
    <w:rsid w:val="00BA54B8"/>
    <w:rsid w:val="00BB56AF"/>
    <w:rsid w:val="00BB6AF6"/>
    <w:rsid w:val="00BD2E05"/>
    <w:rsid w:val="00BD54BE"/>
    <w:rsid w:val="00BD65C4"/>
    <w:rsid w:val="00BD6ECF"/>
    <w:rsid w:val="00BE336F"/>
    <w:rsid w:val="00BE3F00"/>
    <w:rsid w:val="00BF10AF"/>
    <w:rsid w:val="00BF2EC9"/>
    <w:rsid w:val="00BF6391"/>
    <w:rsid w:val="00C01154"/>
    <w:rsid w:val="00C13C93"/>
    <w:rsid w:val="00C14417"/>
    <w:rsid w:val="00C17B63"/>
    <w:rsid w:val="00C2634B"/>
    <w:rsid w:val="00C32031"/>
    <w:rsid w:val="00C37BCF"/>
    <w:rsid w:val="00C4001E"/>
    <w:rsid w:val="00C44B66"/>
    <w:rsid w:val="00C5055C"/>
    <w:rsid w:val="00C51003"/>
    <w:rsid w:val="00C60C95"/>
    <w:rsid w:val="00C6462B"/>
    <w:rsid w:val="00C6493E"/>
    <w:rsid w:val="00C67346"/>
    <w:rsid w:val="00C72575"/>
    <w:rsid w:val="00C73DC9"/>
    <w:rsid w:val="00C81BAE"/>
    <w:rsid w:val="00C82886"/>
    <w:rsid w:val="00C82B46"/>
    <w:rsid w:val="00C92CCB"/>
    <w:rsid w:val="00CA3342"/>
    <w:rsid w:val="00CA62F9"/>
    <w:rsid w:val="00CA79C9"/>
    <w:rsid w:val="00CB24CF"/>
    <w:rsid w:val="00CC5AC6"/>
    <w:rsid w:val="00CD2AD4"/>
    <w:rsid w:val="00CD3B85"/>
    <w:rsid w:val="00CD4A35"/>
    <w:rsid w:val="00CE192C"/>
    <w:rsid w:val="00CF1B4B"/>
    <w:rsid w:val="00D02588"/>
    <w:rsid w:val="00D03ADF"/>
    <w:rsid w:val="00D10F47"/>
    <w:rsid w:val="00D12D19"/>
    <w:rsid w:val="00D13D78"/>
    <w:rsid w:val="00D1689F"/>
    <w:rsid w:val="00D2278D"/>
    <w:rsid w:val="00D32C0E"/>
    <w:rsid w:val="00D42AAD"/>
    <w:rsid w:val="00D471FD"/>
    <w:rsid w:val="00D477B3"/>
    <w:rsid w:val="00D479F5"/>
    <w:rsid w:val="00D54EF4"/>
    <w:rsid w:val="00D55A95"/>
    <w:rsid w:val="00D609AD"/>
    <w:rsid w:val="00D66835"/>
    <w:rsid w:val="00D66CF5"/>
    <w:rsid w:val="00D70F50"/>
    <w:rsid w:val="00D75970"/>
    <w:rsid w:val="00D84EFF"/>
    <w:rsid w:val="00D85867"/>
    <w:rsid w:val="00D958EE"/>
    <w:rsid w:val="00DA2687"/>
    <w:rsid w:val="00DA6430"/>
    <w:rsid w:val="00DB162D"/>
    <w:rsid w:val="00DB2DFE"/>
    <w:rsid w:val="00DB7028"/>
    <w:rsid w:val="00DC51BF"/>
    <w:rsid w:val="00DC758E"/>
    <w:rsid w:val="00DD2FC8"/>
    <w:rsid w:val="00DE1404"/>
    <w:rsid w:val="00DE3FD2"/>
    <w:rsid w:val="00DF3DE9"/>
    <w:rsid w:val="00DF6766"/>
    <w:rsid w:val="00E014AF"/>
    <w:rsid w:val="00E026F5"/>
    <w:rsid w:val="00E078ED"/>
    <w:rsid w:val="00E11D6B"/>
    <w:rsid w:val="00E12B5C"/>
    <w:rsid w:val="00E27919"/>
    <w:rsid w:val="00E27FD3"/>
    <w:rsid w:val="00E30988"/>
    <w:rsid w:val="00E66708"/>
    <w:rsid w:val="00E71B05"/>
    <w:rsid w:val="00E813BF"/>
    <w:rsid w:val="00E9104D"/>
    <w:rsid w:val="00E95DFF"/>
    <w:rsid w:val="00EA4CDF"/>
    <w:rsid w:val="00EC137C"/>
    <w:rsid w:val="00ED54AC"/>
    <w:rsid w:val="00EE0F4E"/>
    <w:rsid w:val="00EE0F63"/>
    <w:rsid w:val="00EE482B"/>
    <w:rsid w:val="00EE565D"/>
    <w:rsid w:val="00EF2BF6"/>
    <w:rsid w:val="00EF656F"/>
    <w:rsid w:val="00F00779"/>
    <w:rsid w:val="00F01060"/>
    <w:rsid w:val="00F022E4"/>
    <w:rsid w:val="00F023F9"/>
    <w:rsid w:val="00F11BBC"/>
    <w:rsid w:val="00F22924"/>
    <w:rsid w:val="00F23A19"/>
    <w:rsid w:val="00F26897"/>
    <w:rsid w:val="00F37DDA"/>
    <w:rsid w:val="00F43606"/>
    <w:rsid w:val="00F43CDC"/>
    <w:rsid w:val="00F54AF1"/>
    <w:rsid w:val="00F64578"/>
    <w:rsid w:val="00F67BCD"/>
    <w:rsid w:val="00F8195D"/>
    <w:rsid w:val="00F91D4F"/>
    <w:rsid w:val="00F9502B"/>
    <w:rsid w:val="00FA3780"/>
    <w:rsid w:val="00FA46D2"/>
    <w:rsid w:val="00FA72A3"/>
    <w:rsid w:val="00FB64D1"/>
    <w:rsid w:val="00FD0B29"/>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A7A"/>
    <w:pPr>
      <w:jc w:val="both"/>
    </w:pPr>
    <w:rPr>
      <w:rFonts w:ascii="Arial" w:hAnsi="Arial" w:cs="Arial"/>
      <w:shd w:val="clear" w:color="auto" w:fill="FFFFFF"/>
    </w:rPr>
  </w:style>
  <w:style w:type="paragraph" w:styleId="Titre1">
    <w:name w:val="heading 1"/>
    <w:basedOn w:val="Normal"/>
    <w:next w:val="Normal"/>
    <w:link w:val="Titre1Car"/>
    <w:uiPriority w:val="9"/>
    <w:qFormat/>
    <w:rsid w:val="0056034A"/>
    <w:pPr>
      <w:keepNext/>
      <w:keepLines/>
      <w:numPr>
        <w:numId w:val="7"/>
      </w:numPr>
      <w:spacing w:before="240" w:after="120"/>
      <w:ind w:left="431" w:hanging="431"/>
      <w:outlineLvl w:val="0"/>
    </w:pPr>
    <w:rPr>
      <w:rFonts w:eastAsiaTheme="majorEastAsia"/>
      <w:b/>
      <w:color w:val="000000" w:themeColor="text1"/>
      <w:sz w:val="36"/>
      <w:szCs w:val="36"/>
      <w:lang w:eastAsia="fr-CH"/>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034A"/>
    <w:rPr>
      <w:rFonts w:ascii="Arial" w:eastAsiaTheme="majorEastAsia" w:hAnsi="Arial" w:cs="Arial"/>
      <w:b/>
      <w:color w:val="000000" w:themeColor="text1"/>
      <w:sz w:val="36"/>
      <w:szCs w:val="36"/>
      <w:lang w:eastAsia="fr-CH"/>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paragraph" w:styleId="En-ttedetabledesmatires">
    <w:name w:val="TOC Heading"/>
    <w:basedOn w:val="Titre1"/>
    <w:next w:val="Normal"/>
    <w:uiPriority w:val="39"/>
    <w:unhideWhenUsed/>
    <w:qFormat/>
    <w:rsid w:val="0047481D"/>
    <w:pPr>
      <w:outlineLvl w:val="9"/>
    </w:pPr>
  </w:style>
  <w:style w:type="paragraph" w:styleId="Paragraphedeliste">
    <w:name w:val="List Paragraph"/>
    <w:basedOn w:val="Normal"/>
    <w:uiPriority w:val="34"/>
    <w:qFormat/>
    <w:rsid w:val="007734BD"/>
    <w:pPr>
      <w:numPr>
        <w:numId w:val="16"/>
      </w:numPr>
      <w:contextualSpacing/>
    </w:pPr>
    <w:rPr>
      <w:szCs w:val="24"/>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Mentionnonrsolue2">
    <w:name w:val="Mention non résolue2"/>
    <w:basedOn w:val="Policepardfaut"/>
    <w:uiPriority w:val="99"/>
    <w:semiHidden/>
    <w:unhideWhenUsed/>
    <w:rsid w:val="00AE396D"/>
    <w:rPr>
      <w:color w:val="605E5C"/>
      <w:shd w:val="clear" w:color="auto" w:fill="E1DFDD"/>
    </w:rPr>
  </w:style>
  <w:style w:type="table" w:styleId="Grilledutableau">
    <w:name w:val="Table Grid"/>
    <w:basedOn w:val="TableauNormal"/>
    <w:uiPriority w:val="39"/>
    <w:rsid w:val="003D0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3">
    <w:name w:val="Grid Table 1 Light Accent 3"/>
    <w:basedOn w:val="TableauNormal"/>
    <w:uiPriority w:val="46"/>
    <w:rsid w:val="003D007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3D007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3D007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3D00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D00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3">
    <w:name w:val="Grid Table 3"/>
    <w:basedOn w:val="TableauNormal"/>
    <w:uiPriority w:val="48"/>
    <w:rsid w:val="003D00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3">
    <w:name w:val="Grid Table 3 Accent 3"/>
    <w:basedOn w:val="TableauNormal"/>
    <w:uiPriority w:val="48"/>
    <w:rsid w:val="003D0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
    <w:name w:val="Grid Table 2"/>
    <w:basedOn w:val="TableauNormal"/>
    <w:uiPriority w:val="47"/>
    <w:rsid w:val="003D00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tionnonrsolue3">
    <w:name w:val="Mention non résolue3"/>
    <w:basedOn w:val="Policepardfaut"/>
    <w:uiPriority w:val="99"/>
    <w:semiHidden/>
    <w:unhideWhenUsed/>
    <w:rsid w:val="00263DF6"/>
    <w:rPr>
      <w:color w:val="605E5C"/>
      <w:shd w:val="clear" w:color="auto" w:fill="E1DFDD"/>
    </w:rPr>
  </w:style>
  <w:style w:type="paragraph" w:styleId="Sansinterligne">
    <w:name w:val="No Spacing"/>
    <w:uiPriority w:val="1"/>
    <w:qFormat/>
    <w:rsid w:val="006E74B9"/>
    <w:pPr>
      <w:spacing w:after="0" w:line="240" w:lineRule="auto"/>
    </w:pPr>
    <w:rPr>
      <w:rFonts w:ascii="Arial" w:hAnsi="Arial" w:cs="Arial"/>
      <w:shd w:val="clear" w:color="auto" w:fill="FFFFFF"/>
    </w:rPr>
  </w:style>
  <w:style w:type="character" w:customStyle="1" w:styleId="Mentionnonrsolue4">
    <w:name w:val="Mention non résolue4"/>
    <w:basedOn w:val="Policepardfaut"/>
    <w:uiPriority w:val="99"/>
    <w:semiHidden/>
    <w:unhideWhenUsed/>
    <w:rsid w:val="00AB28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056559">
      <w:bodyDiv w:val="1"/>
      <w:marLeft w:val="0"/>
      <w:marRight w:val="0"/>
      <w:marTop w:val="0"/>
      <w:marBottom w:val="0"/>
      <w:divBdr>
        <w:top w:val="none" w:sz="0" w:space="0" w:color="auto"/>
        <w:left w:val="none" w:sz="0" w:space="0" w:color="auto"/>
        <w:bottom w:val="none" w:sz="0" w:space="0" w:color="auto"/>
        <w:right w:val="none" w:sz="0" w:space="0" w:color="auto"/>
      </w:divBdr>
    </w:div>
    <w:div w:id="1415323321">
      <w:bodyDiv w:val="1"/>
      <w:marLeft w:val="0"/>
      <w:marRight w:val="0"/>
      <w:marTop w:val="0"/>
      <w:marBottom w:val="0"/>
      <w:divBdr>
        <w:top w:val="none" w:sz="0" w:space="0" w:color="auto"/>
        <w:left w:val="none" w:sz="0" w:space="0" w:color="auto"/>
        <w:bottom w:val="none" w:sz="0" w:space="0" w:color="auto"/>
        <w:right w:val="none" w:sz="0" w:space="0" w:color="auto"/>
      </w:divBdr>
    </w:div>
    <w:div w:id="1653411606">
      <w:bodyDiv w:val="1"/>
      <w:marLeft w:val="0"/>
      <w:marRight w:val="0"/>
      <w:marTop w:val="0"/>
      <w:marBottom w:val="0"/>
      <w:divBdr>
        <w:top w:val="none" w:sz="0" w:space="0" w:color="auto"/>
        <w:left w:val="none" w:sz="0" w:space="0" w:color="auto"/>
        <w:bottom w:val="none" w:sz="0" w:space="0" w:color="auto"/>
        <w:right w:val="none" w:sz="0" w:space="0" w:color="auto"/>
      </w:divBdr>
    </w:div>
    <w:div w:id="1690253137">
      <w:bodyDiv w:val="1"/>
      <w:marLeft w:val="0"/>
      <w:marRight w:val="0"/>
      <w:marTop w:val="0"/>
      <w:marBottom w:val="0"/>
      <w:divBdr>
        <w:top w:val="none" w:sz="0" w:space="0" w:color="auto"/>
        <w:left w:val="none" w:sz="0" w:space="0" w:color="auto"/>
        <w:bottom w:val="none" w:sz="0" w:space="0" w:color="auto"/>
        <w:right w:val="none" w:sz="0" w:space="0" w:color="auto"/>
      </w:divBdr>
    </w:div>
    <w:div w:id="1752893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fr.wikipedia.org/wiki/N%C5%93ud_(r%C3%A9seau)" TargetMode="External"/><Relationship Id="rId68" Type="http://schemas.openxmlformats.org/officeDocument/2006/relationships/hyperlink" Target="http://www.hardware-attitude.com/fiche-885-carte-raid-sata-adaptec-2820sa---8-ports-sata-ii-pci-x.html" TargetMode="External"/><Relationship Id="rId84" Type="http://schemas.openxmlformats.org/officeDocument/2006/relationships/hyperlink" Target="https://www.01net.com/actualites/le-protocole-iscsi-152216.html" TargetMode="External"/><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community.netapp.com/t5/Tech-OnTap-Articles/Back-to-Basics-RAID-DP/ta-p/86123?REF_SOURCE=EMMtot-1110&amp;h" TargetMode="External"/><Relationship Id="rId79" Type="http://schemas.openxmlformats.org/officeDocument/2006/relationships/hyperlink" Target="http://www.europ-computer.com/dossiers/dossier_6_18.html" TargetMode="External"/><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www.admin.ch/opc/fr/classified-compilation/19920153/index.html" TargetMode="External"/><Relationship Id="rId69" Type="http://schemas.openxmlformats.org/officeDocument/2006/relationships/hyperlink" Target="https://stuff.mit.edu/afs/athena/project/rhel-doc/3/rhel-sag-fr-3/s1-raid-approaches.html" TargetMode="External"/><Relationship Id="rId77" Type="http://schemas.openxmlformats.org/officeDocument/2006/relationships/hyperlink" Target="https://sitelec.org/cours/abati/flash/onduleur.htm" TargetMode="Externa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hyperlink" Target="https://fr.wikipedia.org/wiki/Cl%C3%A9_USB" TargetMode="External"/><Relationship Id="rId80" Type="http://schemas.openxmlformats.org/officeDocument/2006/relationships/hyperlink" Target="https://fr.wikipedia.org/wiki/Plan_de_reprise_d%27activit%C3%A9"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casinosbarriere.com/fr/montreux.html" TargetMode="External"/><Relationship Id="rId67" Type="http://schemas.openxmlformats.org/officeDocument/2006/relationships/hyperlink" Target="https://fr.wikipedia.org/wiki/RAID_(informatique)" TargetMode="External"/><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hyperlink" Target="https://fr.wikipedia.org/wiki/Grappe_de_serveurs" TargetMode="External"/><Relationship Id="rId70" Type="http://schemas.openxmlformats.org/officeDocument/2006/relationships/hyperlink" Target="https://fr.wikipedia.org/wiki/Stockage_d%27information" TargetMode="External"/><Relationship Id="rId75" Type="http://schemas.openxmlformats.org/officeDocument/2006/relationships/hyperlink" Target="http://www.materiel-informatique.be/disque-dur.php" TargetMode="External"/><Relationship Id="rId83" Type="http://schemas.openxmlformats.org/officeDocument/2006/relationships/hyperlink" Target="https://www.snia.org/sites/default/orig/sdc_archives/2010_presentations/monday/MahmoudJibbe_ISCSI_FCoE__testing-verA.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loro.ch" TargetMode="External"/><Relationship Id="rId65" Type="http://schemas.openxmlformats.org/officeDocument/2006/relationships/hyperlink" Target="https://m.youtube.com/watch?v=OUMGp3HHel4" TargetMode="External"/><Relationship Id="rId73" Type="http://schemas.openxmlformats.org/officeDocument/2006/relationships/hyperlink" Target="https://fr.wikipedia.org/wiki/Disque_dur" TargetMode="External"/><Relationship Id="rId78" Type="http://schemas.openxmlformats.org/officeDocument/2006/relationships/hyperlink" Target="https://www.ldlc.com/guides/AL00000601/guide+les+onduleurs/" TargetMode="External"/><Relationship Id="rId81" Type="http://schemas.openxmlformats.org/officeDocument/2006/relationships/hyperlink" Target="https://fr.wikipedia.org/wiki/Small_Computer_System_Interface" TargetMode="External"/><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package" Target="embeddings/Dessin_Microsoft_Visio.vsdx"/><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www.commentcamarche.com/contents/994-onduleur" TargetMode="External"/><Relationship Id="rId7" Type="http://schemas.openxmlformats.org/officeDocument/2006/relationships/endnotes" Target="endnotes.xml"/><Relationship Id="rId71" Type="http://schemas.openxmlformats.org/officeDocument/2006/relationships/hyperlink" Target="https://www.commentcamarche.com/contents/739-cle-usb"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jpeg"/><Relationship Id="rId45" Type="http://schemas.openxmlformats.org/officeDocument/2006/relationships/image" Target="media/image35.png"/><Relationship Id="rId66" Type="http://schemas.openxmlformats.org/officeDocument/2006/relationships/hyperlink" Target="http://urlz.fr/7Kpu" TargetMode="External"/><Relationship Id="rId87" Type="http://schemas.openxmlformats.org/officeDocument/2006/relationships/theme" Target="theme/theme1.xml"/><Relationship Id="rId61" Type="http://schemas.openxmlformats.org/officeDocument/2006/relationships/hyperlink" Target="https://www.vtx.ch" TargetMode="External"/><Relationship Id="rId82" Type="http://schemas.openxmlformats.org/officeDocument/2006/relationships/hyperlink" Target="https://blog.netapp.com/wp-content/uploads/2016/05/iscsi_blog_images-1.jp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N%C5%93ud_(r%C3%A9seau)" TargetMode="External"/><Relationship Id="rId2" Type="http://schemas.openxmlformats.org/officeDocument/2006/relationships/hyperlink" Target="https://fr.wikipedia.org/wiki/Grappe_de_serveurs" TargetMode="External"/><Relationship Id="rId1" Type="http://schemas.openxmlformats.org/officeDocument/2006/relationships/hyperlink" Target="https://www.unil.c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5A235-3ACB-4049-9676-1B66E1F59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4809</TotalTime>
  <Pages>39</Pages>
  <Words>9928</Words>
  <Characters>54608</Characters>
  <Application>Microsoft Office Word</Application>
  <DocSecurity>0</DocSecurity>
  <Lines>455</Lines>
  <Paragraphs>128</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64408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Ton e Day</cp:lastModifiedBy>
  <cp:revision>91</cp:revision>
  <cp:lastPrinted>2018-09-08T15:16:00Z</cp:lastPrinted>
  <dcterms:created xsi:type="dcterms:W3CDTF">2018-12-06T10:36:00Z</dcterms:created>
  <dcterms:modified xsi:type="dcterms:W3CDTF">2018-12-14T19:13:00Z</dcterms:modified>
</cp:coreProperties>
</file>