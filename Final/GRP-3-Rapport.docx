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7F7FEB" w:rsidRDefault="007C525E" w:rsidP="006373EE">
      <w:pPr>
        <w:pStyle w:val="Titre"/>
        <w:rPr>
          <w:color w:val="auto"/>
        </w:rPr>
      </w:pPr>
      <w:r w:rsidRPr="007F7FEB">
        <w:rPr>
          <w:color w:val="auto"/>
          <w:sz w:val="36"/>
          <w:szCs w:val="36"/>
          <w:u w:val="single"/>
        </w:rPr>
        <w:t xml:space="preserve">EPSIC </w:t>
      </w:r>
      <w:r w:rsidR="006373EE" w:rsidRPr="007F7FEB">
        <w:rPr>
          <w:color w:val="auto"/>
          <w:sz w:val="36"/>
          <w:szCs w:val="36"/>
          <w:u w:val="single"/>
        </w:rPr>
        <w:t>–</w:t>
      </w:r>
      <w:r w:rsidRPr="007F7FEB">
        <w:rPr>
          <w:color w:val="auto"/>
          <w:sz w:val="36"/>
          <w:szCs w:val="36"/>
          <w:u w:val="single"/>
        </w:rPr>
        <w:t xml:space="preserve"> 2018</w:t>
      </w:r>
    </w:p>
    <w:p w14:paraId="7D8DD10D" w14:textId="5BB994C9" w:rsidR="007C525E" w:rsidRPr="007F7FEB" w:rsidRDefault="007C525E" w:rsidP="00242F35">
      <w:pPr>
        <w:rPr>
          <w:lang w:eastAsia="fr-CH"/>
        </w:rPr>
      </w:pPr>
    </w:p>
    <w:p w14:paraId="26852B86" w14:textId="0F94025E" w:rsidR="00BE336F" w:rsidRPr="007F7FEB" w:rsidRDefault="007C525E" w:rsidP="00242F35">
      <w:pPr>
        <w:pStyle w:val="Titre"/>
        <w:rPr>
          <w:color w:val="auto"/>
        </w:rPr>
      </w:pPr>
      <w:r w:rsidRPr="007F7FEB">
        <w:rPr>
          <w:color w:val="auto"/>
        </w:rPr>
        <w:t xml:space="preserve"> </w:t>
      </w:r>
      <w:r w:rsidR="00B32163" w:rsidRPr="007F7FEB">
        <w:rPr>
          <w:color w:val="auto"/>
        </w:rPr>
        <w:t>Module ICT 143</w:t>
      </w:r>
    </w:p>
    <w:p w14:paraId="5DE38E1E" w14:textId="129F1691" w:rsidR="00B32163" w:rsidRPr="007F7FEB" w:rsidRDefault="00B32163" w:rsidP="00242F35">
      <w:pPr>
        <w:rPr>
          <w:lang w:eastAsia="fr-CH"/>
        </w:rPr>
      </w:pPr>
    </w:p>
    <w:p w14:paraId="7DCFF7F3" w14:textId="7CC07F9C" w:rsidR="0047481D" w:rsidRPr="007F7FEB" w:rsidRDefault="00B32163" w:rsidP="00592F69">
      <w:pPr>
        <w:pStyle w:val="Sous-titre"/>
        <w:jc w:val="center"/>
        <w:rPr>
          <w:color w:val="auto"/>
        </w:rPr>
      </w:pPr>
      <w:r w:rsidRPr="007F7FEB">
        <w:rPr>
          <w:color w:val="auto"/>
        </w:rPr>
        <w:t>Rapport du groupe 3 – Winston, Quentin, Pablo, Dylan</w:t>
      </w:r>
    </w:p>
    <w:p w14:paraId="2E682A6D" w14:textId="5BC72765" w:rsidR="0047481D" w:rsidRPr="007F7FEB" w:rsidRDefault="00AA0F25" w:rsidP="00242F35">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7F7FEB" w:rsidRDefault="005131E4">
          <w:pPr>
            <w:pStyle w:val="En-ttedetabledesmatires"/>
            <w:rPr>
              <w:color w:val="auto"/>
            </w:rPr>
          </w:pPr>
          <w:r w:rsidRPr="007F7FEB">
            <w:rPr>
              <w:color w:val="auto"/>
            </w:rPr>
            <w:t>Table des matières</w:t>
          </w:r>
        </w:p>
        <w:p w14:paraId="58F6ECBB" w14:textId="20D26018" w:rsidR="0015111F"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sidRPr="007F7FEB">
            <w:rPr>
              <w:b w:val="0"/>
              <w:bCs w:val="0"/>
              <w:noProof/>
              <w:u w:val="single"/>
              <w:lang w:val="fr-FR"/>
            </w:rPr>
            <w:fldChar w:fldCharType="begin"/>
          </w:r>
          <w:r w:rsidRPr="007F7FEB">
            <w:rPr>
              <w:b w:val="0"/>
              <w:bCs w:val="0"/>
              <w:noProof/>
              <w:u w:val="single"/>
              <w:lang w:val="fr-FR"/>
            </w:rPr>
            <w:instrText xml:space="preserve"> TOC \o "1-4" \h \z \u </w:instrText>
          </w:r>
          <w:r w:rsidRPr="007F7FEB">
            <w:rPr>
              <w:b w:val="0"/>
              <w:bCs w:val="0"/>
              <w:noProof/>
              <w:u w:val="single"/>
              <w:lang w:val="fr-FR"/>
            </w:rPr>
            <w:fldChar w:fldCharType="separate"/>
          </w:r>
          <w:hyperlink w:anchor="_Toc532326612" w:history="1">
            <w:r w:rsidR="0015111F" w:rsidRPr="00843583">
              <w:rPr>
                <w:rStyle w:val="Lienhypertexte"/>
                <w:noProof/>
              </w:rPr>
              <w:t>2</w:t>
            </w:r>
            <w:r w:rsidR="0015111F">
              <w:rPr>
                <w:rFonts w:asciiTheme="minorHAnsi" w:eastAsiaTheme="minorEastAsia" w:hAnsiTheme="minorHAnsi" w:cstheme="minorBidi"/>
                <w:b w:val="0"/>
                <w:bCs w:val="0"/>
                <w:caps w:val="0"/>
                <w:noProof/>
                <w:sz w:val="22"/>
                <w:szCs w:val="22"/>
                <w:shd w:val="clear" w:color="auto" w:fill="auto"/>
                <w:lang w:eastAsia="fr-CH"/>
              </w:rPr>
              <w:tab/>
            </w:r>
            <w:r w:rsidR="0015111F" w:rsidRPr="00843583">
              <w:rPr>
                <w:rStyle w:val="Lienhypertexte"/>
                <w:noProof/>
              </w:rPr>
              <w:t>Partie 1</w:t>
            </w:r>
            <w:r w:rsidR="0015111F">
              <w:rPr>
                <w:noProof/>
                <w:webHidden/>
              </w:rPr>
              <w:tab/>
            </w:r>
            <w:r w:rsidR="0015111F">
              <w:rPr>
                <w:noProof/>
                <w:webHidden/>
              </w:rPr>
              <w:fldChar w:fldCharType="begin"/>
            </w:r>
            <w:r w:rsidR="0015111F">
              <w:rPr>
                <w:noProof/>
                <w:webHidden/>
              </w:rPr>
              <w:instrText xml:space="preserve"> PAGEREF _Toc532326612 \h </w:instrText>
            </w:r>
            <w:r w:rsidR="0015111F">
              <w:rPr>
                <w:noProof/>
                <w:webHidden/>
              </w:rPr>
            </w:r>
            <w:r w:rsidR="0015111F">
              <w:rPr>
                <w:noProof/>
                <w:webHidden/>
              </w:rPr>
              <w:fldChar w:fldCharType="separate"/>
            </w:r>
            <w:r w:rsidR="0015111F">
              <w:rPr>
                <w:noProof/>
                <w:webHidden/>
              </w:rPr>
              <w:t>6</w:t>
            </w:r>
            <w:r w:rsidR="0015111F">
              <w:rPr>
                <w:noProof/>
                <w:webHidden/>
              </w:rPr>
              <w:fldChar w:fldCharType="end"/>
            </w:r>
          </w:hyperlink>
        </w:p>
        <w:p w14:paraId="13E49DB9" w14:textId="71183977"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13" w:history="1">
            <w:r w:rsidRPr="00843583">
              <w:rPr>
                <w:rStyle w:val="Lienhypertexte"/>
                <w:noProof/>
              </w:rPr>
              <w:t>2.1</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Casino de Montreux</w:t>
            </w:r>
            <w:r>
              <w:rPr>
                <w:noProof/>
                <w:webHidden/>
              </w:rPr>
              <w:tab/>
            </w:r>
            <w:r>
              <w:rPr>
                <w:noProof/>
                <w:webHidden/>
              </w:rPr>
              <w:fldChar w:fldCharType="begin"/>
            </w:r>
            <w:r>
              <w:rPr>
                <w:noProof/>
                <w:webHidden/>
              </w:rPr>
              <w:instrText xml:space="preserve"> PAGEREF _Toc532326613 \h </w:instrText>
            </w:r>
            <w:r>
              <w:rPr>
                <w:noProof/>
                <w:webHidden/>
              </w:rPr>
            </w:r>
            <w:r>
              <w:rPr>
                <w:noProof/>
                <w:webHidden/>
              </w:rPr>
              <w:fldChar w:fldCharType="separate"/>
            </w:r>
            <w:r>
              <w:rPr>
                <w:noProof/>
                <w:webHidden/>
              </w:rPr>
              <w:t>6</w:t>
            </w:r>
            <w:r>
              <w:rPr>
                <w:noProof/>
                <w:webHidden/>
              </w:rPr>
              <w:fldChar w:fldCharType="end"/>
            </w:r>
          </w:hyperlink>
        </w:p>
        <w:p w14:paraId="4483893D" w14:textId="5F38C1EE"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14" w:history="1">
            <w:r w:rsidRPr="00843583">
              <w:rPr>
                <w:rStyle w:val="Lienhypertexte"/>
                <w:noProof/>
              </w:rPr>
              <w:t>2.1.1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Introduction</w:t>
            </w:r>
            <w:r>
              <w:rPr>
                <w:noProof/>
                <w:webHidden/>
              </w:rPr>
              <w:tab/>
            </w:r>
            <w:r>
              <w:rPr>
                <w:noProof/>
                <w:webHidden/>
              </w:rPr>
              <w:fldChar w:fldCharType="begin"/>
            </w:r>
            <w:r>
              <w:rPr>
                <w:noProof/>
                <w:webHidden/>
              </w:rPr>
              <w:instrText xml:space="preserve"> PAGEREF _Toc532326614 \h </w:instrText>
            </w:r>
            <w:r>
              <w:rPr>
                <w:noProof/>
                <w:webHidden/>
              </w:rPr>
            </w:r>
            <w:r>
              <w:rPr>
                <w:noProof/>
                <w:webHidden/>
              </w:rPr>
              <w:fldChar w:fldCharType="separate"/>
            </w:r>
            <w:r>
              <w:rPr>
                <w:noProof/>
                <w:webHidden/>
              </w:rPr>
              <w:t>6</w:t>
            </w:r>
            <w:r>
              <w:rPr>
                <w:noProof/>
                <w:webHidden/>
              </w:rPr>
              <w:fldChar w:fldCharType="end"/>
            </w:r>
          </w:hyperlink>
        </w:p>
        <w:p w14:paraId="0534CA7F" w14:textId="19E0DE61"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15" w:history="1">
            <w:r w:rsidRPr="00843583">
              <w:rPr>
                <w:rStyle w:val="Lienhypertexte"/>
                <w:noProof/>
              </w:rPr>
              <w:t>2.1.2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Traitement de données.</w:t>
            </w:r>
            <w:r>
              <w:rPr>
                <w:noProof/>
                <w:webHidden/>
              </w:rPr>
              <w:tab/>
            </w:r>
            <w:r>
              <w:rPr>
                <w:noProof/>
                <w:webHidden/>
              </w:rPr>
              <w:fldChar w:fldCharType="begin"/>
            </w:r>
            <w:r>
              <w:rPr>
                <w:noProof/>
                <w:webHidden/>
              </w:rPr>
              <w:instrText xml:space="preserve"> PAGEREF _Toc532326615 \h </w:instrText>
            </w:r>
            <w:r>
              <w:rPr>
                <w:noProof/>
                <w:webHidden/>
              </w:rPr>
            </w:r>
            <w:r>
              <w:rPr>
                <w:noProof/>
                <w:webHidden/>
              </w:rPr>
              <w:fldChar w:fldCharType="separate"/>
            </w:r>
            <w:r>
              <w:rPr>
                <w:noProof/>
                <w:webHidden/>
              </w:rPr>
              <w:t>6</w:t>
            </w:r>
            <w:r>
              <w:rPr>
                <w:noProof/>
                <w:webHidden/>
              </w:rPr>
              <w:fldChar w:fldCharType="end"/>
            </w:r>
          </w:hyperlink>
        </w:p>
        <w:p w14:paraId="55491BBD" w14:textId="7162C018"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16" w:history="1">
            <w:r w:rsidRPr="00843583">
              <w:rPr>
                <w:rStyle w:val="Lienhypertexte"/>
                <w:noProof/>
              </w:rPr>
              <w:t>2.1.3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Actions et mesures prises.</w:t>
            </w:r>
            <w:r>
              <w:rPr>
                <w:noProof/>
                <w:webHidden/>
              </w:rPr>
              <w:tab/>
            </w:r>
            <w:r>
              <w:rPr>
                <w:noProof/>
                <w:webHidden/>
              </w:rPr>
              <w:fldChar w:fldCharType="begin"/>
            </w:r>
            <w:r>
              <w:rPr>
                <w:noProof/>
                <w:webHidden/>
              </w:rPr>
              <w:instrText xml:space="preserve"> PAGEREF _Toc532326616 \h </w:instrText>
            </w:r>
            <w:r>
              <w:rPr>
                <w:noProof/>
                <w:webHidden/>
              </w:rPr>
            </w:r>
            <w:r>
              <w:rPr>
                <w:noProof/>
                <w:webHidden/>
              </w:rPr>
              <w:fldChar w:fldCharType="separate"/>
            </w:r>
            <w:r>
              <w:rPr>
                <w:noProof/>
                <w:webHidden/>
              </w:rPr>
              <w:t>6</w:t>
            </w:r>
            <w:r>
              <w:rPr>
                <w:noProof/>
                <w:webHidden/>
              </w:rPr>
              <w:fldChar w:fldCharType="end"/>
            </w:r>
          </w:hyperlink>
        </w:p>
        <w:p w14:paraId="70BA04F0" w14:textId="345ADE41"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17" w:history="1">
            <w:r w:rsidRPr="00843583">
              <w:rPr>
                <w:rStyle w:val="Lienhypertexte"/>
                <w:noProof/>
              </w:rPr>
              <w:t>2.1.4</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Techniques de protections des données.</w:t>
            </w:r>
            <w:r>
              <w:rPr>
                <w:noProof/>
                <w:webHidden/>
              </w:rPr>
              <w:tab/>
            </w:r>
            <w:r>
              <w:rPr>
                <w:noProof/>
                <w:webHidden/>
              </w:rPr>
              <w:fldChar w:fldCharType="begin"/>
            </w:r>
            <w:r>
              <w:rPr>
                <w:noProof/>
                <w:webHidden/>
              </w:rPr>
              <w:instrText xml:space="preserve"> PAGEREF _Toc532326617 \h </w:instrText>
            </w:r>
            <w:r>
              <w:rPr>
                <w:noProof/>
                <w:webHidden/>
              </w:rPr>
            </w:r>
            <w:r>
              <w:rPr>
                <w:noProof/>
                <w:webHidden/>
              </w:rPr>
              <w:fldChar w:fldCharType="separate"/>
            </w:r>
            <w:r>
              <w:rPr>
                <w:noProof/>
                <w:webHidden/>
              </w:rPr>
              <w:t>6</w:t>
            </w:r>
            <w:r>
              <w:rPr>
                <w:noProof/>
                <w:webHidden/>
              </w:rPr>
              <w:fldChar w:fldCharType="end"/>
            </w:r>
          </w:hyperlink>
        </w:p>
        <w:p w14:paraId="2B5C5EE1" w14:textId="0994BE19"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18" w:history="1">
            <w:r w:rsidRPr="00843583">
              <w:rPr>
                <w:rStyle w:val="Lienhypertexte"/>
                <w:noProof/>
              </w:rPr>
              <w:t>2.2</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La Loterie Romande</w:t>
            </w:r>
            <w:r>
              <w:rPr>
                <w:noProof/>
                <w:webHidden/>
              </w:rPr>
              <w:tab/>
            </w:r>
            <w:r>
              <w:rPr>
                <w:noProof/>
                <w:webHidden/>
              </w:rPr>
              <w:fldChar w:fldCharType="begin"/>
            </w:r>
            <w:r>
              <w:rPr>
                <w:noProof/>
                <w:webHidden/>
              </w:rPr>
              <w:instrText xml:space="preserve"> PAGEREF _Toc532326618 \h </w:instrText>
            </w:r>
            <w:r>
              <w:rPr>
                <w:noProof/>
                <w:webHidden/>
              </w:rPr>
            </w:r>
            <w:r>
              <w:rPr>
                <w:noProof/>
                <w:webHidden/>
              </w:rPr>
              <w:fldChar w:fldCharType="separate"/>
            </w:r>
            <w:r>
              <w:rPr>
                <w:noProof/>
                <w:webHidden/>
              </w:rPr>
              <w:t>8</w:t>
            </w:r>
            <w:r>
              <w:rPr>
                <w:noProof/>
                <w:webHidden/>
              </w:rPr>
              <w:fldChar w:fldCharType="end"/>
            </w:r>
          </w:hyperlink>
        </w:p>
        <w:p w14:paraId="11B0A29A" w14:textId="13FA34CC"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19" w:history="1">
            <w:r w:rsidRPr="00843583">
              <w:rPr>
                <w:rStyle w:val="Lienhypertexte"/>
                <w:noProof/>
              </w:rPr>
              <w:t>2.2.1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Introduction</w:t>
            </w:r>
            <w:r>
              <w:rPr>
                <w:noProof/>
                <w:webHidden/>
              </w:rPr>
              <w:tab/>
            </w:r>
            <w:r>
              <w:rPr>
                <w:noProof/>
                <w:webHidden/>
              </w:rPr>
              <w:fldChar w:fldCharType="begin"/>
            </w:r>
            <w:r>
              <w:rPr>
                <w:noProof/>
                <w:webHidden/>
              </w:rPr>
              <w:instrText xml:space="preserve"> PAGEREF _Toc532326619 \h </w:instrText>
            </w:r>
            <w:r>
              <w:rPr>
                <w:noProof/>
                <w:webHidden/>
              </w:rPr>
            </w:r>
            <w:r>
              <w:rPr>
                <w:noProof/>
                <w:webHidden/>
              </w:rPr>
              <w:fldChar w:fldCharType="separate"/>
            </w:r>
            <w:r>
              <w:rPr>
                <w:noProof/>
                <w:webHidden/>
              </w:rPr>
              <w:t>8</w:t>
            </w:r>
            <w:r>
              <w:rPr>
                <w:noProof/>
                <w:webHidden/>
              </w:rPr>
              <w:fldChar w:fldCharType="end"/>
            </w:r>
          </w:hyperlink>
        </w:p>
        <w:p w14:paraId="405A9EA6" w14:textId="4752B06B"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20" w:history="1">
            <w:r w:rsidRPr="00843583">
              <w:rPr>
                <w:rStyle w:val="Lienhypertexte"/>
                <w:noProof/>
              </w:rPr>
              <w:t>2.2.2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Les données au sein de la Loterie Romande</w:t>
            </w:r>
            <w:r>
              <w:rPr>
                <w:noProof/>
                <w:webHidden/>
              </w:rPr>
              <w:tab/>
            </w:r>
            <w:r>
              <w:rPr>
                <w:noProof/>
                <w:webHidden/>
              </w:rPr>
              <w:fldChar w:fldCharType="begin"/>
            </w:r>
            <w:r>
              <w:rPr>
                <w:noProof/>
                <w:webHidden/>
              </w:rPr>
              <w:instrText xml:space="preserve"> PAGEREF _Toc532326620 \h </w:instrText>
            </w:r>
            <w:r>
              <w:rPr>
                <w:noProof/>
                <w:webHidden/>
              </w:rPr>
            </w:r>
            <w:r>
              <w:rPr>
                <w:noProof/>
                <w:webHidden/>
              </w:rPr>
              <w:fldChar w:fldCharType="separate"/>
            </w:r>
            <w:r>
              <w:rPr>
                <w:noProof/>
                <w:webHidden/>
              </w:rPr>
              <w:t>8</w:t>
            </w:r>
            <w:r>
              <w:rPr>
                <w:noProof/>
                <w:webHidden/>
              </w:rPr>
              <w:fldChar w:fldCharType="end"/>
            </w:r>
          </w:hyperlink>
        </w:p>
        <w:p w14:paraId="6F8522B0" w14:textId="3C81F002"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21" w:history="1">
            <w:r w:rsidRPr="00843583">
              <w:rPr>
                <w:rStyle w:val="Lienhypertexte"/>
                <w:noProof/>
              </w:rPr>
              <w:t>2.2.3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Actions et mesures</w:t>
            </w:r>
            <w:r>
              <w:rPr>
                <w:noProof/>
                <w:webHidden/>
              </w:rPr>
              <w:tab/>
            </w:r>
            <w:r>
              <w:rPr>
                <w:noProof/>
                <w:webHidden/>
              </w:rPr>
              <w:fldChar w:fldCharType="begin"/>
            </w:r>
            <w:r>
              <w:rPr>
                <w:noProof/>
                <w:webHidden/>
              </w:rPr>
              <w:instrText xml:space="preserve"> PAGEREF _Toc532326621 \h </w:instrText>
            </w:r>
            <w:r>
              <w:rPr>
                <w:noProof/>
                <w:webHidden/>
              </w:rPr>
            </w:r>
            <w:r>
              <w:rPr>
                <w:noProof/>
                <w:webHidden/>
              </w:rPr>
              <w:fldChar w:fldCharType="separate"/>
            </w:r>
            <w:r>
              <w:rPr>
                <w:noProof/>
                <w:webHidden/>
              </w:rPr>
              <w:t>8</w:t>
            </w:r>
            <w:r>
              <w:rPr>
                <w:noProof/>
                <w:webHidden/>
              </w:rPr>
              <w:fldChar w:fldCharType="end"/>
            </w:r>
          </w:hyperlink>
        </w:p>
        <w:p w14:paraId="6190B8B7" w14:textId="08FA56A3"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22" w:history="1">
            <w:r w:rsidRPr="00843583">
              <w:rPr>
                <w:rStyle w:val="Lienhypertexte"/>
                <w:noProof/>
              </w:rPr>
              <w:t>2.2.3.1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Protections logiques</w:t>
            </w:r>
            <w:r>
              <w:rPr>
                <w:noProof/>
                <w:webHidden/>
              </w:rPr>
              <w:tab/>
            </w:r>
            <w:r>
              <w:rPr>
                <w:noProof/>
                <w:webHidden/>
              </w:rPr>
              <w:fldChar w:fldCharType="begin"/>
            </w:r>
            <w:r>
              <w:rPr>
                <w:noProof/>
                <w:webHidden/>
              </w:rPr>
              <w:instrText xml:space="preserve"> PAGEREF _Toc532326622 \h </w:instrText>
            </w:r>
            <w:r>
              <w:rPr>
                <w:noProof/>
                <w:webHidden/>
              </w:rPr>
            </w:r>
            <w:r>
              <w:rPr>
                <w:noProof/>
                <w:webHidden/>
              </w:rPr>
              <w:fldChar w:fldCharType="separate"/>
            </w:r>
            <w:r>
              <w:rPr>
                <w:noProof/>
                <w:webHidden/>
              </w:rPr>
              <w:t>8</w:t>
            </w:r>
            <w:r>
              <w:rPr>
                <w:noProof/>
                <w:webHidden/>
              </w:rPr>
              <w:fldChar w:fldCharType="end"/>
            </w:r>
          </w:hyperlink>
        </w:p>
        <w:p w14:paraId="080B2B36" w14:textId="7DCB6B40"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23" w:history="1">
            <w:r w:rsidRPr="00843583">
              <w:rPr>
                <w:rStyle w:val="Lienhypertexte"/>
                <w:noProof/>
              </w:rPr>
              <w:t>2.2.3.2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Protections techniques</w:t>
            </w:r>
            <w:r>
              <w:rPr>
                <w:noProof/>
                <w:webHidden/>
              </w:rPr>
              <w:tab/>
            </w:r>
            <w:r>
              <w:rPr>
                <w:noProof/>
                <w:webHidden/>
              </w:rPr>
              <w:fldChar w:fldCharType="begin"/>
            </w:r>
            <w:r>
              <w:rPr>
                <w:noProof/>
                <w:webHidden/>
              </w:rPr>
              <w:instrText xml:space="preserve"> PAGEREF _Toc532326623 \h </w:instrText>
            </w:r>
            <w:r>
              <w:rPr>
                <w:noProof/>
                <w:webHidden/>
              </w:rPr>
            </w:r>
            <w:r>
              <w:rPr>
                <w:noProof/>
                <w:webHidden/>
              </w:rPr>
              <w:fldChar w:fldCharType="separate"/>
            </w:r>
            <w:r>
              <w:rPr>
                <w:noProof/>
                <w:webHidden/>
              </w:rPr>
              <w:t>8</w:t>
            </w:r>
            <w:r>
              <w:rPr>
                <w:noProof/>
                <w:webHidden/>
              </w:rPr>
              <w:fldChar w:fldCharType="end"/>
            </w:r>
          </w:hyperlink>
        </w:p>
        <w:p w14:paraId="2F856B38" w14:textId="32955C4B"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24" w:history="1">
            <w:r w:rsidRPr="00843583">
              <w:rPr>
                <w:rStyle w:val="Lienhypertexte"/>
                <w:noProof/>
              </w:rPr>
              <w:t>2.2.4</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Stratégies de sauvegardes</w:t>
            </w:r>
            <w:r>
              <w:rPr>
                <w:noProof/>
                <w:webHidden/>
              </w:rPr>
              <w:tab/>
            </w:r>
            <w:r>
              <w:rPr>
                <w:noProof/>
                <w:webHidden/>
              </w:rPr>
              <w:fldChar w:fldCharType="begin"/>
            </w:r>
            <w:r>
              <w:rPr>
                <w:noProof/>
                <w:webHidden/>
              </w:rPr>
              <w:instrText xml:space="preserve"> PAGEREF _Toc532326624 \h </w:instrText>
            </w:r>
            <w:r>
              <w:rPr>
                <w:noProof/>
                <w:webHidden/>
              </w:rPr>
            </w:r>
            <w:r>
              <w:rPr>
                <w:noProof/>
                <w:webHidden/>
              </w:rPr>
              <w:fldChar w:fldCharType="separate"/>
            </w:r>
            <w:r>
              <w:rPr>
                <w:noProof/>
                <w:webHidden/>
              </w:rPr>
              <w:t>9</w:t>
            </w:r>
            <w:r>
              <w:rPr>
                <w:noProof/>
                <w:webHidden/>
              </w:rPr>
              <w:fldChar w:fldCharType="end"/>
            </w:r>
          </w:hyperlink>
        </w:p>
        <w:p w14:paraId="2C6F0A74" w14:textId="35F78B62"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25" w:history="1">
            <w:r w:rsidRPr="00843583">
              <w:rPr>
                <w:rStyle w:val="Lienhypertexte"/>
                <w:noProof/>
              </w:rPr>
              <w:t>2.2.4.1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Infrastructures</w:t>
            </w:r>
            <w:r>
              <w:rPr>
                <w:noProof/>
                <w:webHidden/>
              </w:rPr>
              <w:tab/>
            </w:r>
            <w:r>
              <w:rPr>
                <w:noProof/>
                <w:webHidden/>
              </w:rPr>
              <w:fldChar w:fldCharType="begin"/>
            </w:r>
            <w:r>
              <w:rPr>
                <w:noProof/>
                <w:webHidden/>
              </w:rPr>
              <w:instrText xml:space="preserve"> PAGEREF _Toc532326625 \h </w:instrText>
            </w:r>
            <w:r>
              <w:rPr>
                <w:noProof/>
                <w:webHidden/>
              </w:rPr>
            </w:r>
            <w:r>
              <w:rPr>
                <w:noProof/>
                <w:webHidden/>
              </w:rPr>
              <w:fldChar w:fldCharType="separate"/>
            </w:r>
            <w:r>
              <w:rPr>
                <w:noProof/>
                <w:webHidden/>
              </w:rPr>
              <w:t>9</w:t>
            </w:r>
            <w:r>
              <w:rPr>
                <w:noProof/>
                <w:webHidden/>
              </w:rPr>
              <w:fldChar w:fldCharType="end"/>
            </w:r>
          </w:hyperlink>
        </w:p>
        <w:p w14:paraId="3AF0C614" w14:textId="5CF46CCA"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26" w:history="1">
            <w:r w:rsidRPr="00843583">
              <w:rPr>
                <w:rStyle w:val="Lienhypertexte"/>
                <w:noProof/>
              </w:rPr>
              <w:t>2.2.4.2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Stratégie de conservation des sauvegardes</w:t>
            </w:r>
            <w:r>
              <w:rPr>
                <w:noProof/>
                <w:webHidden/>
              </w:rPr>
              <w:tab/>
            </w:r>
            <w:r>
              <w:rPr>
                <w:noProof/>
                <w:webHidden/>
              </w:rPr>
              <w:fldChar w:fldCharType="begin"/>
            </w:r>
            <w:r>
              <w:rPr>
                <w:noProof/>
                <w:webHidden/>
              </w:rPr>
              <w:instrText xml:space="preserve"> PAGEREF _Toc532326626 \h </w:instrText>
            </w:r>
            <w:r>
              <w:rPr>
                <w:noProof/>
                <w:webHidden/>
              </w:rPr>
            </w:r>
            <w:r>
              <w:rPr>
                <w:noProof/>
                <w:webHidden/>
              </w:rPr>
              <w:fldChar w:fldCharType="separate"/>
            </w:r>
            <w:r>
              <w:rPr>
                <w:noProof/>
                <w:webHidden/>
              </w:rPr>
              <w:t>9</w:t>
            </w:r>
            <w:r>
              <w:rPr>
                <w:noProof/>
                <w:webHidden/>
              </w:rPr>
              <w:fldChar w:fldCharType="end"/>
            </w:r>
          </w:hyperlink>
        </w:p>
        <w:p w14:paraId="41EBC11C" w14:textId="7C425219"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27" w:history="1">
            <w:r w:rsidRPr="00843583">
              <w:rPr>
                <w:rStyle w:val="Lienhypertexte"/>
                <w:noProof/>
              </w:rPr>
              <w:t>2.3</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VTX</w:t>
            </w:r>
            <w:r>
              <w:rPr>
                <w:noProof/>
                <w:webHidden/>
              </w:rPr>
              <w:tab/>
            </w:r>
            <w:r>
              <w:rPr>
                <w:noProof/>
                <w:webHidden/>
              </w:rPr>
              <w:fldChar w:fldCharType="begin"/>
            </w:r>
            <w:r>
              <w:rPr>
                <w:noProof/>
                <w:webHidden/>
              </w:rPr>
              <w:instrText xml:space="preserve"> PAGEREF _Toc532326627 \h </w:instrText>
            </w:r>
            <w:r>
              <w:rPr>
                <w:noProof/>
                <w:webHidden/>
              </w:rPr>
            </w:r>
            <w:r>
              <w:rPr>
                <w:noProof/>
                <w:webHidden/>
              </w:rPr>
              <w:fldChar w:fldCharType="separate"/>
            </w:r>
            <w:r>
              <w:rPr>
                <w:noProof/>
                <w:webHidden/>
              </w:rPr>
              <w:t>12</w:t>
            </w:r>
            <w:r>
              <w:rPr>
                <w:noProof/>
                <w:webHidden/>
              </w:rPr>
              <w:fldChar w:fldCharType="end"/>
            </w:r>
          </w:hyperlink>
        </w:p>
        <w:p w14:paraId="0C5C32D4" w14:textId="2B499C1A"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28" w:history="1">
            <w:r w:rsidRPr="00843583">
              <w:rPr>
                <w:rStyle w:val="Lienhypertexte"/>
                <w:noProof/>
              </w:rPr>
              <w:t>2.3.1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Introduction</w:t>
            </w:r>
            <w:r>
              <w:rPr>
                <w:noProof/>
                <w:webHidden/>
              </w:rPr>
              <w:tab/>
            </w:r>
            <w:r>
              <w:rPr>
                <w:noProof/>
                <w:webHidden/>
              </w:rPr>
              <w:fldChar w:fldCharType="begin"/>
            </w:r>
            <w:r>
              <w:rPr>
                <w:noProof/>
                <w:webHidden/>
              </w:rPr>
              <w:instrText xml:space="preserve"> PAGEREF _Toc532326628 \h </w:instrText>
            </w:r>
            <w:r>
              <w:rPr>
                <w:noProof/>
                <w:webHidden/>
              </w:rPr>
            </w:r>
            <w:r>
              <w:rPr>
                <w:noProof/>
                <w:webHidden/>
              </w:rPr>
              <w:fldChar w:fldCharType="separate"/>
            </w:r>
            <w:r>
              <w:rPr>
                <w:noProof/>
                <w:webHidden/>
              </w:rPr>
              <w:t>12</w:t>
            </w:r>
            <w:r>
              <w:rPr>
                <w:noProof/>
                <w:webHidden/>
              </w:rPr>
              <w:fldChar w:fldCharType="end"/>
            </w:r>
          </w:hyperlink>
        </w:p>
        <w:p w14:paraId="4816B8D2" w14:textId="0AC15DDD"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29" w:history="1">
            <w:r w:rsidRPr="00843583">
              <w:rPr>
                <w:rStyle w:val="Lienhypertexte"/>
                <w:noProof/>
              </w:rPr>
              <w:t>2.3.2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Les techniques utilisées</w:t>
            </w:r>
            <w:r>
              <w:rPr>
                <w:noProof/>
                <w:webHidden/>
              </w:rPr>
              <w:tab/>
            </w:r>
            <w:r>
              <w:rPr>
                <w:noProof/>
                <w:webHidden/>
              </w:rPr>
              <w:fldChar w:fldCharType="begin"/>
            </w:r>
            <w:r>
              <w:rPr>
                <w:noProof/>
                <w:webHidden/>
              </w:rPr>
              <w:instrText xml:space="preserve"> PAGEREF _Toc532326629 \h </w:instrText>
            </w:r>
            <w:r>
              <w:rPr>
                <w:noProof/>
                <w:webHidden/>
              </w:rPr>
            </w:r>
            <w:r>
              <w:rPr>
                <w:noProof/>
                <w:webHidden/>
              </w:rPr>
              <w:fldChar w:fldCharType="separate"/>
            </w:r>
            <w:r>
              <w:rPr>
                <w:noProof/>
                <w:webHidden/>
              </w:rPr>
              <w:t>12</w:t>
            </w:r>
            <w:r>
              <w:rPr>
                <w:noProof/>
                <w:webHidden/>
              </w:rPr>
              <w:fldChar w:fldCharType="end"/>
            </w:r>
          </w:hyperlink>
        </w:p>
        <w:p w14:paraId="2ABD26E8" w14:textId="13B98E91"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30" w:history="1">
            <w:r w:rsidRPr="00843583">
              <w:rPr>
                <w:rStyle w:val="Lienhypertexte"/>
                <w:noProof/>
              </w:rPr>
              <w:t>2.4</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Université de Lausanne</w:t>
            </w:r>
            <w:r>
              <w:rPr>
                <w:noProof/>
                <w:webHidden/>
              </w:rPr>
              <w:tab/>
            </w:r>
            <w:r>
              <w:rPr>
                <w:noProof/>
                <w:webHidden/>
              </w:rPr>
              <w:fldChar w:fldCharType="begin"/>
            </w:r>
            <w:r>
              <w:rPr>
                <w:noProof/>
                <w:webHidden/>
              </w:rPr>
              <w:instrText xml:space="preserve"> PAGEREF _Toc532326630 \h </w:instrText>
            </w:r>
            <w:r>
              <w:rPr>
                <w:noProof/>
                <w:webHidden/>
              </w:rPr>
            </w:r>
            <w:r>
              <w:rPr>
                <w:noProof/>
                <w:webHidden/>
              </w:rPr>
              <w:fldChar w:fldCharType="separate"/>
            </w:r>
            <w:r>
              <w:rPr>
                <w:noProof/>
                <w:webHidden/>
              </w:rPr>
              <w:t>14</w:t>
            </w:r>
            <w:r>
              <w:rPr>
                <w:noProof/>
                <w:webHidden/>
              </w:rPr>
              <w:fldChar w:fldCharType="end"/>
            </w:r>
          </w:hyperlink>
        </w:p>
        <w:p w14:paraId="358A6B39" w14:textId="29366795"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31" w:history="1">
            <w:r w:rsidRPr="00843583">
              <w:rPr>
                <w:rStyle w:val="Lienhypertexte"/>
                <w:noProof/>
              </w:rPr>
              <w:t>2.4.1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Présentation entreprise</w:t>
            </w:r>
            <w:r>
              <w:rPr>
                <w:noProof/>
                <w:webHidden/>
              </w:rPr>
              <w:tab/>
            </w:r>
            <w:r>
              <w:rPr>
                <w:noProof/>
                <w:webHidden/>
              </w:rPr>
              <w:fldChar w:fldCharType="begin"/>
            </w:r>
            <w:r>
              <w:rPr>
                <w:noProof/>
                <w:webHidden/>
              </w:rPr>
              <w:instrText xml:space="preserve"> PAGEREF _Toc532326631 \h </w:instrText>
            </w:r>
            <w:r>
              <w:rPr>
                <w:noProof/>
                <w:webHidden/>
              </w:rPr>
            </w:r>
            <w:r>
              <w:rPr>
                <w:noProof/>
                <w:webHidden/>
              </w:rPr>
              <w:fldChar w:fldCharType="separate"/>
            </w:r>
            <w:r>
              <w:rPr>
                <w:noProof/>
                <w:webHidden/>
              </w:rPr>
              <w:t>14</w:t>
            </w:r>
            <w:r>
              <w:rPr>
                <w:noProof/>
                <w:webHidden/>
              </w:rPr>
              <w:fldChar w:fldCharType="end"/>
            </w:r>
          </w:hyperlink>
        </w:p>
        <w:p w14:paraId="1A40347D" w14:textId="5DB7E8F6"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32" w:history="1">
            <w:r w:rsidRPr="00843583">
              <w:rPr>
                <w:rStyle w:val="Lienhypertexte"/>
                <w:noProof/>
              </w:rPr>
              <w:t>2.4.2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Présentation du système</w:t>
            </w:r>
            <w:r>
              <w:rPr>
                <w:noProof/>
                <w:webHidden/>
              </w:rPr>
              <w:tab/>
            </w:r>
            <w:r>
              <w:rPr>
                <w:noProof/>
                <w:webHidden/>
              </w:rPr>
              <w:fldChar w:fldCharType="begin"/>
            </w:r>
            <w:r>
              <w:rPr>
                <w:noProof/>
                <w:webHidden/>
              </w:rPr>
              <w:instrText xml:space="preserve"> PAGEREF _Toc532326632 \h </w:instrText>
            </w:r>
            <w:r>
              <w:rPr>
                <w:noProof/>
                <w:webHidden/>
              </w:rPr>
            </w:r>
            <w:r>
              <w:rPr>
                <w:noProof/>
                <w:webHidden/>
              </w:rPr>
              <w:fldChar w:fldCharType="separate"/>
            </w:r>
            <w:r>
              <w:rPr>
                <w:noProof/>
                <w:webHidden/>
              </w:rPr>
              <w:t>14</w:t>
            </w:r>
            <w:r>
              <w:rPr>
                <w:noProof/>
                <w:webHidden/>
              </w:rPr>
              <w:fldChar w:fldCharType="end"/>
            </w:r>
          </w:hyperlink>
        </w:p>
        <w:p w14:paraId="2C2A5D87" w14:textId="5F0A7BBB"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33" w:history="1">
            <w:r w:rsidRPr="00843583">
              <w:rPr>
                <w:rStyle w:val="Lienhypertexte"/>
                <w:noProof/>
              </w:rPr>
              <w:t>2.4.3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Problématique</w:t>
            </w:r>
            <w:r>
              <w:rPr>
                <w:noProof/>
                <w:webHidden/>
              </w:rPr>
              <w:tab/>
            </w:r>
            <w:r>
              <w:rPr>
                <w:noProof/>
                <w:webHidden/>
              </w:rPr>
              <w:fldChar w:fldCharType="begin"/>
            </w:r>
            <w:r>
              <w:rPr>
                <w:noProof/>
                <w:webHidden/>
              </w:rPr>
              <w:instrText xml:space="preserve"> PAGEREF _Toc532326633 \h </w:instrText>
            </w:r>
            <w:r>
              <w:rPr>
                <w:noProof/>
                <w:webHidden/>
              </w:rPr>
            </w:r>
            <w:r>
              <w:rPr>
                <w:noProof/>
                <w:webHidden/>
              </w:rPr>
              <w:fldChar w:fldCharType="separate"/>
            </w:r>
            <w:r>
              <w:rPr>
                <w:noProof/>
                <w:webHidden/>
              </w:rPr>
              <w:t>14</w:t>
            </w:r>
            <w:r>
              <w:rPr>
                <w:noProof/>
                <w:webHidden/>
              </w:rPr>
              <w:fldChar w:fldCharType="end"/>
            </w:r>
          </w:hyperlink>
        </w:p>
        <w:p w14:paraId="7052CDC5" w14:textId="76752323"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34" w:history="1">
            <w:r w:rsidRPr="00843583">
              <w:rPr>
                <w:rStyle w:val="Lienhypertexte"/>
                <w:noProof/>
              </w:rPr>
              <w:t>2.4.3.1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Hardware</w:t>
            </w:r>
            <w:r>
              <w:rPr>
                <w:noProof/>
                <w:webHidden/>
              </w:rPr>
              <w:tab/>
            </w:r>
            <w:r>
              <w:rPr>
                <w:noProof/>
                <w:webHidden/>
              </w:rPr>
              <w:fldChar w:fldCharType="begin"/>
            </w:r>
            <w:r>
              <w:rPr>
                <w:noProof/>
                <w:webHidden/>
              </w:rPr>
              <w:instrText xml:space="preserve"> PAGEREF _Toc532326634 \h </w:instrText>
            </w:r>
            <w:r>
              <w:rPr>
                <w:noProof/>
                <w:webHidden/>
              </w:rPr>
            </w:r>
            <w:r>
              <w:rPr>
                <w:noProof/>
                <w:webHidden/>
              </w:rPr>
              <w:fldChar w:fldCharType="separate"/>
            </w:r>
            <w:r>
              <w:rPr>
                <w:noProof/>
                <w:webHidden/>
              </w:rPr>
              <w:t>14</w:t>
            </w:r>
            <w:r>
              <w:rPr>
                <w:noProof/>
                <w:webHidden/>
              </w:rPr>
              <w:fldChar w:fldCharType="end"/>
            </w:r>
          </w:hyperlink>
        </w:p>
        <w:p w14:paraId="33ACF494" w14:textId="4D9565AC"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35" w:history="1">
            <w:r w:rsidRPr="00843583">
              <w:rPr>
                <w:rStyle w:val="Lienhypertexte"/>
                <w:noProof/>
              </w:rPr>
              <w:t>2.4.3.2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Humaine</w:t>
            </w:r>
            <w:r>
              <w:rPr>
                <w:noProof/>
                <w:webHidden/>
              </w:rPr>
              <w:tab/>
            </w:r>
            <w:r>
              <w:rPr>
                <w:noProof/>
                <w:webHidden/>
              </w:rPr>
              <w:fldChar w:fldCharType="begin"/>
            </w:r>
            <w:r>
              <w:rPr>
                <w:noProof/>
                <w:webHidden/>
              </w:rPr>
              <w:instrText xml:space="preserve"> PAGEREF _Toc532326635 \h </w:instrText>
            </w:r>
            <w:r>
              <w:rPr>
                <w:noProof/>
                <w:webHidden/>
              </w:rPr>
            </w:r>
            <w:r>
              <w:rPr>
                <w:noProof/>
                <w:webHidden/>
              </w:rPr>
              <w:fldChar w:fldCharType="separate"/>
            </w:r>
            <w:r>
              <w:rPr>
                <w:noProof/>
                <w:webHidden/>
              </w:rPr>
              <w:t>15</w:t>
            </w:r>
            <w:r>
              <w:rPr>
                <w:noProof/>
                <w:webHidden/>
              </w:rPr>
              <w:fldChar w:fldCharType="end"/>
            </w:r>
          </w:hyperlink>
        </w:p>
        <w:p w14:paraId="0D2FAEE8" w14:textId="674929CD"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36" w:history="1">
            <w:r w:rsidRPr="00843583">
              <w:rPr>
                <w:rStyle w:val="Lienhypertexte"/>
                <w:noProof/>
              </w:rPr>
              <w:t>2.4.3.3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Évènement majeur</w:t>
            </w:r>
            <w:r>
              <w:rPr>
                <w:noProof/>
                <w:webHidden/>
              </w:rPr>
              <w:tab/>
            </w:r>
            <w:r>
              <w:rPr>
                <w:noProof/>
                <w:webHidden/>
              </w:rPr>
              <w:fldChar w:fldCharType="begin"/>
            </w:r>
            <w:r>
              <w:rPr>
                <w:noProof/>
                <w:webHidden/>
              </w:rPr>
              <w:instrText xml:space="preserve"> PAGEREF _Toc532326636 \h </w:instrText>
            </w:r>
            <w:r>
              <w:rPr>
                <w:noProof/>
                <w:webHidden/>
              </w:rPr>
            </w:r>
            <w:r>
              <w:rPr>
                <w:noProof/>
                <w:webHidden/>
              </w:rPr>
              <w:fldChar w:fldCharType="separate"/>
            </w:r>
            <w:r>
              <w:rPr>
                <w:noProof/>
                <w:webHidden/>
              </w:rPr>
              <w:t>15</w:t>
            </w:r>
            <w:r>
              <w:rPr>
                <w:noProof/>
                <w:webHidden/>
              </w:rPr>
              <w:fldChar w:fldCharType="end"/>
            </w:r>
          </w:hyperlink>
        </w:p>
        <w:p w14:paraId="7955A549" w14:textId="7378B01A"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37" w:history="1">
            <w:r w:rsidRPr="00843583">
              <w:rPr>
                <w:rStyle w:val="Lienhypertexte"/>
                <w:noProof/>
              </w:rPr>
              <w:t>2.4.3.4</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Archivage</w:t>
            </w:r>
            <w:r>
              <w:rPr>
                <w:noProof/>
                <w:webHidden/>
              </w:rPr>
              <w:tab/>
            </w:r>
            <w:r>
              <w:rPr>
                <w:noProof/>
                <w:webHidden/>
              </w:rPr>
              <w:fldChar w:fldCharType="begin"/>
            </w:r>
            <w:r>
              <w:rPr>
                <w:noProof/>
                <w:webHidden/>
              </w:rPr>
              <w:instrText xml:space="preserve"> PAGEREF _Toc532326637 \h </w:instrText>
            </w:r>
            <w:r>
              <w:rPr>
                <w:noProof/>
                <w:webHidden/>
              </w:rPr>
            </w:r>
            <w:r>
              <w:rPr>
                <w:noProof/>
                <w:webHidden/>
              </w:rPr>
              <w:fldChar w:fldCharType="separate"/>
            </w:r>
            <w:r>
              <w:rPr>
                <w:noProof/>
                <w:webHidden/>
              </w:rPr>
              <w:t>16</w:t>
            </w:r>
            <w:r>
              <w:rPr>
                <w:noProof/>
                <w:webHidden/>
              </w:rPr>
              <w:fldChar w:fldCharType="end"/>
            </w:r>
          </w:hyperlink>
        </w:p>
        <w:p w14:paraId="65B2EBC3" w14:textId="5C099D1C"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38" w:history="1">
            <w:r w:rsidRPr="00843583">
              <w:rPr>
                <w:rStyle w:val="Lienhypertexte"/>
                <w:noProof/>
              </w:rPr>
              <w:t>2.4.4</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Les stratégies de sauvegardes</w:t>
            </w:r>
            <w:r>
              <w:rPr>
                <w:noProof/>
                <w:webHidden/>
              </w:rPr>
              <w:tab/>
            </w:r>
            <w:r>
              <w:rPr>
                <w:noProof/>
                <w:webHidden/>
              </w:rPr>
              <w:fldChar w:fldCharType="begin"/>
            </w:r>
            <w:r>
              <w:rPr>
                <w:noProof/>
                <w:webHidden/>
              </w:rPr>
              <w:instrText xml:space="preserve"> PAGEREF _Toc532326638 \h </w:instrText>
            </w:r>
            <w:r>
              <w:rPr>
                <w:noProof/>
                <w:webHidden/>
              </w:rPr>
            </w:r>
            <w:r>
              <w:rPr>
                <w:noProof/>
                <w:webHidden/>
              </w:rPr>
              <w:fldChar w:fldCharType="separate"/>
            </w:r>
            <w:r>
              <w:rPr>
                <w:noProof/>
                <w:webHidden/>
              </w:rPr>
              <w:t>16</w:t>
            </w:r>
            <w:r>
              <w:rPr>
                <w:noProof/>
                <w:webHidden/>
              </w:rPr>
              <w:fldChar w:fldCharType="end"/>
            </w:r>
          </w:hyperlink>
        </w:p>
        <w:p w14:paraId="1C0B76A0" w14:textId="71B5D083"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39" w:history="1">
            <w:r w:rsidRPr="00843583">
              <w:rPr>
                <w:rStyle w:val="Lienhypertexte"/>
                <w:noProof/>
              </w:rPr>
              <w:t>2.4.4.1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Cohesity</w:t>
            </w:r>
            <w:r>
              <w:rPr>
                <w:noProof/>
                <w:webHidden/>
              </w:rPr>
              <w:tab/>
            </w:r>
            <w:r>
              <w:rPr>
                <w:noProof/>
                <w:webHidden/>
              </w:rPr>
              <w:fldChar w:fldCharType="begin"/>
            </w:r>
            <w:r>
              <w:rPr>
                <w:noProof/>
                <w:webHidden/>
              </w:rPr>
              <w:instrText xml:space="preserve"> PAGEREF _Toc532326639 \h </w:instrText>
            </w:r>
            <w:r>
              <w:rPr>
                <w:noProof/>
                <w:webHidden/>
              </w:rPr>
            </w:r>
            <w:r>
              <w:rPr>
                <w:noProof/>
                <w:webHidden/>
              </w:rPr>
              <w:fldChar w:fldCharType="separate"/>
            </w:r>
            <w:r>
              <w:rPr>
                <w:noProof/>
                <w:webHidden/>
              </w:rPr>
              <w:t>16</w:t>
            </w:r>
            <w:r>
              <w:rPr>
                <w:noProof/>
                <w:webHidden/>
              </w:rPr>
              <w:fldChar w:fldCharType="end"/>
            </w:r>
          </w:hyperlink>
        </w:p>
        <w:p w14:paraId="7ED2A958" w14:textId="72477C4B"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40" w:history="1">
            <w:r w:rsidRPr="00843583">
              <w:rPr>
                <w:rStyle w:val="Lienhypertexte"/>
                <w:noProof/>
              </w:rPr>
              <w:t>2.4.4.2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Networker</w:t>
            </w:r>
            <w:r>
              <w:rPr>
                <w:noProof/>
                <w:webHidden/>
              </w:rPr>
              <w:tab/>
            </w:r>
            <w:r>
              <w:rPr>
                <w:noProof/>
                <w:webHidden/>
              </w:rPr>
              <w:fldChar w:fldCharType="begin"/>
            </w:r>
            <w:r>
              <w:rPr>
                <w:noProof/>
                <w:webHidden/>
              </w:rPr>
              <w:instrText xml:space="preserve"> PAGEREF _Toc532326640 \h </w:instrText>
            </w:r>
            <w:r>
              <w:rPr>
                <w:noProof/>
                <w:webHidden/>
              </w:rPr>
            </w:r>
            <w:r>
              <w:rPr>
                <w:noProof/>
                <w:webHidden/>
              </w:rPr>
              <w:fldChar w:fldCharType="separate"/>
            </w:r>
            <w:r>
              <w:rPr>
                <w:noProof/>
                <w:webHidden/>
              </w:rPr>
              <w:t>16</w:t>
            </w:r>
            <w:r>
              <w:rPr>
                <w:noProof/>
                <w:webHidden/>
              </w:rPr>
              <w:fldChar w:fldCharType="end"/>
            </w:r>
          </w:hyperlink>
        </w:p>
        <w:p w14:paraId="72B79146" w14:textId="432C4B0D"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41" w:history="1">
            <w:r w:rsidRPr="00843583">
              <w:rPr>
                <w:rStyle w:val="Lienhypertexte"/>
                <w:noProof/>
              </w:rPr>
              <w:t>2.4.4.3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Avamar</w:t>
            </w:r>
            <w:r>
              <w:rPr>
                <w:noProof/>
                <w:webHidden/>
              </w:rPr>
              <w:tab/>
            </w:r>
            <w:r>
              <w:rPr>
                <w:noProof/>
                <w:webHidden/>
              </w:rPr>
              <w:fldChar w:fldCharType="begin"/>
            </w:r>
            <w:r>
              <w:rPr>
                <w:noProof/>
                <w:webHidden/>
              </w:rPr>
              <w:instrText xml:space="preserve"> PAGEREF _Toc532326641 \h </w:instrText>
            </w:r>
            <w:r>
              <w:rPr>
                <w:noProof/>
                <w:webHidden/>
              </w:rPr>
            </w:r>
            <w:r>
              <w:rPr>
                <w:noProof/>
                <w:webHidden/>
              </w:rPr>
              <w:fldChar w:fldCharType="separate"/>
            </w:r>
            <w:r>
              <w:rPr>
                <w:noProof/>
                <w:webHidden/>
              </w:rPr>
              <w:t>16</w:t>
            </w:r>
            <w:r>
              <w:rPr>
                <w:noProof/>
                <w:webHidden/>
              </w:rPr>
              <w:fldChar w:fldCharType="end"/>
            </w:r>
          </w:hyperlink>
        </w:p>
        <w:p w14:paraId="074D1176" w14:textId="7ED45996"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42" w:history="1">
            <w:r w:rsidRPr="00843583">
              <w:rPr>
                <w:rStyle w:val="Lienhypertexte"/>
                <w:noProof/>
              </w:rPr>
              <w:t>2.4.5</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Les stratégies en cas de récupération</w:t>
            </w:r>
            <w:r>
              <w:rPr>
                <w:noProof/>
                <w:webHidden/>
              </w:rPr>
              <w:tab/>
            </w:r>
            <w:r>
              <w:rPr>
                <w:noProof/>
                <w:webHidden/>
              </w:rPr>
              <w:fldChar w:fldCharType="begin"/>
            </w:r>
            <w:r>
              <w:rPr>
                <w:noProof/>
                <w:webHidden/>
              </w:rPr>
              <w:instrText xml:space="preserve"> PAGEREF _Toc532326642 \h </w:instrText>
            </w:r>
            <w:r>
              <w:rPr>
                <w:noProof/>
                <w:webHidden/>
              </w:rPr>
            </w:r>
            <w:r>
              <w:rPr>
                <w:noProof/>
                <w:webHidden/>
              </w:rPr>
              <w:fldChar w:fldCharType="separate"/>
            </w:r>
            <w:r>
              <w:rPr>
                <w:noProof/>
                <w:webHidden/>
              </w:rPr>
              <w:t>17</w:t>
            </w:r>
            <w:r>
              <w:rPr>
                <w:noProof/>
                <w:webHidden/>
              </w:rPr>
              <w:fldChar w:fldCharType="end"/>
            </w:r>
          </w:hyperlink>
        </w:p>
        <w:p w14:paraId="32A3860E" w14:textId="318BC64A" w:rsidR="0015111F" w:rsidRDefault="0015111F">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26643" w:history="1">
            <w:r w:rsidRPr="00843583">
              <w:rPr>
                <w:rStyle w:val="Lienhypertexte"/>
                <w:noProof/>
              </w:rPr>
              <w:t>3</w:t>
            </w:r>
            <w:r>
              <w:rPr>
                <w:rFonts w:asciiTheme="minorHAnsi" w:eastAsiaTheme="minorEastAsia" w:hAnsiTheme="minorHAnsi" w:cstheme="minorBidi"/>
                <w:b w:val="0"/>
                <w:bCs w:val="0"/>
                <w:caps w:val="0"/>
                <w:noProof/>
                <w:sz w:val="22"/>
                <w:szCs w:val="22"/>
                <w:shd w:val="clear" w:color="auto" w:fill="auto"/>
                <w:lang w:eastAsia="fr-CH"/>
              </w:rPr>
              <w:tab/>
            </w:r>
            <w:r w:rsidRPr="00843583">
              <w:rPr>
                <w:rStyle w:val="Lienhypertexte"/>
                <w:noProof/>
              </w:rPr>
              <w:t>Partie 2</w:t>
            </w:r>
            <w:r>
              <w:rPr>
                <w:noProof/>
                <w:webHidden/>
              </w:rPr>
              <w:tab/>
            </w:r>
            <w:r>
              <w:rPr>
                <w:noProof/>
                <w:webHidden/>
              </w:rPr>
              <w:fldChar w:fldCharType="begin"/>
            </w:r>
            <w:r>
              <w:rPr>
                <w:noProof/>
                <w:webHidden/>
              </w:rPr>
              <w:instrText xml:space="preserve"> PAGEREF _Toc532326643 \h </w:instrText>
            </w:r>
            <w:r>
              <w:rPr>
                <w:noProof/>
                <w:webHidden/>
              </w:rPr>
            </w:r>
            <w:r>
              <w:rPr>
                <w:noProof/>
                <w:webHidden/>
              </w:rPr>
              <w:fldChar w:fldCharType="separate"/>
            </w:r>
            <w:r>
              <w:rPr>
                <w:noProof/>
                <w:webHidden/>
              </w:rPr>
              <w:t>18</w:t>
            </w:r>
            <w:r>
              <w:rPr>
                <w:noProof/>
                <w:webHidden/>
              </w:rPr>
              <w:fldChar w:fldCharType="end"/>
            </w:r>
          </w:hyperlink>
        </w:p>
        <w:p w14:paraId="465A84AD" w14:textId="18B449F2"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44" w:history="1">
            <w:r w:rsidRPr="00843583">
              <w:rPr>
                <w:rStyle w:val="Lienhypertexte"/>
                <w:noProof/>
              </w:rPr>
              <w:t>3.1</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Lois sur les protections des données</w:t>
            </w:r>
            <w:r>
              <w:rPr>
                <w:noProof/>
                <w:webHidden/>
              </w:rPr>
              <w:tab/>
            </w:r>
            <w:r>
              <w:rPr>
                <w:noProof/>
                <w:webHidden/>
              </w:rPr>
              <w:fldChar w:fldCharType="begin"/>
            </w:r>
            <w:r>
              <w:rPr>
                <w:noProof/>
                <w:webHidden/>
              </w:rPr>
              <w:instrText xml:space="preserve"> PAGEREF _Toc532326644 \h </w:instrText>
            </w:r>
            <w:r>
              <w:rPr>
                <w:noProof/>
                <w:webHidden/>
              </w:rPr>
            </w:r>
            <w:r>
              <w:rPr>
                <w:noProof/>
                <w:webHidden/>
              </w:rPr>
              <w:fldChar w:fldCharType="separate"/>
            </w:r>
            <w:r>
              <w:rPr>
                <w:noProof/>
                <w:webHidden/>
              </w:rPr>
              <w:t>18</w:t>
            </w:r>
            <w:r>
              <w:rPr>
                <w:noProof/>
                <w:webHidden/>
              </w:rPr>
              <w:fldChar w:fldCharType="end"/>
            </w:r>
          </w:hyperlink>
        </w:p>
        <w:p w14:paraId="19A0C687" w14:textId="5DFBCFCB"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45" w:history="1">
            <w:r w:rsidRPr="00843583">
              <w:rPr>
                <w:rStyle w:val="Lienhypertexte"/>
                <w:noProof/>
              </w:rPr>
              <w:t>3.1.1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LPD</w:t>
            </w:r>
            <w:r>
              <w:rPr>
                <w:noProof/>
                <w:webHidden/>
              </w:rPr>
              <w:tab/>
            </w:r>
            <w:r>
              <w:rPr>
                <w:noProof/>
                <w:webHidden/>
              </w:rPr>
              <w:fldChar w:fldCharType="begin"/>
            </w:r>
            <w:r>
              <w:rPr>
                <w:noProof/>
                <w:webHidden/>
              </w:rPr>
              <w:instrText xml:space="preserve"> PAGEREF _Toc532326645 \h </w:instrText>
            </w:r>
            <w:r>
              <w:rPr>
                <w:noProof/>
                <w:webHidden/>
              </w:rPr>
            </w:r>
            <w:r>
              <w:rPr>
                <w:noProof/>
                <w:webHidden/>
              </w:rPr>
              <w:fldChar w:fldCharType="separate"/>
            </w:r>
            <w:r>
              <w:rPr>
                <w:noProof/>
                <w:webHidden/>
              </w:rPr>
              <w:t>18</w:t>
            </w:r>
            <w:r>
              <w:rPr>
                <w:noProof/>
                <w:webHidden/>
              </w:rPr>
              <w:fldChar w:fldCharType="end"/>
            </w:r>
          </w:hyperlink>
        </w:p>
        <w:p w14:paraId="47ECEF2D" w14:textId="01D0A63F"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46" w:history="1">
            <w:r w:rsidRPr="00843583">
              <w:rPr>
                <w:rStyle w:val="Lienhypertexte"/>
                <w:noProof/>
              </w:rPr>
              <w:t>3.1.2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RGPD</w:t>
            </w:r>
            <w:r>
              <w:rPr>
                <w:noProof/>
                <w:webHidden/>
              </w:rPr>
              <w:tab/>
            </w:r>
            <w:r>
              <w:rPr>
                <w:noProof/>
                <w:webHidden/>
              </w:rPr>
              <w:fldChar w:fldCharType="begin"/>
            </w:r>
            <w:r>
              <w:rPr>
                <w:noProof/>
                <w:webHidden/>
              </w:rPr>
              <w:instrText xml:space="preserve"> PAGEREF _Toc532326646 \h </w:instrText>
            </w:r>
            <w:r>
              <w:rPr>
                <w:noProof/>
                <w:webHidden/>
              </w:rPr>
            </w:r>
            <w:r>
              <w:rPr>
                <w:noProof/>
                <w:webHidden/>
              </w:rPr>
              <w:fldChar w:fldCharType="separate"/>
            </w:r>
            <w:r>
              <w:rPr>
                <w:noProof/>
                <w:webHidden/>
              </w:rPr>
              <w:t>18</w:t>
            </w:r>
            <w:r>
              <w:rPr>
                <w:noProof/>
                <w:webHidden/>
              </w:rPr>
              <w:fldChar w:fldCharType="end"/>
            </w:r>
          </w:hyperlink>
        </w:p>
        <w:p w14:paraId="67A06BC9" w14:textId="7E58C2B2"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47" w:history="1">
            <w:r w:rsidRPr="00843583">
              <w:rPr>
                <w:rStyle w:val="Lienhypertexte"/>
                <w:noProof/>
              </w:rPr>
              <w:t>3.1.2.1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_Toc532326647 \h </w:instrText>
            </w:r>
            <w:r>
              <w:rPr>
                <w:noProof/>
                <w:webHidden/>
              </w:rPr>
            </w:r>
            <w:r>
              <w:rPr>
                <w:noProof/>
                <w:webHidden/>
              </w:rPr>
              <w:fldChar w:fldCharType="separate"/>
            </w:r>
            <w:r>
              <w:rPr>
                <w:noProof/>
                <w:webHidden/>
              </w:rPr>
              <w:t>18</w:t>
            </w:r>
            <w:r>
              <w:rPr>
                <w:noProof/>
                <w:webHidden/>
              </w:rPr>
              <w:fldChar w:fldCharType="end"/>
            </w:r>
          </w:hyperlink>
        </w:p>
        <w:p w14:paraId="1053E114" w14:textId="043C30B3"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48" w:history="1">
            <w:r w:rsidRPr="00843583">
              <w:rPr>
                <w:rStyle w:val="Lienhypertexte"/>
                <w:noProof/>
              </w:rPr>
              <w:t>3.1.2.2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En vrai, à quoi servent ces deux lois ?</w:t>
            </w:r>
            <w:r>
              <w:rPr>
                <w:noProof/>
                <w:webHidden/>
              </w:rPr>
              <w:tab/>
            </w:r>
            <w:r>
              <w:rPr>
                <w:noProof/>
                <w:webHidden/>
              </w:rPr>
              <w:fldChar w:fldCharType="begin"/>
            </w:r>
            <w:r>
              <w:rPr>
                <w:noProof/>
                <w:webHidden/>
              </w:rPr>
              <w:instrText xml:space="preserve"> PAGEREF _Toc532326648 \h </w:instrText>
            </w:r>
            <w:r>
              <w:rPr>
                <w:noProof/>
                <w:webHidden/>
              </w:rPr>
            </w:r>
            <w:r>
              <w:rPr>
                <w:noProof/>
                <w:webHidden/>
              </w:rPr>
              <w:fldChar w:fldCharType="separate"/>
            </w:r>
            <w:r>
              <w:rPr>
                <w:noProof/>
                <w:webHidden/>
              </w:rPr>
              <w:t>18</w:t>
            </w:r>
            <w:r>
              <w:rPr>
                <w:noProof/>
                <w:webHidden/>
              </w:rPr>
              <w:fldChar w:fldCharType="end"/>
            </w:r>
          </w:hyperlink>
        </w:p>
        <w:p w14:paraId="7CEE74AF" w14:textId="01922505"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49" w:history="1">
            <w:r w:rsidRPr="00843583">
              <w:rPr>
                <w:rStyle w:val="Lienhypertexte"/>
                <w:noProof/>
              </w:rPr>
              <w:t>3.1.2.3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Qui est concerné ?</w:t>
            </w:r>
            <w:r>
              <w:rPr>
                <w:noProof/>
                <w:webHidden/>
              </w:rPr>
              <w:tab/>
            </w:r>
            <w:r>
              <w:rPr>
                <w:noProof/>
                <w:webHidden/>
              </w:rPr>
              <w:fldChar w:fldCharType="begin"/>
            </w:r>
            <w:r>
              <w:rPr>
                <w:noProof/>
                <w:webHidden/>
              </w:rPr>
              <w:instrText xml:space="preserve"> PAGEREF _Toc532326649 \h </w:instrText>
            </w:r>
            <w:r>
              <w:rPr>
                <w:noProof/>
                <w:webHidden/>
              </w:rPr>
            </w:r>
            <w:r>
              <w:rPr>
                <w:noProof/>
                <w:webHidden/>
              </w:rPr>
              <w:fldChar w:fldCharType="separate"/>
            </w:r>
            <w:r>
              <w:rPr>
                <w:noProof/>
                <w:webHidden/>
              </w:rPr>
              <w:t>18</w:t>
            </w:r>
            <w:r>
              <w:rPr>
                <w:noProof/>
                <w:webHidden/>
              </w:rPr>
              <w:fldChar w:fldCharType="end"/>
            </w:r>
          </w:hyperlink>
        </w:p>
        <w:p w14:paraId="62FF5528" w14:textId="7ABE6F7B"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50" w:history="1">
            <w:r w:rsidRPr="00843583">
              <w:rPr>
                <w:rStyle w:val="Lienhypertexte"/>
                <w:noProof/>
              </w:rPr>
              <w:t>3.1.3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Mise en conformité</w:t>
            </w:r>
            <w:r>
              <w:rPr>
                <w:noProof/>
                <w:webHidden/>
              </w:rPr>
              <w:tab/>
            </w:r>
            <w:r>
              <w:rPr>
                <w:noProof/>
                <w:webHidden/>
              </w:rPr>
              <w:fldChar w:fldCharType="begin"/>
            </w:r>
            <w:r>
              <w:rPr>
                <w:noProof/>
                <w:webHidden/>
              </w:rPr>
              <w:instrText xml:space="preserve"> PAGEREF _Toc532326650 \h </w:instrText>
            </w:r>
            <w:r>
              <w:rPr>
                <w:noProof/>
                <w:webHidden/>
              </w:rPr>
            </w:r>
            <w:r>
              <w:rPr>
                <w:noProof/>
                <w:webHidden/>
              </w:rPr>
              <w:fldChar w:fldCharType="separate"/>
            </w:r>
            <w:r>
              <w:rPr>
                <w:noProof/>
                <w:webHidden/>
              </w:rPr>
              <w:t>18</w:t>
            </w:r>
            <w:r>
              <w:rPr>
                <w:noProof/>
                <w:webHidden/>
              </w:rPr>
              <w:fldChar w:fldCharType="end"/>
            </w:r>
          </w:hyperlink>
        </w:p>
        <w:p w14:paraId="7872DBD6" w14:textId="2E8729BE"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51" w:history="1">
            <w:r w:rsidRPr="00843583">
              <w:rPr>
                <w:rStyle w:val="Lienhypertexte"/>
                <w:noProof/>
              </w:rPr>
              <w:t>3.1.4</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Organisation et actions :</w:t>
            </w:r>
            <w:r>
              <w:rPr>
                <w:noProof/>
                <w:webHidden/>
              </w:rPr>
              <w:tab/>
            </w:r>
            <w:r>
              <w:rPr>
                <w:noProof/>
                <w:webHidden/>
              </w:rPr>
              <w:fldChar w:fldCharType="begin"/>
            </w:r>
            <w:r>
              <w:rPr>
                <w:noProof/>
                <w:webHidden/>
              </w:rPr>
              <w:instrText xml:space="preserve"> PAGEREF _Toc532326651 \h </w:instrText>
            </w:r>
            <w:r>
              <w:rPr>
                <w:noProof/>
                <w:webHidden/>
              </w:rPr>
            </w:r>
            <w:r>
              <w:rPr>
                <w:noProof/>
                <w:webHidden/>
              </w:rPr>
              <w:fldChar w:fldCharType="separate"/>
            </w:r>
            <w:r>
              <w:rPr>
                <w:noProof/>
                <w:webHidden/>
              </w:rPr>
              <w:t>19</w:t>
            </w:r>
            <w:r>
              <w:rPr>
                <w:noProof/>
                <w:webHidden/>
              </w:rPr>
              <w:fldChar w:fldCharType="end"/>
            </w:r>
          </w:hyperlink>
        </w:p>
        <w:p w14:paraId="696887B1" w14:textId="64E9582E"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52" w:history="1">
            <w:r w:rsidRPr="00843583">
              <w:rPr>
                <w:rStyle w:val="Lienhypertexte"/>
                <w:noProof/>
              </w:rPr>
              <w:t>3.1.5</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Mesures techniques adéquates</w:t>
            </w:r>
            <w:r>
              <w:rPr>
                <w:noProof/>
                <w:webHidden/>
              </w:rPr>
              <w:tab/>
            </w:r>
            <w:r>
              <w:rPr>
                <w:noProof/>
                <w:webHidden/>
              </w:rPr>
              <w:fldChar w:fldCharType="begin"/>
            </w:r>
            <w:r>
              <w:rPr>
                <w:noProof/>
                <w:webHidden/>
              </w:rPr>
              <w:instrText xml:space="preserve"> PAGEREF _Toc532326652 \h </w:instrText>
            </w:r>
            <w:r>
              <w:rPr>
                <w:noProof/>
                <w:webHidden/>
              </w:rPr>
            </w:r>
            <w:r>
              <w:rPr>
                <w:noProof/>
                <w:webHidden/>
              </w:rPr>
              <w:fldChar w:fldCharType="separate"/>
            </w:r>
            <w:r>
              <w:rPr>
                <w:noProof/>
                <w:webHidden/>
              </w:rPr>
              <w:t>19</w:t>
            </w:r>
            <w:r>
              <w:rPr>
                <w:noProof/>
                <w:webHidden/>
              </w:rPr>
              <w:fldChar w:fldCharType="end"/>
            </w:r>
          </w:hyperlink>
        </w:p>
        <w:p w14:paraId="6A2A8151" w14:textId="09132F7B"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53" w:history="1">
            <w:r w:rsidRPr="00843583">
              <w:rPr>
                <w:rStyle w:val="Lienhypertexte"/>
                <w:noProof/>
              </w:rPr>
              <w:t>3.2</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Les disques durs et le systèmes RAIDs</w:t>
            </w:r>
            <w:r>
              <w:rPr>
                <w:noProof/>
                <w:webHidden/>
              </w:rPr>
              <w:tab/>
            </w:r>
            <w:r>
              <w:rPr>
                <w:noProof/>
                <w:webHidden/>
              </w:rPr>
              <w:fldChar w:fldCharType="begin"/>
            </w:r>
            <w:r>
              <w:rPr>
                <w:noProof/>
                <w:webHidden/>
              </w:rPr>
              <w:instrText xml:space="preserve"> PAGEREF _Toc532326653 \h </w:instrText>
            </w:r>
            <w:r>
              <w:rPr>
                <w:noProof/>
                <w:webHidden/>
              </w:rPr>
            </w:r>
            <w:r>
              <w:rPr>
                <w:noProof/>
                <w:webHidden/>
              </w:rPr>
              <w:fldChar w:fldCharType="separate"/>
            </w:r>
            <w:r>
              <w:rPr>
                <w:noProof/>
                <w:webHidden/>
              </w:rPr>
              <w:t>20</w:t>
            </w:r>
            <w:r>
              <w:rPr>
                <w:noProof/>
                <w:webHidden/>
              </w:rPr>
              <w:fldChar w:fldCharType="end"/>
            </w:r>
          </w:hyperlink>
        </w:p>
        <w:p w14:paraId="7BAFEF77" w14:textId="1FAAA163"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54" w:history="1">
            <w:r w:rsidRPr="00843583">
              <w:rPr>
                <w:rStyle w:val="Lienhypertexte"/>
                <w:noProof/>
              </w:rPr>
              <w:t>3.2.1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Logiciel et matériel</w:t>
            </w:r>
            <w:r>
              <w:rPr>
                <w:noProof/>
                <w:webHidden/>
              </w:rPr>
              <w:tab/>
            </w:r>
            <w:r>
              <w:rPr>
                <w:noProof/>
                <w:webHidden/>
              </w:rPr>
              <w:fldChar w:fldCharType="begin"/>
            </w:r>
            <w:r>
              <w:rPr>
                <w:noProof/>
                <w:webHidden/>
              </w:rPr>
              <w:instrText xml:space="preserve"> PAGEREF _Toc532326654 \h </w:instrText>
            </w:r>
            <w:r>
              <w:rPr>
                <w:noProof/>
                <w:webHidden/>
              </w:rPr>
            </w:r>
            <w:r>
              <w:rPr>
                <w:noProof/>
                <w:webHidden/>
              </w:rPr>
              <w:fldChar w:fldCharType="separate"/>
            </w:r>
            <w:r>
              <w:rPr>
                <w:noProof/>
                <w:webHidden/>
              </w:rPr>
              <w:t>20</w:t>
            </w:r>
            <w:r>
              <w:rPr>
                <w:noProof/>
                <w:webHidden/>
              </w:rPr>
              <w:fldChar w:fldCharType="end"/>
            </w:r>
          </w:hyperlink>
        </w:p>
        <w:p w14:paraId="2782AFC7" w14:textId="6DE74B23"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55" w:history="1">
            <w:r w:rsidRPr="00843583">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matériel</w:t>
            </w:r>
            <w:r>
              <w:rPr>
                <w:noProof/>
                <w:webHidden/>
              </w:rPr>
              <w:tab/>
            </w:r>
            <w:r>
              <w:rPr>
                <w:noProof/>
                <w:webHidden/>
              </w:rPr>
              <w:fldChar w:fldCharType="begin"/>
            </w:r>
            <w:r>
              <w:rPr>
                <w:noProof/>
                <w:webHidden/>
              </w:rPr>
              <w:instrText xml:space="preserve"> PAGEREF _Toc532326655 \h </w:instrText>
            </w:r>
            <w:r>
              <w:rPr>
                <w:noProof/>
                <w:webHidden/>
              </w:rPr>
            </w:r>
            <w:r>
              <w:rPr>
                <w:noProof/>
                <w:webHidden/>
              </w:rPr>
              <w:fldChar w:fldCharType="separate"/>
            </w:r>
            <w:r>
              <w:rPr>
                <w:noProof/>
                <w:webHidden/>
              </w:rPr>
              <w:t>20</w:t>
            </w:r>
            <w:r>
              <w:rPr>
                <w:noProof/>
                <w:webHidden/>
              </w:rPr>
              <w:fldChar w:fldCharType="end"/>
            </w:r>
          </w:hyperlink>
        </w:p>
        <w:p w14:paraId="5B9E2F65" w14:textId="0E9DF927"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56" w:history="1">
            <w:r w:rsidRPr="00843583">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Logiciel</w:t>
            </w:r>
            <w:r>
              <w:rPr>
                <w:noProof/>
                <w:webHidden/>
              </w:rPr>
              <w:tab/>
            </w:r>
            <w:r>
              <w:rPr>
                <w:noProof/>
                <w:webHidden/>
              </w:rPr>
              <w:fldChar w:fldCharType="begin"/>
            </w:r>
            <w:r>
              <w:rPr>
                <w:noProof/>
                <w:webHidden/>
              </w:rPr>
              <w:instrText xml:space="preserve"> PAGEREF _Toc532326656 \h </w:instrText>
            </w:r>
            <w:r>
              <w:rPr>
                <w:noProof/>
                <w:webHidden/>
              </w:rPr>
            </w:r>
            <w:r>
              <w:rPr>
                <w:noProof/>
                <w:webHidden/>
              </w:rPr>
              <w:fldChar w:fldCharType="separate"/>
            </w:r>
            <w:r>
              <w:rPr>
                <w:noProof/>
                <w:webHidden/>
              </w:rPr>
              <w:t>21</w:t>
            </w:r>
            <w:r>
              <w:rPr>
                <w:noProof/>
                <w:webHidden/>
              </w:rPr>
              <w:fldChar w:fldCharType="end"/>
            </w:r>
          </w:hyperlink>
        </w:p>
        <w:p w14:paraId="5E8D282E" w14:textId="22330C87"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57" w:history="1">
            <w:r w:rsidRPr="00843583">
              <w:rPr>
                <w:rStyle w:val="Lienhypertexte"/>
                <w:noProof/>
                <w:lang w:val="en-GB"/>
              </w:rPr>
              <w:t>3.2.2</w:t>
            </w:r>
            <w:r>
              <w:rPr>
                <w:rFonts w:asciiTheme="minorHAnsi" w:eastAsiaTheme="minorEastAsia" w:hAnsiTheme="minorHAnsi" w:cstheme="minorBidi"/>
                <w:noProof/>
                <w:sz w:val="22"/>
                <w:szCs w:val="22"/>
                <w:shd w:val="clear" w:color="auto" w:fill="auto"/>
                <w:lang w:eastAsia="fr-CH"/>
              </w:rPr>
              <w:tab/>
            </w:r>
            <w:r w:rsidRPr="00843583">
              <w:rPr>
                <w:rStyle w:val="Lienhypertexte"/>
                <w:noProof/>
                <w:lang w:val="en-GB"/>
              </w:rPr>
              <w:t>Le JBOD (Just A Bunch Of Disks):</w:t>
            </w:r>
            <w:r>
              <w:rPr>
                <w:noProof/>
                <w:webHidden/>
              </w:rPr>
              <w:tab/>
            </w:r>
            <w:r>
              <w:rPr>
                <w:noProof/>
                <w:webHidden/>
              </w:rPr>
              <w:fldChar w:fldCharType="begin"/>
            </w:r>
            <w:r>
              <w:rPr>
                <w:noProof/>
                <w:webHidden/>
              </w:rPr>
              <w:instrText xml:space="preserve"> PAGEREF _Toc532326657 \h </w:instrText>
            </w:r>
            <w:r>
              <w:rPr>
                <w:noProof/>
                <w:webHidden/>
              </w:rPr>
            </w:r>
            <w:r>
              <w:rPr>
                <w:noProof/>
                <w:webHidden/>
              </w:rPr>
              <w:fldChar w:fldCharType="separate"/>
            </w:r>
            <w:r>
              <w:rPr>
                <w:noProof/>
                <w:webHidden/>
              </w:rPr>
              <w:t>21</w:t>
            </w:r>
            <w:r>
              <w:rPr>
                <w:noProof/>
                <w:webHidden/>
              </w:rPr>
              <w:fldChar w:fldCharType="end"/>
            </w:r>
          </w:hyperlink>
        </w:p>
        <w:p w14:paraId="684B5B87" w14:textId="72858C9A"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58" w:history="1">
            <w:r w:rsidRPr="00843583">
              <w:rPr>
                <w:rStyle w:val="Lienhypertexte"/>
                <w:noProof/>
              </w:rPr>
              <w:t>3.2.3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0 (entrelacement) :</w:t>
            </w:r>
            <w:r>
              <w:rPr>
                <w:noProof/>
                <w:webHidden/>
              </w:rPr>
              <w:tab/>
            </w:r>
            <w:r>
              <w:rPr>
                <w:noProof/>
                <w:webHidden/>
              </w:rPr>
              <w:fldChar w:fldCharType="begin"/>
            </w:r>
            <w:r>
              <w:rPr>
                <w:noProof/>
                <w:webHidden/>
              </w:rPr>
              <w:instrText xml:space="preserve"> PAGEREF _Toc532326658 \h </w:instrText>
            </w:r>
            <w:r>
              <w:rPr>
                <w:noProof/>
                <w:webHidden/>
              </w:rPr>
            </w:r>
            <w:r>
              <w:rPr>
                <w:noProof/>
                <w:webHidden/>
              </w:rPr>
              <w:fldChar w:fldCharType="separate"/>
            </w:r>
            <w:r>
              <w:rPr>
                <w:noProof/>
                <w:webHidden/>
              </w:rPr>
              <w:t>21</w:t>
            </w:r>
            <w:r>
              <w:rPr>
                <w:noProof/>
                <w:webHidden/>
              </w:rPr>
              <w:fldChar w:fldCharType="end"/>
            </w:r>
          </w:hyperlink>
        </w:p>
        <w:p w14:paraId="2E033CAF" w14:textId="517DDD34"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59" w:history="1">
            <w:r w:rsidRPr="00843583">
              <w:rPr>
                <w:rStyle w:val="Lienhypertexte"/>
                <w:noProof/>
              </w:rPr>
              <w:t>3.2.4</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1 (écriture miroir) :</w:t>
            </w:r>
            <w:r>
              <w:rPr>
                <w:noProof/>
                <w:webHidden/>
              </w:rPr>
              <w:tab/>
            </w:r>
            <w:r>
              <w:rPr>
                <w:noProof/>
                <w:webHidden/>
              </w:rPr>
              <w:fldChar w:fldCharType="begin"/>
            </w:r>
            <w:r>
              <w:rPr>
                <w:noProof/>
                <w:webHidden/>
              </w:rPr>
              <w:instrText xml:space="preserve"> PAGEREF _Toc532326659 \h </w:instrText>
            </w:r>
            <w:r>
              <w:rPr>
                <w:noProof/>
                <w:webHidden/>
              </w:rPr>
            </w:r>
            <w:r>
              <w:rPr>
                <w:noProof/>
                <w:webHidden/>
              </w:rPr>
              <w:fldChar w:fldCharType="separate"/>
            </w:r>
            <w:r>
              <w:rPr>
                <w:noProof/>
                <w:webHidden/>
              </w:rPr>
              <w:t>22</w:t>
            </w:r>
            <w:r>
              <w:rPr>
                <w:noProof/>
                <w:webHidden/>
              </w:rPr>
              <w:fldChar w:fldCharType="end"/>
            </w:r>
          </w:hyperlink>
        </w:p>
        <w:p w14:paraId="4D3BDBF7" w14:textId="522E5C51"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60" w:history="1">
            <w:r w:rsidRPr="00843583">
              <w:rPr>
                <w:rStyle w:val="Lienhypertexte"/>
                <w:noProof/>
              </w:rPr>
              <w:t>3.2.5</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1E (écriture miroir entrelacée) :</w:t>
            </w:r>
            <w:r>
              <w:rPr>
                <w:noProof/>
                <w:webHidden/>
              </w:rPr>
              <w:tab/>
            </w:r>
            <w:r>
              <w:rPr>
                <w:noProof/>
                <w:webHidden/>
              </w:rPr>
              <w:fldChar w:fldCharType="begin"/>
            </w:r>
            <w:r>
              <w:rPr>
                <w:noProof/>
                <w:webHidden/>
              </w:rPr>
              <w:instrText xml:space="preserve"> PAGEREF _Toc532326660 \h </w:instrText>
            </w:r>
            <w:r>
              <w:rPr>
                <w:noProof/>
                <w:webHidden/>
              </w:rPr>
            </w:r>
            <w:r>
              <w:rPr>
                <w:noProof/>
                <w:webHidden/>
              </w:rPr>
              <w:fldChar w:fldCharType="separate"/>
            </w:r>
            <w:r>
              <w:rPr>
                <w:noProof/>
                <w:webHidden/>
              </w:rPr>
              <w:t>22</w:t>
            </w:r>
            <w:r>
              <w:rPr>
                <w:noProof/>
                <w:webHidden/>
              </w:rPr>
              <w:fldChar w:fldCharType="end"/>
            </w:r>
          </w:hyperlink>
        </w:p>
        <w:p w14:paraId="0C727D22" w14:textId="2F30AC28"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61" w:history="1">
            <w:r w:rsidRPr="00843583">
              <w:rPr>
                <w:rStyle w:val="Lienhypertexte"/>
                <w:noProof/>
              </w:rPr>
              <w:t>3.2.6</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5 (entrelacement avec parité) :</w:t>
            </w:r>
            <w:r>
              <w:rPr>
                <w:noProof/>
                <w:webHidden/>
              </w:rPr>
              <w:tab/>
            </w:r>
            <w:r>
              <w:rPr>
                <w:noProof/>
                <w:webHidden/>
              </w:rPr>
              <w:fldChar w:fldCharType="begin"/>
            </w:r>
            <w:r>
              <w:rPr>
                <w:noProof/>
                <w:webHidden/>
              </w:rPr>
              <w:instrText xml:space="preserve"> PAGEREF _Toc532326661 \h </w:instrText>
            </w:r>
            <w:r>
              <w:rPr>
                <w:noProof/>
                <w:webHidden/>
              </w:rPr>
            </w:r>
            <w:r>
              <w:rPr>
                <w:noProof/>
                <w:webHidden/>
              </w:rPr>
              <w:fldChar w:fldCharType="separate"/>
            </w:r>
            <w:r>
              <w:rPr>
                <w:noProof/>
                <w:webHidden/>
              </w:rPr>
              <w:t>22</w:t>
            </w:r>
            <w:r>
              <w:rPr>
                <w:noProof/>
                <w:webHidden/>
              </w:rPr>
              <w:fldChar w:fldCharType="end"/>
            </w:r>
          </w:hyperlink>
        </w:p>
        <w:p w14:paraId="1F373222" w14:textId="24591872"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62" w:history="1">
            <w:r w:rsidRPr="00843583">
              <w:rPr>
                <w:rStyle w:val="Lienhypertexte"/>
                <w:noProof/>
              </w:rPr>
              <w:t>3.2.7</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6 (entrelacement avec double parité) :</w:t>
            </w:r>
            <w:r>
              <w:rPr>
                <w:noProof/>
                <w:webHidden/>
              </w:rPr>
              <w:tab/>
            </w:r>
            <w:r>
              <w:rPr>
                <w:noProof/>
                <w:webHidden/>
              </w:rPr>
              <w:fldChar w:fldCharType="begin"/>
            </w:r>
            <w:r>
              <w:rPr>
                <w:noProof/>
                <w:webHidden/>
              </w:rPr>
              <w:instrText xml:space="preserve"> PAGEREF _Toc532326662 \h </w:instrText>
            </w:r>
            <w:r>
              <w:rPr>
                <w:noProof/>
                <w:webHidden/>
              </w:rPr>
            </w:r>
            <w:r>
              <w:rPr>
                <w:noProof/>
                <w:webHidden/>
              </w:rPr>
              <w:fldChar w:fldCharType="separate"/>
            </w:r>
            <w:r>
              <w:rPr>
                <w:noProof/>
                <w:webHidden/>
              </w:rPr>
              <w:t>23</w:t>
            </w:r>
            <w:r>
              <w:rPr>
                <w:noProof/>
                <w:webHidden/>
              </w:rPr>
              <w:fldChar w:fldCharType="end"/>
            </w:r>
          </w:hyperlink>
        </w:p>
        <w:p w14:paraId="238AFF58" w14:textId="7EA28A21"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63" w:history="1">
            <w:r w:rsidRPr="00843583">
              <w:rPr>
                <w:rStyle w:val="Lienhypertexte"/>
                <w:noProof/>
              </w:rPr>
              <w:t>3.2.8</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10 (ensembles RAID 1 entrelacés) :</w:t>
            </w:r>
            <w:r>
              <w:rPr>
                <w:noProof/>
                <w:webHidden/>
              </w:rPr>
              <w:tab/>
            </w:r>
            <w:r>
              <w:rPr>
                <w:noProof/>
                <w:webHidden/>
              </w:rPr>
              <w:fldChar w:fldCharType="begin"/>
            </w:r>
            <w:r>
              <w:rPr>
                <w:noProof/>
                <w:webHidden/>
              </w:rPr>
              <w:instrText xml:space="preserve"> PAGEREF _Toc532326663 \h </w:instrText>
            </w:r>
            <w:r>
              <w:rPr>
                <w:noProof/>
                <w:webHidden/>
              </w:rPr>
            </w:r>
            <w:r>
              <w:rPr>
                <w:noProof/>
                <w:webHidden/>
              </w:rPr>
              <w:fldChar w:fldCharType="separate"/>
            </w:r>
            <w:r>
              <w:rPr>
                <w:noProof/>
                <w:webHidden/>
              </w:rPr>
              <w:t>23</w:t>
            </w:r>
            <w:r>
              <w:rPr>
                <w:noProof/>
                <w:webHidden/>
              </w:rPr>
              <w:fldChar w:fldCharType="end"/>
            </w:r>
          </w:hyperlink>
        </w:p>
        <w:p w14:paraId="2672A744" w14:textId="1D94E25B"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64" w:history="1">
            <w:r w:rsidRPr="00843583">
              <w:rPr>
                <w:rStyle w:val="Lienhypertexte"/>
                <w:noProof/>
              </w:rPr>
              <w:t>3.2.9</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50 (ensembles RAID 5 entrelacés) :</w:t>
            </w:r>
            <w:r>
              <w:rPr>
                <w:noProof/>
                <w:webHidden/>
              </w:rPr>
              <w:tab/>
            </w:r>
            <w:r>
              <w:rPr>
                <w:noProof/>
                <w:webHidden/>
              </w:rPr>
              <w:fldChar w:fldCharType="begin"/>
            </w:r>
            <w:r>
              <w:rPr>
                <w:noProof/>
                <w:webHidden/>
              </w:rPr>
              <w:instrText xml:space="preserve"> PAGEREF _Toc532326664 \h </w:instrText>
            </w:r>
            <w:r>
              <w:rPr>
                <w:noProof/>
                <w:webHidden/>
              </w:rPr>
            </w:r>
            <w:r>
              <w:rPr>
                <w:noProof/>
                <w:webHidden/>
              </w:rPr>
              <w:fldChar w:fldCharType="separate"/>
            </w:r>
            <w:r>
              <w:rPr>
                <w:noProof/>
                <w:webHidden/>
              </w:rPr>
              <w:t>23</w:t>
            </w:r>
            <w:r>
              <w:rPr>
                <w:noProof/>
                <w:webHidden/>
              </w:rPr>
              <w:fldChar w:fldCharType="end"/>
            </w:r>
          </w:hyperlink>
        </w:p>
        <w:p w14:paraId="17879C72" w14:textId="467D1E52"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65" w:history="1">
            <w:r w:rsidRPr="00843583">
              <w:rPr>
                <w:rStyle w:val="Lienhypertexte"/>
                <w:noProof/>
              </w:rPr>
              <w:t>3.2.10</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RAID 60 (ensembles RAID 6 entrelacés) :</w:t>
            </w:r>
            <w:r>
              <w:rPr>
                <w:noProof/>
                <w:webHidden/>
              </w:rPr>
              <w:tab/>
            </w:r>
            <w:r>
              <w:rPr>
                <w:noProof/>
                <w:webHidden/>
              </w:rPr>
              <w:fldChar w:fldCharType="begin"/>
            </w:r>
            <w:r>
              <w:rPr>
                <w:noProof/>
                <w:webHidden/>
              </w:rPr>
              <w:instrText xml:space="preserve"> PAGEREF _Toc532326665 \h </w:instrText>
            </w:r>
            <w:r>
              <w:rPr>
                <w:noProof/>
                <w:webHidden/>
              </w:rPr>
            </w:r>
            <w:r>
              <w:rPr>
                <w:noProof/>
                <w:webHidden/>
              </w:rPr>
              <w:fldChar w:fldCharType="separate"/>
            </w:r>
            <w:r>
              <w:rPr>
                <w:noProof/>
                <w:webHidden/>
              </w:rPr>
              <w:t>24</w:t>
            </w:r>
            <w:r>
              <w:rPr>
                <w:noProof/>
                <w:webHidden/>
              </w:rPr>
              <w:fldChar w:fldCharType="end"/>
            </w:r>
          </w:hyperlink>
        </w:p>
        <w:p w14:paraId="4889727E" w14:textId="7852E5AD"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66" w:history="1">
            <w:r w:rsidRPr="00843583">
              <w:rPr>
                <w:rStyle w:val="Lienhypertexte"/>
                <w:noProof/>
              </w:rPr>
              <w:t>3.3</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Les différents systèmes de stockages</w:t>
            </w:r>
            <w:r>
              <w:rPr>
                <w:noProof/>
                <w:webHidden/>
              </w:rPr>
              <w:tab/>
            </w:r>
            <w:r>
              <w:rPr>
                <w:noProof/>
                <w:webHidden/>
              </w:rPr>
              <w:fldChar w:fldCharType="begin"/>
            </w:r>
            <w:r>
              <w:rPr>
                <w:noProof/>
                <w:webHidden/>
              </w:rPr>
              <w:instrText xml:space="preserve"> PAGEREF _Toc532326666 \h </w:instrText>
            </w:r>
            <w:r>
              <w:rPr>
                <w:noProof/>
                <w:webHidden/>
              </w:rPr>
            </w:r>
            <w:r>
              <w:rPr>
                <w:noProof/>
                <w:webHidden/>
              </w:rPr>
              <w:fldChar w:fldCharType="separate"/>
            </w:r>
            <w:r>
              <w:rPr>
                <w:noProof/>
                <w:webHidden/>
              </w:rPr>
              <w:t>24</w:t>
            </w:r>
            <w:r>
              <w:rPr>
                <w:noProof/>
                <w:webHidden/>
              </w:rPr>
              <w:fldChar w:fldCharType="end"/>
            </w:r>
          </w:hyperlink>
        </w:p>
        <w:p w14:paraId="5BFA24A3" w14:textId="4610D3B0"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67" w:history="1">
            <w:r w:rsidRPr="00843583">
              <w:rPr>
                <w:rStyle w:val="Lienhypertexte"/>
                <w:noProof/>
              </w:rPr>
              <w:t>3.3.1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Première génération – supports physiques</w:t>
            </w:r>
            <w:r>
              <w:rPr>
                <w:noProof/>
                <w:webHidden/>
              </w:rPr>
              <w:tab/>
            </w:r>
            <w:r>
              <w:rPr>
                <w:noProof/>
                <w:webHidden/>
              </w:rPr>
              <w:fldChar w:fldCharType="begin"/>
            </w:r>
            <w:r>
              <w:rPr>
                <w:noProof/>
                <w:webHidden/>
              </w:rPr>
              <w:instrText xml:space="preserve"> PAGEREF _Toc532326667 \h </w:instrText>
            </w:r>
            <w:r>
              <w:rPr>
                <w:noProof/>
                <w:webHidden/>
              </w:rPr>
            </w:r>
            <w:r>
              <w:rPr>
                <w:noProof/>
                <w:webHidden/>
              </w:rPr>
              <w:fldChar w:fldCharType="separate"/>
            </w:r>
            <w:r>
              <w:rPr>
                <w:noProof/>
                <w:webHidden/>
              </w:rPr>
              <w:t>24</w:t>
            </w:r>
            <w:r>
              <w:rPr>
                <w:noProof/>
                <w:webHidden/>
              </w:rPr>
              <w:fldChar w:fldCharType="end"/>
            </w:r>
          </w:hyperlink>
        </w:p>
        <w:p w14:paraId="265C6B64" w14:textId="7FF34C58"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68" w:history="1">
            <w:r w:rsidRPr="00843583">
              <w:rPr>
                <w:rStyle w:val="Lienhypertexte"/>
                <w:noProof/>
              </w:rPr>
              <w:t>3.3.1.1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Le ruban perforé</w:t>
            </w:r>
            <w:r>
              <w:rPr>
                <w:noProof/>
                <w:webHidden/>
              </w:rPr>
              <w:tab/>
            </w:r>
            <w:r>
              <w:rPr>
                <w:noProof/>
                <w:webHidden/>
              </w:rPr>
              <w:fldChar w:fldCharType="begin"/>
            </w:r>
            <w:r>
              <w:rPr>
                <w:noProof/>
                <w:webHidden/>
              </w:rPr>
              <w:instrText xml:space="preserve"> PAGEREF _Toc532326668 \h </w:instrText>
            </w:r>
            <w:r>
              <w:rPr>
                <w:noProof/>
                <w:webHidden/>
              </w:rPr>
            </w:r>
            <w:r>
              <w:rPr>
                <w:noProof/>
                <w:webHidden/>
              </w:rPr>
              <w:fldChar w:fldCharType="separate"/>
            </w:r>
            <w:r>
              <w:rPr>
                <w:noProof/>
                <w:webHidden/>
              </w:rPr>
              <w:t>24</w:t>
            </w:r>
            <w:r>
              <w:rPr>
                <w:noProof/>
                <w:webHidden/>
              </w:rPr>
              <w:fldChar w:fldCharType="end"/>
            </w:r>
          </w:hyperlink>
        </w:p>
        <w:p w14:paraId="42909D91" w14:textId="6AED7EFA"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69" w:history="1">
            <w:r w:rsidRPr="00843583">
              <w:rPr>
                <w:rStyle w:val="Lienhypertexte"/>
                <w:noProof/>
              </w:rPr>
              <w:t>3.3.1.2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La carte perforée</w:t>
            </w:r>
            <w:r>
              <w:rPr>
                <w:noProof/>
                <w:webHidden/>
              </w:rPr>
              <w:tab/>
            </w:r>
            <w:r>
              <w:rPr>
                <w:noProof/>
                <w:webHidden/>
              </w:rPr>
              <w:fldChar w:fldCharType="begin"/>
            </w:r>
            <w:r>
              <w:rPr>
                <w:noProof/>
                <w:webHidden/>
              </w:rPr>
              <w:instrText xml:space="preserve"> PAGEREF _Toc532326669 \h </w:instrText>
            </w:r>
            <w:r>
              <w:rPr>
                <w:noProof/>
                <w:webHidden/>
              </w:rPr>
            </w:r>
            <w:r>
              <w:rPr>
                <w:noProof/>
                <w:webHidden/>
              </w:rPr>
              <w:fldChar w:fldCharType="separate"/>
            </w:r>
            <w:r>
              <w:rPr>
                <w:noProof/>
                <w:webHidden/>
              </w:rPr>
              <w:t>24</w:t>
            </w:r>
            <w:r>
              <w:rPr>
                <w:noProof/>
                <w:webHidden/>
              </w:rPr>
              <w:fldChar w:fldCharType="end"/>
            </w:r>
          </w:hyperlink>
        </w:p>
        <w:p w14:paraId="40F98D08" w14:textId="3402454D"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70" w:history="1">
            <w:r w:rsidRPr="00843583">
              <w:rPr>
                <w:rStyle w:val="Lienhypertexte"/>
                <w:noProof/>
              </w:rPr>
              <w:t>3.3.2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Deuxième génération – supports magnétiques</w:t>
            </w:r>
            <w:r>
              <w:rPr>
                <w:noProof/>
                <w:webHidden/>
              </w:rPr>
              <w:tab/>
            </w:r>
            <w:r>
              <w:rPr>
                <w:noProof/>
                <w:webHidden/>
              </w:rPr>
              <w:fldChar w:fldCharType="begin"/>
            </w:r>
            <w:r>
              <w:rPr>
                <w:noProof/>
                <w:webHidden/>
              </w:rPr>
              <w:instrText xml:space="preserve"> PAGEREF _Toc532326670 \h </w:instrText>
            </w:r>
            <w:r>
              <w:rPr>
                <w:noProof/>
                <w:webHidden/>
              </w:rPr>
            </w:r>
            <w:r>
              <w:rPr>
                <w:noProof/>
                <w:webHidden/>
              </w:rPr>
              <w:fldChar w:fldCharType="separate"/>
            </w:r>
            <w:r>
              <w:rPr>
                <w:noProof/>
                <w:webHidden/>
              </w:rPr>
              <w:t>24</w:t>
            </w:r>
            <w:r>
              <w:rPr>
                <w:noProof/>
                <w:webHidden/>
              </w:rPr>
              <w:fldChar w:fldCharType="end"/>
            </w:r>
          </w:hyperlink>
        </w:p>
        <w:p w14:paraId="40A43F14" w14:textId="09F9C276"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71" w:history="1">
            <w:r w:rsidRPr="00843583">
              <w:rPr>
                <w:rStyle w:val="Lienhypertexte"/>
                <w:noProof/>
              </w:rPr>
              <w:t>3.3.2.1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La bande magnétique</w:t>
            </w:r>
            <w:r>
              <w:rPr>
                <w:noProof/>
                <w:webHidden/>
              </w:rPr>
              <w:tab/>
            </w:r>
            <w:r>
              <w:rPr>
                <w:noProof/>
                <w:webHidden/>
              </w:rPr>
              <w:fldChar w:fldCharType="begin"/>
            </w:r>
            <w:r>
              <w:rPr>
                <w:noProof/>
                <w:webHidden/>
              </w:rPr>
              <w:instrText xml:space="preserve"> PAGEREF _Toc532326671 \h </w:instrText>
            </w:r>
            <w:r>
              <w:rPr>
                <w:noProof/>
                <w:webHidden/>
              </w:rPr>
            </w:r>
            <w:r>
              <w:rPr>
                <w:noProof/>
                <w:webHidden/>
              </w:rPr>
              <w:fldChar w:fldCharType="separate"/>
            </w:r>
            <w:r>
              <w:rPr>
                <w:noProof/>
                <w:webHidden/>
              </w:rPr>
              <w:t>24</w:t>
            </w:r>
            <w:r>
              <w:rPr>
                <w:noProof/>
                <w:webHidden/>
              </w:rPr>
              <w:fldChar w:fldCharType="end"/>
            </w:r>
          </w:hyperlink>
        </w:p>
        <w:p w14:paraId="7814AD91" w14:textId="31A559FA"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72" w:history="1">
            <w:r w:rsidRPr="00843583">
              <w:rPr>
                <w:rStyle w:val="Lienhypertexte"/>
                <w:noProof/>
              </w:rPr>
              <w:t>3.3.2.2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La cassette audio</w:t>
            </w:r>
            <w:r>
              <w:rPr>
                <w:noProof/>
                <w:webHidden/>
              </w:rPr>
              <w:tab/>
            </w:r>
            <w:r>
              <w:rPr>
                <w:noProof/>
                <w:webHidden/>
              </w:rPr>
              <w:fldChar w:fldCharType="begin"/>
            </w:r>
            <w:r>
              <w:rPr>
                <w:noProof/>
                <w:webHidden/>
              </w:rPr>
              <w:instrText xml:space="preserve"> PAGEREF _Toc532326672 \h </w:instrText>
            </w:r>
            <w:r>
              <w:rPr>
                <w:noProof/>
                <w:webHidden/>
              </w:rPr>
            </w:r>
            <w:r>
              <w:rPr>
                <w:noProof/>
                <w:webHidden/>
              </w:rPr>
              <w:fldChar w:fldCharType="separate"/>
            </w:r>
            <w:r>
              <w:rPr>
                <w:noProof/>
                <w:webHidden/>
              </w:rPr>
              <w:t>25</w:t>
            </w:r>
            <w:r>
              <w:rPr>
                <w:noProof/>
                <w:webHidden/>
              </w:rPr>
              <w:fldChar w:fldCharType="end"/>
            </w:r>
          </w:hyperlink>
        </w:p>
        <w:p w14:paraId="4C538292" w14:textId="00740652"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73" w:history="1">
            <w:r w:rsidRPr="00843583">
              <w:rPr>
                <w:rStyle w:val="Lienhypertexte"/>
                <w:noProof/>
              </w:rPr>
              <w:t>3.3.2.3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La cassette vidéo</w:t>
            </w:r>
            <w:r>
              <w:rPr>
                <w:noProof/>
                <w:webHidden/>
              </w:rPr>
              <w:tab/>
            </w:r>
            <w:r>
              <w:rPr>
                <w:noProof/>
                <w:webHidden/>
              </w:rPr>
              <w:fldChar w:fldCharType="begin"/>
            </w:r>
            <w:r>
              <w:rPr>
                <w:noProof/>
                <w:webHidden/>
              </w:rPr>
              <w:instrText xml:space="preserve"> PAGEREF _Toc532326673 \h </w:instrText>
            </w:r>
            <w:r>
              <w:rPr>
                <w:noProof/>
                <w:webHidden/>
              </w:rPr>
            </w:r>
            <w:r>
              <w:rPr>
                <w:noProof/>
                <w:webHidden/>
              </w:rPr>
              <w:fldChar w:fldCharType="separate"/>
            </w:r>
            <w:r>
              <w:rPr>
                <w:noProof/>
                <w:webHidden/>
              </w:rPr>
              <w:t>25</w:t>
            </w:r>
            <w:r>
              <w:rPr>
                <w:noProof/>
                <w:webHidden/>
              </w:rPr>
              <w:fldChar w:fldCharType="end"/>
            </w:r>
          </w:hyperlink>
        </w:p>
        <w:p w14:paraId="3AC4EE49" w14:textId="1ADAF5E0"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74" w:history="1">
            <w:r w:rsidRPr="00843583">
              <w:rPr>
                <w:rStyle w:val="Lienhypertexte"/>
                <w:noProof/>
              </w:rPr>
              <w:t>3.3.2.4</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Le disque dur</w:t>
            </w:r>
            <w:r>
              <w:rPr>
                <w:noProof/>
                <w:webHidden/>
              </w:rPr>
              <w:tab/>
            </w:r>
            <w:r>
              <w:rPr>
                <w:noProof/>
                <w:webHidden/>
              </w:rPr>
              <w:fldChar w:fldCharType="begin"/>
            </w:r>
            <w:r>
              <w:rPr>
                <w:noProof/>
                <w:webHidden/>
              </w:rPr>
              <w:instrText xml:space="preserve"> PAGEREF _Toc532326674 \h </w:instrText>
            </w:r>
            <w:r>
              <w:rPr>
                <w:noProof/>
                <w:webHidden/>
              </w:rPr>
            </w:r>
            <w:r>
              <w:rPr>
                <w:noProof/>
                <w:webHidden/>
              </w:rPr>
              <w:fldChar w:fldCharType="separate"/>
            </w:r>
            <w:r>
              <w:rPr>
                <w:noProof/>
                <w:webHidden/>
              </w:rPr>
              <w:t>25</w:t>
            </w:r>
            <w:r>
              <w:rPr>
                <w:noProof/>
                <w:webHidden/>
              </w:rPr>
              <w:fldChar w:fldCharType="end"/>
            </w:r>
          </w:hyperlink>
        </w:p>
        <w:p w14:paraId="2FF638CB" w14:textId="5A07795A"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75" w:history="1">
            <w:r w:rsidRPr="00843583">
              <w:rPr>
                <w:rStyle w:val="Lienhypertexte"/>
                <w:noProof/>
              </w:rPr>
              <w:t>3.3.2.5</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La disquette</w:t>
            </w:r>
            <w:r>
              <w:rPr>
                <w:noProof/>
                <w:webHidden/>
              </w:rPr>
              <w:tab/>
            </w:r>
            <w:r>
              <w:rPr>
                <w:noProof/>
                <w:webHidden/>
              </w:rPr>
              <w:fldChar w:fldCharType="begin"/>
            </w:r>
            <w:r>
              <w:rPr>
                <w:noProof/>
                <w:webHidden/>
              </w:rPr>
              <w:instrText xml:space="preserve"> PAGEREF _Toc532326675 \h </w:instrText>
            </w:r>
            <w:r>
              <w:rPr>
                <w:noProof/>
                <w:webHidden/>
              </w:rPr>
            </w:r>
            <w:r>
              <w:rPr>
                <w:noProof/>
                <w:webHidden/>
              </w:rPr>
              <w:fldChar w:fldCharType="separate"/>
            </w:r>
            <w:r>
              <w:rPr>
                <w:noProof/>
                <w:webHidden/>
              </w:rPr>
              <w:t>25</w:t>
            </w:r>
            <w:r>
              <w:rPr>
                <w:noProof/>
                <w:webHidden/>
              </w:rPr>
              <w:fldChar w:fldCharType="end"/>
            </w:r>
          </w:hyperlink>
        </w:p>
        <w:p w14:paraId="13ED8829" w14:textId="01E347FD"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76" w:history="1">
            <w:r w:rsidRPr="00843583">
              <w:rPr>
                <w:rStyle w:val="Lienhypertexte"/>
                <w:noProof/>
              </w:rPr>
              <w:t>3.3.3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Troisième génération – supports optiques</w:t>
            </w:r>
            <w:r>
              <w:rPr>
                <w:noProof/>
                <w:webHidden/>
              </w:rPr>
              <w:tab/>
            </w:r>
            <w:r>
              <w:rPr>
                <w:noProof/>
                <w:webHidden/>
              </w:rPr>
              <w:fldChar w:fldCharType="begin"/>
            </w:r>
            <w:r>
              <w:rPr>
                <w:noProof/>
                <w:webHidden/>
              </w:rPr>
              <w:instrText xml:space="preserve"> PAGEREF _Toc532326676 \h </w:instrText>
            </w:r>
            <w:r>
              <w:rPr>
                <w:noProof/>
                <w:webHidden/>
              </w:rPr>
            </w:r>
            <w:r>
              <w:rPr>
                <w:noProof/>
                <w:webHidden/>
              </w:rPr>
              <w:fldChar w:fldCharType="separate"/>
            </w:r>
            <w:r>
              <w:rPr>
                <w:noProof/>
                <w:webHidden/>
              </w:rPr>
              <w:t>26</w:t>
            </w:r>
            <w:r>
              <w:rPr>
                <w:noProof/>
                <w:webHidden/>
              </w:rPr>
              <w:fldChar w:fldCharType="end"/>
            </w:r>
          </w:hyperlink>
        </w:p>
        <w:p w14:paraId="1A8D3A27" w14:textId="22D035B9"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77" w:history="1">
            <w:r w:rsidRPr="00843583">
              <w:rPr>
                <w:rStyle w:val="Lienhypertexte"/>
                <w:noProof/>
              </w:rPr>
              <w:t>3.3.3.1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Le disque compact</w:t>
            </w:r>
            <w:r>
              <w:rPr>
                <w:noProof/>
                <w:webHidden/>
              </w:rPr>
              <w:tab/>
            </w:r>
            <w:r>
              <w:rPr>
                <w:noProof/>
                <w:webHidden/>
              </w:rPr>
              <w:fldChar w:fldCharType="begin"/>
            </w:r>
            <w:r>
              <w:rPr>
                <w:noProof/>
                <w:webHidden/>
              </w:rPr>
              <w:instrText xml:space="preserve"> PAGEREF _Toc532326677 \h </w:instrText>
            </w:r>
            <w:r>
              <w:rPr>
                <w:noProof/>
                <w:webHidden/>
              </w:rPr>
            </w:r>
            <w:r>
              <w:rPr>
                <w:noProof/>
                <w:webHidden/>
              </w:rPr>
              <w:fldChar w:fldCharType="separate"/>
            </w:r>
            <w:r>
              <w:rPr>
                <w:noProof/>
                <w:webHidden/>
              </w:rPr>
              <w:t>26</w:t>
            </w:r>
            <w:r>
              <w:rPr>
                <w:noProof/>
                <w:webHidden/>
              </w:rPr>
              <w:fldChar w:fldCharType="end"/>
            </w:r>
          </w:hyperlink>
        </w:p>
        <w:p w14:paraId="36FCB8EB" w14:textId="4BD9A5B4"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78" w:history="1">
            <w:r w:rsidRPr="00843583">
              <w:rPr>
                <w:rStyle w:val="Lienhypertexte"/>
                <w:noProof/>
              </w:rPr>
              <w:t>3.3.3.2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Le DVD</w:t>
            </w:r>
            <w:r>
              <w:rPr>
                <w:noProof/>
                <w:webHidden/>
              </w:rPr>
              <w:tab/>
            </w:r>
            <w:r>
              <w:rPr>
                <w:noProof/>
                <w:webHidden/>
              </w:rPr>
              <w:fldChar w:fldCharType="begin"/>
            </w:r>
            <w:r>
              <w:rPr>
                <w:noProof/>
                <w:webHidden/>
              </w:rPr>
              <w:instrText xml:space="preserve"> PAGEREF _Toc532326678 \h </w:instrText>
            </w:r>
            <w:r>
              <w:rPr>
                <w:noProof/>
                <w:webHidden/>
              </w:rPr>
            </w:r>
            <w:r>
              <w:rPr>
                <w:noProof/>
                <w:webHidden/>
              </w:rPr>
              <w:fldChar w:fldCharType="separate"/>
            </w:r>
            <w:r>
              <w:rPr>
                <w:noProof/>
                <w:webHidden/>
              </w:rPr>
              <w:t>26</w:t>
            </w:r>
            <w:r>
              <w:rPr>
                <w:noProof/>
                <w:webHidden/>
              </w:rPr>
              <w:fldChar w:fldCharType="end"/>
            </w:r>
          </w:hyperlink>
        </w:p>
        <w:p w14:paraId="184EE58B" w14:textId="1A2D846C"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79" w:history="1">
            <w:r w:rsidRPr="00843583">
              <w:rPr>
                <w:rStyle w:val="Lienhypertexte"/>
                <w:noProof/>
              </w:rPr>
              <w:t>3.3.3.3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Le Blu-ray</w:t>
            </w:r>
            <w:r>
              <w:rPr>
                <w:noProof/>
                <w:webHidden/>
              </w:rPr>
              <w:tab/>
            </w:r>
            <w:r>
              <w:rPr>
                <w:noProof/>
                <w:webHidden/>
              </w:rPr>
              <w:fldChar w:fldCharType="begin"/>
            </w:r>
            <w:r>
              <w:rPr>
                <w:noProof/>
                <w:webHidden/>
              </w:rPr>
              <w:instrText xml:space="preserve"> PAGEREF _Toc532326679 \h </w:instrText>
            </w:r>
            <w:r>
              <w:rPr>
                <w:noProof/>
                <w:webHidden/>
              </w:rPr>
            </w:r>
            <w:r>
              <w:rPr>
                <w:noProof/>
                <w:webHidden/>
              </w:rPr>
              <w:fldChar w:fldCharType="separate"/>
            </w:r>
            <w:r>
              <w:rPr>
                <w:noProof/>
                <w:webHidden/>
              </w:rPr>
              <w:t>26</w:t>
            </w:r>
            <w:r>
              <w:rPr>
                <w:noProof/>
                <w:webHidden/>
              </w:rPr>
              <w:fldChar w:fldCharType="end"/>
            </w:r>
          </w:hyperlink>
        </w:p>
        <w:p w14:paraId="25C8B4A1" w14:textId="1F9B25C8"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80" w:history="1">
            <w:r w:rsidRPr="00843583">
              <w:rPr>
                <w:rStyle w:val="Lienhypertexte"/>
                <w:noProof/>
              </w:rPr>
              <w:t>3.3.4</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Quatrième génération – supports numériques</w:t>
            </w:r>
            <w:r>
              <w:rPr>
                <w:noProof/>
                <w:webHidden/>
              </w:rPr>
              <w:tab/>
            </w:r>
            <w:r>
              <w:rPr>
                <w:noProof/>
                <w:webHidden/>
              </w:rPr>
              <w:fldChar w:fldCharType="begin"/>
            </w:r>
            <w:r>
              <w:rPr>
                <w:noProof/>
                <w:webHidden/>
              </w:rPr>
              <w:instrText xml:space="preserve"> PAGEREF _Toc532326680 \h </w:instrText>
            </w:r>
            <w:r>
              <w:rPr>
                <w:noProof/>
                <w:webHidden/>
              </w:rPr>
            </w:r>
            <w:r>
              <w:rPr>
                <w:noProof/>
                <w:webHidden/>
              </w:rPr>
              <w:fldChar w:fldCharType="separate"/>
            </w:r>
            <w:r>
              <w:rPr>
                <w:noProof/>
                <w:webHidden/>
              </w:rPr>
              <w:t>26</w:t>
            </w:r>
            <w:r>
              <w:rPr>
                <w:noProof/>
                <w:webHidden/>
              </w:rPr>
              <w:fldChar w:fldCharType="end"/>
            </w:r>
          </w:hyperlink>
        </w:p>
        <w:p w14:paraId="1FC641A2" w14:textId="06DB3C5A"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81" w:history="1">
            <w:r w:rsidRPr="00843583">
              <w:rPr>
                <w:rStyle w:val="Lienhypertexte"/>
                <w:noProof/>
              </w:rPr>
              <w:t>3.3.4.1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La clé USB</w:t>
            </w:r>
            <w:r>
              <w:rPr>
                <w:noProof/>
                <w:webHidden/>
              </w:rPr>
              <w:tab/>
            </w:r>
            <w:r>
              <w:rPr>
                <w:noProof/>
                <w:webHidden/>
              </w:rPr>
              <w:fldChar w:fldCharType="begin"/>
            </w:r>
            <w:r>
              <w:rPr>
                <w:noProof/>
                <w:webHidden/>
              </w:rPr>
              <w:instrText xml:space="preserve"> PAGEREF _Toc532326681 \h </w:instrText>
            </w:r>
            <w:r>
              <w:rPr>
                <w:noProof/>
                <w:webHidden/>
              </w:rPr>
            </w:r>
            <w:r>
              <w:rPr>
                <w:noProof/>
                <w:webHidden/>
              </w:rPr>
              <w:fldChar w:fldCharType="separate"/>
            </w:r>
            <w:r>
              <w:rPr>
                <w:noProof/>
                <w:webHidden/>
              </w:rPr>
              <w:t>26</w:t>
            </w:r>
            <w:r>
              <w:rPr>
                <w:noProof/>
                <w:webHidden/>
              </w:rPr>
              <w:fldChar w:fldCharType="end"/>
            </w:r>
          </w:hyperlink>
        </w:p>
        <w:p w14:paraId="13D09FB9" w14:textId="1C9AA50F"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82" w:history="1">
            <w:r w:rsidRPr="00843583">
              <w:rPr>
                <w:rStyle w:val="Lienhypertexte"/>
                <w:noProof/>
              </w:rPr>
              <w:t>3.4</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Les types de sauvegardes</w:t>
            </w:r>
            <w:r>
              <w:rPr>
                <w:noProof/>
                <w:webHidden/>
              </w:rPr>
              <w:tab/>
            </w:r>
            <w:r>
              <w:rPr>
                <w:noProof/>
                <w:webHidden/>
              </w:rPr>
              <w:fldChar w:fldCharType="begin"/>
            </w:r>
            <w:r>
              <w:rPr>
                <w:noProof/>
                <w:webHidden/>
              </w:rPr>
              <w:instrText xml:space="preserve"> PAGEREF _Toc532326682 \h </w:instrText>
            </w:r>
            <w:r>
              <w:rPr>
                <w:noProof/>
                <w:webHidden/>
              </w:rPr>
            </w:r>
            <w:r>
              <w:rPr>
                <w:noProof/>
                <w:webHidden/>
              </w:rPr>
              <w:fldChar w:fldCharType="separate"/>
            </w:r>
            <w:r>
              <w:rPr>
                <w:noProof/>
                <w:webHidden/>
              </w:rPr>
              <w:t>27</w:t>
            </w:r>
            <w:r>
              <w:rPr>
                <w:noProof/>
                <w:webHidden/>
              </w:rPr>
              <w:fldChar w:fldCharType="end"/>
            </w:r>
          </w:hyperlink>
        </w:p>
        <w:p w14:paraId="458C34B4" w14:textId="139B65E4"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83" w:history="1">
            <w:r w:rsidRPr="00843583">
              <w:rPr>
                <w:rStyle w:val="Lienhypertexte"/>
                <w:noProof/>
              </w:rPr>
              <w:t>3.4.1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Sauvegarde complète</w:t>
            </w:r>
            <w:r>
              <w:rPr>
                <w:noProof/>
                <w:webHidden/>
              </w:rPr>
              <w:tab/>
            </w:r>
            <w:r>
              <w:rPr>
                <w:noProof/>
                <w:webHidden/>
              </w:rPr>
              <w:fldChar w:fldCharType="begin"/>
            </w:r>
            <w:r>
              <w:rPr>
                <w:noProof/>
                <w:webHidden/>
              </w:rPr>
              <w:instrText xml:space="preserve"> PAGEREF _Toc532326683 \h </w:instrText>
            </w:r>
            <w:r>
              <w:rPr>
                <w:noProof/>
                <w:webHidden/>
              </w:rPr>
            </w:r>
            <w:r>
              <w:rPr>
                <w:noProof/>
                <w:webHidden/>
              </w:rPr>
              <w:fldChar w:fldCharType="separate"/>
            </w:r>
            <w:r>
              <w:rPr>
                <w:noProof/>
                <w:webHidden/>
              </w:rPr>
              <w:t>27</w:t>
            </w:r>
            <w:r>
              <w:rPr>
                <w:noProof/>
                <w:webHidden/>
              </w:rPr>
              <w:fldChar w:fldCharType="end"/>
            </w:r>
          </w:hyperlink>
        </w:p>
        <w:p w14:paraId="2ECEB595" w14:textId="21BAF083"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84" w:history="1">
            <w:r w:rsidRPr="00843583">
              <w:rPr>
                <w:rStyle w:val="Lienhypertexte"/>
                <w:noProof/>
              </w:rPr>
              <w:t>3.4.1.1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Point positif :</w:t>
            </w:r>
            <w:r>
              <w:rPr>
                <w:noProof/>
                <w:webHidden/>
              </w:rPr>
              <w:tab/>
            </w:r>
            <w:r>
              <w:rPr>
                <w:noProof/>
                <w:webHidden/>
              </w:rPr>
              <w:fldChar w:fldCharType="begin"/>
            </w:r>
            <w:r>
              <w:rPr>
                <w:noProof/>
                <w:webHidden/>
              </w:rPr>
              <w:instrText xml:space="preserve"> PAGEREF _Toc532326684 \h </w:instrText>
            </w:r>
            <w:r>
              <w:rPr>
                <w:noProof/>
                <w:webHidden/>
              </w:rPr>
            </w:r>
            <w:r>
              <w:rPr>
                <w:noProof/>
                <w:webHidden/>
              </w:rPr>
              <w:fldChar w:fldCharType="separate"/>
            </w:r>
            <w:r>
              <w:rPr>
                <w:noProof/>
                <w:webHidden/>
              </w:rPr>
              <w:t>27</w:t>
            </w:r>
            <w:r>
              <w:rPr>
                <w:noProof/>
                <w:webHidden/>
              </w:rPr>
              <w:fldChar w:fldCharType="end"/>
            </w:r>
          </w:hyperlink>
        </w:p>
        <w:p w14:paraId="4B18E6F3" w14:textId="444CA9F9"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85" w:history="1">
            <w:r w:rsidRPr="00843583">
              <w:rPr>
                <w:rStyle w:val="Lienhypertexte"/>
                <w:noProof/>
              </w:rPr>
              <w:t>3.4.1.2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Point Négatif :</w:t>
            </w:r>
            <w:r>
              <w:rPr>
                <w:noProof/>
                <w:webHidden/>
              </w:rPr>
              <w:tab/>
            </w:r>
            <w:r>
              <w:rPr>
                <w:noProof/>
                <w:webHidden/>
              </w:rPr>
              <w:fldChar w:fldCharType="begin"/>
            </w:r>
            <w:r>
              <w:rPr>
                <w:noProof/>
                <w:webHidden/>
              </w:rPr>
              <w:instrText xml:space="preserve"> PAGEREF _Toc532326685 \h </w:instrText>
            </w:r>
            <w:r>
              <w:rPr>
                <w:noProof/>
                <w:webHidden/>
              </w:rPr>
            </w:r>
            <w:r>
              <w:rPr>
                <w:noProof/>
                <w:webHidden/>
              </w:rPr>
              <w:fldChar w:fldCharType="separate"/>
            </w:r>
            <w:r>
              <w:rPr>
                <w:noProof/>
                <w:webHidden/>
              </w:rPr>
              <w:t>27</w:t>
            </w:r>
            <w:r>
              <w:rPr>
                <w:noProof/>
                <w:webHidden/>
              </w:rPr>
              <w:fldChar w:fldCharType="end"/>
            </w:r>
          </w:hyperlink>
        </w:p>
        <w:p w14:paraId="1560DF9B" w14:textId="56BDAAE6"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86" w:history="1">
            <w:r w:rsidRPr="00843583">
              <w:rPr>
                <w:rStyle w:val="Lienhypertexte"/>
                <w:noProof/>
              </w:rPr>
              <w:t>3.4.2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Sauvegarde incrémentale</w:t>
            </w:r>
            <w:r>
              <w:rPr>
                <w:noProof/>
                <w:webHidden/>
              </w:rPr>
              <w:tab/>
            </w:r>
            <w:r>
              <w:rPr>
                <w:noProof/>
                <w:webHidden/>
              </w:rPr>
              <w:fldChar w:fldCharType="begin"/>
            </w:r>
            <w:r>
              <w:rPr>
                <w:noProof/>
                <w:webHidden/>
              </w:rPr>
              <w:instrText xml:space="preserve"> PAGEREF _Toc532326686 \h </w:instrText>
            </w:r>
            <w:r>
              <w:rPr>
                <w:noProof/>
                <w:webHidden/>
              </w:rPr>
            </w:r>
            <w:r>
              <w:rPr>
                <w:noProof/>
                <w:webHidden/>
              </w:rPr>
              <w:fldChar w:fldCharType="separate"/>
            </w:r>
            <w:r>
              <w:rPr>
                <w:noProof/>
                <w:webHidden/>
              </w:rPr>
              <w:t>27</w:t>
            </w:r>
            <w:r>
              <w:rPr>
                <w:noProof/>
                <w:webHidden/>
              </w:rPr>
              <w:fldChar w:fldCharType="end"/>
            </w:r>
          </w:hyperlink>
        </w:p>
        <w:p w14:paraId="406F034B" w14:textId="21924E48"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87" w:history="1">
            <w:r w:rsidRPr="00843583">
              <w:rPr>
                <w:rStyle w:val="Lienhypertexte"/>
                <w:noProof/>
              </w:rPr>
              <w:t>3.4.2.1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Point positif :</w:t>
            </w:r>
            <w:r>
              <w:rPr>
                <w:noProof/>
                <w:webHidden/>
              </w:rPr>
              <w:tab/>
            </w:r>
            <w:r>
              <w:rPr>
                <w:noProof/>
                <w:webHidden/>
              </w:rPr>
              <w:fldChar w:fldCharType="begin"/>
            </w:r>
            <w:r>
              <w:rPr>
                <w:noProof/>
                <w:webHidden/>
              </w:rPr>
              <w:instrText xml:space="preserve"> PAGEREF _Toc532326687 \h </w:instrText>
            </w:r>
            <w:r>
              <w:rPr>
                <w:noProof/>
                <w:webHidden/>
              </w:rPr>
            </w:r>
            <w:r>
              <w:rPr>
                <w:noProof/>
                <w:webHidden/>
              </w:rPr>
              <w:fldChar w:fldCharType="separate"/>
            </w:r>
            <w:r>
              <w:rPr>
                <w:noProof/>
                <w:webHidden/>
              </w:rPr>
              <w:t>27</w:t>
            </w:r>
            <w:r>
              <w:rPr>
                <w:noProof/>
                <w:webHidden/>
              </w:rPr>
              <w:fldChar w:fldCharType="end"/>
            </w:r>
          </w:hyperlink>
        </w:p>
        <w:p w14:paraId="7DDE20BF" w14:textId="5C683324"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88" w:history="1">
            <w:r w:rsidRPr="00843583">
              <w:rPr>
                <w:rStyle w:val="Lienhypertexte"/>
                <w:noProof/>
              </w:rPr>
              <w:t>3.4.2.2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Point Négatif :</w:t>
            </w:r>
            <w:r>
              <w:rPr>
                <w:noProof/>
                <w:webHidden/>
              </w:rPr>
              <w:tab/>
            </w:r>
            <w:r>
              <w:rPr>
                <w:noProof/>
                <w:webHidden/>
              </w:rPr>
              <w:fldChar w:fldCharType="begin"/>
            </w:r>
            <w:r>
              <w:rPr>
                <w:noProof/>
                <w:webHidden/>
              </w:rPr>
              <w:instrText xml:space="preserve"> PAGEREF _Toc532326688 \h </w:instrText>
            </w:r>
            <w:r>
              <w:rPr>
                <w:noProof/>
                <w:webHidden/>
              </w:rPr>
            </w:r>
            <w:r>
              <w:rPr>
                <w:noProof/>
                <w:webHidden/>
              </w:rPr>
              <w:fldChar w:fldCharType="separate"/>
            </w:r>
            <w:r>
              <w:rPr>
                <w:noProof/>
                <w:webHidden/>
              </w:rPr>
              <w:t>27</w:t>
            </w:r>
            <w:r>
              <w:rPr>
                <w:noProof/>
                <w:webHidden/>
              </w:rPr>
              <w:fldChar w:fldCharType="end"/>
            </w:r>
          </w:hyperlink>
        </w:p>
        <w:p w14:paraId="4D9B2AAF" w14:textId="39DB1C5D"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89" w:history="1">
            <w:r w:rsidRPr="00843583">
              <w:rPr>
                <w:rStyle w:val="Lienhypertexte"/>
                <w:noProof/>
              </w:rPr>
              <w:t>3.4.3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Sauvegarde différentielle</w:t>
            </w:r>
            <w:r>
              <w:rPr>
                <w:noProof/>
                <w:webHidden/>
              </w:rPr>
              <w:tab/>
            </w:r>
            <w:r>
              <w:rPr>
                <w:noProof/>
                <w:webHidden/>
              </w:rPr>
              <w:fldChar w:fldCharType="begin"/>
            </w:r>
            <w:r>
              <w:rPr>
                <w:noProof/>
                <w:webHidden/>
              </w:rPr>
              <w:instrText xml:space="preserve"> PAGEREF _Toc532326689 \h </w:instrText>
            </w:r>
            <w:r>
              <w:rPr>
                <w:noProof/>
                <w:webHidden/>
              </w:rPr>
            </w:r>
            <w:r>
              <w:rPr>
                <w:noProof/>
                <w:webHidden/>
              </w:rPr>
              <w:fldChar w:fldCharType="separate"/>
            </w:r>
            <w:r>
              <w:rPr>
                <w:noProof/>
                <w:webHidden/>
              </w:rPr>
              <w:t>27</w:t>
            </w:r>
            <w:r>
              <w:rPr>
                <w:noProof/>
                <w:webHidden/>
              </w:rPr>
              <w:fldChar w:fldCharType="end"/>
            </w:r>
          </w:hyperlink>
        </w:p>
        <w:p w14:paraId="54C1599C" w14:textId="0FACD11E"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90" w:history="1">
            <w:r w:rsidRPr="00843583">
              <w:rPr>
                <w:rStyle w:val="Lienhypertexte"/>
                <w:noProof/>
              </w:rPr>
              <w:t>3.4.4</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Sauvegarde décrémentale</w:t>
            </w:r>
            <w:r>
              <w:rPr>
                <w:noProof/>
                <w:webHidden/>
              </w:rPr>
              <w:tab/>
            </w:r>
            <w:r>
              <w:rPr>
                <w:noProof/>
                <w:webHidden/>
              </w:rPr>
              <w:fldChar w:fldCharType="begin"/>
            </w:r>
            <w:r>
              <w:rPr>
                <w:noProof/>
                <w:webHidden/>
              </w:rPr>
              <w:instrText xml:space="preserve"> PAGEREF _Toc532326690 \h </w:instrText>
            </w:r>
            <w:r>
              <w:rPr>
                <w:noProof/>
                <w:webHidden/>
              </w:rPr>
            </w:r>
            <w:r>
              <w:rPr>
                <w:noProof/>
                <w:webHidden/>
              </w:rPr>
              <w:fldChar w:fldCharType="separate"/>
            </w:r>
            <w:r>
              <w:rPr>
                <w:noProof/>
                <w:webHidden/>
              </w:rPr>
              <w:t>28</w:t>
            </w:r>
            <w:r>
              <w:rPr>
                <w:noProof/>
                <w:webHidden/>
              </w:rPr>
              <w:fldChar w:fldCharType="end"/>
            </w:r>
          </w:hyperlink>
        </w:p>
        <w:p w14:paraId="18978DF1" w14:textId="1D1191B3"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91" w:history="1">
            <w:r w:rsidRPr="00843583">
              <w:rPr>
                <w:rStyle w:val="Lienhypertexte"/>
                <w:noProof/>
              </w:rPr>
              <w:t>3.5</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Onduleurs – UPS</w:t>
            </w:r>
            <w:r>
              <w:rPr>
                <w:noProof/>
                <w:webHidden/>
              </w:rPr>
              <w:tab/>
            </w:r>
            <w:r>
              <w:rPr>
                <w:noProof/>
                <w:webHidden/>
              </w:rPr>
              <w:fldChar w:fldCharType="begin"/>
            </w:r>
            <w:r>
              <w:rPr>
                <w:noProof/>
                <w:webHidden/>
              </w:rPr>
              <w:instrText xml:space="preserve"> PAGEREF _Toc532326691 \h </w:instrText>
            </w:r>
            <w:r>
              <w:rPr>
                <w:noProof/>
                <w:webHidden/>
              </w:rPr>
            </w:r>
            <w:r>
              <w:rPr>
                <w:noProof/>
                <w:webHidden/>
              </w:rPr>
              <w:fldChar w:fldCharType="separate"/>
            </w:r>
            <w:r>
              <w:rPr>
                <w:noProof/>
                <w:webHidden/>
              </w:rPr>
              <w:t>28</w:t>
            </w:r>
            <w:r>
              <w:rPr>
                <w:noProof/>
                <w:webHidden/>
              </w:rPr>
              <w:fldChar w:fldCharType="end"/>
            </w:r>
          </w:hyperlink>
        </w:p>
        <w:p w14:paraId="092D08FB" w14:textId="3CE9739C"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92" w:history="1">
            <w:r w:rsidRPr="00843583">
              <w:rPr>
                <w:rStyle w:val="Lienhypertexte"/>
                <w:noProof/>
              </w:rPr>
              <w:t>3.5.1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Types d’UPS</w:t>
            </w:r>
            <w:r>
              <w:rPr>
                <w:noProof/>
                <w:webHidden/>
              </w:rPr>
              <w:tab/>
            </w:r>
            <w:r>
              <w:rPr>
                <w:noProof/>
                <w:webHidden/>
              </w:rPr>
              <w:fldChar w:fldCharType="begin"/>
            </w:r>
            <w:r>
              <w:rPr>
                <w:noProof/>
                <w:webHidden/>
              </w:rPr>
              <w:instrText xml:space="preserve"> PAGEREF _Toc532326692 \h </w:instrText>
            </w:r>
            <w:r>
              <w:rPr>
                <w:noProof/>
                <w:webHidden/>
              </w:rPr>
            </w:r>
            <w:r>
              <w:rPr>
                <w:noProof/>
                <w:webHidden/>
              </w:rPr>
              <w:fldChar w:fldCharType="separate"/>
            </w:r>
            <w:r>
              <w:rPr>
                <w:noProof/>
                <w:webHidden/>
              </w:rPr>
              <w:t>28</w:t>
            </w:r>
            <w:r>
              <w:rPr>
                <w:noProof/>
                <w:webHidden/>
              </w:rPr>
              <w:fldChar w:fldCharType="end"/>
            </w:r>
          </w:hyperlink>
        </w:p>
        <w:p w14:paraId="1FBE4207" w14:textId="504B33ED"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93" w:history="1">
            <w:r w:rsidRPr="00843583">
              <w:rPr>
                <w:rStyle w:val="Lienhypertexte"/>
                <w:noProof/>
              </w:rPr>
              <w:t>3.5.1.1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Off-line (Passive Standby)</w:t>
            </w:r>
            <w:r>
              <w:rPr>
                <w:noProof/>
                <w:webHidden/>
              </w:rPr>
              <w:tab/>
            </w:r>
            <w:r>
              <w:rPr>
                <w:noProof/>
                <w:webHidden/>
              </w:rPr>
              <w:fldChar w:fldCharType="begin"/>
            </w:r>
            <w:r>
              <w:rPr>
                <w:noProof/>
                <w:webHidden/>
              </w:rPr>
              <w:instrText xml:space="preserve"> PAGEREF _Toc532326693 \h </w:instrText>
            </w:r>
            <w:r>
              <w:rPr>
                <w:noProof/>
                <w:webHidden/>
              </w:rPr>
            </w:r>
            <w:r>
              <w:rPr>
                <w:noProof/>
                <w:webHidden/>
              </w:rPr>
              <w:fldChar w:fldCharType="separate"/>
            </w:r>
            <w:r>
              <w:rPr>
                <w:noProof/>
                <w:webHidden/>
              </w:rPr>
              <w:t>28</w:t>
            </w:r>
            <w:r>
              <w:rPr>
                <w:noProof/>
                <w:webHidden/>
              </w:rPr>
              <w:fldChar w:fldCharType="end"/>
            </w:r>
          </w:hyperlink>
        </w:p>
        <w:p w14:paraId="60F7CCE6" w14:textId="1BA51C95"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94" w:history="1">
            <w:r w:rsidRPr="00843583">
              <w:rPr>
                <w:rStyle w:val="Lienhypertexte"/>
                <w:noProof/>
              </w:rPr>
              <w:t>3.5.1.2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In-line (Line-Interactive):</w:t>
            </w:r>
            <w:r>
              <w:rPr>
                <w:noProof/>
                <w:webHidden/>
              </w:rPr>
              <w:tab/>
            </w:r>
            <w:r>
              <w:rPr>
                <w:noProof/>
                <w:webHidden/>
              </w:rPr>
              <w:fldChar w:fldCharType="begin"/>
            </w:r>
            <w:r>
              <w:rPr>
                <w:noProof/>
                <w:webHidden/>
              </w:rPr>
              <w:instrText xml:space="preserve"> PAGEREF _Toc532326694 \h </w:instrText>
            </w:r>
            <w:r>
              <w:rPr>
                <w:noProof/>
                <w:webHidden/>
              </w:rPr>
            </w:r>
            <w:r>
              <w:rPr>
                <w:noProof/>
                <w:webHidden/>
              </w:rPr>
              <w:fldChar w:fldCharType="separate"/>
            </w:r>
            <w:r>
              <w:rPr>
                <w:noProof/>
                <w:webHidden/>
              </w:rPr>
              <w:t>29</w:t>
            </w:r>
            <w:r>
              <w:rPr>
                <w:noProof/>
                <w:webHidden/>
              </w:rPr>
              <w:fldChar w:fldCharType="end"/>
            </w:r>
          </w:hyperlink>
        </w:p>
        <w:p w14:paraId="1D7C82E7" w14:textId="4BB42BF3" w:rsidR="0015111F" w:rsidRDefault="001511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26695" w:history="1">
            <w:r w:rsidRPr="00843583">
              <w:rPr>
                <w:rStyle w:val="Lienhypertexte"/>
                <w:noProof/>
              </w:rPr>
              <w:t>3.5.1.3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On-line (Double conversion)</w:t>
            </w:r>
            <w:r>
              <w:rPr>
                <w:noProof/>
                <w:webHidden/>
              </w:rPr>
              <w:tab/>
            </w:r>
            <w:r>
              <w:rPr>
                <w:noProof/>
                <w:webHidden/>
              </w:rPr>
              <w:fldChar w:fldCharType="begin"/>
            </w:r>
            <w:r>
              <w:rPr>
                <w:noProof/>
                <w:webHidden/>
              </w:rPr>
              <w:instrText xml:space="preserve"> PAGEREF _Toc532326695 \h </w:instrText>
            </w:r>
            <w:r>
              <w:rPr>
                <w:noProof/>
                <w:webHidden/>
              </w:rPr>
            </w:r>
            <w:r>
              <w:rPr>
                <w:noProof/>
                <w:webHidden/>
              </w:rPr>
              <w:fldChar w:fldCharType="separate"/>
            </w:r>
            <w:r>
              <w:rPr>
                <w:noProof/>
                <w:webHidden/>
              </w:rPr>
              <w:t>30</w:t>
            </w:r>
            <w:r>
              <w:rPr>
                <w:noProof/>
                <w:webHidden/>
              </w:rPr>
              <w:fldChar w:fldCharType="end"/>
            </w:r>
          </w:hyperlink>
        </w:p>
        <w:p w14:paraId="4CB6883F" w14:textId="24D65B2B"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96" w:history="1">
            <w:r w:rsidRPr="00843583">
              <w:rPr>
                <w:rStyle w:val="Lienhypertexte"/>
                <w:noProof/>
              </w:rPr>
              <w:t>3.5.2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Comment choisir son Onduleur</w:t>
            </w:r>
            <w:r>
              <w:rPr>
                <w:noProof/>
                <w:webHidden/>
              </w:rPr>
              <w:tab/>
            </w:r>
            <w:r>
              <w:rPr>
                <w:noProof/>
                <w:webHidden/>
              </w:rPr>
              <w:fldChar w:fldCharType="begin"/>
            </w:r>
            <w:r>
              <w:rPr>
                <w:noProof/>
                <w:webHidden/>
              </w:rPr>
              <w:instrText xml:space="preserve"> PAGEREF _Toc532326696 \h </w:instrText>
            </w:r>
            <w:r>
              <w:rPr>
                <w:noProof/>
                <w:webHidden/>
              </w:rPr>
            </w:r>
            <w:r>
              <w:rPr>
                <w:noProof/>
                <w:webHidden/>
              </w:rPr>
              <w:fldChar w:fldCharType="separate"/>
            </w:r>
            <w:r>
              <w:rPr>
                <w:noProof/>
                <w:webHidden/>
              </w:rPr>
              <w:t>31</w:t>
            </w:r>
            <w:r>
              <w:rPr>
                <w:noProof/>
                <w:webHidden/>
              </w:rPr>
              <w:fldChar w:fldCharType="end"/>
            </w:r>
          </w:hyperlink>
        </w:p>
        <w:p w14:paraId="1195B8CC" w14:textId="2424915A"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697" w:history="1">
            <w:r w:rsidRPr="00843583">
              <w:rPr>
                <w:rStyle w:val="Lienhypertexte"/>
                <w:noProof/>
              </w:rPr>
              <w:t>3.6</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DRP – Plan de reprise d’activité</w:t>
            </w:r>
            <w:r>
              <w:rPr>
                <w:noProof/>
                <w:webHidden/>
              </w:rPr>
              <w:tab/>
            </w:r>
            <w:r>
              <w:rPr>
                <w:noProof/>
                <w:webHidden/>
              </w:rPr>
              <w:fldChar w:fldCharType="begin"/>
            </w:r>
            <w:r>
              <w:rPr>
                <w:noProof/>
                <w:webHidden/>
              </w:rPr>
              <w:instrText xml:space="preserve"> PAGEREF _Toc532326697 \h </w:instrText>
            </w:r>
            <w:r>
              <w:rPr>
                <w:noProof/>
                <w:webHidden/>
              </w:rPr>
            </w:r>
            <w:r>
              <w:rPr>
                <w:noProof/>
                <w:webHidden/>
              </w:rPr>
              <w:fldChar w:fldCharType="separate"/>
            </w:r>
            <w:r>
              <w:rPr>
                <w:noProof/>
                <w:webHidden/>
              </w:rPr>
              <w:t>32</w:t>
            </w:r>
            <w:r>
              <w:rPr>
                <w:noProof/>
                <w:webHidden/>
              </w:rPr>
              <w:fldChar w:fldCharType="end"/>
            </w:r>
          </w:hyperlink>
        </w:p>
        <w:p w14:paraId="37DF30C5" w14:textId="73D406C4"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98" w:history="1">
            <w:r w:rsidRPr="00843583">
              <w:rPr>
                <w:rStyle w:val="Lienhypertexte"/>
                <w:noProof/>
              </w:rPr>
              <w:t>3.6.1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RTO</w:t>
            </w:r>
            <w:r>
              <w:rPr>
                <w:noProof/>
                <w:webHidden/>
              </w:rPr>
              <w:tab/>
            </w:r>
            <w:r>
              <w:rPr>
                <w:noProof/>
                <w:webHidden/>
              </w:rPr>
              <w:fldChar w:fldCharType="begin"/>
            </w:r>
            <w:r>
              <w:rPr>
                <w:noProof/>
                <w:webHidden/>
              </w:rPr>
              <w:instrText xml:space="preserve"> PAGEREF _Toc532326698 \h </w:instrText>
            </w:r>
            <w:r>
              <w:rPr>
                <w:noProof/>
                <w:webHidden/>
              </w:rPr>
            </w:r>
            <w:r>
              <w:rPr>
                <w:noProof/>
                <w:webHidden/>
              </w:rPr>
              <w:fldChar w:fldCharType="separate"/>
            </w:r>
            <w:r>
              <w:rPr>
                <w:noProof/>
                <w:webHidden/>
              </w:rPr>
              <w:t>32</w:t>
            </w:r>
            <w:r>
              <w:rPr>
                <w:noProof/>
                <w:webHidden/>
              </w:rPr>
              <w:fldChar w:fldCharType="end"/>
            </w:r>
          </w:hyperlink>
        </w:p>
        <w:p w14:paraId="085EB40F" w14:textId="26772921"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699" w:history="1">
            <w:r w:rsidRPr="00843583">
              <w:rPr>
                <w:rStyle w:val="Lienhypertexte"/>
                <w:noProof/>
              </w:rPr>
              <w:t>3.6.2</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RPO</w:t>
            </w:r>
            <w:r>
              <w:rPr>
                <w:noProof/>
                <w:webHidden/>
              </w:rPr>
              <w:tab/>
            </w:r>
            <w:r>
              <w:rPr>
                <w:noProof/>
                <w:webHidden/>
              </w:rPr>
              <w:fldChar w:fldCharType="begin"/>
            </w:r>
            <w:r>
              <w:rPr>
                <w:noProof/>
                <w:webHidden/>
              </w:rPr>
              <w:instrText xml:space="preserve"> PAGEREF _Toc532326699 \h </w:instrText>
            </w:r>
            <w:r>
              <w:rPr>
                <w:noProof/>
                <w:webHidden/>
              </w:rPr>
            </w:r>
            <w:r>
              <w:rPr>
                <w:noProof/>
                <w:webHidden/>
              </w:rPr>
              <w:fldChar w:fldCharType="separate"/>
            </w:r>
            <w:r>
              <w:rPr>
                <w:noProof/>
                <w:webHidden/>
              </w:rPr>
              <w:t>32</w:t>
            </w:r>
            <w:r>
              <w:rPr>
                <w:noProof/>
                <w:webHidden/>
              </w:rPr>
              <w:fldChar w:fldCharType="end"/>
            </w:r>
          </w:hyperlink>
        </w:p>
        <w:p w14:paraId="342E69A8" w14:textId="671DD9A1"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700" w:history="1">
            <w:r w:rsidRPr="00843583">
              <w:rPr>
                <w:rStyle w:val="Lienhypertexte"/>
                <w:noProof/>
              </w:rPr>
              <w:t>3.6.3</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Schématisation d’un incident</w:t>
            </w:r>
            <w:r>
              <w:rPr>
                <w:noProof/>
                <w:webHidden/>
              </w:rPr>
              <w:tab/>
            </w:r>
            <w:r>
              <w:rPr>
                <w:noProof/>
                <w:webHidden/>
              </w:rPr>
              <w:fldChar w:fldCharType="begin"/>
            </w:r>
            <w:r>
              <w:rPr>
                <w:noProof/>
                <w:webHidden/>
              </w:rPr>
              <w:instrText xml:space="preserve"> PAGEREF _Toc532326700 \h </w:instrText>
            </w:r>
            <w:r>
              <w:rPr>
                <w:noProof/>
                <w:webHidden/>
              </w:rPr>
            </w:r>
            <w:r>
              <w:rPr>
                <w:noProof/>
                <w:webHidden/>
              </w:rPr>
              <w:fldChar w:fldCharType="separate"/>
            </w:r>
            <w:r>
              <w:rPr>
                <w:noProof/>
                <w:webHidden/>
              </w:rPr>
              <w:t>32</w:t>
            </w:r>
            <w:r>
              <w:rPr>
                <w:noProof/>
                <w:webHidden/>
              </w:rPr>
              <w:fldChar w:fldCharType="end"/>
            </w:r>
          </w:hyperlink>
        </w:p>
        <w:p w14:paraId="7398336F" w14:textId="2A614FC1"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701" w:history="1">
            <w:r w:rsidRPr="00843583">
              <w:rPr>
                <w:rStyle w:val="Lienhypertexte"/>
                <w:noProof/>
              </w:rPr>
              <w:t>3.7</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rPr>
              <w:t>iSCSI</w:t>
            </w:r>
            <w:r>
              <w:rPr>
                <w:noProof/>
                <w:webHidden/>
              </w:rPr>
              <w:tab/>
            </w:r>
            <w:r>
              <w:rPr>
                <w:noProof/>
                <w:webHidden/>
              </w:rPr>
              <w:fldChar w:fldCharType="begin"/>
            </w:r>
            <w:r>
              <w:rPr>
                <w:noProof/>
                <w:webHidden/>
              </w:rPr>
              <w:instrText xml:space="preserve"> PAGEREF _Toc532326701 \h </w:instrText>
            </w:r>
            <w:r>
              <w:rPr>
                <w:noProof/>
                <w:webHidden/>
              </w:rPr>
            </w:r>
            <w:r>
              <w:rPr>
                <w:noProof/>
                <w:webHidden/>
              </w:rPr>
              <w:fldChar w:fldCharType="separate"/>
            </w:r>
            <w:r>
              <w:rPr>
                <w:noProof/>
                <w:webHidden/>
              </w:rPr>
              <w:t>33</w:t>
            </w:r>
            <w:r>
              <w:rPr>
                <w:noProof/>
                <w:webHidden/>
              </w:rPr>
              <w:fldChar w:fldCharType="end"/>
            </w:r>
          </w:hyperlink>
        </w:p>
        <w:p w14:paraId="30FA2E9F" w14:textId="2818D8A3"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702" w:history="1">
            <w:r w:rsidRPr="00843583">
              <w:rPr>
                <w:rStyle w:val="Lienhypertexte"/>
                <w:noProof/>
              </w:rPr>
              <w:t>3.7.1</w:t>
            </w:r>
            <w:r>
              <w:rPr>
                <w:rFonts w:asciiTheme="minorHAnsi" w:eastAsiaTheme="minorEastAsia" w:hAnsiTheme="minorHAnsi" w:cstheme="minorBidi"/>
                <w:noProof/>
                <w:sz w:val="22"/>
                <w:szCs w:val="22"/>
                <w:shd w:val="clear" w:color="auto" w:fill="auto"/>
                <w:lang w:eastAsia="fr-CH"/>
              </w:rPr>
              <w:tab/>
            </w:r>
            <w:r w:rsidRPr="00843583">
              <w:rPr>
                <w:rStyle w:val="Lienhypertexte"/>
                <w:noProof/>
              </w:rPr>
              <w:t>Utilité</w:t>
            </w:r>
            <w:r>
              <w:rPr>
                <w:noProof/>
                <w:webHidden/>
              </w:rPr>
              <w:tab/>
            </w:r>
            <w:r>
              <w:rPr>
                <w:noProof/>
                <w:webHidden/>
              </w:rPr>
              <w:fldChar w:fldCharType="begin"/>
            </w:r>
            <w:r>
              <w:rPr>
                <w:noProof/>
                <w:webHidden/>
              </w:rPr>
              <w:instrText xml:space="preserve"> PAGEREF _Toc532326702 \h </w:instrText>
            </w:r>
            <w:r>
              <w:rPr>
                <w:noProof/>
                <w:webHidden/>
              </w:rPr>
            </w:r>
            <w:r>
              <w:rPr>
                <w:noProof/>
                <w:webHidden/>
              </w:rPr>
              <w:fldChar w:fldCharType="separate"/>
            </w:r>
            <w:r>
              <w:rPr>
                <w:noProof/>
                <w:webHidden/>
              </w:rPr>
              <w:t>33</w:t>
            </w:r>
            <w:r>
              <w:rPr>
                <w:noProof/>
                <w:webHidden/>
              </w:rPr>
              <w:fldChar w:fldCharType="end"/>
            </w:r>
          </w:hyperlink>
        </w:p>
        <w:p w14:paraId="08DB6900" w14:textId="31CFAEEF" w:rsidR="0015111F" w:rsidRDefault="0015111F">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26703" w:history="1">
            <w:r w:rsidRPr="00843583">
              <w:rPr>
                <w:rStyle w:val="Lienhypertexte"/>
                <w:noProof/>
                <w:lang w:eastAsia="fr-CH"/>
              </w:rPr>
              <w:t>4</w:t>
            </w:r>
            <w:r>
              <w:rPr>
                <w:rFonts w:asciiTheme="minorHAnsi" w:eastAsiaTheme="minorEastAsia" w:hAnsiTheme="minorHAnsi" w:cstheme="minorBidi"/>
                <w:b w:val="0"/>
                <w:bCs w:val="0"/>
                <w:caps w:val="0"/>
                <w:noProof/>
                <w:sz w:val="22"/>
                <w:szCs w:val="22"/>
                <w:shd w:val="clear" w:color="auto" w:fill="auto"/>
                <w:lang w:eastAsia="fr-CH"/>
              </w:rPr>
              <w:tab/>
            </w:r>
            <w:r w:rsidRPr="00843583">
              <w:rPr>
                <w:rStyle w:val="Lienhypertexte"/>
                <w:noProof/>
                <w:lang w:eastAsia="fr-CH"/>
              </w:rPr>
              <w:t>Partie 3</w:t>
            </w:r>
            <w:r>
              <w:rPr>
                <w:noProof/>
                <w:webHidden/>
              </w:rPr>
              <w:tab/>
            </w:r>
            <w:r>
              <w:rPr>
                <w:noProof/>
                <w:webHidden/>
              </w:rPr>
              <w:fldChar w:fldCharType="begin"/>
            </w:r>
            <w:r>
              <w:rPr>
                <w:noProof/>
                <w:webHidden/>
              </w:rPr>
              <w:instrText xml:space="preserve"> PAGEREF _Toc532326703 \h </w:instrText>
            </w:r>
            <w:r>
              <w:rPr>
                <w:noProof/>
                <w:webHidden/>
              </w:rPr>
            </w:r>
            <w:r>
              <w:rPr>
                <w:noProof/>
                <w:webHidden/>
              </w:rPr>
              <w:fldChar w:fldCharType="separate"/>
            </w:r>
            <w:r>
              <w:rPr>
                <w:noProof/>
                <w:webHidden/>
              </w:rPr>
              <w:t>34</w:t>
            </w:r>
            <w:r>
              <w:rPr>
                <w:noProof/>
                <w:webHidden/>
              </w:rPr>
              <w:fldChar w:fldCharType="end"/>
            </w:r>
          </w:hyperlink>
        </w:p>
        <w:p w14:paraId="6457D34E" w14:textId="641484B1"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704" w:history="1">
            <w:r w:rsidRPr="00843583">
              <w:rPr>
                <w:rStyle w:val="Lienhypertexte"/>
                <w:noProof/>
                <w:lang w:eastAsia="fr-CH"/>
              </w:rPr>
              <w:t>4.1</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lang w:eastAsia="fr-CH"/>
              </w:rPr>
              <w:t>Mise en conformité LPD/RGPD</w:t>
            </w:r>
            <w:r>
              <w:rPr>
                <w:noProof/>
                <w:webHidden/>
              </w:rPr>
              <w:tab/>
            </w:r>
            <w:r>
              <w:rPr>
                <w:noProof/>
                <w:webHidden/>
              </w:rPr>
              <w:fldChar w:fldCharType="begin"/>
            </w:r>
            <w:r>
              <w:rPr>
                <w:noProof/>
                <w:webHidden/>
              </w:rPr>
              <w:instrText xml:space="preserve"> PAGEREF _Toc532326704 \h </w:instrText>
            </w:r>
            <w:r>
              <w:rPr>
                <w:noProof/>
                <w:webHidden/>
              </w:rPr>
            </w:r>
            <w:r>
              <w:rPr>
                <w:noProof/>
                <w:webHidden/>
              </w:rPr>
              <w:fldChar w:fldCharType="separate"/>
            </w:r>
            <w:r>
              <w:rPr>
                <w:noProof/>
                <w:webHidden/>
              </w:rPr>
              <w:t>34</w:t>
            </w:r>
            <w:r>
              <w:rPr>
                <w:noProof/>
                <w:webHidden/>
              </w:rPr>
              <w:fldChar w:fldCharType="end"/>
            </w:r>
          </w:hyperlink>
        </w:p>
        <w:p w14:paraId="18523AEB" w14:textId="568699DA"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705" w:history="1">
            <w:r w:rsidRPr="00843583">
              <w:rPr>
                <w:rStyle w:val="Lienhypertexte"/>
                <w:noProof/>
                <w:lang w:eastAsia="fr-CH"/>
              </w:rPr>
              <w:t>4.2</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lang w:eastAsia="fr-CH"/>
              </w:rPr>
              <w:t>Infrastructure Informatique</w:t>
            </w:r>
            <w:r>
              <w:rPr>
                <w:noProof/>
                <w:webHidden/>
              </w:rPr>
              <w:tab/>
            </w:r>
            <w:r>
              <w:rPr>
                <w:noProof/>
                <w:webHidden/>
              </w:rPr>
              <w:fldChar w:fldCharType="begin"/>
            </w:r>
            <w:r>
              <w:rPr>
                <w:noProof/>
                <w:webHidden/>
              </w:rPr>
              <w:instrText xml:space="preserve"> PAGEREF _Toc532326705 \h </w:instrText>
            </w:r>
            <w:r>
              <w:rPr>
                <w:noProof/>
                <w:webHidden/>
              </w:rPr>
            </w:r>
            <w:r>
              <w:rPr>
                <w:noProof/>
                <w:webHidden/>
              </w:rPr>
              <w:fldChar w:fldCharType="separate"/>
            </w:r>
            <w:r>
              <w:rPr>
                <w:noProof/>
                <w:webHidden/>
              </w:rPr>
              <w:t>34</w:t>
            </w:r>
            <w:r>
              <w:rPr>
                <w:noProof/>
                <w:webHidden/>
              </w:rPr>
              <w:fldChar w:fldCharType="end"/>
            </w:r>
          </w:hyperlink>
        </w:p>
        <w:p w14:paraId="25AB0C36" w14:textId="39953445"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706" w:history="1">
            <w:r w:rsidRPr="00843583">
              <w:rPr>
                <w:rStyle w:val="Lienhypertexte"/>
                <w:noProof/>
                <w:lang w:eastAsia="fr-CH"/>
              </w:rPr>
              <w:t>4.3</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lang w:eastAsia="fr-CH"/>
              </w:rPr>
              <w:t>Backup</w:t>
            </w:r>
            <w:r>
              <w:rPr>
                <w:noProof/>
                <w:webHidden/>
              </w:rPr>
              <w:tab/>
            </w:r>
            <w:r>
              <w:rPr>
                <w:noProof/>
                <w:webHidden/>
              </w:rPr>
              <w:fldChar w:fldCharType="begin"/>
            </w:r>
            <w:r>
              <w:rPr>
                <w:noProof/>
                <w:webHidden/>
              </w:rPr>
              <w:instrText xml:space="preserve"> PAGEREF _Toc532326706 \h </w:instrText>
            </w:r>
            <w:r>
              <w:rPr>
                <w:noProof/>
                <w:webHidden/>
              </w:rPr>
            </w:r>
            <w:r>
              <w:rPr>
                <w:noProof/>
                <w:webHidden/>
              </w:rPr>
              <w:fldChar w:fldCharType="separate"/>
            </w:r>
            <w:r>
              <w:rPr>
                <w:noProof/>
                <w:webHidden/>
              </w:rPr>
              <w:t>36</w:t>
            </w:r>
            <w:r>
              <w:rPr>
                <w:noProof/>
                <w:webHidden/>
              </w:rPr>
              <w:fldChar w:fldCharType="end"/>
            </w:r>
          </w:hyperlink>
        </w:p>
        <w:p w14:paraId="2E0027FE" w14:textId="080CCFCC" w:rsidR="0015111F" w:rsidRDefault="001511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26707" w:history="1">
            <w:r w:rsidRPr="00843583">
              <w:rPr>
                <w:rStyle w:val="Lienhypertexte"/>
                <w:noProof/>
                <w:lang w:eastAsia="fr-CH"/>
              </w:rPr>
              <w:t>4.4</w:t>
            </w:r>
            <w:r>
              <w:rPr>
                <w:rFonts w:asciiTheme="minorHAnsi" w:eastAsiaTheme="minorEastAsia" w:hAnsiTheme="minorHAnsi" w:cstheme="minorBidi"/>
                <w:b w:val="0"/>
                <w:bCs w:val="0"/>
                <w:noProof/>
                <w:sz w:val="22"/>
                <w:szCs w:val="22"/>
                <w:shd w:val="clear" w:color="auto" w:fill="auto"/>
                <w:lang w:eastAsia="fr-CH"/>
              </w:rPr>
              <w:tab/>
            </w:r>
            <w:r w:rsidRPr="00843583">
              <w:rPr>
                <w:rStyle w:val="Lienhypertexte"/>
                <w:noProof/>
                <w:lang w:eastAsia="fr-CH"/>
              </w:rPr>
              <w:t>Reprise d’activité</w:t>
            </w:r>
            <w:r>
              <w:rPr>
                <w:noProof/>
                <w:webHidden/>
              </w:rPr>
              <w:tab/>
            </w:r>
            <w:r>
              <w:rPr>
                <w:noProof/>
                <w:webHidden/>
              </w:rPr>
              <w:fldChar w:fldCharType="begin"/>
            </w:r>
            <w:r>
              <w:rPr>
                <w:noProof/>
                <w:webHidden/>
              </w:rPr>
              <w:instrText xml:space="preserve"> PAGEREF _Toc532326707 \h </w:instrText>
            </w:r>
            <w:r>
              <w:rPr>
                <w:noProof/>
                <w:webHidden/>
              </w:rPr>
            </w:r>
            <w:r>
              <w:rPr>
                <w:noProof/>
                <w:webHidden/>
              </w:rPr>
              <w:fldChar w:fldCharType="separate"/>
            </w:r>
            <w:r>
              <w:rPr>
                <w:noProof/>
                <w:webHidden/>
              </w:rPr>
              <w:t>36</w:t>
            </w:r>
            <w:r>
              <w:rPr>
                <w:noProof/>
                <w:webHidden/>
              </w:rPr>
              <w:fldChar w:fldCharType="end"/>
            </w:r>
          </w:hyperlink>
        </w:p>
        <w:p w14:paraId="570B13D6" w14:textId="5AD76C7A"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708" w:history="1">
            <w:r w:rsidRPr="00843583">
              <w:rPr>
                <w:rStyle w:val="Lienhypertexte"/>
                <w:noProof/>
                <w:lang w:eastAsia="fr-CH"/>
              </w:rPr>
              <w:t>4.4.1</w:t>
            </w:r>
            <w:r>
              <w:rPr>
                <w:rFonts w:asciiTheme="minorHAnsi" w:eastAsiaTheme="minorEastAsia" w:hAnsiTheme="minorHAnsi" w:cstheme="minorBidi"/>
                <w:noProof/>
                <w:sz w:val="22"/>
                <w:szCs w:val="22"/>
                <w:shd w:val="clear" w:color="auto" w:fill="auto"/>
                <w:lang w:eastAsia="fr-CH"/>
              </w:rPr>
              <w:tab/>
            </w:r>
            <w:r w:rsidRPr="00843583">
              <w:rPr>
                <w:rStyle w:val="Lienhypertexte"/>
                <w:noProof/>
                <w:lang w:eastAsia="fr-CH"/>
              </w:rPr>
              <w:t>RTO</w:t>
            </w:r>
            <w:r>
              <w:rPr>
                <w:noProof/>
                <w:webHidden/>
              </w:rPr>
              <w:tab/>
            </w:r>
            <w:r>
              <w:rPr>
                <w:noProof/>
                <w:webHidden/>
              </w:rPr>
              <w:fldChar w:fldCharType="begin"/>
            </w:r>
            <w:r>
              <w:rPr>
                <w:noProof/>
                <w:webHidden/>
              </w:rPr>
              <w:instrText xml:space="preserve"> PAGEREF _Toc532326708 \h </w:instrText>
            </w:r>
            <w:r>
              <w:rPr>
                <w:noProof/>
                <w:webHidden/>
              </w:rPr>
            </w:r>
            <w:r>
              <w:rPr>
                <w:noProof/>
                <w:webHidden/>
              </w:rPr>
              <w:fldChar w:fldCharType="separate"/>
            </w:r>
            <w:r>
              <w:rPr>
                <w:noProof/>
                <w:webHidden/>
              </w:rPr>
              <w:t>36</w:t>
            </w:r>
            <w:r>
              <w:rPr>
                <w:noProof/>
                <w:webHidden/>
              </w:rPr>
              <w:fldChar w:fldCharType="end"/>
            </w:r>
          </w:hyperlink>
        </w:p>
        <w:p w14:paraId="5F04ED67" w14:textId="0119EF38" w:rsidR="0015111F" w:rsidRDefault="001511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26709" w:history="1">
            <w:r w:rsidRPr="00843583">
              <w:rPr>
                <w:rStyle w:val="Lienhypertexte"/>
                <w:noProof/>
                <w:lang w:eastAsia="fr-CH"/>
              </w:rPr>
              <w:t>4.4.2</w:t>
            </w:r>
            <w:r>
              <w:rPr>
                <w:rFonts w:asciiTheme="minorHAnsi" w:eastAsiaTheme="minorEastAsia" w:hAnsiTheme="minorHAnsi" w:cstheme="minorBidi"/>
                <w:noProof/>
                <w:sz w:val="22"/>
                <w:szCs w:val="22"/>
                <w:shd w:val="clear" w:color="auto" w:fill="auto"/>
                <w:lang w:eastAsia="fr-CH"/>
              </w:rPr>
              <w:tab/>
            </w:r>
            <w:r w:rsidRPr="00843583">
              <w:rPr>
                <w:rStyle w:val="Lienhypertexte"/>
                <w:noProof/>
                <w:lang w:eastAsia="fr-CH"/>
              </w:rPr>
              <w:t>RPO</w:t>
            </w:r>
            <w:r>
              <w:rPr>
                <w:noProof/>
                <w:webHidden/>
              </w:rPr>
              <w:tab/>
            </w:r>
            <w:r>
              <w:rPr>
                <w:noProof/>
                <w:webHidden/>
              </w:rPr>
              <w:fldChar w:fldCharType="begin"/>
            </w:r>
            <w:r>
              <w:rPr>
                <w:noProof/>
                <w:webHidden/>
              </w:rPr>
              <w:instrText xml:space="preserve"> PAGEREF _Toc532326709 \h </w:instrText>
            </w:r>
            <w:r>
              <w:rPr>
                <w:noProof/>
                <w:webHidden/>
              </w:rPr>
            </w:r>
            <w:r>
              <w:rPr>
                <w:noProof/>
                <w:webHidden/>
              </w:rPr>
              <w:fldChar w:fldCharType="separate"/>
            </w:r>
            <w:r>
              <w:rPr>
                <w:noProof/>
                <w:webHidden/>
              </w:rPr>
              <w:t>37</w:t>
            </w:r>
            <w:r>
              <w:rPr>
                <w:noProof/>
                <w:webHidden/>
              </w:rPr>
              <w:fldChar w:fldCharType="end"/>
            </w:r>
          </w:hyperlink>
        </w:p>
        <w:p w14:paraId="5B148180" w14:textId="4A22AFBD" w:rsidR="0015111F" w:rsidRDefault="0015111F">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26710" w:history="1">
            <w:r w:rsidRPr="00843583">
              <w:rPr>
                <w:rStyle w:val="Lienhypertexte"/>
                <w:noProof/>
                <w:lang w:eastAsia="fr-CH"/>
              </w:rPr>
              <w:t>5</w:t>
            </w:r>
            <w:r>
              <w:rPr>
                <w:rFonts w:asciiTheme="minorHAnsi" w:eastAsiaTheme="minorEastAsia" w:hAnsiTheme="minorHAnsi" w:cstheme="minorBidi"/>
                <w:b w:val="0"/>
                <w:bCs w:val="0"/>
                <w:caps w:val="0"/>
                <w:noProof/>
                <w:sz w:val="22"/>
                <w:szCs w:val="22"/>
                <w:shd w:val="clear" w:color="auto" w:fill="auto"/>
                <w:lang w:eastAsia="fr-CH"/>
              </w:rPr>
              <w:tab/>
            </w:r>
            <w:r w:rsidRPr="00843583">
              <w:rPr>
                <w:rStyle w:val="Lienhypertexte"/>
                <w:noProof/>
                <w:lang w:eastAsia="fr-CH"/>
              </w:rPr>
              <w:t>Sources</w:t>
            </w:r>
            <w:r>
              <w:rPr>
                <w:noProof/>
                <w:webHidden/>
              </w:rPr>
              <w:tab/>
            </w:r>
            <w:r>
              <w:rPr>
                <w:noProof/>
                <w:webHidden/>
              </w:rPr>
              <w:fldChar w:fldCharType="begin"/>
            </w:r>
            <w:r>
              <w:rPr>
                <w:noProof/>
                <w:webHidden/>
              </w:rPr>
              <w:instrText xml:space="preserve"> PAGEREF _Toc532326710 \h </w:instrText>
            </w:r>
            <w:r>
              <w:rPr>
                <w:noProof/>
                <w:webHidden/>
              </w:rPr>
            </w:r>
            <w:r>
              <w:rPr>
                <w:noProof/>
                <w:webHidden/>
              </w:rPr>
              <w:fldChar w:fldCharType="separate"/>
            </w:r>
            <w:r>
              <w:rPr>
                <w:noProof/>
                <w:webHidden/>
              </w:rPr>
              <w:t>38</w:t>
            </w:r>
            <w:r>
              <w:rPr>
                <w:noProof/>
                <w:webHidden/>
              </w:rPr>
              <w:fldChar w:fldCharType="end"/>
            </w:r>
          </w:hyperlink>
        </w:p>
        <w:p w14:paraId="56D70317" w14:textId="073270B9" w:rsidR="005131E4" w:rsidRPr="007F7FEB" w:rsidRDefault="00213D03">
          <w:r w:rsidRPr="007F7FEB">
            <w:rPr>
              <w:b/>
              <w:bCs/>
              <w:noProof/>
              <w:sz w:val="24"/>
              <w:szCs w:val="24"/>
              <w:u w:val="single"/>
              <w:lang w:val="fr-FR"/>
            </w:rPr>
            <w:fldChar w:fldCharType="end"/>
          </w:r>
        </w:p>
      </w:sdtContent>
    </w:sdt>
    <w:p w14:paraId="10C3C156" w14:textId="77777777" w:rsidR="00E71B05" w:rsidRPr="007F7FEB" w:rsidRDefault="00E71B05" w:rsidP="00F022E4">
      <w:pPr>
        <w:pStyle w:val="Titre"/>
        <w:pageBreakBefore/>
        <w:rPr>
          <w:color w:val="auto"/>
        </w:rPr>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F022E4">
      <w:pPr>
        <w:pStyle w:val="Titre"/>
        <w:pageBreakBefore/>
        <w:rPr>
          <w:color w:val="auto"/>
        </w:rPr>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color w:val="auto"/>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rPr>
          <w:color w:val="auto"/>
        </w:rPr>
        <w:t>Casino de Montreu</w:t>
      </w:r>
      <w:r w:rsidR="00E71B05" w:rsidRPr="007F7FEB">
        <w:rPr>
          <w:color w:val="auto"/>
        </w:rPr>
        <w:t>x</w:t>
      </w:r>
    </w:p>
    <w:p w14:paraId="6C1635F9" w14:textId="0D7B4C35" w:rsidR="00A97195" w:rsidRPr="007F7FEB" w:rsidRDefault="00A97195" w:rsidP="00A72687">
      <w:pPr>
        <w:pStyle w:val="Titre1"/>
        <w:pageBreakBefore/>
        <w:rPr>
          <w:color w:val="auto"/>
        </w:rPr>
      </w:pPr>
      <w:bookmarkStart w:id="0" w:name="_Toc532326612"/>
      <w:r w:rsidRPr="007F7FEB">
        <w:rPr>
          <w:color w:val="auto"/>
        </w:rPr>
        <w:lastRenderedPageBreak/>
        <w:t>Partie 1</w:t>
      </w:r>
      <w:bookmarkEnd w:id="0"/>
    </w:p>
    <w:p w14:paraId="70EA5695" w14:textId="42D930F0" w:rsidR="00765A24" w:rsidRPr="007F7FEB" w:rsidRDefault="00765A24" w:rsidP="00AE41E3">
      <w:pPr>
        <w:pStyle w:val="Titre2"/>
        <w:rPr>
          <w:color w:val="auto"/>
        </w:rPr>
      </w:pPr>
      <w:bookmarkStart w:id="1" w:name="_Toc532326613"/>
      <w:r w:rsidRPr="007F7FEB">
        <w:rPr>
          <w:color w:val="auto"/>
        </w:rPr>
        <w:t>Casino de Montreux</w:t>
      </w:r>
      <w:bookmarkEnd w:id="1"/>
    </w:p>
    <w:p w14:paraId="690874F5" w14:textId="694463BC" w:rsidR="00765A24" w:rsidRPr="007F7FEB" w:rsidRDefault="00377A1C" w:rsidP="00A97195">
      <w:pPr>
        <w:pStyle w:val="Titre3"/>
        <w:rPr>
          <w:color w:val="auto"/>
        </w:rPr>
      </w:pPr>
      <w:bookmarkStart w:id="2" w:name="_Toc532326614"/>
      <w:r w:rsidRPr="007F7FEB">
        <w:rPr>
          <w:color w:val="auto"/>
        </w:rPr>
        <w:t>Introduction</w:t>
      </w:r>
      <w:bookmarkEnd w:id="2"/>
    </w:p>
    <w:p w14:paraId="047BCB53" w14:textId="713B77C5" w:rsidR="00765A24" w:rsidRPr="007F7FEB" w:rsidRDefault="00765A24" w:rsidP="00242F35">
      <w:r w:rsidRPr="007F7FEB">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7F7FEB" w:rsidRDefault="00C82B46" w:rsidP="00C82B46">
      <w:pPr>
        <w:pStyle w:val="Titre3"/>
        <w:rPr>
          <w:color w:val="auto"/>
        </w:rPr>
      </w:pPr>
      <w:bookmarkStart w:id="3" w:name="_Toc524881887"/>
      <w:bookmarkStart w:id="4" w:name="_Toc532326615"/>
      <w:r w:rsidRPr="007F7FEB">
        <w:rPr>
          <w:color w:val="auto"/>
        </w:rPr>
        <w:t>Traitement de données.</w:t>
      </w:r>
      <w:bookmarkEnd w:id="3"/>
      <w:bookmarkEnd w:id="4"/>
    </w:p>
    <w:p w14:paraId="5DA18B79" w14:textId="77777777" w:rsidR="00C82B46" w:rsidRPr="007F7FEB" w:rsidRDefault="00C82B46" w:rsidP="00C82B46">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7F7FEB" w:rsidRDefault="00C82B46" w:rsidP="00C82B46">
      <w:pPr>
        <w:pStyle w:val="Titre3"/>
        <w:rPr>
          <w:color w:val="auto"/>
        </w:rPr>
      </w:pPr>
      <w:bookmarkStart w:id="5" w:name="_Toc524881888"/>
      <w:bookmarkStart w:id="6" w:name="_Toc532326616"/>
      <w:r w:rsidRPr="007F7FEB">
        <w:rPr>
          <w:color w:val="auto"/>
        </w:rPr>
        <w:t>Actions et mesures prises.</w:t>
      </w:r>
      <w:bookmarkEnd w:id="5"/>
      <w:bookmarkEnd w:id="6"/>
    </w:p>
    <w:p w14:paraId="0D9C1955" w14:textId="77777777" w:rsidR="00C82B46" w:rsidRPr="007F7FEB" w:rsidRDefault="00C82B46" w:rsidP="00C82B46">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C82B46">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C82B46">
      <w:pPr>
        <w:pStyle w:val="Titre3"/>
        <w:rPr>
          <w:color w:val="auto"/>
        </w:rPr>
      </w:pPr>
      <w:bookmarkStart w:id="7" w:name="_Toc524881889"/>
      <w:bookmarkStart w:id="8" w:name="_Toc532326617"/>
      <w:r w:rsidRPr="007F7FEB">
        <w:rPr>
          <w:color w:val="auto"/>
        </w:rPr>
        <w:t>Techniques de protections des données.</w:t>
      </w:r>
      <w:bookmarkEnd w:id="7"/>
      <w:bookmarkEnd w:id="8"/>
    </w:p>
    <w:p w14:paraId="4D6B723D" w14:textId="1A30990E" w:rsidR="007F7FEB" w:rsidRPr="007F7FEB" w:rsidRDefault="00C82B46" w:rsidP="00C82B46">
      <w:r w:rsidRPr="007F7FEB">
        <w:t>La sécurité des données est déjà en place avec des backups journaliers, clustering, firewall, portes sécurisées, identifiants avec mot de passe, entre autres.</w:t>
      </w:r>
      <w:r w:rsidRPr="007F7FEB">
        <w:br/>
        <w:t>On utilise aussi les Raids 1 et 1+0, cette technique assure la protection des données de la baie de disques (SAN) avec une redondance permanente.</w:t>
      </w:r>
    </w:p>
    <w:p w14:paraId="39A93E3E" w14:textId="6CEEF50C" w:rsidR="007F7FEB" w:rsidRPr="007F7FEB" w:rsidRDefault="007F7FEB" w:rsidP="00C82B46">
      <w:r w:rsidRPr="007F7FEB">
        <w:t>Une réplication des données hors site est en place sur un deuxième NAS sur un des casinos distants.</w:t>
      </w:r>
    </w:p>
    <w:p w14:paraId="3B5D5A9C" w14:textId="3503E128" w:rsidR="007F7FEB" w:rsidRPr="007F7FEB" w:rsidRDefault="007F7FEB" w:rsidP="00C82B46">
      <w:r w:rsidRPr="007F7FEB">
        <w:t>L’armoire serveurs est protégé contre les coupure électrique par moyen d’un UPS de type On-line.</w:t>
      </w:r>
    </w:p>
    <w:p w14:paraId="33A3779E" w14:textId="77777777" w:rsidR="007F7FEB" w:rsidRPr="007F7FEB" w:rsidRDefault="007F7FEB" w:rsidP="00952C48">
      <w:pPr>
        <w:pageBreakBefore/>
        <w:jc w:val="center"/>
        <w:rPr>
          <w:rStyle w:val="TitreCar"/>
          <w:color w:val="auto"/>
        </w:rPr>
        <w:sectPr w:rsidR="007F7FEB" w:rsidRPr="007F7FEB"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952C48">
      <w:pPr>
        <w:pageBreakBefore/>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15111F">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pt;height:218.2pt">
            <v:imagedata r:id="rId12" o:title="10_LoRo15_RVB"/>
          </v:shape>
        </w:pict>
      </w:r>
    </w:p>
    <w:p w14:paraId="3465EB90" w14:textId="383F6AF2" w:rsidR="00425E2E" w:rsidRPr="007F7FEB" w:rsidRDefault="00425E2E" w:rsidP="00AE41E3">
      <w:pPr>
        <w:pStyle w:val="Titre2"/>
        <w:rPr>
          <w:color w:val="auto"/>
        </w:rPr>
      </w:pPr>
      <w:bookmarkStart w:id="9" w:name="_Toc532326618"/>
      <w:r w:rsidRPr="007F7FEB">
        <w:rPr>
          <w:color w:val="auto"/>
        </w:rPr>
        <w:lastRenderedPageBreak/>
        <w:t>La Loterie Romande</w:t>
      </w:r>
      <w:bookmarkEnd w:id="9"/>
    </w:p>
    <w:p w14:paraId="450ACA87" w14:textId="24752983" w:rsidR="00425E2E" w:rsidRPr="007F7FEB" w:rsidRDefault="00425E2E" w:rsidP="00A97195">
      <w:pPr>
        <w:pStyle w:val="Titre3"/>
        <w:rPr>
          <w:color w:val="auto"/>
        </w:rPr>
      </w:pPr>
      <w:bookmarkStart w:id="10" w:name="_Toc532326619"/>
      <w:r w:rsidRPr="007F7FEB">
        <w:rPr>
          <w:color w:val="auto"/>
        </w:rPr>
        <w:t>Introduction</w:t>
      </w:r>
      <w:bookmarkEnd w:id="10"/>
    </w:p>
    <w:p w14:paraId="4A08875E" w14:textId="16F5C09E" w:rsidR="006E3384" w:rsidRPr="007F7FEB" w:rsidRDefault="006E3384" w:rsidP="00242F35">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A97195">
      <w:pPr>
        <w:pStyle w:val="Titre3"/>
        <w:rPr>
          <w:color w:val="auto"/>
        </w:rPr>
      </w:pPr>
      <w:bookmarkStart w:id="11" w:name="_Toc532326620"/>
      <w:r w:rsidRPr="007F7FEB">
        <w:rPr>
          <w:color w:val="auto"/>
        </w:rPr>
        <w:t xml:space="preserve">Les données </w:t>
      </w:r>
      <w:r w:rsidR="005C5226" w:rsidRPr="007F7FEB">
        <w:rPr>
          <w:color w:val="auto"/>
        </w:rPr>
        <w:t>au sein</w:t>
      </w:r>
      <w:r w:rsidRPr="007F7FEB">
        <w:rPr>
          <w:color w:val="auto"/>
        </w:rPr>
        <w:t xml:space="preserve"> de la Loterie Romande</w:t>
      </w:r>
      <w:bookmarkEnd w:id="11"/>
    </w:p>
    <w:p w14:paraId="175FBE45" w14:textId="32057940" w:rsidR="006E3384" w:rsidRPr="007F7FEB" w:rsidRDefault="006E3384" w:rsidP="00242F35">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242F35">
      <w:r w:rsidRPr="007F7FEB">
        <w:t>Nos normes standards concernant ces lois au point de vu sécurité sont toutes issues de l’ISO 27001.</w:t>
      </w:r>
    </w:p>
    <w:p w14:paraId="288B6063" w14:textId="3F15753D" w:rsidR="006E3384" w:rsidRPr="007F7FEB" w:rsidRDefault="006E3384" w:rsidP="00A97195">
      <w:pPr>
        <w:pStyle w:val="Titre3"/>
        <w:rPr>
          <w:color w:val="auto"/>
        </w:rPr>
      </w:pPr>
      <w:bookmarkStart w:id="12" w:name="_Toc532326621"/>
      <w:r w:rsidRPr="007F7FEB">
        <w:rPr>
          <w:color w:val="auto"/>
        </w:rPr>
        <w:t>Actions et mesures</w:t>
      </w:r>
      <w:bookmarkEnd w:id="12"/>
    </w:p>
    <w:p w14:paraId="05FD7BA7" w14:textId="3941DED4" w:rsidR="006E3384" w:rsidRPr="007F7FEB" w:rsidRDefault="006E3384" w:rsidP="00DA6430">
      <w:pPr>
        <w:pStyle w:val="Titre4"/>
        <w:rPr>
          <w:color w:val="auto"/>
        </w:rPr>
      </w:pPr>
      <w:bookmarkStart w:id="13" w:name="_Toc532326622"/>
      <w:r w:rsidRPr="007F7FEB">
        <w:rPr>
          <w:color w:val="auto"/>
        </w:rPr>
        <w:t>Protections logiques</w:t>
      </w:r>
      <w:bookmarkEnd w:id="13"/>
    </w:p>
    <w:p w14:paraId="687D664B" w14:textId="388339A8" w:rsidR="006E3384" w:rsidRPr="007F7FEB" w:rsidRDefault="006E3384" w:rsidP="00242F35">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242F35">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242F35">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DA6430">
      <w:pPr>
        <w:pStyle w:val="Titre4"/>
        <w:rPr>
          <w:color w:val="auto"/>
        </w:rPr>
      </w:pPr>
      <w:bookmarkStart w:id="14" w:name="_Toc532326623"/>
      <w:r w:rsidRPr="007F7FEB">
        <w:rPr>
          <w:color w:val="auto"/>
        </w:rPr>
        <w:t>Protections techniques</w:t>
      </w:r>
      <w:bookmarkEnd w:id="14"/>
    </w:p>
    <w:p w14:paraId="174510E3" w14:textId="40C90E42" w:rsidR="006E3384" w:rsidRPr="007F7FEB" w:rsidRDefault="006E3384" w:rsidP="00242F35">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242F35">
      <w:r w:rsidRPr="007F7FEB">
        <w:t>Les serveurs de productions sont répliqués de manière synchronisée sur deux Datacenter.</w:t>
      </w:r>
    </w:p>
    <w:p w14:paraId="1CA4D6FE" w14:textId="00F9A646" w:rsidR="006E3384" w:rsidRPr="007F7FEB" w:rsidRDefault="006E3384" w:rsidP="00242F35">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242F35">
      <w:r w:rsidRPr="007F7FEB">
        <w:t>Dans l’entreprise nous chiffrons tous les flux ssl et https ainsi que nos cassettes de sauvegarde.</w:t>
      </w:r>
    </w:p>
    <w:p w14:paraId="172A965D" w14:textId="77777777" w:rsidR="00B4398D" w:rsidRPr="007F7FEB" w:rsidRDefault="006E3384" w:rsidP="0012748E">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B4398D">
      <w:pPr>
        <w:pStyle w:val="Titre3"/>
        <w:rPr>
          <w:color w:val="auto"/>
        </w:rPr>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B4398D">
      <w:pPr>
        <w:pStyle w:val="Titre3"/>
        <w:rPr>
          <w:color w:val="auto"/>
        </w:rPr>
      </w:pPr>
      <w:bookmarkStart w:id="15" w:name="_Toc532326624"/>
      <w:r w:rsidRPr="007F7FEB">
        <w:rPr>
          <w:color w:val="auto"/>
        </w:rPr>
        <w:lastRenderedPageBreak/>
        <w:t>Stratégies de sauvegardes</w:t>
      </w:r>
      <w:bookmarkEnd w:id="15"/>
    </w:p>
    <w:p w14:paraId="35C093A7" w14:textId="2FC3051E" w:rsidR="005B5B89" w:rsidRPr="007F7FEB" w:rsidRDefault="005B5B89" w:rsidP="00DA6430">
      <w:pPr>
        <w:pStyle w:val="Titre4"/>
        <w:rPr>
          <w:color w:val="auto"/>
        </w:rPr>
      </w:pPr>
      <w:r w:rsidRPr="007F7FEB">
        <w:rPr>
          <w:color w:val="auto"/>
        </w:rPr>
        <w:t xml:space="preserve"> </w:t>
      </w:r>
      <w:bookmarkStart w:id="16" w:name="_Toc532326625"/>
      <w:r w:rsidR="002A5532" w:rsidRPr="007F7FEB">
        <w:rPr>
          <w:color w:val="auto"/>
        </w:rPr>
        <w:t>Infrastructures</w:t>
      </w:r>
      <w:bookmarkEnd w:id="16"/>
    </w:p>
    <w:p w14:paraId="3C290470" w14:textId="6E81C87C" w:rsidR="00C92CCB" w:rsidRPr="007F7FEB" w:rsidRDefault="002A5532" w:rsidP="0012748E">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12748E">
      <w:pPr>
        <w:rPr>
          <w:b/>
          <w:sz w:val="24"/>
        </w:rPr>
      </w:pPr>
      <w:r w:rsidRPr="007F7FEB">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1F7A0C" w:rsidRDefault="001F7A0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1F7A0C" w:rsidRDefault="001F7A0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1F7A0C" w:rsidRDefault="001F7A0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1F7A0C" w:rsidRDefault="001F7A0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rPr>
          <w:b/>
          <w:sz w:val="24"/>
        </w:rPr>
        <w:t>Master</w:t>
      </w:r>
      <w:r w:rsidR="004A176F" w:rsidRPr="007F7FEB">
        <w:rPr>
          <w:b/>
          <w:sz w:val="24"/>
        </w:rPr>
        <w:t>/EMM</w:t>
      </w:r>
    </w:p>
    <w:p w14:paraId="39ACA2AD" w14:textId="3451C56E" w:rsidR="00D66835" w:rsidRPr="007F7FEB" w:rsidRDefault="00F43CDC" w:rsidP="00D66835">
      <w:r w:rsidRPr="007F7FEB">
        <w:rPr>
          <w:noProof/>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1F7A0C" w:rsidRDefault="001F7A0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1F7A0C" w:rsidRDefault="001F7A0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1F7A0C" w:rsidRDefault="001F7A0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1F7A0C" w:rsidRDefault="001F7A0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1F7A0C" w:rsidRDefault="001F7A0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1F7A0C" w:rsidRDefault="001F7A0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D66835">
      <w:pPr>
        <w:rPr>
          <w:b/>
          <w:noProof/>
          <w:sz w:val="24"/>
          <w:shd w:val="clear" w:color="auto" w:fill="auto"/>
        </w:rPr>
      </w:pPr>
      <w:r w:rsidRPr="007F7FEB">
        <w:rPr>
          <w:b/>
          <w:noProof/>
          <w:sz w:val="24"/>
          <w:shd w:val="clear" w:color="auto" w:fill="auto"/>
        </w:rPr>
        <w:t>Media</w:t>
      </w:r>
    </w:p>
    <w:p w14:paraId="3E1317DC" w14:textId="7B9DB6C3" w:rsidR="001D73E6" w:rsidRPr="007F7FEB" w:rsidRDefault="001D73E6" w:rsidP="00D66835">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domains</w:t>
      </w:r>
      <w:r w:rsidR="00136BD8" w:rsidRPr="007F7FEB">
        <w:t>.</w:t>
      </w:r>
    </w:p>
    <w:p w14:paraId="281A5D60" w14:textId="77777777" w:rsidR="00931CFC" w:rsidRPr="007F7FEB" w:rsidRDefault="00931CFC" w:rsidP="00D66835"/>
    <w:p w14:paraId="29CCAA0B" w14:textId="77E95E6D" w:rsidR="00BA4492" w:rsidRPr="007F7FEB" w:rsidRDefault="00C32031" w:rsidP="00D66835">
      <w:r w:rsidRPr="007F7FEB">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1F7A0C" w:rsidRDefault="001F7A0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1F7A0C" w:rsidRDefault="001F7A0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7F7FEB">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1F7A0C" w:rsidRDefault="001F7A0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1F7A0C" w:rsidRDefault="001F7A0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7F7FEB" w:rsidRDefault="001D17C9" w:rsidP="00D66835">
      <w:pPr>
        <w:rPr>
          <w:b/>
        </w:rPr>
      </w:pPr>
      <w:r w:rsidRPr="007F7FEB">
        <w:rPr>
          <w:b/>
        </w:rPr>
        <w:t>Stockage online</w:t>
      </w:r>
    </w:p>
    <w:p w14:paraId="58912840" w14:textId="709073E2" w:rsidR="00545088" w:rsidRPr="007F7FEB" w:rsidRDefault="00545088" w:rsidP="00D66835">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D66835"/>
    <w:p w14:paraId="71C9141D" w14:textId="7192252C" w:rsidR="00855571" w:rsidRPr="007F7FEB" w:rsidRDefault="00855571" w:rsidP="00D66835">
      <w:pPr>
        <w:rPr>
          <w:b/>
          <w:sz w:val="24"/>
        </w:rPr>
      </w:pPr>
      <w:r w:rsidRPr="007F7FEB">
        <w:rPr>
          <w:b/>
          <w:sz w:val="24"/>
        </w:rPr>
        <w:t>Stockage externalisé</w:t>
      </w:r>
    </w:p>
    <w:p w14:paraId="7CEF738D" w14:textId="769F73CF" w:rsidR="00BD54BE" w:rsidRPr="007F7FEB" w:rsidRDefault="00FF49A1" w:rsidP="00BD54BE">
      <w:r w:rsidRPr="007F7FEB">
        <w:t xml:space="preserve">Nous faisons des sauvegardes sur des cassettes que nous </w:t>
      </w:r>
      <w:r w:rsidR="00ED54AC" w:rsidRPr="007F7FEB">
        <w:t>conserverons</w:t>
      </w:r>
      <w:r w:rsidRPr="007F7FEB">
        <w:t xml:space="preserve"> 10 ans chaque sauvegarde et répliquée, une est envoyée à Securitas et nous concevront la deuxième.</w:t>
      </w:r>
    </w:p>
    <w:p w14:paraId="32C5F7F9" w14:textId="2FCF6547" w:rsidR="000E55E1" w:rsidRPr="007F7FEB" w:rsidRDefault="000E55E1" w:rsidP="00DA6430">
      <w:pPr>
        <w:pStyle w:val="Titre4"/>
        <w:rPr>
          <w:color w:val="auto"/>
        </w:rPr>
      </w:pPr>
      <w:bookmarkStart w:id="17" w:name="_Toc532326626"/>
      <w:r w:rsidRPr="007F7FEB">
        <w:rPr>
          <w:color w:val="auto"/>
        </w:rPr>
        <w:t>Stratégie de conservation des sauvegardes</w:t>
      </w:r>
      <w:bookmarkEnd w:id="17"/>
    </w:p>
    <w:p w14:paraId="426D23D8" w14:textId="48BB255D" w:rsidR="000D2104" w:rsidRPr="007F7FEB" w:rsidRDefault="000D2104" w:rsidP="000D2104">
      <w:r w:rsidRPr="007F7FEB">
        <w:t>Le diagramme ci-dessous reflète la stratégie :</w:t>
      </w:r>
    </w:p>
    <w:p w14:paraId="73F71F63" w14:textId="05AF9D6E" w:rsidR="000E55E1" w:rsidRPr="007F7FEB" w:rsidRDefault="000E55E1" w:rsidP="00274307">
      <w:pPr>
        <w:ind w:left="708" w:firstLine="426"/>
      </w:pPr>
      <w:r w:rsidRPr="007F7FEB">
        <w:object w:dxaOrig="11551" w:dyaOrig="7711" w14:anchorId="3FAC2459">
          <v:shape id="_x0000_i1026" type="#_x0000_t75" style="width:360.95pt;height:243.65pt" o:ole="">
            <v:imagedata r:id="rId17" o:title=""/>
          </v:shape>
          <o:OLEObject Type="Embed" ProgID="Visio.Drawing.15" ShapeID="_x0000_i1026" DrawAspect="Content" ObjectID="_1606069890" r:id="rId18"/>
        </w:object>
      </w:r>
    </w:p>
    <w:p w14:paraId="3D373CA2" w14:textId="0B1DEB1F" w:rsidR="00647D27" w:rsidRPr="007F7FEB" w:rsidRDefault="00647D27" w:rsidP="00647D27">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D66835"/>
    <w:p w14:paraId="12F0C7A8" w14:textId="77777777" w:rsidR="004B0DE4" w:rsidRPr="007F7FEB" w:rsidRDefault="004B0DE4" w:rsidP="00F23A19">
      <w:pPr>
        <w:pStyle w:val="Titre"/>
        <w:pageBreakBefore/>
        <w:rPr>
          <w:color w:val="auto"/>
        </w:rPr>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F23A19">
      <w:pPr>
        <w:pStyle w:val="Titre"/>
        <w:pageBreakBefore/>
        <w:rPr>
          <w:color w:val="auto"/>
        </w:rPr>
      </w:pPr>
      <w:r w:rsidRPr="007F7FEB">
        <w:rPr>
          <w:noProof/>
          <w:color w:val="auto"/>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rPr>
          <w:color w:val="auto"/>
        </w:rPr>
        <w:t>VTX</w:t>
      </w:r>
    </w:p>
    <w:p w14:paraId="67A2C17D" w14:textId="77777777" w:rsidR="00F23A19" w:rsidRPr="007F7FEB" w:rsidRDefault="00F23A19" w:rsidP="00AE41E3">
      <w:pPr>
        <w:pStyle w:val="Titre2"/>
        <w:rPr>
          <w:color w:val="auto"/>
        </w:rPr>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7F7FEB" w:rsidRDefault="000C0F9C" w:rsidP="00AE41E3">
      <w:pPr>
        <w:pStyle w:val="Titre2"/>
        <w:rPr>
          <w:color w:val="auto"/>
        </w:rPr>
      </w:pPr>
      <w:bookmarkStart w:id="18" w:name="_Toc532326627"/>
      <w:r w:rsidRPr="007F7FEB">
        <w:rPr>
          <w:color w:val="auto"/>
        </w:rPr>
        <w:lastRenderedPageBreak/>
        <w:t>VTX</w:t>
      </w:r>
      <w:bookmarkEnd w:id="18"/>
    </w:p>
    <w:p w14:paraId="10F34C89" w14:textId="0E9C71D5" w:rsidR="000C0F9C" w:rsidRPr="007F7FEB" w:rsidRDefault="000C0F9C" w:rsidP="00A97195">
      <w:pPr>
        <w:pStyle w:val="Titre3"/>
        <w:rPr>
          <w:color w:val="auto"/>
        </w:rPr>
      </w:pPr>
      <w:bookmarkStart w:id="19" w:name="_Toc532326628"/>
      <w:r w:rsidRPr="007F7FEB">
        <w:rPr>
          <w:color w:val="auto"/>
        </w:rPr>
        <w:t>Introduction</w:t>
      </w:r>
      <w:bookmarkEnd w:id="19"/>
    </w:p>
    <w:p w14:paraId="60CBE674" w14:textId="6AE4E73E" w:rsidR="000C0F9C" w:rsidRPr="007F7FEB" w:rsidRDefault="000C0F9C" w:rsidP="00242F35">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Videotex.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242F35">
      <w:r w:rsidRPr="007F7FEB">
        <w:t>Nous fournissons :</w:t>
      </w:r>
    </w:p>
    <w:p w14:paraId="18A10825" w14:textId="77777777" w:rsidR="000C0F9C" w:rsidRPr="007F7FEB" w:rsidRDefault="000C0F9C" w:rsidP="007734BD">
      <w:pPr>
        <w:pStyle w:val="Paragraphedeliste"/>
        <w:numPr>
          <w:ilvl w:val="0"/>
          <w:numId w:val="8"/>
        </w:numPr>
      </w:pPr>
      <w:r w:rsidRPr="007F7FEB">
        <w:t>Internet</w:t>
      </w:r>
    </w:p>
    <w:p w14:paraId="74C240FD" w14:textId="491E709D" w:rsidR="000C0F9C" w:rsidRPr="007F7FEB" w:rsidRDefault="000C0F9C" w:rsidP="007734BD">
      <w:pPr>
        <w:pStyle w:val="Paragraphedeliste"/>
        <w:numPr>
          <w:ilvl w:val="0"/>
          <w:numId w:val="8"/>
        </w:numPr>
      </w:pPr>
      <w:r w:rsidRPr="007F7FEB">
        <w:t>Téléphonie</w:t>
      </w:r>
    </w:p>
    <w:p w14:paraId="5B442A09" w14:textId="45CC480F" w:rsidR="000C0F9C" w:rsidRPr="007F7FEB" w:rsidRDefault="000C0F9C" w:rsidP="007734BD">
      <w:pPr>
        <w:pStyle w:val="Paragraphedeliste"/>
        <w:numPr>
          <w:ilvl w:val="0"/>
          <w:numId w:val="8"/>
        </w:numPr>
      </w:pPr>
      <w:r w:rsidRPr="007F7FEB">
        <w:t>Nom de domaine</w:t>
      </w:r>
    </w:p>
    <w:p w14:paraId="610D8C7C" w14:textId="174ED192" w:rsidR="000C0F9C" w:rsidRPr="007F7FEB" w:rsidRDefault="000C0F9C" w:rsidP="007734BD">
      <w:pPr>
        <w:pStyle w:val="Paragraphedeliste"/>
        <w:numPr>
          <w:ilvl w:val="0"/>
          <w:numId w:val="8"/>
        </w:numPr>
      </w:pPr>
      <w:r w:rsidRPr="007F7FEB">
        <w:t>Hébergement</w:t>
      </w:r>
    </w:p>
    <w:p w14:paraId="5FD35C7E" w14:textId="5F7820CF" w:rsidR="000C0F9C" w:rsidRPr="007F7FEB" w:rsidRDefault="000C0F9C" w:rsidP="007734BD">
      <w:pPr>
        <w:pStyle w:val="Paragraphedeliste"/>
        <w:numPr>
          <w:ilvl w:val="0"/>
          <w:numId w:val="8"/>
        </w:numPr>
      </w:pPr>
      <w:r w:rsidRPr="007F7FEB">
        <w:t>Mail</w:t>
      </w:r>
    </w:p>
    <w:p w14:paraId="4A9039BF" w14:textId="7DD64E4F" w:rsidR="000C0F9C" w:rsidRPr="007F7FEB" w:rsidRDefault="000C0F9C" w:rsidP="007734BD">
      <w:pPr>
        <w:pStyle w:val="Paragraphedeliste"/>
        <w:numPr>
          <w:ilvl w:val="0"/>
          <w:numId w:val="8"/>
        </w:numPr>
      </w:pPr>
      <w:r w:rsidRPr="007F7FEB">
        <w:t>Sécurité de réseau informatique</w:t>
      </w:r>
    </w:p>
    <w:p w14:paraId="1A04246A" w14:textId="4ED3FC44" w:rsidR="000C0F9C" w:rsidRPr="007F7FEB" w:rsidRDefault="000C0F9C" w:rsidP="007734BD">
      <w:pPr>
        <w:pStyle w:val="Paragraphedeliste"/>
        <w:numPr>
          <w:ilvl w:val="0"/>
          <w:numId w:val="8"/>
        </w:numPr>
      </w:pPr>
      <w:r w:rsidRPr="007F7FEB">
        <w:t>Télévision</w:t>
      </w:r>
    </w:p>
    <w:p w14:paraId="2BF5A9AF" w14:textId="77777777" w:rsidR="000C0F9C" w:rsidRPr="007F7FEB" w:rsidRDefault="000C0F9C" w:rsidP="007734BD">
      <w:pPr>
        <w:pStyle w:val="Paragraphedeliste"/>
        <w:numPr>
          <w:ilvl w:val="0"/>
          <w:numId w:val="8"/>
        </w:numPr>
      </w:pPr>
      <w:r w:rsidRPr="007F7FEB">
        <w:t>Cloud</w:t>
      </w:r>
    </w:p>
    <w:p w14:paraId="0A7B7ABD" w14:textId="721B87C7" w:rsidR="00975EB0" w:rsidRPr="007F7FEB" w:rsidRDefault="00975EB0" w:rsidP="00A97195">
      <w:pPr>
        <w:pStyle w:val="Titre3"/>
        <w:rPr>
          <w:color w:val="auto"/>
        </w:rPr>
      </w:pPr>
      <w:bookmarkStart w:id="20" w:name="_Toc532326629"/>
      <w:r w:rsidRPr="007F7FEB">
        <w:rPr>
          <w:color w:val="auto"/>
        </w:rPr>
        <w:t>Les techniques utilisées</w:t>
      </w:r>
      <w:bookmarkEnd w:id="20"/>
    </w:p>
    <w:p w14:paraId="3E20682C" w14:textId="5B7F4DCF" w:rsidR="000C0F9C" w:rsidRPr="007F7FEB" w:rsidRDefault="000C0F9C" w:rsidP="00242F35">
      <w:r w:rsidRPr="007F7FEB">
        <w:t>Pour conserver nos données nous utilisons comme technologie Bacula / Veam et notre hardware est du NetApp.</w:t>
      </w:r>
      <w:r w:rsidRPr="007F7FEB">
        <w:br/>
        <w:t>Le toute est conservé en VHD.</w:t>
      </w:r>
    </w:p>
    <w:p w14:paraId="7C492CB5" w14:textId="47CC2D54" w:rsidR="000C0F9C" w:rsidRPr="007F7FEB" w:rsidRDefault="000C0F9C" w:rsidP="00242F35">
      <w:r w:rsidRPr="007F7FEB">
        <w:t>Nous enregistrons toutes les 3 semaines en bande magnétique en cas d’attaque grave via un ransomware.</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242F35">
      <w:r w:rsidRPr="007F7FEB">
        <w:t>Les sauvegardes se font toutes les 8 heures et son sauvegarder sur plusieurs de nos Datacenter.</w:t>
      </w:r>
    </w:p>
    <w:p w14:paraId="5C4E57C0" w14:textId="22BB0E06" w:rsidR="000C0F9C" w:rsidRPr="007F7FEB" w:rsidRDefault="000C0F9C" w:rsidP="00242F35">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127389">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C01154">
      <w:pPr>
        <w:pStyle w:val="Titre"/>
        <w:pageBreakBefore/>
        <w:rPr>
          <w:color w:val="auto"/>
        </w:rPr>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C01154">
      <w:pPr>
        <w:pStyle w:val="Titre"/>
        <w:pageBreakBefore/>
        <w:rPr>
          <w:color w:val="auto"/>
        </w:rPr>
      </w:pPr>
      <w:r w:rsidRPr="007F7FEB">
        <w:rPr>
          <w:noProof/>
          <w:color w:val="auto"/>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rPr>
          <w:color w:val="auto"/>
        </w:rPr>
        <w:t>Université de Lausanne</w:t>
      </w:r>
      <w:r w:rsidR="00BB6AF6" w:rsidRPr="007F7FEB">
        <w:rPr>
          <w:color w:val="auto"/>
        </w:rPr>
        <w:br w:type="page"/>
      </w:r>
    </w:p>
    <w:p w14:paraId="4F7505CA" w14:textId="77777777" w:rsidR="00C92CCB" w:rsidRPr="007F7FEB" w:rsidRDefault="00C92CCB" w:rsidP="00AE41E3">
      <w:pPr>
        <w:pStyle w:val="Titre2"/>
        <w:rPr>
          <w:color w:val="auto"/>
        </w:rPr>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Pr="007F7FEB" w:rsidRDefault="00CA62F9" w:rsidP="00CA62F9">
      <w:pPr>
        <w:pStyle w:val="Titre2"/>
        <w:rPr>
          <w:color w:val="auto"/>
        </w:rPr>
      </w:pPr>
      <w:bookmarkStart w:id="21" w:name="_Toc530150123"/>
      <w:bookmarkStart w:id="22" w:name="_Toc532326630"/>
      <w:r w:rsidRPr="007F7FEB">
        <w:rPr>
          <w:color w:val="auto"/>
        </w:rPr>
        <w:lastRenderedPageBreak/>
        <w:t>Université de Lausanne</w:t>
      </w:r>
      <w:r w:rsidRPr="007F7FEB">
        <w:rPr>
          <w:rStyle w:val="Appelnotedebasdep"/>
          <w:color w:val="auto"/>
        </w:rPr>
        <w:footnoteReference w:id="1"/>
      </w:r>
      <w:bookmarkEnd w:id="21"/>
      <w:bookmarkEnd w:id="22"/>
    </w:p>
    <w:p w14:paraId="42625FD9" w14:textId="77777777" w:rsidR="00CA62F9" w:rsidRPr="007F7FEB" w:rsidRDefault="00CA62F9" w:rsidP="00CA62F9">
      <w:pPr>
        <w:pStyle w:val="Titre3"/>
        <w:rPr>
          <w:color w:val="auto"/>
        </w:rPr>
      </w:pPr>
      <w:bookmarkStart w:id="23" w:name="_Toc530150124"/>
      <w:bookmarkStart w:id="24" w:name="_Toc532326631"/>
      <w:r w:rsidRPr="007F7FEB">
        <w:rPr>
          <w:color w:val="auto"/>
        </w:rPr>
        <w:t>Présentation entreprise</w:t>
      </w:r>
      <w:bookmarkEnd w:id="23"/>
      <w:bookmarkEnd w:id="24"/>
    </w:p>
    <w:p w14:paraId="5303E2A5" w14:textId="77777777" w:rsidR="00CA62F9" w:rsidRPr="007F7FEB" w:rsidRDefault="00CA62F9" w:rsidP="00CA62F9">
      <w:r w:rsidRPr="007F7FEB">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CA62F9"/>
    <w:p w14:paraId="36641980" w14:textId="77777777" w:rsidR="00CA62F9" w:rsidRPr="007F7FEB" w:rsidRDefault="00CA62F9" w:rsidP="00CA62F9">
      <w:pPr>
        <w:pStyle w:val="Titre3"/>
        <w:rPr>
          <w:color w:val="auto"/>
        </w:rPr>
      </w:pPr>
      <w:bookmarkStart w:id="25" w:name="_Toc530150125"/>
      <w:bookmarkStart w:id="26" w:name="_Toc532326632"/>
      <w:r w:rsidRPr="007F7FEB">
        <w:rPr>
          <w:color w:val="auto"/>
        </w:rPr>
        <w:t>Présentation du système</w:t>
      </w:r>
      <w:bookmarkEnd w:id="25"/>
      <w:bookmarkEnd w:id="26"/>
      <w:r w:rsidRPr="007F7FEB">
        <w:rPr>
          <w:color w:val="auto"/>
        </w:rPr>
        <w:t xml:space="preserve"> </w:t>
      </w:r>
    </w:p>
    <w:p w14:paraId="39331699" w14:textId="77777777" w:rsidR="00CA62F9" w:rsidRPr="007F7FEB" w:rsidRDefault="00CA62F9" w:rsidP="00CA62F9">
      <w:pPr>
        <w:spacing w:after="0" w:line="240" w:lineRule="auto"/>
      </w:pPr>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CA62F9">
      <w:pPr>
        <w:spacing w:after="0" w:line="240" w:lineRule="auto"/>
        <w:rPr>
          <w:del w:id="27" w:author="Dylan Métral" w:date="2018-11-16T16:38:00Z"/>
        </w:rPr>
      </w:pPr>
    </w:p>
    <w:p w14:paraId="4DC79706" w14:textId="77777777" w:rsidR="00CA62F9" w:rsidRPr="007F7FEB" w:rsidRDefault="00CA62F9" w:rsidP="00CA62F9">
      <w:pPr>
        <w:spacing w:after="0" w:line="240" w:lineRule="auto"/>
      </w:pPr>
      <w:r w:rsidRPr="007F7FEB">
        <w:t xml:space="preserve">Serveur virtuel &amp; SAN : Il existe 650 serveurs virtuels hébergé sur 14 hosts vxrail connecté à un SAN ceci dupliqué sur deux sites. Cela représente 180TB de données pour les SAN et 112Tb de données pour les serveurs. </w:t>
      </w:r>
    </w:p>
    <w:p w14:paraId="7CF9941F" w14:textId="77777777" w:rsidR="00CA62F9" w:rsidRPr="007F7FEB" w:rsidDel="00BF3728" w:rsidRDefault="00CA62F9" w:rsidP="00CA62F9">
      <w:pPr>
        <w:spacing w:after="0" w:line="240" w:lineRule="auto"/>
        <w:rPr>
          <w:del w:id="28" w:author="Dylan Métral" w:date="2018-11-16T16:42:00Z"/>
        </w:rPr>
      </w:pPr>
    </w:p>
    <w:p w14:paraId="0DB46C64" w14:textId="77777777" w:rsidR="00CA62F9" w:rsidRPr="007F7FEB" w:rsidRDefault="00CA62F9" w:rsidP="00CA62F9">
      <w:pPr>
        <w:spacing w:after="0" w:line="240" w:lineRule="auto"/>
      </w:pPr>
      <w:r w:rsidRPr="007F7FEB">
        <w:t>NAS : Deux NAS fournissent un stockage de 1.26Pb aux utilisateurs.</w:t>
      </w:r>
    </w:p>
    <w:p w14:paraId="5DAEE702" w14:textId="77777777" w:rsidR="00CA62F9" w:rsidRPr="007F7FEB" w:rsidDel="005849B9" w:rsidRDefault="00CA62F9" w:rsidP="00CA62F9">
      <w:pPr>
        <w:spacing w:after="0" w:line="240" w:lineRule="auto"/>
        <w:rPr>
          <w:del w:id="29" w:author="Marc-André Baillifard" w:date="2018-11-16T15:11:00Z"/>
        </w:rPr>
      </w:pPr>
    </w:p>
    <w:p w14:paraId="19E117CA" w14:textId="77777777" w:rsidR="00CA62F9" w:rsidRPr="007F7FEB" w:rsidRDefault="00CA62F9" w:rsidP="00CA62F9">
      <w:pPr>
        <w:spacing w:after="0" w:line="240" w:lineRule="auto"/>
      </w:pPr>
      <w:r w:rsidRPr="007F7FEB">
        <w:t xml:space="preserve">Postes individuels : Il y a environ 5'000 postes de travail à travers le campus. </w:t>
      </w:r>
    </w:p>
    <w:p w14:paraId="6B5A4E9C" w14:textId="77777777" w:rsidR="00CA62F9" w:rsidRPr="007F7FEB" w:rsidRDefault="00CA62F9" w:rsidP="00CA62F9">
      <w:pPr>
        <w:pStyle w:val="Titre3"/>
        <w:rPr>
          <w:color w:val="auto"/>
        </w:rPr>
      </w:pPr>
      <w:bookmarkStart w:id="30" w:name="_Toc530150126"/>
      <w:bookmarkStart w:id="31" w:name="_Toc532326633"/>
      <w:r w:rsidRPr="007F7FEB">
        <w:rPr>
          <w:color w:val="auto"/>
        </w:rPr>
        <w:t>Problématique</w:t>
      </w:r>
      <w:bookmarkEnd w:id="30"/>
      <w:bookmarkEnd w:id="31"/>
    </w:p>
    <w:p w14:paraId="0286B9A7" w14:textId="77777777" w:rsidR="00CA62F9" w:rsidRPr="007F7FEB" w:rsidRDefault="00CA62F9" w:rsidP="00CA62F9">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CA62F9">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CA62F9">
      <w:pPr>
        <w:pStyle w:val="Titre4"/>
        <w:rPr>
          <w:color w:val="auto"/>
        </w:rPr>
      </w:pPr>
      <w:bookmarkStart w:id="32" w:name="_Toc530150127"/>
      <w:bookmarkStart w:id="33" w:name="_Toc532326634"/>
      <w:r w:rsidRPr="007F7FEB">
        <w:rPr>
          <w:color w:val="auto"/>
        </w:rPr>
        <w:t>Hardware</w:t>
      </w:r>
      <w:bookmarkEnd w:id="32"/>
      <w:bookmarkEnd w:id="33"/>
    </w:p>
    <w:p w14:paraId="56557C78" w14:textId="77777777" w:rsidR="00CA62F9" w:rsidRPr="007F7FEB" w:rsidRDefault="00CA62F9" w:rsidP="00CA62F9">
      <w:pPr>
        <w:pStyle w:val="Titre5"/>
        <w:numPr>
          <w:ilvl w:val="0"/>
          <w:numId w:val="17"/>
        </w:numPr>
        <w:rPr>
          <w:color w:val="auto"/>
        </w:rPr>
      </w:pPr>
      <w:r w:rsidRPr="007F7FEB">
        <w:rPr>
          <w:color w:val="auto"/>
        </w:rPr>
        <w:t>Serveur</w:t>
      </w:r>
    </w:p>
    <w:p w14:paraId="2894F88A" w14:textId="77777777" w:rsidR="00CA62F9" w:rsidRPr="007F7FEB" w:rsidRDefault="00CA62F9" w:rsidP="00CA62F9">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CA62F9">
      <w:pPr>
        <w:pStyle w:val="Titre5"/>
        <w:numPr>
          <w:ilvl w:val="0"/>
          <w:numId w:val="17"/>
        </w:numPr>
        <w:rPr>
          <w:color w:val="auto"/>
        </w:rPr>
      </w:pPr>
      <w:r w:rsidRPr="007F7FEB">
        <w:rPr>
          <w:color w:val="auto"/>
        </w:rPr>
        <w:t>NAS</w:t>
      </w:r>
    </w:p>
    <w:p w14:paraId="500BAA0B" w14:textId="77777777" w:rsidR="00CA62F9" w:rsidRPr="007F7FEB" w:rsidRDefault="00CA62F9" w:rsidP="00CA62F9">
      <w:r w:rsidRPr="007F7FEB">
        <w:t>Les deux NAS sont construit en cluster</w:t>
      </w:r>
      <w:r w:rsidRPr="007F7FEB">
        <w:rPr>
          <w:rStyle w:val="Appelnotedebasdep"/>
        </w:rPr>
        <w:footnoteReference w:id="2"/>
      </w:r>
      <w:r w:rsidRPr="007F7FEB">
        <w:t>, c’est-à-dire qu’un NAS dispose de plusieurs nœuds</w:t>
      </w:r>
      <w:r w:rsidRPr="007F7FEB">
        <w:rPr>
          <w:rStyle w:val="Appelnotedebasdep"/>
        </w:rPr>
        <w:footnoteReference w:id="3"/>
      </w:r>
      <w:r w:rsidRPr="007F7FEB">
        <w:t xml:space="preserve"> qui forment un seul système de fichiers. Les utilisateurs n’ont pas la perception des espaces de stockages et ne peuvent pas déterminer sur quel disque dur sont disposés leurs documents. Lorsqu’on introduit un fichier dans le NAS, il est découpé en bloc et est répliqué </w:t>
      </w:r>
      <w:r w:rsidRPr="007F7FEB">
        <w:lastRenderedPageBreak/>
        <w:t>plusieurs fois entre les différents nœuds. Grâce à cette méthode, les fichiers restent accessible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CA62F9">
      <w:r w:rsidRPr="007F7FEB">
        <w:t xml:space="preserve">De plus, Le cluster primaire est répliqué de manière asynchrone toutes les 4 heures sur le cluster secondaire disponible dans un autre lieu sur le campus. Le second cluster est accessible qu’en read-only afin que les fichiers ne soient pas modifiables. Si le cluster primaire venait à tomber en panne, nous pourrons basculer les utilisateurs sur le cluster secondaire. Par la suite, il faudra reconstruire le cluster primaire et le resynchroniser avec les données du cluster secondaire. </w:t>
      </w:r>
    </w:p>
    <w:p w14:paraId="625CFBC2" w14:textId="77777777" w:rsidR="00CA62F9" w:rsidRPr="007F7FEB" w:rsidRDefault="00CA62F9" w:rsidP="00CA62F9">
      <w:pPr>
        <w:pStyle w:val="Titre5"/>
        <w:numPr>
          <w:ilvl w:val="0"/>
          <w:numId w:val="0"/>
        </w:numPr>
        <w:ind w:left="1009" w:hanging="1009"/>
        <w:rPr>
          <w:color w:val="auto"/>
        </w:rPr>
      </w:pPr>
      <w:r w:rsidRPr="007F7FEB">
        <w:rPr>
          <w:color w:val="auto"/>
        </w:rPr>
        <w:t>Individuel</w:t>
      </w:r>
    </w:p>
    <w:p w14:paraId="24331FF7" w14:textId="77777777" w:rsidR="00CA62F9" w:rsidRPr="007F7FEB" w:rsidRDefault="00CA62F9" w:rsidP="00CA62F9">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7F7FEB" w:rsidRDefault="00CA62F9" w:rsidP="00CA62F9">
      <w:pPr>
        <w:pStyle w:val="Titre4"/>
        <w:rPr>
          <w:color w:val="auto"/>
        </w:rPr>
      </w:pPr>
      <w:bookmarkStart w:id="34" w:name="_Toc530150128"/>
      <w:bookmarkStart w:id="35" w:name="_Toc532326635"/>
      <w:r w:rsidRPr="007F7FEB">
        <w:rPr>
          <w:color w:val="auto"/>
        </w:rPr>
        <w:t>Humaine</w:t>
      </w:r>
      <w:bookmarkEnd w:id="34"/>
      <w:bookmarkEnd w:id="35"/>
    </w:p>
    <w:p w14:paraId="289C71B2" w14:textId="77777777" w:rsidR="00CA62F9" w:rsidRPr="007F7FEB" w:rsidRDefault="00CA62F9" w:rsidP="00CA62F9">
      <w:pPr>
        <w:pStyle w:val="Titre5"/>
        <w:numPr>
          <w:ilvl w:val="0"/>
          <w:numId w:val="0"/>
        </w:numPr>
        <w:ind w:left="1009" w:hanging="1009"/>
        <w:rPr>
          <w:color w:val="auto"/>
        </w:rPr>
      </w:pPr>
      <w:r w:rsidRPr="007F7FEB">
        <w:rPr>
          <w:color w:val="auto"/>
        </w:rPr>
        <w:t>Protection contre la malveillance</w:t>
      </w:r>
    </w:p>
    <w:p w14:paraId="14C278C2" w14:textId="77777777" w:rsidR="00CA62F9" w:rsidRPr="007F7FEB" w:rsidRDefault="00CA62F9" w:rsidP="00CA62F9">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CA62F9">
      <w:pPr>
        <w:pStyle w:val="Titre5"/>
        <w:numPr>
          <w:ilvl w:val="0"/>
          <w:numId w:val="0"/>
        </w:numPr>
        <w:ind w:left="1009" w:hanging="1009"/>
        <w:rPr>
          <w:color w:val="auto"/>
        </w:rPr>
      </w:pPr>
      <w:r w:rsidRPr="007F7FEB">
        <w:rPr>
          <w:color w:val="auto"/>
        </w:rPr>
        <w:t>Erreurs humaines</w:t>
      </w:r>
    </w:p>
    <w:p w14:paraId="138DEF32" w14:textId="77777777" w:rsidR="00CA62F9" w:rsidRPr="007F7FEB" w:rsidRDefault="00CA62F9" w:rsidP="00CA62F9">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CA62F9">
      <w:pPr>
        <w:pStyle w:val="Titre4"/>
        <w:rPr>
          <w:color w:val="auto"/>
        </w:rPr>
      </w:pPr>
      <w:bookmarkStart w:id="36" w:name="_Toc530150129"/>
      <w:bookmarkStart w:id="37" w:name="_Toc532326636"/>
      <w:r w:rsidRPr="007F7FEB">
        <w:rPr>
          <w:color w:val="auto"/>
        </w:rPr>
        <w:t>Évènement majeur</w:t>
      </w:r>
      <w:bookmarkEnd w:id="36"/>
      <w:bookmarkEnd w:id="37"/>
      <w:r w:rsidRPr="007F7FEB">
        <w:rPr>
          <w:color w:val="auto"/>
        </w:rPr>
        <w:t xml:space="preserve"> </w:t>
      </w:r>
    </w:p>
    <w:p w14:paraId="66DB4B48" w14:textId="77777777" w:rsidR="00CA62F9" w:rsidRPr="007F7FEB" w:rsidRDefault="00CA62F9" w:rsidP="00CA62F9">
      <w:r w:rsidRPr="007F7FEB">
        <w:t>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sauvegarde  est une « incremental-forever backup</w:t>
      </w:r>
      <w:r w:rsidRPr="007F7FEB">
        <w:rPr>
          <w:rStyle w:val="Appelnotedebasdep"/>
        </w:rPr>
        <w:footnoteReference w:id="4"/>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CA62F9"/>
    <w:p w14:paraId="14C148B4" w14:textId="77777777" w:rsidR="00CA62F9" w:rsidRPr="007F7FEB" w:rsidRDefault="00CA62F9" w:rsidP="00CA62F9">
      <w:pPr>
        <w:pStyle w:val="Titre4"/>
        <w:rPr>
          <w:color w:val="auto"/>
        </w:rPr>
      </w:pPr>
      <w:bookmarkStart w:id="38" w:name="_Toc530150130"/>
      <w:bookmarkStart w:id="39" w:name="_Toc532326637"/>
      <w:r w:rsidRPr="007F7FEB">
        <w:rPr>
          <w:color w:val="auto"/>
        </w:rPr>
        <w:lastRenderedPageBreak/>
        <w:t>Archivage</w:t>
      </w:r>
      <w:bookmarkEnd w:id="38"/>
      <w:bookmarkEnd w:id="39"/>
    </w:p>
    <w:p w14:paraId="560EF070" w14:textId="77777777" w:rsidR="00CA62F9" w:rsidRPr="007F7FEB" w:rsidRDefault="00CA62F9" w:rsidP="00CA62F9">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CA62F9">
      <w:r w:rsidRPr="007F7FEB">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CA62F9">
      <w:pPr>
        <w:rPr>
          <w:sz w:val="16"/>
          <w:szCs w:val="16"/>
          <w:lang w:val="fr-FR"/>
        </w:rPr>
      </w:pPr>
      <w:r w:rsidRPr="007F7FEB">
        <w:rPr>
          <w:sz w:val="16"/>
          <w:szCs w:val="16"/>
        </w:rPr>
        <w:t xml:space="preserve">Figure 1 et 2 : </w:t>
      </w:r>
      <w:r w:rsidRPr="007F7FEB">
        <w:rPr>
          <w:sz w:val="16"/>
          <w:szCs w:val="16"/>
          <w:lang w:val="fr-FR"/>
        </w:rPr>
        <w:t>https://all-it-network.com/deduplication/</w:t>
      </w:r>
    </w:p>
    <w:p w14:paraId="33721E8E" w14:textId="77777777" w:rsidR="00CA62F9" w:rsidRPr="007F7FEB" w:rsidRDefault="00CA62F9" w:rsidP="00CA62F9"/>
    <w:p w14:paraId="3C0B01BB" w14:textId="77777777" w:rsidR="00CA62F9" w:rsidRPr="007F7FEB" w:rsidRDefault="00CA62F9" w:rsidP="00CA62F9">
      <w:pPr>
        <w:pStyle w:val="Titre3"/>
        <w:rPr>
          <w:color w:val="auto"/>
        </w:rPr>
      </w:pPr>
      <w:bookmarkStart w:id="40" w:name="_Toc530150131"/>
      <w:bookmarkStart w:id="41" w:name="_Toc532326638"/>
      <w:r w:rsidRPr="007F7FEB">
        <w:rPr>
          <w:color w:val="auto"/>
        </w:rPr>
        <w:t>Les stratégies de sauvegardes</w:t>
      </w:r>
      <w:bookmarkEnd w:id="40"/>
      <w:bookmarkEnd w:id="41"/>
    </w:p>
    <w:p w14:paraId="0D4E3C1A" w14:textId="77777777" w:rsidR="00CA62F9" w:rsidRPr="007F7FEB" w:rsidRDefault="00CA62F9" w:rsidP="00CA62F9">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CA62F9">
      <w:pPr>
        <w:pStyle w:val="Titre4"/>
        <w:rPr>
          <w:color w:val="auto"/>
        </w:rPr>
      </w:pPr>
      <w:bookmarkStart w:id="42" w:name="_Toc530150132"/>
      <w:bookmarkStart w:id="43" w:name="_Toc532326639"/>
      <w:r w:rsidRPr="007F7FEB">
        <w:rPr>
          <w:color w:val="auto"/>
        </w:rPr>
        <w:t>Cohesity</w:t>
      </w:r>
      <w:bookmarkEnd w:id="42"/>
      <w:bookmarkEnd w:id="43"/>
    </w:p>
    <w:p w14:paraId="6060B951" w14:textId="77777777" w:rsidR="00CA62F9" w:rsidRPr="007F7FEB" w:rsidRDefault="00CA62F9" w:rsidP="00CA62F9">
      <w:r w:rsidRPr="007F7FEB">
        <w:t>Le logiciel Cohesity est utilisé pour les sauvegardes ponctuelles des 650 machines et machines virtualisées. Il effectue une image de chaque VMs de manière quotidienne en incrémental, sauf le samedi où il effectue une sauvegarde complète. Les sauvegardes incrémentales se font par un système CBT(Change Block Tracking), où les données sont enregistrées sous forme de blocs, seuls les blocs qui ont changé sont sauvegardés. Les sauvegardes effectuées par Cohesity passent par une connexion dédiée uniquement aux sauvegardes afin d’avoir une sécurité contre une attaque extérieure.</w:t>
      </w:r>
    </w:p>
    <w:p w14:paraId="79B249A4" w14:textId="77777777" w:rsidR="00CA62F9" w:rsidRPr="007F7FEB" w:rsidRDefault="00CA62F9" w:rsidP="00CA62F9">
      <w:r w:rsidRPr="007F7FEB">
        <w:t>La rétention des sauvegardes est de 90 jours et le RPO maximum est de 24 heures.</w:t>
      </w:r>
    </w:p>
    <w:p w14:paraId="47C00406" w14:textId="77777777" w:rsidR="00CA62F9" w:rsidRPr="007F7FEB" w:rsidRDefault="00CA62F9" w:rsidP="00CA62F9">
      <w:pPr>
        <w:pStyle w:val="Titre4"/>
        <w:rPr>
          <w:color w:val="auto"/>
        </w:rPr>
      </w:pPr>
      <w:bookmarkStart w:id="44" w:name="_Toc530150133"/>
      <w:bookmarkStart w:id="45" w:name="_Toc532326640"/>
      <w:r w:rsidRPr="007F7FEB">
        <w:rPr>
          <w:color w:val="auto"/>
        </w:rPr>
        <w:t>Networker</w:t>
      </w:r>
      <w:bookmarkEnd w:id="44"/>
      <w:bookmarkEnd w:id="45"/>
    </w:p>
    <w:p w14:paraId="2C67464D" w14:textId="77777777" w:rsidR="00CA62F9" w:rsidRPr="007F7FEB" w:rsidRDefault="00CA62F9" w:rsidP="00CA62F9">
      <w:r w:rsidRPr="007F7FEB">
        <w:t>Networker permet la sauvegarde de certaines bases de données au fil de l’eau et aussi de proposer une conservation jusqu’à trois mois des documents pour les serveurs.</w:t>
      </w:r>
    </w:p>
    <w:p w14:paraId="1100D5F0" w14:textId="77777777" w:rsidR="00CA62F9" w:rsidRPr="007F7FEB" w:rsidRDefault="00CA62F9" w:rsidP="00CA62F9">
      <w:r w:rsidRPr="007F7FEB">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Pr="007F7FEB" w:rsidRDefault="00CA62F9" w:rsidP="00CA62F9">
      <w:r w:rsidRPr="007F7FEB">
        <w:t>Il est également utilisé pour sauvegarder les données du serveur Microsoft exchange de manière particulière.</w:t>
      </w:r>
    </w:p>
    <w:p w14:paraId="15B0992D" w14:textId="77777777" w:rsidR="00CA62F9" w:rsidRPr="007F7FEB" w:rsidRDefault="00CA62F9" w:rsidP="00CA62F9">
      <w:r w:rsidRPr="007F7FEB">
        <w:t xml:space="preserve">Un Recover Point Objective (RPO) d’un maximum de 24 heures pour les fichiers et un RPO maximum de 8h pour les bases de données. </w:t>
      </w:r>
    </w:p>
    <w:p w14:paraId="32F10FD1" w14:textId="77777777" w:rsidR="00CA62F9" w:rsidRPr="007F7FEB" w:rsidRDefault="00CA62F9" w:rsidP="00CA62F9">
      <w:pPr>
        <w:pStyle w:val="Titre4"/>
        <w:rPr>
          <w:color w:val="auto"/>
        </w:rPr>
      </w:pPr>
      <w:bookmarkStart w:id="46" w:name="_Toc532326641"/>
      <w:r w:rsidRPr="007F7FEB">
        <w:rPr>
          <w:color w:val="auto"/>
        </w:rPr>
        <w:t>Avamar</w:t>
      </w:r>
      <w:bookmarkEnd w:id="46"/>
    </w:p>
    <w:p w14:paraId="64F88ECE" w14:textId="2A207700" w:rsidR="00CA62F9" w:rsidRPr="007F7FEB" w:rsidRDefault="00CA62F9" w:rsidP="00CA62F9">
      <w:r w:rsidRPr="007F7FEB">
        <w:t>Les sauvegardes des images de machine virtuelle dans un site distant s’effectuent à l’aide d’Avamar. Il effectue les sauvegardes en « incrémental forever-backup ».</w:t>
      </w:r>
    </w:p>
    <w:p w14:paraId="2E8B526C" w14:textId="77777777" w:rsidR="00CA62F9" w:rsidRPr="007F7FEB" w:rsidRDefault="00CA62F9" w:rsidP="00CA62F9">
      <w:pPr>
        <w:pStyle w:val="Titre3"/>
        <w:rPr>
          <w:color w:val="auto"/>
        </w:rPr>
      </w:pPr>
      <w:bookmarkStart w:id="47" w:name="_Toc530150134"/>
      <w:bookmarkStart w:id="48" w:name="_Toc532326642"/>
      <w:r w:rsidRPr="007F7FEB">
        <w:rPr>
          <w:color w:val="auto"/>
        </w:rPr>
        <w:lastRenderedPageBreak/>
        <w:t>Les stratégies en cas de récupération</w:t>
      </w:r>
      <w:bookmarkEnd w:id="47"/>
      <w:bookmarkEnd w:id="48"/>
    </w:p>
    <w:p w14:paraId="31E5CE0E" w14:textId="77777777" w:rsidR="00CA62F9" w:rsidRPr="007F7FEB" w:rsidRDefault="00CA62F9" w:rsidP="00CA62F9">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CA62F9">
      <w:r w:rsidRPr="007F7FEB">
        <w:t>En cas d’un problème d’un serveur virtualisé, le logiciel Cohesity est utilisé pour restaurer la machine ou un fichier.</w:t>
      </w:r>
    </w:p>
    <w:p w14:paraId="37BBED7B" w14:textId="17E0078D" w:rsidR="00A97195" w:rsidRPr="007F7FEB" w:rsidRDefault="00A97195" w:rsidP="00F9502B">
      <w:pPr>
        <w:pStyle w:val="Titre1"/>
        <w:pageBreakBefore/>
        <w:rPr>
          <w:color w:val="auto"/>
        </w:rPr>
      </w:pPr>
      <w:bookmarkStart w:id="49" w:name="_Toc532326643"/>
      <w:r w:rsidRPr="007F7FEB">
        <w:rPr>
          <w:color w:val="auto"/>
        </w:rPr>
        <w:lastRenderedPageBreak/>
        <w:t>Partie 2</w:t>
      </w:r>
      <w:bookmarkEnd w:id="49"/>
    </w:p>
    <w:p w14:paraId="65591096" w14:textId="22616732" w:rsidR="00F67BCD" w:rsidRPr="007F7FEB" w:rsidRDefault="00F67BCD" w:rsidP="00AE41E3">
      <w:pPr>
        <w:pStyle w:val="Titre2"/>
        <w:rPr>
          <w:color w:val="auto"/>
        </w:rPr>
      </w:pPr>
      <w:bookmarkStart w:id="50" w:name="_Toc532326644"/>
      <w:r w:rsidRPr="007F7FEB">
        <w:rPr>
          <w:color w:val="auto"/>
        </w:rPr>
        <w:t>Lois sur les protections des données</w:t>
      </w:r>
      <w:bookmarkEnd w:id="50"/>
    </w:p>
    <w:p w14:paraId="24DE2DD9" w14:textId="77777777" w:rsidR="00F67BCD" w:rsidRPr="007F7FEB" w:rsidRDefault="00F67BCD" w:rsidP="00F67BCD">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A97195">
      <w:pPr>
        <w:pStyle w:val="Titre3"/>
        <w:rPr>
          <w:color w:val="auto"/>
        </w:rPr>
      </w:pPr>
      <w:bookmarkStart w:id="51" w:name="_Toc532326645"/>
      <w:r w:rsidRPr="007F7FEB">
        <w:rPr>
          <w:color w:val="auto"/>
        </w:rPr>
        <w:t>LPD</w:t>
      </w:r>
      <w:bookmarkEnd w:id="51"/>
    </w:p>
    <w:p w14:paraId="426B5CBA" w14:textId="77777777" w:rsidR="00F67BCD" w:rsidRPr="007F7FEB" w:rsidRDefault="00F67BCD" w:rsidP="00F67BCD">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A97195">
      <w:pPr>
        <w:pStyle w:val="Titre3"/>
        <w:rPr>
          <w:color w:val="auto"/>
        </w:rPr>
      </w:pPr>
      <w:bookmarkStart w:id="52" w:name="_Toc532326646"/>
      <w:r w:rsidRPr="007F7FEB">
        <w:rPr>
          <w:color w:val="auto"/>
        </w:rPr>
        <w:t>RGPD</w:t>
      </w:r>
      <w:bookmarkEnd w:id="52"/>
    </w:p>
    <w:p w14:paraId="113902F5" w14:textId="77777777" w:rsidR="00F67BCD" w:rsidRPr="007F7FEB" w:rsidRDefault="00F67BCD" w:rsidP="00F67BCD">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DA6430">
      <w:pPr>
        <w:pStyle w:val="Titre4"/>
        <w:rPr>
          <w:color w:val="auto"/>
        </w:rPr>
      </w:pPr>
      <w:bookmarkStart w:id="53" w:name="_Toc532326647"/>
      <w:r w:rsidRPr="007F7FEB">
        <w:rPr>
          <w:color w:val="auto"/>
        </w:rPr>
        <w:t>Première chose à se demander : Qu’est qu’une donnée personnelle ?</w:t>
      </w:r>
      <w:bookmarkEnd w:id="53"/>
    </w:p>
    <w:p w14:paraId="6E7DF829" w14:textId="77777777" w:rsidR="00F67BCD" w:rsidRPr="007F7FEB" w:rsidRDefault="00F67BCD" w:rsidP="00F67BCD">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DA6430">
      <w:pPr>
        <w:pStyle w:val="Titre4"/>
        <w:rPr>
          <w:color w:val="auto"/>
        </w:rPr>
      </w:pPr>
      <w:bookmarkStart w:id="54" w:name="_Toc532326648"/>
      <w:r w:rsidRPr="007F7FEB">
        <w:rPr>
          <w:color w:val="auto"/>
        </w:rPr>
        <w:t xml:space="preserve">En vrai, </w:t>
      </w:r>
      <w:r w:rsidR="00A97195" w:rsidRPr="007F7FEB">
        <w:rPr>
          <w:color w:val="auto"/>
        </w:rPr>
        <w:t>à quoi servent</w:t>
      </w:r>
      <w:r w:rsidRPr="007F7FEB">
        <w:rPr>
          <w:color w:val="auto"/>
        </w:rPr>
        <w:t xml:space="preserve"> ces deux lois ?</w:t>
      </w:r>
      <w:bookmarkEnd w:id="54"/>
    </w:p>
    <w:p w14:paraId="0F0A5649" w14:textId="77777777" w:rsidR="00F67BCD" w:rsidRPr="007F7FEB" w:rsidRDefault="00F67BCD" w:rsidP="00F67BCD">
      <w:r w:rsidRPr="007F7FEB">
        <w:t>La LPD et RGPD ont été mises en place afin d’éviter la mauvaise utilisation des données de la personne, comme par exemple le profilage, vu dernièrement dans le scandale Facebook et Cambridge Analytica.</w:t>
      </w:r>
    </w:p>
    <w:p w14:paraId="1A9CDA81" w14:textId="77777777" w:rsidR="00F67BCD" w:rsidRPr="007F7FEB" w:rsidRDefault="00F67BCD" w:rsidP="00DA6430">
      <w:pPr>
        <w:pStyle w:val="Titre4"/>
        <w:rPr>
          <w:color w:val="auto"/>
        </w:rPr>
      </w:pPr>
      <w:bookmarkStart w:id="55" w:name="_Toc532326649"/>
      <w:r w:rsidRPr="007F7FEB">
        <w:rPr>
          <w:color w:val="auto"/>
        </w:rPr>
        <w:t>Qui est concerné ?</w:t>
      </w:r>
      <w:bookmarkEnd w:id="55"/>
    </w:p>
    <w:p w14:paraId="0E77523F" w14:textId="77777777" w:rsidR="00F67BCD" w:rsidRPr="007F7FEB" w:rsidRDefault="00F67BCD" w:rsidP="00F67BCD">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F67BCD"/>
    <w:p w14:paraId="5B2A894D" w14:textId="7E659E25" w:rsidR="00F67BCD" w:rsidRPr="007F7FEB" w:rsidRDefault="00F67BCD" w:rsidP="00A97195">
      <w:pPr>
        <w:pStyle w:val="Titre3"/>
        <w:rPr>
          <w:color w:val="auto"/>
        </w:rPr>
      </w:pPr>
      <w:bookmarkStart w:id="56" w:name="_Toc532326650"/>
      <w:r w:rsidRPr="007F7FEB">
        <w:rPr>
          <w:color w:val="auto"/>
        </w:rPr>
        <w:t>Mise en conformité</w:t>
      </w:r>
      <w:bookmarkEnd w:id="56"/>
    </w:p>
    <w:p w14:paraId="09E247FC" w14:textId="77777777" w:rsidR="00F67BCD" w:rsidRPr="007F7FEB" w:rsidRDefault="00F67BCD" w:rsidP="00F67BCD">
      <w:r w:rsidRPr="007F7FEB">
        <w:t>Principes Juridiques (liste pas exhaustive) :</w:t>
      </w:r>
    </w:p>
    <w:p w14:paraId="48F04F6F" w14:textId="77777777" w:rsidR="00F67BCD" w:rsidRPr="007F7FEB" w:rsidRDefault="00F67BCD" w:rsidP="00F67BCD">
      <w:r w:rsidRPr="007F7FEB">
        <w:t>Licéité, bonne foi, proportionnalité, finalité, reconnaissabilité et exactitude.</w:t>
      </w:r>
    </w:p>
    <w:p w14:paraId="46243AB4" w14:textId="77777777" w:rsidR="00F67BCD" w:rsidRPr="007F7FEB" w:rsidRDefault="00F67BCD" w:rsidP="00F67BCD">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F67BCD">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F67BCD">
      <w:r w:rsidRPr="007F7FEB">
        <w:t xml:space="preserve">• Principe de </w:t>
      </w:r>
      <w:r w:rsidRPr="007F7FEB">
        <w:rPr>
          <w:b/>
        </w:rPr>
        <w:t>reconnaissabilité</w:t>
      </w:r>
      <w:r w:rsidRPr="007F7FEB">
        <w:t xml:space="preserve"> : la collecte et la finalité du traitement doivent être reconnaissables pour la personne concernée ;</w:t>
      </w:r>
    </w:p>
    <w:p w14:paraId="4D4136B9" w14:textId="77777777" w:rsidR="00F67BCD" w:rsidRPr="007F7FEB" w:rsidRDefault="00F67BCD" w:rsidP="00F67BCD">
      <w:r w:rsidRPr="007F7FEB">
        <w:t xml:space="preserve">• Principe de </w:t>
      </w:r>
      <w:r w:rsidRPr="007F7FEB">
        <w:rPr>
          <w:b/>
        </w:rPr>
        <w:t>finalité</w:t>
      </w:r>
      <w:r w:rsidRPr="007F7FEB">
        <w:t xml:space="preserve"> : la collecte, le traitement des données doivent se faire dans un but préalablement défini. Quid du big data ?</w:t>
      </w:r>
    </w:p>
    <w:p w14:paraId="59DD24C2" w14:textId="77777777" w:rsidR="00F67BCD" w:rsidRPr="007F7FEB" w:rsidRDefault="00F67BCD" w:rsidP="00F67BCD">
      <w:r w:rsidRPr="007F7FEB">
        <w:lastRenderedPageBreak/>
        <w:t xml:space="preserve">• Principe </w:t>
      </w:r>
      <w:r w:rsidRPr="007F7FEB">
        <w:rPr>
          <w:b/>
        </w:rPr>
        <w:t>d’exactitude</w:t>
      </w:r>
      <w:r w:rsidRPr="007F7FEB">
        <w:t xml:space="preserve"> des données (droit de rectification)</w:t>
      </w:r>
    </w:p>
    <w:p w14:paraId="13D8003E" w14:textId="77777777" w:rsidR="00F67BCD" w:rsidRPr="007F7FEB" w:rsidRDefault="00F67BCD" w:rsidP="00F67BCD">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F67BCD"/>
    <w:p w14:paraId="45D12F95" w14:textId="599FC29F" w:rsidR="00F67BCD" w:rsidRPr="007F7FEB" w:rsidRDefault="00F67BCD" w:rsidP="00A97195">
      <w:pPr>
        <w:pStyle w:val="Titre3"/>
        <w:rPr>
          <w:color w:val="auto"/>
        </w:rPr>
      </w:pPr>
      <w:bookmarkStart w:id="57" w:name="_Toc532326651"/>
      <w:r w:rsidRPr="007F7FEB">
        <w:rPr>
          <w:color w:val="auto"/>
        </w:rPr>
        <w:t>Organisation et actions :</w:t>
      </w:r>
      <w:bookmarkEnd w:id="57"/>
    </w:p>
    <w:p w14:paraId="051B34FC" w14:textId="77777777" w:rsidR="00F67BCD" w:rsidRPr="007F7FEB" w:rsidRDefault="00F67BCD" w:rsidP="007734BD">
      <w:pPr>
        <w:pStyle w:val="Paragraphedeliste"/>
        <w:numPr>
          <w:ilvl w:val="0"/>
          <w:numId w:val="1"/>
        </w:numPr>
      </w:pPr>
      <w:r w:rsidRPr="007F7FEB">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7734BD">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7734BD">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7734BD">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7734BD">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7734BD">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F67BCD"/>
    <w:p w14:paraId="7F10AD4A" w14:textId="2F53AE58" w:rsidR="00F67BCD" w:rsidRPr="007F7FEB" w:rsidRDefault="00F67BCD" w:rsidP="00A97195">
      <w:pPr>
        <w:pStyle w:val="Titre3"/>
        <w:rPr>
          <w:color w:val="auto"/>
        </w:rPr>
      </w:pPr>
      <w:bookmarkStart w:id="58" w:name="_Toc532326652"/>
      <w:r w:rsidRPr="007F7FEB">
        <w:rPr>
          <w:color w:val="auto"/>
        </w:rPr>
        <w:t>Mesures techniques adéquates</w:t>
      </w:r>
      <w:bookmarkEnd w:id="58"/>
    </w:p>
    <w:p w14:paraId="3DD4ED8A" w14:textId="77777777" w:rsidR="00F67BCD" w:rsidRPr="007F7FEB" w:rsidRDefault="00F67BCD" w:rsidP="00F67BCD">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F67BCD">
      <w:r w:rsidRPr="007F7FEB">
        <w:t>Elle assure aussi l’obligation de notifier à l'autorité de contrôle les violations 72h au plus tard.</w:t>
      </w:r>
    </w:p>
    <w:p w14:paraId="00581BBD" w14:textId="77777777" w:rsidR="00F67BCD" w:rsidRPr="007F7FEB" w:rsidRDefault="00F67BCD" w:rsidP="00F67BCD">
      <w:r w:rsidRPr="007F7FEB">
        <w:t>Voici une liste de mesures de sécurité à prendre :</w:t>
      </w:r>
    </w:p>
    <w:p w14:paraId="4F2CDF07" w14:textId="77777777" w:rsidR="00F67BCD" w:rsidRPr="007F7FEB" w:rsidRDefault="00F67BCD" w:rsidP="007734BD">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7734BD">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7734BD">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7734BD">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7734BD">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7734BD">
      <w:pPr>
        <w:pStyle w:val="Paragraphedeliste"/>
        <w:numPr>
          <w:ilvl w:val="0"/>
          <w:numId w:val="2"/>
        </w:numPr>
        <w:rPr>
          <w:lang w:eastAsia="fr-CH"/>
        </w:rPr>
      </w:pPr>
      <w:r w:rsidRPr="007F7FEB">
        <w:rPr>
          <w:lang w:eastAsia="fr-CH"/>
        </w:rPr>
        <w:t>Protéger le réseau informatique interne ;</w:t>
      </w:r>
    </w:p>
    <w:p w14:paraId="62E6C3D8" w14:textId="77777777" w:rsidR="00F67BCD" w:rsidRPr="007F7FEB" w:rsidRDefault="00F67BCD" w:rsidP="007734BD">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7734BD">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7734BD">
      <w:pPr>
        <w:pStyle w:val="Paragraphedeliste"/>
        <w:numPr>
          <w:ilvl w:val="0"/>
          <w:numId w:val="2"/>
        </w:numPr>
        <w:rPr>
          <w:lang w:eastAsia="fr-CH"/>
        </w:rPr>
      </w:pPr>
      <w:r w:rsidRPr="007F7FEB">
        <w:rPr>
          <w:lang w:eastAsia="fr-CH"/>
        </w:rPr>
        <w:t>Sauvegarder et prévoir la continuité d’activité ;</w:t>
      </w:r>
    </w:p>
    <w:p w14:paraId="16547655" w14:textId="77777777" w:rsidR="00F67BCD" w:rsidRPr="007F7FEB" w:rsidRDefault="00F67BCD" w:rsidP="007734BD">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7734BD">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7734BD">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7734BD">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7734BD">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7734BD">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935A52"/>
    <w:p w14:paraId="6910F6A1" w14:textId="55F0E60A" w:rsidR="003F547E" w:rsidRPr="007F7FEB" w:rsidRDefault="003F547E" w:rsidP="00AE41E3">
      <w:pPr>
        <w:pStyle w:val="Titre2"/>
        <w:rPr>
          <w:color w:val="auto"/>
        </w:rPr>
      </w:pPr>
      <w:bookmarkStart w:id="59" w:name="_Toc532326653"/>
      <w:r w:rsidRPr="007F7FEB">
        <w:rPr>
          <w:color w:val="auto"/>
        </w:rPr>
        <w:lastRenderedPageBreak/>
        <w:t>Les disques durs et le systèmes RAIDs</w:t>
      </w:r>
      <w:bookmarkEnd w:id="59"/>
    </w:p>
    <w:p w14:paraId="08673D12" w14:textId="2A995CF8" w:rsidR="003F547E" w:rsidRPr="007F7FEB" w:rsidRDefault="003F547E" w:rsidP="002D7338">
      <w:pPr>
        <w:rPr>
          <w:rFonts w:ascii="Calibri" w:hAnsi="Calibri" w:cs="Calibri"/>
        </w:rPr>
      </w:pPr>
      <w:r w:rsidRPr="007F7FEB">
        <w:t>La technologie RAID qui veux dire Redundant Array of Independent Disks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2D7338">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2D7338">
      <w:r w:rsidRPr="007F7FEB">
        <w:t xml:space="preserve">Les systèmes RAIDs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CF1B4B">
      <w:r w:rsidRPr="007F7FEB">
        <w:t>Voici une liste non exhaustive des systèmes RAIDs :</w:t>
      </w:r>
    </w:p>
    <w:p w14:paraId="3D6A9F4D" w14:textId="77777777" w:rsidR="009F0C12" w:rsidRPr="007F7FEB" w:rsidRDefault="009F0C12" w:rsidP="009F0C12">
      <w:pPr>
        <w:autoSpaceDE w:val="0"/>
        <w:autoSpaceDN w:val="0"/>
        <w:adjustRightInd w:val="0"/>
        <w:spacing w:after="0" w:line="240" w:lineRule="auto"/>
        <w:ind w:firstLine="708"/>
        <w:rPr>
          <w:lang w:val="en-GB"/>
        </w:rPr>
      </w:pPr>
      <w:r w:rsidRPr="007F7FEB">
        <w:rPr>
          <w:lang w:val="en-GB"/>
        </w:rPr>
        <w:t>•</w:t>
      </w:r>
      <w:r w:rsidRPr="007F7FEB">
        <w:rPr>
          <w:lang w:val="en-GB"/>
        </w:rPr>
        <w:tab/>
        <w:t>Le JBOD (Just A Bunch Of Disks)</w:t>
      </w:r>
    </w:p>
    <w:p w14:paraId="3E6E113C" w14:textId="77777777" w:rsidR="009F0C12" w:rsidRPr="007F7FEB" w:rsidRDefault="009F0C12" w:rsidP="009F0C12">
      <w:pPr>
        <w:autoSpaceDE w:val="0"/>
        <w:autoSpaceDN w:val="0"/>
        <w:adjustRightInd w:val="0"/>
        <w:spacing w:after="0" w:line="240" w:lineRule="auto"/>
        <w:ind w:firstLine="708"/>
      </w:pPr>
      <w:r w:rsidRPr="007F7FEB">
        <w:t>•</w:t>
      </w:r>
      <w:r w:rsidRPr="007F7FEB">
        <w:tab/>
        <w:t xml:space="preserve">RAID 0 (entrelacement) </w:t>
      </w:r>
    </w:p>
    <w:p w14:paraId="1F97F07C" w14:textId="77777777" w:rsidR="009F0C12" w:rsidRPr="007F7FEB" w:rsidRDefault="009F0C12" w:rsidP="009F0C12">
      <w:pPr>
        <w:autoSpaceDE w:val="0"/>
        <w:autoSpaceDN w:val="0"/>
        <w:adjustRightInd w:val="0"/>
        <w:spacing w:after="0" w:line="240" w:lineRule="auto"/>
        <w:ind w:firstLine="708"/>
      </w:pPr>
      <w:r w:rsidRPr="007F7FEB">
        <w:t>•</w:t>
      </w:r>
      <w:r w:rsidRPr="007F7FEB">
        <w:tab/>
        <w:t>RAID 1 (écriture miroir)</w:t>
      </w:r>
    </w:p>
    <w:p w14:paraId="22F175AD" w14:textId="77777777" w:rsidR="009F0C12" w:rsidRPr="007F7FEB" w:rsidRDefault="009F0C12" w:rsidP="009F0C12">
      <w:pPr>
        <w:autoSpaceDE w:val="0"/>
        <w:autoSpaceDN w:val="0"/>
        <w:adjustRightInd w:val="0"/>
        <w:spacing w:after="0" w:line="240" w:lineRule="auto"/>
        <w:ind w:firstLine="708"/>
      </w:pPr>
      <w:r w:rsidRPr="007F7FEB">
        <w:t>•</w:t>
      </w:r>
      <w:r w:rsidRPr="007F7FEB">
        <w:tab/>
        <w:t xml:space="preserve">RAID 1E (écriture miroir entrelacée) </w:t>
      </w:r>
    </w:p>
    <w:p w14:paraId="243C4345" w14:textId="77777777" w:rsidR="009F0C12" w:rsidRPr="007F7FEB" w:rsidRDefault="009F0C12" w:rsidP="009F0C12">
      <w:pPr>
        <w:autoSpaceDE w:val="0"/>
        <w:autoSpaceDN w:val="0"/>
        <w:adjustRightInd w:val="0"/>
        <w:spacing w:after="0" w:line="240" w:lineRule="auto"/>
        <w:ind w:firstLine="708"/>
      </w:pPr>
      <w:r w:rsidRPr="007F7FEB">
        <w:t>•</w:t>
      </w:r>
      <w:r w:rsidRPr="007F7FEB">
        <w:tab/>
        <w:t>RAID 5 (entrelacement avec parité)</w:t>
      </w:r>
    </w:p>
    <w:p w14:paraId="36ED643E" w14:textId="44E40DC3" w:rsidR="009F0C12" w:rsidRPr="007F7FEB" w:rsidRDefault="009F0C12" w:rsidP="009F0C12">
      <w:pPr>
        <w:autoSpaceDE w:val="0"/>
        <w:autoSpaceDN w:val="0"/>
        <w:adjustRightInd w:val="0"/>
        <w:spacing w:after="0" w:line="240" w:lineRule="auto"/>
        <w:ind w:firstLine="708"/>
      </w:pPr>
      <w:r w:rsidRPr="007F7FEB">
        <w:t>•</w:t>
      </w:r>
      <w:r w:rsidRPr="007F7FEB">
        <w:tab/>
        <w:t>RAID 6 (entrelacement avec double parité)</w:t>
      </w:r>
    </w:p>
    <w:p w14:paraId="4C2B5E83" w14:textId="77777777" w:rsidR="009F0C12" w:rsidRPr="007F7FEB" w:rsidRDefault="009F0C12" w:rsidP="009F0C12">
      <w:pPr>
        <w:autoSpaceDE w:val="0"/>
        <w:autoSpaceDN w:val="0"/>
        <w:adjustRightInd w:val="0"/>
        <w:spacing w:after="0" w:line="240" w:lineRule="auto"/>
        <w:ind w:firstLine="708"/>
      </w:pPr>
      <w:r w:rsidRPr="007F7FEB">
        <w:t>•</w:t>
      </w:r>
      <w:r w:rsidRPr="007F7FEB">
        <w:tab/>
        <w:t>RAID 10 (ensembles RAID 1 entrelacés)</w:t>
      </w:r>
    </w:p>
    <w:p w14:paraId="36D5A613" w14:textId="37B1F763" w:rsidR="009F0C12" w:rsidRPr="007F7FEB" w:rsidRDefault="009F0C12" w:rsidP="009F0C12">
      <w:pPr>
        <w:autoSpaceDE w:val="0"/>
        <w:autoSpaceDN w:val="0"/>
        <w:adjustRightInd w:val="0"/>
        <w:spacing w:after="0" w:line="240" w:lineRule="auto"/>
        <w:ind w:firstLine="708"/>
      </w:pPr>
      <w:r w:rsidRPr="007F7FEB">
        <w:t>•</w:t>
      </w:r>
      <w:r w:rsidRPr="007F7FEB">
        <w:tab/>
        <w:t>RAID 50 (ensembles RAID 5 entrelacés)</w:t>
      </w:r>
    </w:p>
    <w:p w14:paraId="20A7BE33" w14:textId="18866644" w:rsidR="002D7338" w:rsidRPr="007F7FEB" w:rsidRDefault="009F0C12" w:rsidP="002D7338">
      <w:pPr>
        <w:autoSpaceDE w:val="0"/>
        <w:autoSpaceDN w:val="0"/>
        <w:adjustRightInd w:val="0"/>
        <w:spacing w:after="0" w:line="240" w:lineRule="auto"/>
        <w:ind w:firstLine="708"/>
        <w:rPr>
          <w:lang w:val="en-GB"/>
        </w:rPr>
      </w:pPr>
      <w:r w:rsidRPr="007F7FEB">
        <w:rPr>
          <w:lang w:val="en-GB"/>
        </w:rPr>
        <w:t>•</w:t>
      </w:r>
      <w:r w:rsidRPr="007F7FEB">
        <w:rPr>
          <w:lang w:val="en-GB"/>
        </w:rPr>
        <w:tab/>
        <w:t>RAID 60 (ensembles RAID 6 entrelacés)</w:t>
      </w:r>
    </w:p>
    <w:p w14:paraId="59B38DD0" w14:textId="17344F56" w:rsidR="00A23D6E" w:rsidRPr="007F7FEB" w:rsidRDefault="00A23D6E" w:rsidP="002D7338">
      <w:pPr>
        <w:autoSpaceDE w:val="0"/>
        <w:autoSpaceDN w:val="0"/>
        <w:adjustRightInd w:val="0"/>
        <w:spacing w:after="0" w:line="240" w:lineRule="auto"/>
        <w:ind w:firstLine="708"/>
        <w:rPr>
          <w:lang w:val="en-GB"/>
        </w:rPr>
      </w:pPr>
    </w:p>
    <w:p w14:paraId="4C71897E" w14:textId="629FC2AF" w:rsidR="002D7338" w:rsidRPr="007F7FEB" w:rsidRDefault="00C82B46" w:rsidP="00C82B46">
      <w:pPr>
        <w:pStyle w:val="Titre3"/>
        <w:rPr>
          <w:color w:val="auto"/>
        </w:rPr>
      </w:pPr>
      <w:bookmarkStart w:id="60" w:name="_Toc532326654"/>
      <w:r w:rsidRPr="007F7FEB">
        <w:rPr>
          <w:color w:val="auto"/>
        </w:rPr>
        <w:t>Raid Logiciel et matériel</w:t>
      </w:r>
      <w:bookmarkEnd w:id="60"/>
    </w:p>
    <w:p w14:paraId="6D4D3389" w14:textId="5FCCD23F" w:rsidR="00C82B46" w:rsidRPr="007F7FEB" w:rsidRDefault="00C82B46" w:rsidP="00C82B46">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DA6430">
      <w:pPr>
        <w:pStyle w:val="Titre4"/>
        <w:rPr>
          <w:color w:val="auto"/>
        </w:rPr>
      </w:pPr>
      <w:bookmarkStart w:id="61" w:name="_Toc532326655"/>
      <w:r w:rsidRPr="007F7FEB">
        <w:rPr>
          <w:color w:val="auto"/>
        </w:rPr>
        <w:t>Raid matériel</w:t>
      </w:r>
      <w:bookmarkEnd w:id="61"/>
    </w:p>
    <w:p w14:paraId="5F5BF335" w14:textId="00BE4E21" w:rsidR="006708E9" w:rsidRPr="007F7FEB" w:rsidRDefault="002737E2" w:rsidP="009A5BC9">
      <w:pPr>
        <w:jc w:val="both"/>
      </w:pPr>
      <w:r w:rsidRPr="007F7FEB">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9A5BC9">
      <w:pPr>
        <w:jc w:val="both"/>
      </w:pPr>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9A5BC9">
      <w:pPr>
        <w:jc w:val="both"/>
      </w:pPr>
      <w:r w:rsidRPr="007F7FEB">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7F7FEB" w:rsidRDefault="001962A3" w:rsidP="00DA6430">
      <w:pPr>
        <w:pStyle w:val="Titre4"/>
        <w:rPr>
          <w:color w:val="auto"/>
        </w:rPr>
      </w:pPr>
      <w:bookmarkStart w:id="62" w:name="_Toc532326656"/>
      <w:r w:rsidRPr="007F7FEB">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1F7A0C" w:rsidRPr="00794D7B" w:rsidRDefault="001F7A0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1F7A0C" w:rsidRPr="00794D7B" w:rsidRDefault="001F7A0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rPr>
          <w:color w:val="auto"/>
        </w:rPr>
        <w:t>Raid Logiciel</w:t>
      </w:r>
      <w:bookmarkEnd w:id="62"/>
    </w:p>
    <w:p w14:paraId="5795AFB6" w14:textId="35DACE9B" w:rsidR="009A5BC9" w:rsidRPr="007F7FEB" w:rsidRDefault="00C13C93" w:rsidP="00C13C93">
      <w:pPr>
        <w:jc w:val="both"/>
      </w:pPr>
      <w:r w:rsidRPr="007F7FEB">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C82B46"/>
    <w:p w14:paraId="6381C0FE" w14:textId="0E7846F7" w:rsidR="003F547E" w:rsidRPr="007F7FEB" w:rsidRDefault="003F547E" w:rsidP="00410E42">
      <w:pPr>
        <w:pStyle w:val="Titre3"/>
        <w:rPr>
          <w:color w:val="auto"/>
          <w:lang w:val="en-GB"/>
        </w:rPr>
      </w:pPr>
      <w:bookmarkStart w:id="63" w:name="_Toc532326657"/>
      <w:r w:rsidRPr="007F7FEB">
        <w:rPr>
          <w:color w:val="auto"/>
          <w:lang w:val="en-GB"/>
        </w:rPr>
        <w:t xml:space="preserve">Le JBOD (Just A Bunch </w:t>
      </w:r>
      <w:r w:rsidR="002D7338" w:rsidRPr="007F7FEB">
        <w:rPr>
          <w:color w:val="auto"/>
          <w:lang w:val="en-GB"/>
        </w:rPr>
        <w:t>Of</w:t>
      </w:r>
      <w:r w:rsidRPr="007F7FEB">
        <w:rPr>
          <w:color w:val="auto"/>
          <w:lang w:val="en-GB"/>
        </w:rPr>
        <w:t xml:space="preserve"> Disks</w:t>
      </w:r>
      <w:r w:rsidR="002D7338" w:rsidRPr="007F7FEB">
        <w:rPr>
          <w:color w:val="auto"/>
          <w:lang w:val="en-GB"/>
        </w:rPr>
        <w:t>):</w:t>
      </w:r>
      <w:bookmarkEnd w:id="63"/>
    </w:p>
    <w:p w14:paraId="3BA335E4" w14:textId="5937842E" w:rsidR="003F547E" w:rsidRPr="007F7FEB" w:rsidRDefault="003F547E" w:rsidP="00CF1B4B">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410E42">
      <w:pPr>
        <w:pStyle w:val="Titre3"/>
        <w:rPr>
          <w:color w:val="auto"/>
        </w:rPr>
      </w:pPr>
      <w:bookmarkStart w:id="64" w:name="_Toc532326658"/>
      <w:r w:rsidRPr="007F7FEB">
        <w:rPr>
          <w:noProof/>
          <w:color w:val="auto"/>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0 (entrelacement) :</w:t>
      </w:r>
      <w:bookmarkEnd w:id="64"/>
      <w:r w:rsidRPr="007F7FEB">
        <w:rPr>
          <w:noProof/>
          <w:color w:val="auto"/>
        </w:rPr>
        <w:t xml:space="preserve"> </w:t>
      </w:r>
    </w:p>
    <w:p w14:paraId="515ACB54" w14:textId="0248D7D2" w:rsidR="003F547E" w:rsidRPr="007F7FEB" w:rsidRDefault="003F547E" w:rsidP="00CF1B4B">
      <w:r w:rsidRPr="007F7FEB">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CF1B4B">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CF1B4B">
      <w:r w:rsidRPr="007F7FEB">
        <w:t xml:space="preserve">Nbs de disques au minimum : </w:t>
      </w:r>
      <w:r w:rsidRPr="007F7FEB">
        <w:rPr>
          <w:b/>
        </w:rPr>
        <w:t>2</w:t>
      </w:r>
    </w:p>
    <w:p w14:paraId="316B5438" w14:textId="154C1000" w:rsidR="00234033" w:rsidRPr="007F7FEB" w:rsidRDefault="00234033" w:rsidP="00CF1B4B">
      <w:r w:rsidRPr="007F7FEB">
        <w:t xml:space="preserve">Avantage(s) : </w:t>
      </w:r>
      <w:r w:rsidRPr="007F7FEB">
        <w:rPr>
          <w:b/>
        </w:rPr>
        <w:t>grande vitesse</w:t>
      </w:r>
    </w:p>
    <w:p w14:paraId="220E7AC9" w14:textId="3370DB82" w:rsidR="00234033" w:rsidRPr="007F7FEB" w:rsidRDefault="00234033" w:rsidP="00CF1B4B">
      <w:r w:rsidRPr="007F7FEB">
        <w:t xml:space="preserve">Perte de disques max : </w:t>
      </w:r>
      <w:r w:rsidRPr="007F7FEB">
        <w:rPr>
          <w:b/>
        </w:rPr>
        <w:t>1</w:t>
      </w:r>
    </w:p>
    <w:p w14:paraId="0BA1D096" w14:textId="4F2F1723" w:rsidR="00234033" w:rsidRPr="007F7FEB" w:rsidRDefault="00234033" w:rsidP="00CF1B4B">
      <w:r w:rsidRPr="007F7FEB">
        <w:t xml:space="preserve">Calcul volume : </w:t>
      </w:r>
      <w:r w:rsidRPr="007F7FEB">
        <w:rPr>
          <w:b/>
        </w:rPr>
        <w:t>nbDisk * singleDiskSize = capacity</w:t>
      </w:r>
      <w:r w:rsidRPr="007F7FEB">
        <w:t xml:space="preserve"> (</w:t>
      </w:r>
      <w:r w:rsidR="00726010" w:rsidRPr="007F7FEB">
        <w:t>ex :</w:t>
      </w:r>
      <w:r w:rsidRPr="007F7FEB">
        <w:t xml:space="preserve"> deux disques de 1TB = 2 * 1 = 2 TB)</w:t>
      </w:r>
    </w:p>
    <w:p w14:paraId="07D6BC1A" w14:textId="6115283E" w:rsidR="00234033" w:rsidRPr="007F7FEB" w:rsidRDefault="00234033" w:rsidP="00CF1B4B"/>
    <w:p w14:paraId="3144A49B" w14:textId="77777777" w:rsidR="00234033" w:rsidRPr="007F7FEB" w:rsidRDefault="00234033" w:rsidP="00CF1B4B"/>
    <w:p w14:paraId="110475F4" w14:textId="378688E6" w:rsidR="003F547E" w:rsidRPr="007F7FEB" w:rsidRDefault="00BA54B8" w:rsidP="00410E42">
      <w:pPr>
        <w:pStyle w:val="Titre3"/>
        <w:rPr>
          <w:color w:val="auto"/>
        </w:rPr>
      </w:pPr>
      <w:bookmarkStart w:id="65" w:name="_Toc532326659"/>
      <w:r w:rsidRPr="007F7FEB">
        <w:rPr>
          <w:noProof/>
          <w:color w:val="auto"/>
          <w:lang w:eastAsia="fr-CH"/>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1 (écriture miroir) :</w:t>
      </w:r>
      <w:bookmarkEnd w:id="65"/>
      <w:r w:rsidRPr="007F7FEB">
        <w:rPr>
          <w:noProof/>
          <w:color w:val="auto"/>
        </w:rPr>
        <w:t xml:space="preserve"> </w:t>
      </w:r>
    </w:p>
    <w:p w14:paraId="3E713BC0" w14:textId="304DAF43" w:rsidR="003F547E" w:rsidRPr="007F7FEB" w:rsidRDefault="003F547E" w:rsidP="00CF1B4B">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726010">
      <w:r w:rsidRPr="007F7FEB">
        <w:t>Nbs de disques au minimum :</w:t>
      </w:r>
      <w:r w:rsidR="00877428" w:rsidRPr="007F7FEB">
        <w:t xml:space="preserve"> </w:t>
      </w:r>
      <w:r w:rsidR="00877428" w:rsidRPr="007F7FEB">
        <w:rPr>
          <w:b/>
        </w:rPr>
        <w:t>2</w:t>
      </w:r>
    </w:p>
    <w:p w14:paraId="64BEAAA1" w14:textId="37530D68" w:rsidR="00726010" w:rsidRPr="007F7FEB" w:rsidRDefault="00726010" w:rsidP="00726010">
      <w:r w:rsidRPr="007F7FEB">
        <w:t xml:space="preserve">Avantage(s) </w:t>
      </w:r>
      <w:r w:rsidRPr="007F7FEB">
        <w:rPr>
          <w:b/>
        </w:rPr>
        <w:t>:</w:t>
      </w:r>
      <w:r w:rsidR="006E3FF5" w:rsidRPr="007F7FEB">
        <w:rPr>
          <w:b/>
        </w:rPr>
        <w:t xml:space="preserve"> </w:t>
      </w:r>
      <w:r w:rsidR="008C3D17" w:rsidRPr="007F7FEB">
        <w:rPr>
          <w:b/>
        </w:rPr>
        <w:t>bonne protection de dnnées</w:t>
      </w:r>
    </w:p>
    <w:p w14:paraId="01A4E1A5" w14:textId="3D4168C1" w:rsidR="00726010" w:rsidRPr="007F7FEB" w:rsidRDefault="00726010" w:rsidP="00726010">
      <w:r w:rsidRPr="007F7FEB">
        <w:t>Perte de disques max :</w:t>
      </w:r>
      <w:r w:rsidR="006E3FF5" w:rsidRPr="007F7FEB">
        <w:t xml:space="preserve"> </w:t>
      </w:r>
      <w:r w:rsidR="006E3FF5" w:rsidRPr="007F7FEB">
        <w:rPr>
          <w:b/>
        </w:rPr>
        <w:t>n-1</w:t>
      </w:r>
      <w:r w:rsidR="006E3FF5" w:rsidRPr="007F7FEB">
        <w:t xml:space="preserve"> (nbDisk -1)</w:t>
      </w:r>
    </w:p>
    <w:p w14:paraId="2F495EFB" w14:textId="0D7849A7" w:rsidR="00726010" w:rsidRPr="007F7FEB" w:rsidRDefault="00726010" w:rsidP="00726010">
      <w:r w:rsidRPr="007F7FEB">
        <w:t>Calcul volume :</w:t>
      </w:r>
      <w:r w:rsidR="00C5055C" w:rsidRPr="007F7FEB">
        <w:t xml:space="preserve"> </w:t>
      </w:r>
      <w:r w:rsidR="00C5055C" w:rsidRPr="007F7FEB">
        <w:rPr>
          <w:b/>
        </w:rPr>
        <w:t>50% du volume total</w:t>
      </w:r>
    </w:p>
    <w:p w14:paraId="7B321203" w14:textId="56D809F8" w:rsidR="00BA54B8" w:rsidRPr="007F7FEB" w:rsidRDefault="00AB17F1" w:rsidP="00CF1B4B">
      <w:pPr>
        <w:rPr>
          <w:rFonts w:ascii="Calibri-Light" w:hAnsi="Calibri-Light" w:cs="Calibri-Light"/>
          <w:sz w:val="26"/>
          <w:szCs w:val="26"/>
        </w:rPr>
      </w:pPr>
      <w:r w:rsidRPr="007F7FEB">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410E42">
      <w:pPr>
        <w:pStyle w:val="Titre3"/>
        <w:rPr>
          <w:color w:val="auto"/>
        </w:rPr>
      </w:pPr>
      <w:bookmarkStart w:id="66" w:name="_Toc532326660"/>
      <w:r w:rsidRPr="007F7FEB">
        <w:rPr>
          <w:color w:val="auto"/>
        </w:rPr>
        <w:t>RAID 1E (écriture miroir entrelacée) :</w:t>
      </w:r>
      <w:bookmarkEnd w:id="66"/>
    </w:p>
    <w:p w14:paraId="4C387E2E" w14:textId="1B91BFBC" w:rsidR="003F547E" w:rsidRPr="007F7FEB" w:rsidRDefault="003F547E" w:rsidP="00CF1B4B">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7C3DC9">
      <w:r w:rsidRPr="007F7FEB">
        <w:t xml:space="preserve">Nbs de disques au minimum : </w:t>
      </w:r>
      <w:r w:rsidRPr="007F7FEB">
        <w:rPr>
          <w:b/>
        </w:rPr>
        <w:t>3</w:t>
      </w:r>
    </w:p>
    <w:p w14:paraId="7C3179B1" w14:textId="1BAE3EF3" w:rsidR="007C3DC9" w:rsidRPr="007F7FEB" w:rsidRDefault="007C3DC9" w:rsidP="007C3DC9">
      <w:r w:rsidRPr="007F7FEB">
        <w:t xml:space="preserve">Avantage(s) : </w:t>
      </w:r>
      <w:r w:rsidRPr="007F7FEB">
        <w:rPr>
          <w:b/>
        </w:rPr>
        <w:t xml:space="preserve">grande vitesse et bonne fiabilité </w:t>
      </w:r>
    </w:p>
    <w:p w14:paraId="1116688D" w14:textId="77777777" w:rsidR="007C3DC9" w:rsidRPr="007F7FEB" w:rsidRDefault="007C3DC9" w:rsidP="007C3DC9">
      <w:r w:rsidRPr="007F7FEB">
        <w:t xml:space="preserve">Perte de disques max : </w:t>
      </w:r>
      <w:r w:rsidRPr="007F7FEB">
        <w:rPr>
          <w:b/>
        </w:rPr>
        <w:t>1</w:t>
      </w:r>
    </w:p>
    <w:p w14:paraId="5CBFD210" w14:textId="62BEC9C4" w:rsidR="00AB17F1" w:rsidRPr="007F7FEB" w:rsidRDefault="007C3DC9" w:rsidP="00CF1B4B">
      <w:pPr>
        <w:rPr>
          <w:b/>
        </w:rPr>
      </w:pPr>
      <w:r w:rsidRPr="007F7FEB">
        <w:t xml:space="preserve">Calcul volume : </w:t>
      </w:r>
      <w:r w:rsidRPr="007F7FEB">
        <w:rPr>
          <w:b/>
        </w:rPr>
        <w:t>50% du volume total</w:t>
      </w:r>
    </w:p>
    <w:p w14:paraId="4C4F6262" w14:textId="77777777" w:rsidR="00700F12" w:rsidRPr="007F7FEB" w:rsidRDefault="00700F12" w:rsidP="00CF1B4B"/>
    <w:p w14:paraId="2E4D93B0" w14:textId="035E6BCD" w:rsidR="003F547E" w:rsidRPr="007F7FEB" w:rsidRDefault="003F547E" w:rsidP="00410E42">
      <w:pPr>
        <w:pStyle w:val="Titre3"/>
        <w:rPr>
          <w:color w:val="auto"/>
        </w:rPr>
      </w:pPr>
      <w:bookmarkStart w:id="67" w:name="_Toc532326661"/>
      <w:r w:rsidRPr="007F7FEB">
        <w:rPr>
          <w:color w:val="auto"/>
        </w:rPr>
        <w:t>RAID 5 (entrelacement avec parité) :</w:t>
      </w:r>
      <w:bookmarkEnd w:id="67"/>
    </w:p>
    <w:p w14:paraId="4396B0C5" w14:textId="07084153" w:rsidR="00700F12" w:rsidRPr="007F7FEB" w:rsidRDefault="00AB17F1" w:rsidP="00CF1B4B">
      <w:r w:rsidRPr="007F7FEB">
        <w:rPr>
          <w:rFonts w:ascii="Minion-Italic" w:hAnsi="Minion-Italic" w:cs="Minion-Italic"/>
          <w:i/>
          <w:iCs/>
          <w:noProof/>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131A7B">
      <w:r w:rsidRPr="007F7FEB">
        <w:t xml:space="preserve">Nbs de disques au minimum : </w:t>
      </w:r>
      <w:r w:rsidR="002C3149" w:rsidRPr="007F7FEB">
        <w:rPr>
          <w:b/>
        </w:rPr>
        <w:t>3</w:t>
      </w:r>
    </w:p>
    <w:p w14:paraId="0DBAD693" w14:textId="7D073021" w:rsidR="00131A7B" w:rsidRPr="007F7FEB" w:rsidRDefault="00131A7B" w:rsidP="00131A7B">
      <w:r w:rsidRPr="007F7FEB">
        <w:t xml:space="preserve">Avantage(s) : </w:t>
      </w:r>
      <w:r w:rsidR="00700F12" w:rsidRPr="007F7FEB">
        <w:rPr>
          <w:b/>
        </w:rPr>
        <w:t>conçu pour assurer la perte d’un disque</w:t>
      </w:r>
    </w:p>
    <w:p w14:paraId="53C68CBC" w14:textId="77777777" w:rsidR="00131A7B" w:rsidRPr="007F7FEB" w:rsidRDefault="00131A7B" w:rsidP="00131A7B">
      <w:r w:rsidRPr="007F7FEB">
        <w:t xml:space="preserve">Perte de disques max : </w:t>
      </w:r>
      <w:r w:rsidRPr="007F7FEB">
        <w:rPr>
          <w:b/>
        </w:rPr>
        <w:t>1</w:t>
      </w:r>
    </w:p>
    <w:p w14:paraId="13226845" w14:textId="1C7E1EF3" w:rsidR="00131A7B" w:rsidRPr="007F7FEB" w:rsidRDefault="00131A7B" w:rsidP="00CF1B4B">
      <w:pPr>
        <w:rPr>
          <w:b/>
          <w:lang w:val="en-GB"/>
        </w:rPr>
      </w:pPr>
      <w:r w:rsidRPr="007F7FEB">
        <w:rPr>
          <w:lang w:val="en-GB"/>
        </w:rPr>
        <w:t>Calcul volume</w:t>
      </w:r>
      <w:r w:rsidR="002C3149" w:rsidRPr="007F7FEB">
        <w:rPr>
          <w:lang w:val="en-GB"/>
        </w:rPr>
        <w:t xml:space="preserve"> : </w:t>
      </w:r>
      <w:r w:rsidR="002C3149" w:rsidRPr="007F7FEB">
        <w:rPr>
          <w:b/>
          <w:lang w:val="en-GB"/>
        </w:rPr>
        <w:t>(nbDisk – 1) * singleDiskSize = capacity</w:t>
      </w:r>
    </w:p>
    <w:p w14:paraId="01FDE6C5" w14:textId="505DB05A" w:rsidR="000B0E89" w:rsidRPr="007F7FEB" w:rsidRDefault="00AB17F1" w:rsidP="000B0E89">
      <w:pPr>
        <w:pStyle w:val="Titre3"/>
        <w:rPr>
          <w:color w:val="auto"/>
        </w:rPr>
      </w:pPr>
      <w:bookmarkStart w:id="68" w:name="_Toc532326662"/>
      <w:r w:rsidRPr="007F7FEB">
        <w:rPr>
          <w:rFonts w:ascii="Minion-Italic" w:hAnsi="Minion-Italic" w:cs="Minion-Italic"/>
          <w:i/>
          <w:iCs/>
          <w:noProof/>
          <w:color w:val="auto"/>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6 (entrelacement avec double parité) :</w:t>
      </w:r>
      <w:bookmarkEnd w:id="68"/>
    </w:p>
    <w:p w14:paraId="62B8DFAE" w14:textId="576C9F80" w:rsidR="00AB17F1" w:rsidRPr="007F7FEB" w:rsidRDefault="003F547E" w:rsidP="00CF1B4B">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700F12">
      <w:r w:rsidRPr="007F7FEB">
        <w:t xml:space="preserve">Nbs de disques au minimum : </w:t>
      </w:r>
      <w:r w:rsidR="00746200" w:rsidRPr="007F7FEB">
        <w:rPr>
          <w:b/>
        </w:rPr>
        <w:t>4</w:t>
      </w:r>
    </w:p>
    <w:p w14:paraId="22D6FC29" w14:textId="624CC3C0" w:rsidR="00700F12" w:rsidRPr="007F7FEB" w:rsidRDefault="00700F12" w:rsidP="00700F12">
      <w:r w:rsidRPr="007F7FEB">
        <w:t xml:space="preserve">Avantage(s) : </w:t>
      </w:r>
      <w:r w:rsidR="007F7E75" w:rsidRPr="007F7FEB">
        <w:rPr>
          <w:b/>
        </w:rPr>
        <w:t xml:space="preserve">plus grande sécurité </w:t>
      </w:r>
    </w:p>
    <w:p w14:paraId="2C9468A5" w14:textId="4963ADA8" w:rsidR="00700F12" w:rsidRPr="007F7FEB" w:rsidRDefault="00700F12" w:rsidP="00700F12">
      <w:r w:rsidRPr="007F7FEB">
        <w:t xml:space="preserve">Perte de disques max : </w:t>
      </w:r>
      <w:r w:rsidR="007F7E75" w:rsidRPr="007F7FEB">
        <w:rPr>
          <w:b/>
        </w:rPr>
        <w:t>2</w:t>
      </w:r>
    </w:p>
    <w:p w14:paraId="73FB2206" w14:textId="07E6CFE3" w:rsidR="00AB17F1" w:rsidRPr="007F7FEB" w:rsidRDefault="00700F12" w:rsidP="00CF1B4B">
      <w:pPr>
        <w:rPr>
          <w:lang w:val="en-GB"/>
        </w:rPr>
      </w:pPr>
      <w:r w:rsidRPr="007F7FEB">
        <w:rPr>
          <w:lang w:val="en-GB"/>
        </w:rPr>
        <w:t xml:space="preserve">Calcul volume : </w:t>
      </w:r>
      <w:r w:rsidR="00985A0E" w:rsidRPr="007F7FEB">
        <w:rPr>
          <w:b/>
          <w:lang w:val="en-GB"/>
        </w:rPr>
        <w:t>(nbDisk – 2) * singleDiskSize = capacity</w:t>
      </w:r>
    </w:p>
    <w:p w14:paraId="3CC1DB6E" w14:textId="5A07DCF0" w:rsidR="0051309C" w:rsidRPr="007F7FEB" w:rsidRDefault="0051309C" w:rsidP="00CF1B4B">
      <w:pPr>
        <w:rPr>
          <w:lang w:val="en-GB"/>
        </w:rPr>
      </w:pPr>
    </w:p>
    <w:p w14:paraId="0804796C" w14:textId="7AB3BDC6" w:rsidR="003F547E" w:rsidRPr="007F7FEB" w:rsidRDefault="0051309C" w:rsidP="00410E42">
      <w:pPr>
        <w:pStyle w:val="Titre3"/>
        <w:rPr>
          <w:color w:val="auto"/>
        </w:rPr>
      </w:pPr>
      <w:bookmarkStart w:id="69" w:name="_Toc532326663"/>
      <w:r w:rsidRPr="007F7FEB">
        <w:rPr>
          <w:rFonts w:ascii="Minion-Italic" w:hAnsi="Minion-Italic" w:cs="Minion-Italic"/>
          <w:i/>
          <w:iCs/>
          <w:noProof/>
          <w:color w:val="auto"/>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10 (ensembles RAID 1 entrelacés) :</w:t>
      </w:r>
      <w:bookmarkEnd w:id="69"/>
    </w:p>
    <w:p w14:paraId="6387EBD3" w14:textId="3F8F3F68" w:rsidR="00AB17F1" w:rsidRPr="007F7FEB" w:rsidRDefault="003F547E" w:rsidP="00CF1B4B">
      <w:r w:rsidRPr="007F7FEB">
        <w:t>Le RAID 10 permet aussi comme le RAID 1</w:t>
      </w:r>
      <w:r w:rsidRPr="007F7FEB">
        <w:rPr>
          <w:vertAlign w:val="superscript"/>
        </w:rPr>
        <w:t>E</w:t>
      </w:r>
      <w:r w:rsidRPr="007F7FEB">
        <w:t xml:space="preserve"> d’avoir une vitesse de d’écriture accélérer tout en ayant du mirroring.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51309C">
      <w:r w:rsidRPr="007F7FEB">
        <w:t xml:space="preserve">Nbs de disques au minimum : </w:t>
      </w:r>
      <w:r w:rsidR="00510772" w:rsidRPr="007F7FEB">
        <w:rPr>
          <w:b/>
        </w:rPr>
        <w:t>4</w:t>
      </w:r>
    </w:p>
    <w:p w14:paraId="41BCBAAC" w14:textId="42D0321B" w:rsidR="0051309C" w:rsidRPr="007F7FEB" w:rsidRDefault="0051309C" w:rsidP="0051309C">
      <w:r w:rsidRPr="007F7FEB">
        <w:t xml:space="preserve">Avantage(s) : </w:t>
      </w:r>
      <w:r w:rsidR="00F43606" w:rsidRPr="007F7FEB">
        <w:rPr>
          <w:b/>
        </w:rPr>
        <w:t>redondance des données et bonne vitesse d’écriture</w:t>
      </w:r>
      <w:r w:rsidRPr="007F7FEB">
        <w:t xml:space="preserve"> </w:t>
      </w:r>
    </w:p>
    <w:p w14:paraId="00521F72" w14:textId="009B00B8" w:rsidR="0051309C" w:rsidRPr="007F7FEB" w:rsidRDefault="0051309C" w:rsidP="0051309C">
      <w:r w:rsidRPr="007F7FEB">
        <w:t xml:space="preserve">Perte de disques max : </w:t>
      </w:r>
      <w:r w:rsidRPr="007F7FEB">
        <w:rPr>
          <w:b/>
        </w:rPr>
        <w:t>2</w:t>
      </w:r>
    </w:p>
    <w:p w14:paraId="698D0C69" w14:textId="00E91E4A" w:rsidR="0051309C" w:rsidRPr="007F7FEB" w:rsidRDefault="0051309C" w:rsidP="0051309C">
      <w:r w:rsidRPr="007F7FEB">
        <w:t xml:space="preserve">Calcul volume : </w:t>
      </w:r>
      <w:r w:rsidR="00510772" w:rsidRPr="007F7FEB">
        <w:rPr>
          <w:b/>
        </w:rPr>
        <w:t>50% du volume total</w:t>
      </w:r>
    </w:p>
    <w:p w14:paraId="086951BC" w14:textId="41980D25" w:rsidR="0051309C" w:rsidRPr="007F7FEB" w:rsidRDefault="0051309C" w:rsidP="00CF1B4B"/>
    <w:p w14:paraId="25AEE434" w14:textId="55773F80" w:rsidR="00AB17F1" w:rsidRPr="007F7FEB" w:rsidRDefault="00EE565D" w:rsidP="00AB17F1">
      <w:pPr>
        <w:pStyle w:val="Titre3"/>
        <w:rPr>
          <w:color w:val="auto"/>
        </w:rPr>
      </w:pPr>
      <w:bookmarkStart w:id="70" w:name="_Toc532326664"/>
      <w:r w:rsidRPr="007F7FEB">
        <w:rPr>
          <w:rFonts w:ascii="Minion-Italic" w:hAnsi="Minion-Italic" w:cs="Minion-Italic"/>
          <w:i/>
          <w:iCs/>
          <w:noProof/>
          <w:color w:val="auto"/>
          <w:sz w:val="19"/>
          <w:szCs w:val="19"/>
          <w:lang w:eastAsia="fr-CH"/>
        </w:rPr>
        <w:drawing>
          <wp:anchor distT="0" distB="0" distL="114300" distR="114300" simplePos="0" relativeHeight="251680768" behindDoc="0" locked="0" layoutInCell="1" allowOverlap="1" wp14:anchorId="313F68FA" wp14:editId="475EB87A">
            <wp:simplePos x="0" y="0"/>
            <wp:positionH relativeFrom="column">
              <wp:posOffset>3860888</wp:posOffset>
            </wp:positionH>
            <wp:positionV relativeFrom="paragraph">
              <wp:posOffset>97686</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50 (ensembles RAID 5 entrelacés) :</w:t>
      </w:r>
      <w:bookmarkEnd w:id="70"/>
    </w:p>
    <w:p w14:paraId="6FF63103" w14:textId="1A219D5D" w:rsidR="00AB17F1" w:rsidRPr="007F7FEB" w:rsidRDefault="003F547E" w:rsidP="00CF1B4B">
      <w:r w:rsidRPr="007F7FEB">
        <w:t xml:space="preserve">Le RAID 50 permet d’avoir 2 </w:t>
      </w:r>
      <w:r w:rsidR="00CF1B4B" w:rsidRPr="007F7FEB">
        <w:t>piles</w:t>
      </w:r>
      <w:r w:rsidRPr="007F7FEB">
        <w:t xml:space="preserve"> de disques en RAID 5 entrelacer en RAID 0. Chaque pile peux perde un disque et les performances sont accélérer tout en ayant la possibilité d’utilisé 67% </w:t>
      </w:r>
      <w:r w:rsidR="00A458E6" w:rsidRPr="007F7FEB">
        <w:t>à</w:t>
      </w:r>
      <w:r w:rsidRPr="007F7FEB">
        <w:t xml:space="preserve"> 94% Dépendant le nombre de disque dans l’ensemble du RAID.</w:t>
      </w:r>
    </w:p>
    <w:p w14:paraId="2FB7BD7F" w14:textId="211AA604" w:rsidR="00EE565D" w:rsidRPr="007F7FEB" w:rsidRDefault="00EE565D" w:rsidP="00EE565D">
      <w:r w:rsidRPr="007F7FEB">
        <w:t xml:space="preserve">Nbs de disques au minimum : </w:t>
      </w:r>
      <w:r w:rsidR="003E67D9" w:rsidRPr="007F7FEB">
        <w:rPr>
          <w:b/>
        </w:rPr>
        <w:t>6</w:t>
      </w:r>
    </w:p>
    <w:p w14:paraId="36ED8BA7" w14:textId="0CFCCB07" w:rsidR="00EE565D" w:rsidRPr="007F7FEB" w:rsidRDefault="00EE565D" w:rsidP="00EE565D">
      <w:r w:rsidRPr="007F7FEB">
        <w:t xml:space="preserve">Avantage(s) : </w:t>
      </w:r>
      <w:r w:rsidR="00D958EE" w:rsidRPr="007F7FEB">
        <w:rPr>
          <w:b/>
        </w:rPr>
        <w:t>volume agrégé</w:t>
      </w:r>
    </w:p>
    <w:p w14:paraId="52134954" w14:textId="22E48921" w:rsidR="00EE565D" w:rsidRPr="007F7FEB" w:rsidRDefault="00EE565D" w:rsidP="00EE565D">
      <w:r w:rsidRPr="007F7FEB">
        <w:t xml:space="preserve">Perte de disques max : </w:t>
      </w:r>
      <w:r w:rsidR="00CD4A35" w:rsidRPr="007F7FEB">
        <w:rPr>
          <w:b/>
        </w:rPr>
        <w:t>1</w:t>
      </w:r>
    </w:p>
    <w:p w14:paraId="1210F5F0" w14:textId="365111AF" w:rsidR="00EE565D" w:rsidRPr="007F7FEB" w:rsidRDefault="00EE565D" w:rsidP="00CF1B4B">
      <w:r w:rsidRPr="007F7FEB">
        <w:t xml:space="preserve">Calcul volume : </w:t>
      </w:r>
      <w:r w:rsidR="00122DCC" w:rsidRPr="007F7FEB">
        <w:t>trop teck à calculer</w:t>
      </w:r>
    </w:p>
    <w:p w14:paraId="2E3AA1E1" w14:textId="77777777" w:rsidR="003F547E" w:rsidRPr="007F7FEB" w:rsidRDefault="0051309C" w:rsidP="00410E42">
      <w:pPr>
        <w:pStyle w:val="Titre3"/>
        <w:rPr>
          <w:color w:val="auto"/>
        </w:rPr>
      </w:pPr>
      <w:bookmarkStart w:id="71" w:name="_Toc532326665"/>
      <w:r w:rsidRPr="007F7FEB">
        <w:rPr>
          <w:rFonts w:ascii="Minion-Italic" w:hAnsi="Minion-Italic" w:cs="Minion-Italic"/>
          <w:i/>
          <w:iCs/>
          <w:noProof/>
          <w:color w:val="auto"/>
          <w:sz w:val="19"/>
          <w:szCs w:val="19"/>
          <w:lang w:eastAsia="fr-CH"/>
        </w:rPr>
        <w:lastRenderedPageBreak/>
        <w:drawing>
          <wp:anchor distT="0" distB="0" distL="114300" distR="114300" simplePos="0" relativeHeight="251681792" behindDoc="0" locked="0" layoutInCell="1" allowOverlap="1" wp14:anchorId="0FD825E1" wp14:editId="29AC53C9">
            <wp:simplePos x="0" y="0"/>
            <wp:positionH relativeFrom="column">
              <wp:posOffset>3342315</wp:posOffset>
            </wp:positionH>
            <wp:positionV relativeFrom="paragraph">
              <wp:posOffset>22343</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rPr>
          <w:color w:val="auto"/>
        </w:rPr>
        <w:t>RAID 60 (ensembles RAID 6 entrelacés) :</w:t>
      </w:r>
      <w:bookmarkEnd w:id="71"/>
      <w:r w:rsidR="00AB17F1" w:rsidRPr="007F7FEB">
        <w:rPr>
          <w:rFonts w:ascii="Minion-Italic" w:hAnsi="Minion-Italic" w:cs="Minion-Italic"/>
          <w:i/>
          <w:iCs/>
          <w:noProof/>
          <w:color w:val="auto"/>
          <w:sz w:val="19"/>
          <w:szCs w:val="19"/>
        </w:rPr>
        <w:t xml:space="preserve"> </w:t>
      </w:r>
    </w:p>
    <w:p w14:paraId="0AB1CFB7" w14:textId="17D7EED9" w:rsidR="003F547E" w:rsidRPr="007F7FEB" w:rsidRDefault="003F547E" w:rsidP="00D84EFF">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4D986500" w:rsidR="00EE565D" w:rsidRPr="007F7FEB" w:rsidRDefault="00EE565D" w:rsidP="00EE565D">
      <w:r w:rsidRPr="007F7FEB">
        <w:t xml:space="preserve">Nbs de disques au minimum : </w:t>
      </w:r>
      <w:r w:rsidR="00957CB9" w:rsidRPr="007F7FEB">
        <w:rPr>
          <w:b/>
        </w:rPr>
        <w:t>8</w:t>
      </w:r>
    </w:p>
    <w:p w14:paraId="24B31A7F" w14:textId="22567005" w:rsidR="00957CB9" w:rsidRPr="007F7FEB" w:rsidRDefault="00EE565D" w:rsidP="00EE565D">
      <w:pPr>
        <w:rPr>
          <w:b/>
        </w:rPr>
      </w:pPr>
      <w:r w:rsidRPr="007F7FEB">
        <w:t xml:space="preserve">Avantage(s) : </w:t>
      </w:r>
      <w:r w:rsidR="00957CB9" w:rsidRPr="007F7FEB">
        <w:rPr>
          <w:b/>
        </w:rPr>
        <w:t>beaucoup de disques avec redondance plus grande (la performance est nul)</w:t>
      </w:r>
    </w:p>
    <w:p w14:paraId="541B5A61" w14:textId="77777777" w:rsidR="00EE565D" w:rsidRPr="007F7FEB" w:rsidRDefault="00EE565D" w:rsidP="00EE565D">
      <w:r w:rsidRPr="007F7FEB">
        <w:t xml:space="preserve">Perte de disques max : </w:t>
      </w:r>
      <w:r w:rsidRPr="007F7FEB">
        <w:rPr>
          <w:b/>
        </w:rPr>
        <w:t>2</w:t>
      </w:r>
    </w:p>
    <w:p w14:paraId="51F2BC18" w14:textId="2A013454" w:rsidR="00EE565D" w:rsidRDefault="00EE565D" w:rsidP="00D84EFF">
      <w:r w:rsidRPr="007F7FEB">
        <w:t xml:space="preserve">Calcul volume : </w:t>
      </w:r>
    </w:p>
    <w:p w14:paraId="763C6C7B" w14:textId="3E78ED1D" w:rsidR="0015111F" w:rsidRDefault="0015111F" w:rsidP="0015111F">
      <w:pPr>
        <w:pStyle w:val="Titre3"/>
      </w:pPr>
      <w:r>
        <w:t>Raid DP</w:t>
      </w:r>
    </w:p>
    <w:p w14:paraId="402D4B99" w14:textId="432BB71D" w:rsidR="0015111F" w:rsidRDefault="0015111F" w:rsidP="0015111F">
      <w:r>
        <w:t>Le RAID DP est une technologie utilisée par les systèmes NAS. Le principe du raid dp et de reprendre en grande partie le système du raid 6 mais avec des disques à double parités fixes.</w:t>
      </w:r>
      <w:r w:rsidR="00BF6391">
        <w:t xml:space="preserve"> C’est le seul système raid qui peux subir une perte de 2 disques dans un même groupe raid.</w:t>
      </w:r>
      <w:r w:rsidR="00AA5A15">
        <w:t xml:space="preserve"> Cette technologie est principalement utilisée par la société </w:t>
      </w:r>
      <w:r w:rsidR="00AA5A15" w:rsidRPr="00AA5A15">
        <w:rPr>
          <w:i/>
        </w:rPr>
        <w:t>NetApp</w:t>
      </w:r>
      <w:r w:rsidR="00AA5A15">
        <w:rPr>
          <w:i/>
        </w:rPr>
        <w:t>.</w:t>
      </w:r>
    </w:p>
    <w:p w14:paraId="14849A89" w14:textId="5EAB96B6" w:rsidR="00AA5A15" w:rsidRPr="007F7FEB" w:rsidRDefault="00AA5A15" w:rsidP="00AA5A15">
      <w:r w:rsidRPr="007F7FEB">
        <w:t xml:space="preserve">Nbs de disques au minimum : </w:t>
      </w:r>
      <w:r>
        <w:rPr>
          <w:b/>
        </w:rPr>
        <w:t>4</w:t>
      </w:r>
    </w:p>
    <w:p w14:paraId="3E294632" w14:textId="5EED36D0" w:rsidR="00AA5A15" w:rsidRPr="007F7FEB" w:rsidRDefault="00AA5A15" w:rsidP="00AA5A15">
      <w:r w:rsidRPr="007F7FEB">
        <w:t xml:space="preserve">Avantage(s) : </w:t>
      </w:r>
      <w:r>
        <w:rPr>
          <w:b/>
        </w:rPr>
        <w:t>peut supporter un</w:t>
      </w:r>
      <w:r w:rsidR="004C2B43">
        <w:rPr>
          <w:b/>
        </w:rPr>
        <w:t>e</w:t>
      </w:r>
      <w:r>
        <w:rPr>
          <w:b/>
        </w:rPr>
        <w:t xml:space="preserve"> perte de 2 disques sur un même groupe raid</w:t>
      </w:r>
    </w:p>
    <w:p w14:paraId="5076D07E" w14:textId="21AEDBD0" w:rsidR="00AA5A15" w:rsidRPr="007F7FEB" w:rsidRDefault="00AA5A15" w:rsidP="00AA5A15">
      <w:r w:rsidRPr="007F7FEB">
        <w:t xml:space="preserve">Perte de disques max : </w:t>
      </w:r>
      <w:r>
        <w:rPr>
          <w:b/>
        </w:rPr>
        <w:t>3</w:t>
      </w:r>
    </w:p>
    <w:p w14:paraId="15EF3302" w14:textId="5C9D0577" w:rsidR="00AA5A15" w:rsidRPr="0015111F" w:rsidRDefault="00AA5A15" w:rsidP="00AA5A15">
      <w:r w:rsidRPr="007F7FEB">
        <w:t xml:space="preserve">Calcul volume : </w:t>
      </w:r>
      <w:r w:rsidR="001F7A0C">
        <w:t xml:space="preserve">(Nombre de disque – 2) * singleDiskSize = capacity </w:t>
      </w:r>
    </w:p>
    <w:p w14:paraId="7560C617" w14:textId="77777777" w:rsidR="00BD65C4" w:rsidRPr="007F7FEB" w:rsidRDefault="00BD65C4" w:rsidP="00D84EFF"/>
    <w:p w14:paraId="5B2C997B" w14:textId="2525816D" w:rsidR="000B0E89" w:rsidRPr="007F7FEB" w:rsidRDefault="0091562E" w:rsidP="00AE41E3">
      <w:pPr>
        <w:pStyle w:val="Titre2"/>
        <w:rPr>
          <w:color w:val="auto"/>
        </w:rPr>
      </w:pPr>
      <w:bookmarkStart w:id="72" w:name="_Toc532326666"/>
      <w:r w:rsidRPr="007F7FEB">
        <w:rPr>
          <w:color w:val="auto"/>
        </w:rPr>
        <w:t>Les différents systèmes de stockages</w:t>
      </w:r>
      <w:bookmarkEnd w:id="72"/>
    </w:p>
    <w:p w14:paraId="590B346F" w14:textId="3D79C286" w:rsidR="003510BF" w:rsidRPr="007F7FEB" w:rsidRDefault="003510BF" w:rsidP="003510BF">
      <w:pPr>
        <w:pStyle w:val="Titre3"/>
        <w:rPr>
          <w:color w:val="auto"/>
        </w:rPr>
      </w:pPr>
      <w:bookmarkStart w:id="73" w:name="_Toc532326667"/>
      <w:r w:rsidRPr="007F7FEB">
        <w:rPr>
          <w:color w:val="auto"/>
        </w:rPr>
        <w:t>Première génération</w:t>
      </w:r>
      <w:r w:rsidR="0008051F" w:rsidRPr="007F7FEB">
        <w:rPr>
          <w:color w:val="auto"/>
        </w:rPr>
        <w:t xml:space="preserve"> – supports physiques</w:t>
      </w:r>
      <w:bookmarkEnd w:id="73"/>
    </w:p>
    <w:p w14:paraId="4AC53D5A" w14:textId="5A86FCA5" w:rsidR="00A52A68" w:rsidRPr="007F7FEB" w:rsidRDefault="00A52A68" w:rsidP="00DA6430">
      <w:pPr>
        <w:pStyle w:val="Titre4"/>
        <w:rPr>
          <w:color w:val="auto"/>
        </w:rPr>
      </w:pPr>
      <w:bookmarkStart w:id="74" w:name="_Toc532326668"/>
      <w:r w:rsidRPr="007F7FEB">
        <w:rPr>
          <w:color w:val="auto"/>
        </w:rPr>
        <w:t xml:space="preserve">Le </w:t>
      </w:r>
      <w:r w:rsidR="00A03392" w:rsidRPr="007F7FEB">
        <w:rPr>
          <w:color w:val="auto"/>
        </w:rPr>
        <w:t>r</w:t>
      </w:r>
      <w:r w:rsidRPr="007F7FEB">
        <w:rPr>
          <w:color w:val="auto"/>
        </w:rPr>
        <w:t>uban perforé</w:t>
      </w:r>
      <w:bookmarkEnd w:id="74"/>
    </w:p>
    <w:p w14:paraId="0797373D" w14:textId="48437E79" w:rsidR="00EA4CDF" w:rsidRPr="007F7FEB" w:rsidRDefault="00EA4CDF" w:rsidP="00EA4CDF">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77777777" w:rsidR="00016F35" w:rsidRPr="007F7FEB" w:rsidRDefault="00016F35" w:rsidP="00016F35">
      <w:pPr>
        <w:pStyle w:val="Titre4"/>
        <w:rPr>
          <w:color w:val="auto"/>
        </w:rPr>
      </w:pPr>
      <w:bookmarkStart w:id="75" w:name="_Toc532326669"/>
      <w:r w:rsidRPr="007F7FEB">
        <w:rPr>
          <w:color w:val="auto"/>
        </w:rPr>
        <w:t>La carte perforée</w:t>
      </w:r>
      <w:bookmarkEnd w:id="75"/>
    </w:p>
    <w:p w14:paraId="75B823E9" w14:textId="1530000D" w:rsidR="004C47E0" w:rsidRPr="007F7FEB" w:rsidRDefault="00AF1209" w:rsidP="00EA4CDF">
      <w:r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0E66268F" w:rsidR="00016F35" w:rsidRPr="007F7FEB" w:rsidRDefault="004C47E0" w:rsidP="00EA4CDF">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EA4CDF">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52B25429" w:rsidR="003510BF" w:rsidRPr="007F7FEB" w:rsidRDefault="003510BF" w:rsidP="003510BF">
      <w:pPr>
        <w:pStyle w:val="Titre3"/>
        <w:rPr>
          <w:color w:val="auto"/>
        </w:rPr>
      </w:pPr>
      <w:bookmarkStart w:id="76" w:name="_Toc532326670"/>
      <w:r w:rsidRPr="007F7FEB">
        <w:rPr>
          <w:color w:val="auto"/>
        </w:rPr>
        <w:lastRenderedPageBreak/>
        <w:t>Deuxième génération</w:t>
      </w:r>
      <w:r w:rsidR="0008051F" w:rsidRPr="007F7FEB">
        <w:rPr>
          <w:color w:val="auto"/>
        </w:rPr>
        <w:t xml:space="preserve"> – supports magnétiques</w:t>
      </w:r>
      <w:bookmarkEnd w:id="76"/>
    </w:p>
    <w:p w14:paraId="4B9B467B" w14:textId="7926D37C" w:rsidR="00D471FD" w:rsidRPr="007F7FEB" w:rsidRDefault="00A03392" w:rsidP="008A6FA1">
      <w:pPr>
        <w:pStyle w:val="Titre4"/>
        <w:rPr>
          <w:color w:val="auto"/>
        </w:rPr>
      </w:pPr>
      <w:bookmarkStart w:id="77" w:name="_Toc532326671"/>
      <w:r w:rsidRPr="007F7FEB">
        <w:rPr>
          <w:color w:val="auto"/>
        </w:rPr>
        <w:t>La bande magnétique</w:t>
      </w:r>
      <w:bookmarkEnd w:id="77"/>
    </w:p>
    <w:p w14:paraId="618C3F78" w14:textId="5444FDA4" w:rsidR="009E52CF" w:rsidRPr="007F7FEB" w:rsidRDefault="009E52CF" w:rsidP="009E52CF">
      <w:r w:rsidRPr="007F7FEB">
        <w:t xml:space="preserve">La bande magnétique, développée en Allemagne en 1928, est utilisée pour enregistrer et écouter des informations analogiques ou numériques. Le magnétophone servira alors à écouter </w:t>
      </w:r>
      <w:r w:rsidR="00080AB5" w:rsidRPr="007F7FEB">
        <w:t>les signaux audios</w:t>
      </w:r>
      <w:r w:rsidRPr="007F7FEB">
        <w:t xml:space="preserve"> et le magnétoscope pour les signaux </w:t>
      </w:r>
      <w:r w:rsidR="004220BC" w:rsidRPr="007F7FEB">
        <w:t>vidéo</w:t>
      </w:r>
      <w:r w:rsidR="00DC51BF" w:rsidRPr="007F7FEB">
        <w:t>.</w:t>
      </w:r>
    </w:p>
    <w:p w14:paraId="525C0D65" w14:textId="437786A3" w:rsidR="00DC51BF" w:rsidRPr="007F7FEB" w:rsidRDefault="00DC51BF" w:rsidP="009E52CF">
      <w:r w:rsidRPr="007F7FEB">
        <w:t>L’utilisation d’une bande magnétique se caractérisera à l’aide de la largeur de la bande et à son nombre de pistes.</w:t>
      </w:r>
    </w:p>
    <w:p w14:paraId="695C71C6" w14:textId="7E684D81" w:rsidR="00F8195D" w:rsidRPr="007F7FEB" w:rsidRDefault="00F8195D" w:rsidP="00F8195D">
      <w:r w:rsidRPr="007F7FEB">
        <w:t xml:space="preserve">Les bandes magnétiques sont très vite devenues le système de mémoire de masse </w:t>
      </w:r>
      <w:r w:rsidR="00C81BAE" w:rsidRPr="007F7FEB">
        <w:t>par excellence.</w:t>
      </w:r>
    </w:p>
    <w:p w14:paraId="490284D5" w14:textId="1A01E97E" w:rsidR="00CD2AD4" w:rsidRPr="007F7FEB" w:rsidRDefault="00CD2AD4" w:rsidP="008A6FA1">
      <w:pPr>
        <w:pStyle w:val="Titre4"/>
        <w:rPr>
          <w:color w:val="auto"/>
        </w:rPr>
      </w:pPr>
      <w:bookmarkStart w:id="78" w:name="_Toc532326672"/>
      <w:r w:rsidRPr="007F7FEB">
        <w:rPr>
          <w:color w:val="auto"/>
        </w:rPr>
        <w:t>La cassette</w:t>
      </w:r>
      <w:r w:rsidR="004C7230" w:rsidRPr="007F7FEB">
        <w:rPr>
          <w:color w:val="auto"/>
        </w:rPr>
        <w:t xml:space="preserve"> audio</w:t>
      </w:r>
      <w:bookmarkEnd w:id="78"/>
    </w:p>
    <w:p w14:paraId="56674064" w14:textId="4444861C" w:rsidR="00BF10AF" w:rsidRPr="007F7FEB" w:rsidRDefault="00BF10AF" w:rsidP="00BF10AF">
      <w:r w:rsidRPr="007F7FEB">
        <w:t>La cassette audio / minicassette / musicassette a été introduit</w:t>
      </w:r>
      <w:r w:rsidR="00F023F9" w:rsidRPr="007F7FEB">
        <w:t>e</w:t>
      </w:r>
      <w:r w:rsidRPr="007F7FEB">
        <w:t xml:space="preserve"> par Philips. Une cassette contient deux bobines où est enroulée </w:t>
      </w:r>
      <w:r w:rsidR="00035D2C" w:rsidRPr="007F7FEB">
        <w:t>une bande magnétique</w:t>
      </w:r>
      <w:r w:rsidRPr="007F7FEB">
        <w:t>.</w:t>
      </w:r>
    </w:p>
    <w:p w14:paraId="6AB16A1D" w14:textId="6E2A1A14" w:rsidR="00035D2C" w:rsidRPr="007F7FEB" w:rsidRDefault="00035D2C" w:rsidP="00BF10AF">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58870060" w:rsidR="003415FD" w:rsidRPr="007F7FEB" w:rsidRDefault="008A343E" w:rsidP="00BF10AF">
      <w:r w:rsidRPr="007F7FEB">
        <w:t>Une cassette est composée de quatre canaux qui sont écrits en parallèle sur la bande, deux par côté. C’est pour cela qu’il faut retourner la cassette, chaque face comporte deux bandes.</w:t>
      </w:r>
    </w:p>
    <w:p w14:paraId="5C532ECB" w14:textId="77777777" w:rsidR="00994779" w:rsidRPr="007F7FEB" w:rsidRDefault="00994779" w:rsidP="00BF10AF">
      <w:r w:rsidRPr="007F7FEB">
        <w:t>Il existe différents types de cassettes, ces types se différencient par leurs matériaux de constructions et leurs performances :</w:t>
      </w:r>
    </w:p>
    <w:p w14:paraId="4E2638F8" w14:textId="561A985E" w:rsidR="00994779" w:rsidRPr="007F7FEB" w:rsidRDefault="00994779" w:rsidP="007734BD">
      <w:pPr>
        <w:pStyle w:val="Paragraphedeliste"/>
        <w:numPr>
          <w:ilvl w:val="0"/>
          <w:numId w:val="10"/>
        </w:numPr>
      </w:pPr>
      <w:r w:rsidRPr="007F7FEB">
        <w:t>Type 1 – normale : de 30Hz à 15kHz</w:t>
      </w:r>
    </w:p>
    <w:p w14:paraId="5554395F" w14:textId="63E558CB" w:rsidR="00994779" w:rsidRPr="007F7FEB" w:rsidRDefault="00994779" w:rsidP="007734BD">
      <w:pPr>
        <w:pStyle w:val="Paragraphedeliste"/>
        <w:numPr>
          <w:ilvl w:val="0"/>
          <w:numId w:val="10"/>
        </w:numPr>
      </w:pPr>
      <w:r w:rsidRPr="007F7FEB">
        <w:t>Type 2 – chrome : de 30Hz à 16kHz</w:t>
      </w:r>
    </w:p>
    <w:p w14:paraId="4F4D3312" w14:textId="77777777" w:rsidR="00994779" w:rsidRPr="007F7FEB" w:rsidRDefault="00994779" w:rsidP="007734BD">
      <w:pPr>
        <w:pStyle w:val="Paragraphedeliste"/>
        <w:numPr>
          <w:ilvl w:val="0"/>
          <w:numId w:val="10"/>
        </w:numPr>
      </w:pPr>
      <w:r w:rsidRPr="007F7FEB">
        <w:t>Type 3 – ferrichrome : de 30Hz à 16kHz</w:t>
      </w:r>
    </w:p>
    <w:p w14:paraId="2EFB4FEE" w14:textId="4D8F9B36" w:rsidR="001A58BF" w:rsidRPr="007F7FEB" w:rsidRDefault="00994779" w:rsidP="007734BD">
      <w:pPr>
        <w:pStyle w:val="Paragraphedeliste"/>
        <w:numPr>
          <w:ilvl w:val="0"/>
          <w:numId w:val="10"/>
        </w:numPr>
      </w:pPr>
      <w:r w:rsidRPr="007F7FEB">
        <w:t>Type 4 – métal : de 30Hz à 18kHz</w:t>
      </w:r>
    </w:p>
    <w:p w14:paraId="19423D63" w14:textId="1B177DC4" w:rsidR="001A58BF" w:rsidRPr="007F7FEB" w:rsidRDefault="001A58BF" w:rsidP="001A58BF">
      <w:r w:rsidRPr="007F7FEB">
        <w:t xml:space="preserve">La durée d’une cassette </w:t>
      </w:r>
      <w:r w:rsidR="002E7F19" w:rsidRPr="007F7FEB">
        <w:t>peut</w:t>
      </w:r>
      <w:r w:rsidRPr="007F7FEB">
        <w:t xml:space="preserve"> varier en fonction de la longueur de la bande et de la vitesse de défilement.</w:t>
      </w:r>
    </w:p>
    <w:p w14:paraId="19ED2160" w14:textId="3EEDCF52" w:rsidR="004C7230" w:rsidRPr="007F7FEB" w:rsidRDefault="004C7230" w:rsidP="004C7230">
      <w:pPr>
        <w:pStyle w:val="Titre4"/>
        <w:rPr>
          <w:color w:val="auto"/>
        </w:rPr>
      </w:pPr>
      <w:bookmarkStart w:id="79" w:name="_Toc532326673"/>
      <w:r w:rsidRPr="007F7FEB">
        <w:rPr>
          <w:color w:val="auto"/>
        </w:rPr>
        <w:t>La cassette vidéo</w:t>
      </w:r>
      <w:bookmarkEnd w:id="79"/>
    </w:p>
    <w:p w14:paraId="44374A7D" w14:textId="3970DEF4" w:rsidR="002E7F19" w:rsidRPr="007F7FEB" w:rsidRDefault="002E7F19" w:rsidP="002E7F19">
      <w:r w:rsidRPr="007F7FEB">
        <w:t xml:space="preserve">La cassette vidéo fonctionne de la même manière qu’une cassette audio : elle comprend </w:t>
      </w:r>
      <w:r w:rsidR="000F15BF" w:rsidRPr="007F7FEB">
        <w:t>une bobine</w:t>
      </w:r>
      <w:r w:rsidRPr="007F7FEB">
        <w:t xml:space="preserve"> de magnétique capable de défiler afin de pouvoir lire ou enregistrer </w:t>
      </w:r>
      <w:r w:rsidR="00080AB5" w:rsidRPr="007F7FEB">
        <w:t>des signaux audios</w:t>
      </w:r>
      <w:r w:rsidRPr="007F7FEB">
        <w:t xml:space="preserve"> ou vidéos</w:t>
      </w:r>
      <w:r w:rsidR="000F15BF" w:rsidRPr="007F7FEB">
        <w:t>.</w:t>
      </w:r>
    </w:p>
    <w:p w14:paraId="3B5AF4D6" w14:textId="60CDDCA5" w:rsidR="000F15BF" w:rsidRPr="007F7FEB" w:rsidRDefault="003805B1" w:rsidP="002E7F19">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U-matic, etc… La différence entre ces formats se caractérise par une différente largeur de bande pour la luminance et une différente largeur de bande pour la chrominance.</w:t>
      </w:r>
    </w:p>
    <w:p w14:paraId="1CCD58D5" w14:textId="4538EDD9" w:rsidR="00CD2AD4" w:rsidRPr="007F7FEB" w:rsidRDefault="00CD2AD4" w:rsidP="008A6FA1">
      <w:pPr>
        <w:pStyle w:val="Titre4"/>
        <w:rPr>
          <w:color w:val="auto"/>
        </w:rPr>
      </w:pPr>
      <w:bookmarkStart w:id="80" w:name="_Toc532326674"/>
      <w:r w:rsidRPr="007F7FEB">
        <w:rPr>
          <w:color w:val="auto"/>
        </w:rPr>
        <w:t>Le disque dur</w:t>
      </w:r>
      <w:bookmarkEnd w:id="80"/>
    </w:p>
    <w:p w14:paraId="060A2E07" w14:textId="61FCE999" w:rsidR="00C73DC9" w:rsidRPr="007F7FEB" w:rsidRDefault="00F023F9" w:rsidP="00F023F9">
      <w:r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359C09D2" w:rsidR="00F023F9" w:rsidRPr="007F7FEB" w:rsidRDefault="002F76DC" w:rsidP="00F023F9">
      <w:r w:rsidRPr="007F7FEB">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7F7FEB" w:rsidRDefault="00CD2AD4" w:rsidP="008A6FA1">
      <w:pPr>
        <w:pStyle w:val="Titre4"/>
        <w:rPr>
          <w:color w:val="auto"/>
        </w:rPr>
      </w:pPr>
      <w:bookmarkStart w:id="81" w:name="_Toc532326675"/>
      <w:r w:rsidRPr="007F7FEB">
        <w:rPr>
          <w:color w:val="auto"/>
        </w:rPr>
        <w:lastRenderedPageBreak/>
        <w:t>La disquette</w:t>
      </w:r>
      <w:bookmarkEnd w:id="81"/>
    </w:p>
    <w:p w14:paraId="6DC86C8C" w14:textId="5C0AE459" w:rsidR="002A5BC2" w:rsidRPr="007F7FEB" w:rsidRDefault="002A5BC2" w:rsidP="002A5BC2">
      <w:r w:rsidRPr="007F7FEB">
        <w:t>Après plusieurs années de tests, la disquette fut lancée par IBM en 1967. Les disquettes sont des supports de stockages de donnée amovible, elles sont aussi appelées disque souple (floppy disk).</w:t>
      </w:r>
    </w:p>
    <w:p w14:paraId="28E711E3" w14:textId="25BE26EA" w:rsidR="002A5BC2" w:rsidRPr="007F7FEB" w:rsidRDefault="002A5BC2" w:rsidP="002A5BC2">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5176B9B3" w:rsidR="003510BF" w:rsidRPr="007F7FEB" w:rsidRDefault="003510BF" w:rsidP="003510BF">
      <w:pPr>
        <w:pStyle w:val="Titre3"/>
        <w:rPr>
          <w:color w:val="auto"/>
        </w:rPr>
      </w:pPr>
      <w:bookmarkStart w:id="82" w:name="_Toc532326676"/>
      <w:r w:rsidRPr="007F7FEB">
        <w:rPr>
          <w:color w:val="auto"/>
        </w:rPr>
        <w:t>Troisième génération</w:t>
      </w:r>
      <w:r w:rsidR="0008051F" w:rsidRPr="007F7FEB">
        <w:rPr>
          <w:color w:val="auto"/>
        </w:rPr>
        <w:t xml:space="preserve"> – supports optiques</w:t>
      </w:r>
      <w:bookmarkEnd w:id="82"/>
      <w:r w:rsidR="0008051F" w:rsidRPr="007F7FEB">
        <w:rPr>
          <w:color w:val="auto"/>
        </w:rPr>
        <w:t xml:space="preserve"> </w:t>
      </w:r>
    </w:p>
    <w:p w14:paraId="5470F462" w14:textId="207636D6" w:rsidR="003B0B86" w:rsidRPr="007F7FEB" w:rsidRDefault="003B0B86" w:rsidP="008A6FA1">
      <w:pPr>
        <w:pStyle w:val="Titre4"/>
        <w:rPr>
          <w:color w:val="auto"/>
        </w:rPr>
      </w:pPr>
      <w:bookmarkStart w:id="83" w:name="_Toc532326677"/>
      <w:r w:rsidRPr="007F7FEB">
        <w:rPr>
          <w:color w:val="auto"/>
        </w:rPr>
        <w:t>Le disque compact</w:t>
      </w:r>
      <w:bookmarkEnd w:id="83"/>
    </w:p>
    <w:p w14:paraId="72227BCB" w14:textId="7418A89B" w:rsidR="007051C2" w:rsidRPr="007F7FEB" w:rsidRDefault="007051C2" w:rsidP="007051C2">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1BDE2CB1" w:rsidR="00D70F50" w:rsidRPr="007F7FEB" w:rsidRDefault="00D70F50" w:rsidP="007051C2">
      <w:r w:rsidRPr="007F7FEB">
        <w:t>Un CD-ROM possède en général ~700Mo de données et peut tourner à une vitesse linaire de 500 tr/min pour permettre une lecture optimale.</w:t>
      </w:r>
    </w:p>
    <w:p w14:paraId="35654390" w14:textId="567FCF57" w:rsidR="00A43FD6" w:rsidRPr="007F7FEB" w:rsidRDefault="00A43FD6" w:rsidP="007051C2">
      <w:r w:rsidRPr="007F7FEB">
        <w:t>Un CD audio a une longévité qui se situe entre 50 et 200 ans.</w:t>
      </w:r>
    </w:p>
    <w:p w14:paraId="6A93987C" w14:textId="0FA24C0B" w:rsidR="003B0B86" w:rsidRPr="007F7FEB" w:rsidRDefault="003B0B86" w:rsidP="008A6FA1">
      <w:pPr>
        <w:pStyle w:val="Titre4"/>
        <w:rPr>
          <w:color w:val="auto"/>
        </w:rPr>
      </w:pPr>
      <w:bookmarkStart w:id="84" w:name="_Toc532326678"/>
      <w:r w:rsidRPr="007F7FEB">
        <w:rPr>
          <w:color w:val="auto"/>
        </w:rPr>
        <w:t>Le DVD</w:t>
      </w:r>
      <w:bookmarkEnd w:id="84"/>
    </w:p>
    <w:p w14:paraId="23376B06" w14:textId="77777777" w:rsidR="00AD1601" w:rsidRPr="007F7FEB" w:rsidRDefault="001C28D8" w:rsidP="001C28D8">
      <w:r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22CD78C5" w:rsidR="001C28D8" w:rsidRPr="007F7FEB" w:rsidRDefault="00AD1601" w:rsidP="001C28D8">
      <w:r w:rsidRPr="007F7FEB">
        <w:t>Selon la catégorie un DVD peut stocker jusqu’à 18 Go. Le DVD possède différents formats qui se sont développés durant des années.</w:t>
      </w:r>
    </w:p>
    <w:p w14:paraId="36AE54B0" w14:textId="56672E86" w:rsidR="003B0B86" w:rsidRPr="007F7FEB" w:rsidRDefault="003B0B86" w:rsidP="008A6FA1">
      <w:pPr>
        <w:pStyle w:val="Titre4"/>
        <w:rPr>
          <w:color w:val="auto"/>
        </w:rPr>
      </w:pPr>
      <w:bookmarkStart w:id="85" w:name="_Toc532326679"/>
      <w:r w:rsidRPr="007F7FEB">
        <w:rPr>
          <w:color w:val="auto"/>
        </w:rPr>
        <w:t>Le Blu-ray</w:t>
      </w:r>
      <w:bookmarkEnd w:id="85"/>
    </w:p>
    <w:p w14:paraId="4F70ADE2" w14:textId="719A9F82" w:rsidR="00AD1601" w:rsidRPr="007F7FEB" w:rsidRDefault="00AD1601" w:rsidP="00AD1601">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D1601">
      <w:r w:rsidRPr="007F7FEB">
        <w:t>Un Blu-Ray peut contenir jusqu’à 27 Go ou 240 min de vidéo HD.</w:t>
      </w:r>
    </w:p>
    <w:p w14:paraId="34098F10" w14:textId="0DEDA9BE" w:rsidR="003510BF" w:rsidRPr="007F7FEB" w:rsidRDefault="003510BF" w:rsidP="003510BF">
      <w:pPr>
        <w:pStyle w:val="Titre3"/>
        <w:rPr>
          <w:color w:val="auto"/>
        </w:rPr>
      </w:pPr>
      <w:bookmarkStart w:id="86" w:name="_Toc532326680"/>
      <w:r w:rsidRPr="007F7FEB">
        <w:rPr>
          <w:color w:val="auto"/>
        </w:rPr>
        <w:t>Quatrième génération</w:t>
      </w:r>
      <w:r w:rsidR="0008051F" w:rsidRPr="007F7FEB">
        <w:rPr>
          <w:color w:val="auto"/>
        </w:rPr>
        <w:t xml:space="preserve"> – supports numériques</w:t>
      </w:r>
      <w:bookmarkEnd w:id="86"/>
    </w:p>
    <w:p w14:paraId="4CFB1649" w14:textId="139B1BC1" w:rsidR="00603CB4" w:rsidRPr="007F7FEB" w:rsidRDefault="00603CB4" w:rsidP="008A6FA1">
      <w:pPr>
        <w:pStyle w:val="Titre4"/>
        <w:rPr>
          <w:color w:val="auto"/>
        </w:rPr>
      </w:pPr>
      <w:bookmarkStart w:id="87" w:name="_Toc532326681"/>
      <w:r w:rsidRPr="007F7FEB">
        <w:rPr>
          <w:color w:val="auto"/>
        </w:rPr>
        <w:t>La clé USB</w:t>
      </w:r>
      <w:bookmarkEnd w:id="87"/>
    </w:p>
    <w:p w14:paraId="3F3295EC" w14:textId="77777777" w:rsidR="009F07B6" w:rsidRPr="007F7FEB" w:rsidRDefault="003537F7" w:rsidP="003537F7">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3537F7">
      <w:r w:rsidRPr="007F7FEB">
        <w:t xml:space="preserve">Un avantage de la clé USB, c’est qu’elle ne peut pas se rayer et n’est pas sensible à la poussière. Elle est donc plus fiable. </w:t>
      </w:r>
    </w:p>
    <w:p w14:paraId="6F829CB4" w14:textId="4843AAC7" w:rsidR="009F07B6" w:rsidRPr="007F7FEB" w:rsidRDefault="009F07B6" w:rsidP="003537F7">
      <w:r w:rsidRPr="007F7FEB">
        <w:t xml:space="preserve">La durée de vie de la donnée est estimée à 10 ans ou plus, mais cela va dépendre du modèle acheté. </w:t>
      </w:r>
    </w:p>
    <w:p w14:paraId="3BDB1C24" w14:textId="632802A4" w:rsidR="009F07B6" w:rsidRPr="007F7FEB" w:rsidRDefault="009F07B6" w:rsidP="003537F7">
      <w:r w:rsidRPr="007F7FEB">
        <w:t>Les vitesses de transferts diffèrent en fonction de la catégorie de la clé :</w:t>
      </w:r>
    </w:p>
    <w:p w14:paraId="10FA3BCD" w14:textId="59757369" w:rsidR="009F07B6" w:rsidRPr="007F7FEB" w:rsidRDefault="009F07B6" w:rsidP="007734BD">
      <w:pPr>
        <w:pStyle w:val="Paragraphedeliste"/>
        <w:numPr>
          <w:ilvl w:val="0"/>
          <w:numId w:val="15"/>
        </w:numPr>
      </w:pPr>
      <w:r w:rsidRPr="007F7FEB">
        <w:t>USB 1.1 : 12Mbit/s</w:t>
      </w:r>
    </w:p>
    <w:p w14:paraId="09D96022" w14:textId="2C15BAE2" w:rsidR="009F07B6" w:rsidRPr="007F7FEB" w:rsidRDefault="009F07B6" w:rsidP="007734BD">
      <w:pPr>
        <w:pStyle w:val="Paragraphedeliste"/>
        <w:numPr>
          <w:ilvl w:val="0"/>
          <w:numId w:val="15"/>
        </w:numPr>
      </w:pPr>
      <w:r w:rsidRPr="007F7FEB">
        <w:t>USB 2.0 : 480Mbits/s</w:t>
      </w:r>
    </w:p>
    <w:p w14:paraId="58AF34E2" w14:textId="49A792D6" w:rsidR="009F07B6" w:rsidRPr="007F7FEB" w:rsidRDefault="009F07B6" w:rsidP="007734BD">
      <w:pPr>
        <w:pStyle w:val="Paragraphedeliste"/>
        <w:numPr>
          <w:ilvl w:val="0"/>
          <w:numId w:val="15"/>
        </w:numPr>
      </w:pPr>
      <w:r w:rsidRPr="007F7FEB">
        <w:t>USB 3.0 : 640Mbits/s</w:t>
      </w:r>
    </w:p>
    <w:p w14:paraId="3CB8FBA7" w14:textId="6D6C63BE" w:rsidR="009F07B6" w:rsidRPr="007F7FEB" w:rsidRDefault="009F07B6" w:rsidP="009F07B6">
      <w:r w:rsidRPr="007F7FEB">
        <w:lastRenderedPageBreak/>
        <w:t>Ces valeurs sont bien évidemment théoriques et ne relate pas la vérité la vitesse de lecture sera toujours supérieure à la vitesse d’écriture.</w:t>
      </w:r>
    </w:p>
    <w:p w14:paraId="61FC68B2" w14:textId="66D3549C" w:rsidR="00935A52" w:rsidRPr="007F7FEB" w:rsidRDefault="00E95DFF" w:rsidP="00935A52">
      <w:pPr>
        <w:pStyle w:val="Titre2"/>
        <w:rPr>
          <w:color w:val="auto"/>
        </w:rPr>
      </w:pPr>
      <w:bookmarkStart w:id="88" w:name="_Toc532326682"/>
      <w:r w:rsidRPr="007F7FEB">
        <w:rPr>
          <w:noProof/>
          <w:color w:val="auto"/>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rPr>
          <w:color w:val="auto"/>
        </w:rPr>
        <w:t>Les types de sauvegardes</w:t>
      </w:r>
      <w:bookmarkEnd w:id="88"/>
    </w:p>
    <w:p w14:paraId="3C9A3927" w14:textId="5602EE8A" w:rsidR="00935A52" w:rsidRPr="007F7FEB" w:rsidRDefault="00935A52" w:rsidP="00935A52">
      <w:pPr>
        <w:pStyle w:val="Titre3"/>
        <w:rPr>
          <w:color w:val="auto"/>
        </w:rPr>
      </w:pPr>
      <w:bookmarkStart w:id="89" w:name="_Toc514709868"/>
      <w:bookmarkStart w:id="90" w:name="_Toc532326683"/>
      <w:r w:rsidRPr="007F7FEB">
        <w:rPr>
          <w:color w:val="auto"/>
        </w:rPr>
        <w:t>Sauvegarde complète</w:t>
      </w:r>
      <w:bookmarkEnd w:id="89"/>
      <w:bookmarkEnd w:id="90"/>
      <w:r w:rsidRPr="007F7FEB">
        <w:rPr>
          <w:color w:val="auto"/>
        </w:rPr>
        <w:t xml:space="preserve"> </w:t>
      </w:r>
    </w:p>
    <w:p w14:paraId="038F61C4" w14:textId="18F8B2F5" w:rsidR="00935A52" w:rsidRPr="007F7FEB" w:rsidRDefault="00935A52" w:rsidP="00935A52">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935A52">
      <w:pPr>
        <w:pStyle w:val="Titre4"/>
        <w:rPr>
          <w:color w:val="auto"/>
        </w:rPr>
      </w:pPr>
      <w:bookmarkStart w:id="91" w:name="_Toc532326684"/>
      <w:r w:rsidRPr="007F7FEB">
        <w:rPr>
          <w:color w:val="auto"/>
        </w:rPr>
        <w:t>Point positif :</w:t>
      </w:r>
      <w:bookmarkEnd w:id="91"/>
      <w:r w:rsidRPr="007F7FEB">
        <w:rPr>
          <w:color w:val="auto"/>
        </w:rPr>
        <w:t xml:space="preserve"> </w:t>
      </w:r>
    </w:p>
    <w:p w14:paraId="3DB5F319" w14:textId="60BE1C26" w:rsidR="00935A52" w:rsidRPr="007F7FEB" w:rsidRDefault="00935A52" w:rsidP="00935A52">
      <w:r w:rsidRPr="007F7FEB">
        <w:t xml:space="preserve">la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935A52">
      <w:pPr>
        <w:pStyle w:val="Titre4"/>
        <w:rPr>
          <w:color w:val="auto"/>
        </w:rPr>
      </w:pPr>
      <w:bookmarkStart w:id="92" w:name="_Toc532326685"/>
      <w:r w:rsidRPr="007F7FEB">
        <w:rPr>
          <w:color w:val="auto"/>
        </w:rPr>
        <w:t>Point Négatif :</w:t>
      </w:r>
      <w:bookmarkEnd w:id="92"/>
    </w:p>
    <w:p w14:paraId="7C1E517F" w14:textId="2F5FE7FA" w:rsidR="00935A52" w:rsidRPr="007F7FEB" w:rsidRDefault="00301B7E" w:rsidP="00935A52">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935A52"/>
    <w:p w14:paraId="7CE32CA0" w14:textId="0B2A926A" w:rsidR="00935A52" w:rsidRPr="007F7FEB" w:rsidRDefault="00E95DFF" w:rsidP="00935A52">
      <w:pPr>
        <w:pStyle w:val="Titre3"/>
        <w:rPr>
          <w:color w:val="auto"/>
        </w:rPr>
      </w:pPr>
      <w:bookmarkStart w:id="93" w:name="_Toc514709869"/>
      <w:bookmarkStart w:id="94" w:name="_Toc532326686"/>
      <w:r w:rsidRPr="007F7FEB">
        <w:rPr>
          <w:noProof/>
          <w:color w:val="auto"/>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rPr>
          <w:color w:val="auto"/>
        </w:rPr>
        <w:t>Sauvegarde incrémentale</w:t>
      </w:r>
      <w:bookmarkEnd w:id="93"/>
      <w:bookmarkEnd w:id="94"/>
      <w:r w:rsidR="00935A52" w:rsidRPr="007F7FEB">
        <w:rPr>
          <w:color w:val="auto"/>
        </w:rPr>
        <w:t xml:space="preserve"> </w:t>
      </w:r>
    </w:p>
    <w:p w14:paraId="3233F5F4" w14:textId="77777777" w:rsidR="00935A52" w:rsidRPr="007F7FEB" w:rsidRDefault="00935A52" w:rsidP="00935A52">
      <w:pPr>
        <w:pStyle w:val="Titre4"/>
        <w:rPr>
          <w:color w:val="auto"/>
        </w:rPr>
      </w:pPr>
      <w:bookmarkStart w:id="95" w:name="_Toc532326687"/>
      <w:r w:rsidRPr="007F7FEB">
        <w:rPr>
          <w:color w:val="auto"/>
        </w:rPr>
        <w:t>Point positif :</w:t>
      </w:r>
      <w:bookmarkEnd w:id="95"/>
      <w:r w:rsidRPr="007F7FEB">
        <w:rPr>
          <w:color w:val="auto"/>
        </w:rPr>
        <w:t xml:space="preserve"> </w:t>
      </w:r>
    </w:p>
    <w:p w14:paraId="0E6F66FD" w14:textId="412C9831" w:rsidR="00935A52" w:rsidRPr="007F7FEB" w:rsidRDefault="00935A52" w:rsidP="00935A52">
      <w:pPr>
        <w:pStyle w:val="Standard"/>
        <w:rPr>
          <w:lang w:val="fr-CH"/>
        </w:rPr>
      </w:pPr>
      <w:r w:rsidRPr="007F7FEB">
        <w:rPr>
          <w:lang w:val="fr-CH"/>
        </w:rPr>
        <w:t>Elle sauvegarde les modifications depuis la dernière sauvegarde,</w:t>
      </w:r>
      <w:r w:rsidR="00C60C95" w:rsidRPr="007F7FEB">
        <w:rPr>
          <w:lang w:val="fr-CH"/>
        </w:rPr>
        <w:t xml:space="preserve"> complète ou incrémentiel. </w:t>
      </w:r>
      <w:r w:rsidRPr="007F7FEB">
        <w:rPr>
          <w:lang w:val="fr-CH"/>
        </w:rPr>
        <w:t xml:space="preserve"> </w:t>
      </w:r>
      <w:r w:rsidR="00C60C95" w:rsidRPr="007F7FEB">
        <w:rPr>
          <w:lang w:val="fr-CH"/>
        </w:rPr>
        <w:t>Elle</w:t>
      </w:r>
      <w:r w:rsidRPr="007F7FEB">
        <w:rPr>
          <w:lang w:val="fr-CH"/>
        </w:rPr>
        <w:t xml:space="preserve"> est accompagnée d'une première sauvegarde complète, qui sera le point de départ en cas de restauration, puis chaque incrémentielle sera ensuite restaurée, jusqu'à atteindre </w:t>
      </w:r>
      <w:r w:rsidR="00301B7E" w:rsidRPr="007F7FEB">
        <w:rPr>
          <w:lang w:val="fr-CH"/>
        </w:rPr>
        <w:t>la sauvegarde voulue</w:t>
      </w:r>
      <w:r w:rsidRPr="007F7FEB">
        <w:rPr>
          <w:lang w:val="fr-CH"/>
        </w:rPr>
        <w:t>.</w:t>
      </w:r>
    </w:p>
    <w:p w14:paraId="62CEA71D" w14:textId="77777777" w:rsidR="00935A52" w:rsidRPr="007F7FEB" w:rsidRDefault="00935A52" w:rsidP="00935A52"/>
    <w:p w14:paraId="2CEDEE02" w14:textId="77777777" w:rsidR="00935A52" w:rsidRPr="007F7FEB" w:rsidRDefault="00935A52" w:rsidP="00935A52">
      <w:pPr>
        <w:pStyle w:val="Titre4"/>
        <w:rPr>
          <w:color w:val="auto"/>
        </w:rPr>
      </w:pPr>
      <w:bookmarkStart w:id="96" w:name="_Toc532326688"/>
      <w:r w:rsidRPr="007F7FEB">
        <w:rPr>
          <w:color w:val="auto"/>
        </w:rPr>
        <w:t>Point Négatif :</w:t>
      </w:r>
      <w:bookmarkEnd w:id="96"/>
    </w:p>
    <w:p w14:paraId="3ED0A0D6" w14:textId="0B46BECF" w:rsidR="00935A52" w:rsidRPr="007F7FEB" w:rsidRDefault="00935A52" w:rsidP="00935A52">
      <w:pPr>
        <w:pStyle w:val="Standard"/>
        <w:rPr>
          <w:lang w:val="fr-CH"/>
        </w:rPr>
      </w:pPr>
      <w:r w:rsidRPr="007F7FEB">
        <w:rPr>
          <w:lang w:val="fr-CH"/>
        </w:rPr>
        <w:t>C'est la plus longue à restaurer, car TOUTES les sauvegardes depuis la dernière complète y compris doivent être restaurées une par une.</w:t>
      </w:r>
      <w:r w:rsidRPr="007F7FEB">
        <w:rPr>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rPr>
          <w:lang w:val="fr-CH"/>
        </w:rPr>
        <w:t>suppriment</w:t>
      </w:r>
      <w:r w:rsidRPr="007F7FEB">
        <w:rPr>
          <w:lang w:val="fr-CH"/>
        </w:rPr>
        <w:t xml:space="preserve"> pas des fichiers déplacé ou dont le nom a changé</w:t>
      </w:r>
    </w:p>
    <w:p w14:paraId="64B710F9" w14:textId="77777777" w:rsidR="00935A52" w:rsidRPr="007F7FEB" w:rsidRDefault="00935A52" w:rsidP="00935A52"/>
    <w:p w14:paraId="5E131B7D" w14:textId="4F6A1031" w:rsidR="00935A52" w:rsidRPr="007F7FEB" w:rsidRDefault="00935A52" w:rsidP="00935A52"/>
    <w:p w14:paraId="1E126DFE" w14:textId="6658392C" w:rsidR="00935A52" w:rsidRPr="007F7FEB" w:rsidRDefault="00E95DFF" w:rsidP="00935A52">
      <w:pPr>
        <w:pStyle w:val="Titre3"/>
        <w:rPr>
          <w:color w:val="auto"/>
        </w:rPr>
      </w:pPr>
      <w:bookmarkStart w:id="97" w:name="_Toc514709870"/>
      <w:bookmarkStart w:id="98" w:name="_Toc532326689"/>
      <w:r w:rsidRPr="007F7FEB">
        <w:rPr>
          <w:noProof/>
          <w:color w:val="auto"/>
          <w:lang w:eastAsia="fr-CH"/>
        </w:rPr>
        <w:lastRenderedPageBreak/>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rPr>
          <w:color w:val="auto"/>
        </w:rPr>
        <w:t>Sauvegarde différentielle</w:t>
      </w:r>
      <w:bookmarkEnd w:id="97"/>
      <w:bookmarkEnd w:id="98"/>
    </w:p>
    <w:p w14:paraId="44126C1C" w14:textId="0F19A83F" w:rsidR="00935A52" w:rsidRPr="007F7FEB" w:rsidRDefault="00C60C95" w:rsidP="00935A52">
      <w:pPr>
        <w:pStyle w:val="Standard"/>
        <w:rPr>
          <w:lang w:val="fr-CH"/>
        </w:rPr>
      </w:pPr>
      <w:r w:rsidRPr="007F7FEB">
        <w:rPr>
          <w:lang w:val="fr-CH"/>
        </w:rPr>
        <w:t>La sauvegarde différentielle effectue une première sauvegard</w:t>
      </w:r>
      <w:r w:rsidR="00E95DFF" w:rsidRPr="007F7FEB">
        <w:rPr>
          <w:lang w:val="fr-CH"/>
        </w:rPr>
        <w:t>e complète, puis chaque sauvegarde différentielle va comparer les modifications des fichiers comparé à la dernière sauvegarde complète.</w:t>
      </w:r>
      <w:r w:rsidRPr="007F7FEB">
        <w:rPr>
          <w:lang w:val="fr-CH"/>
        </w:rPr>
        <w:t xml:space="preserve"> </w:t>
      </w:r>
    </w:p>
    <w:p w14:paraId="11CA48EA" w14:textId="77777777" w:rsidR="00935A52" w:rsidRPr="007F7FEB" w:rsidRDefault="00935A52" w:rsidP="00935A52">
      <w:pPr>
        <w:pStyle w:val="Standard"/>
        <w:rPr>
          <w:lang w:val="fr-CH"/>
        </w:rPr>
      </w:pPr>
    </w:p>
    <w:p w14:paraId="185BEB36" w14:textId="2E3B795B" w:rsidR="00935A52" w:rsidRPr="007F7FEB" w:rsidRDefault="00935A52" w:rsidP="00935A52">
      <w:pPr>
        <w:pStyle w:val="Standard"/>
        <w:rPr>
          <w:lang w:val="fr-CH"/>
        </w:rPr>
      </w:pPr>
      <w:r w:rsidRPr="007F7FEB">
        <w:rPr>
          <w:lang w:val="fr-CH"/>
        </w:rPr>
        <w:t>C'est un compris entre la sauvegarde complète et l'incrémentale, elle équilibre les points positifs et négatif de chacun</w:t>
      </w:r>
      <w:r w:rsidR="00C60C95" w:rsidRPr="007F7FEB">
        <w:rPr>
          <w:lang w:val="fr-CH"/>
        </w:rPr>
        <w:t>.</w:t>
      </w:r>
      <w:r w:rsidRPr="007F7FEB">
        <w:rPr>
          <w:lang w:val="fr-CH"/>
        </w:rPr>
        <w:t xml:space="preserve">  </w:t>
      </w:r>
    </w:p>
    <w:p w14:paraId="3AAB5487" w14:textId="72ACBA6A" w:rsidR="00E95DFF" w:rsidRPr="007F7FEB" w:rsidRDefault="00E95DFF" w:rsidP="00935A52">
      <w:pPr>
        <w:pStyle w:val="Standard"/>
        <w:rPr>
          <w:lang w:val="fr-CH"/>
        </w:rPr>
      </w:pPr>
    </w:p>
    <w:p w14:paraId="67785C82" w14:textId="6C675E16" w:rsidR="00E95DFF" w:rsidRPr="007F7FEB" w:rsidRDefault="00E95DFF" w:rsidP="00E95DFF">
      <w:pPr>
        <w:pStyle w:val="Titre3"/>
        <w:rPr>
          <w:color w:val="auto"/>
        </w:rPr>
      </w:pPr>
      <w:bookmarkStart w:id="99" w:name="_Toc532326690"/>
      <w:r w:rsidRPr="007F7FEB">
        <w:rPr>
          <w:noProof/>
          <w:color w:val="auto"/>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7F7FEB">
        <w:rPr>
          <w:color w:val="auto"/>
        </w:rPr>
        <w:t>Sauvegarde décrémentale</w:t>
      </w:r>
      <w:bookmarkEnd w:id="99"/>
    </w:p>
    <w:p w14:paraId="16D6D803" w14:textId="4140C078" w:rsidR="00E95DFF" w:rsidRPr="007F7FEB" w:rsidRDefault="00E95DFF" w:rsidP="00E95DFF">
      <w:r w:rsidRPr="007F7FEB">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Pr="007F7FEB" w:rsidRDefault="00492884" w:rsidP="00E95DFF"/>
    <w:p w14:paraId="7BEC38E3" w14:textId="3E0E8085" w:rsidR="00492884" w:rsidRPr="007F7FEB" w:rsidRDefault="00492884" w:rsidP="00E95DFF"/>
    <w:p w14:paraId="52F25AFB" w14:textId="2E477A57" w:rsidR="00492884" w:rsidRPr="007F7FEB" w:rsidRDefault="00492884" w:rsidP="00E95DFF"/>
    <w:p w14:paraId="6C6234F7" w14:textId="4EED4B36" w:rsidR="00492884" w:rsidRPr="007F7FEB" w:rsidRDefault="00492884" w:rsidP="00492884">
      <w:pPr>
        <w:pStyle w:val="Titre2"/>
        <w:rPr>
          <w:color w:val="auto"/>
        </w:rPr>
      </w:pPr>
      <w:bookmarkStart w:id="100" w:name="_Toc532326691"/>
      <w:r w:rsidRPr="007F7FEB">
        <w:rPr>
          <w:color w:val="auto"/>
        </w:rPr>
        <w:t>Onduleurs – UPS</w:t>
      </w:r>
      <w:bookmarkEnd w:id="100"/>
    </w:p>
    <w:p w14:paraId="54189286" w14:textId="20F2B228" w:rsidR="00492884" w:rsidRPr="007F7FEB" w:rsidRDefault="00492884" w:rsidP="00492884">
      <w:pPr>
        <w:rPr>
          <w:b/>
        </w:rPr>
      </w:pPr>
      <w:r w:rsidRPr="007F7FEB">
        <w:t xml:space="preserve">Un Onduleur (en anglais UPS pour Uninterruptible Power Supply)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Il est équipé d’une 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7734BD">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7734BD">
      <w:pPr>
        <w:pStyle w:val="Paragraphedeliste"/>
        <w:numPr>
          <w:ilvl w:val="0"/>
          <w:numId w:val="11"/>
        </w:numPr>
      </w:pPr>
      <w:r w:rsidRPr="007F7FEB">
        <w:rPr>
          <w:b/>
        </w:rPr>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7734BD">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516E35">
      <w:pPr>
        <w:pStyle w:val="Titre3"/>
        <w:rPr>
          <w:color w:val="auto"/>
        </w:rPr>
      </w:pPr>
      <w:bookmarkStart w:id="101" w:name="_Toc532326692"/>
      <w:r w:rsidRPr="007F7FEB">
        <w:rPr>
          <w:color w:val="auto"/>
        </w:rPr>
        <w:t>Types d’UPS</w:t>
      </w:r>
      <w:bookmarkEnd w:id="101"/>
    </w:p>
    <w:p w14:paraId="093AFA97" w14:textId="7560BB2E" w:rsidR="00516E35" w:rsidRPr="007F7FEB" w:rsidRDefault="00516E35" w:rsidP="00516E35">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426FF7">
      <w:pPr>
        <w:pStyle w:val="Titre4"/>
        <w:rPr>
          <w:color w:val="auto"/>
        </w:rPr>
      </w:pPr>
      <w:bookmarkStart w:id="102" w:name="_Toc532326693"/>
      <w:r w:rsidRPr="007F7FEB">
        <w:rPr>
          <w:color w:val="auto"/>
        </w:rPr>
        <w:t>Off-line (Passive Standby)</w:t>
      </w:r>
      <w:bookmarkEnd w:id="102"/>
    </w:p>
    <w:p w14:paraId="2C087DDB" w14:textId="0CDEBD77" w:rsidR="008D020E" w:rsidRPr="007F7FEB" w:rsidRDefault="008D020E" w:rsidP="007734BD">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7734BD">
      <w:pPr>
        <w:pStyle w:val="Paragraphedeliste"/>
        <w:numPr>
          <w:ilvl w:val="0"/>
          <w:numId w:val="12"/>
        </w:numPr>
      </w:pPr>
      <w:r w:rsidRPr="007F7FEB">
        <w:t xml:space="preserve">Fonctionnement : </w:t>
      </w:r>
    </w:p>
    <w:p w14:paraId="06FCF5F6" w14:textId="714B41B1" w:rsidR="00D13D78" w:rsidRPr="007F7FEB" w:rsidRDefault="00D13D78" w:rsidP="007734BD">
      <w:pPr>
        <w:pStyle w:val="Paragraphedeliste"/>
        <w:numPr>
          <w:ilvl w:val="1"/>
          <w:numId w:val="12"/>
        </w:numPr>
      </w:pPr>
      <w:r w:rsidRPr="007F7FEB">
        <w:lastRenderedPageBreak/>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7734BD">
      <w:pPr>
        <w:pStyle w:val="Paragraphedeliste"/>
        <w:numPr>
          <w:ilvl w:val="1"/>
          <w:numId w:val="12"/>
        </w:numPr>
      </w:pPr>
      <w:r w:rsidRPr="007F7FEB">
        <w:rPr>
          <w:noProof/>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7734BD">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7734BD">
      <w:pPr>
        <w:pStyle w:val="Paragraphedeliste"/>
        <w:numPr>
          <w:ilvl w:val="1"/>
          <w:numId w:val="12"/>
        </w:numPr>
      </w:pPr>
      <w:r w:rsidRPr="007F7FEB">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7734BD">
      <w:pPr>
        <w:pStyle w:val="Paragraphedeliste"/>
        <w:numPr>
          <w:ilvl w:val="1"/>
          <w:numId w:val="12"/>
        </w:numPr>
      </w:pPr>
      <w:r w:rsidRPr="007F7FEB">
        <w:t xml:space="preserve">Avantage : </w:t>
      </w:r>
    </w:p>
    <w:p w14:paraId="717DA167" w14:textId="5EE5C29E" w:rsidR="00426FF7" w:rsidRPr="007F7FEB" w:rsidRDefault="00426FF7" w:rsidP="007734BD">
      <w:pPr>
        <w:pStyle w:val="Paragraphedeliste"/>
        <w:numPr>
          <w:ilvl w:val="2"/>
          <w:numId w:val="12"/>
        </w:numPr>
      </w:pPr>
      <w:r w:rsidRPr="007F7FEB">
        <w:t>Prix</w:t>
      </w:r>
    </w:p>
    <w:p w14:paraId="747E343B" w14:textId="2FAAE9E2" w:rsidR="00426FF7" w:rsidRPr="007F7FEB" w:rsidRDefault="00426FF7" w:rsidP="007734BD">
      <w:pPr>
        <w:pStyle w:val="Paragraphedeliste"/>
        <w:numPr>
          <w:ilvl w:val="1"/>
          <w:numId w:val="12"/>
        </w:numPr>
      </w:pPr>
      <w:r w:rsidRPr="007F7FEB">
        <w:t xml:space="preserve">Désavantages : </w:t>
      </w:r>
    </w:p>
    <w:p w14:paraId="31CAF20E" w14:textId="6801CC73" w:rsidR="00426FF7" w:rsidRPr="007F7FEB" w:rsidRDefault="00426FF7" w:rsidP="007734BD">
      <w:pPr>
        <w:pStyle w:val="Paragraphedeliste"/>
        <w:numPr>
          <w:ilvl w:val="2"/>
          <w:numId w:val="12"/>
        </w:numPr>
      </w:pPr>
      <w:r w:rsidRPr="007F7FEB">
        <w:t>Temps de bascule trop élevé.</w:t>
      </w:r>
    </w:p>
    <w:p w14:paraId="1EF0F7CA" w14:textId="4F989064" w:rsidR="00442226" w:rsidRPr="007F7FEB" w:rsidRDefault="00426FF7" w:rsidP="007734BD">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426FF7">
      <w:pPr>
        <w:pStyle w:val="Titre4"/>
        <w:rPr>
          <w:color w:val="auto"/>
        </w:rPr>
      </w:pPr>
      <w:bookmarkStart w:id="103" w:name="_Toc532326694"/>
      <w:r w:rsidRPr="007F7FEB">
        <w:rPr>
          <w:color w:val="auto"/>
        </w:rPr>
        <w:t>In-line (Line-Interactive):</w:t>
      </w:r>
      <w:bookmarkEnd w:id="103"/>
    </w:p>
    <w:p w14:paraId="5D82982E" w14:textId="24C8E133" w:rsidR="00426FF7" w:rsidRPr="007F7FEB" w:rsidRDefault="00426FF7" w:rsidP="007734BD">
      <w:pPr>
        <w:pStyle w:val="Paragraphedeliste"/>
        <w:numPr>
          <w:ilvl w:val="0"/>
          <w:numId w:val="12"/>
        </w:numPr>
        <w:rPr>
          <w:b/>
        </w:rPr>
      </w:pPr>
      <w:r w:rsidRPr="007F7FEB">
        <w:t>C’est une version améliorée du Off-line.</w:t>
      </w:r>
    </w:p>
    <w:p w14:paraId="497435F9" w14:textId="1B06663E" w:rsidR="00426FF7" w:rsidRPr="007F7FEB" w:rsidRDefault="00426FF7" w:rsidP="007734BD">
      <w:pPr>
        <w:pStyle w:val="Paragraphedeliste"/>
        <w:numPr>
          <w:ilvl w:val="0"/>
          <w:numId w:val="12"/>
        </w:numPr>
        <w:rPr>
          <w:b/>
        </w:rPr>
      </w:pPr>
      <w:r w:rsidRPr="007F7FEB">
        <w:t>Fonctionnement :</w:t>
      </w:r>
      <w:r w:rsidRPr="007F7FEB">
        <w:tab/>
      </w:r>
    </w:p>
    <w:p w14:paraId="7DFA99E3" w14:textId="37549327" w:rsidR="008D020E" w:rsidRPr="007F7FEB" w:rsidRDefault="00426FF7" w:rsidP="007734BD">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7734BD">
      <w:pPr>
        <w:pStyle w:val="Paragraphedeliste"/>
        <w:numPr>
          <w:ilvl w:val="1"/>
          <w:numId w:val="12"/>
        </w:numPr>
      </w:pPr>
      <w:r w:rsidRPr="007F7FEB">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7734BD">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7734BD">
      <w:pPr>
        <w:pStyle w:val="Paragraphedeliste"/>
        <w:numPr>
          <w:ilvl w:val="1"/>
          <w:numId w:val="12"/>
        </w:numPr>
      </w:pPr>
      <w:r w:rsidRPr="007F7FEB">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7734BD">
      <w:pPr>
        <w:pStyle w:val="Paragraphedeliste"/>
        <w:numPr>
          <w:ilvl w:val="1"/>
          <w:numId w:val="12"/>
        </w:numPr>
      </w:pPr>
      <w:r w:rsidRPr="007F7FEB">
        <w:t xml:space="preserve">Avantages : </w:t>
      </w:r>
    </w:p>
    <w:p w14:paraId="72774850" w14:textId="09E0E425" w:rsidR="00426FF7" w:rsidRPr="007F7FEB" w:rsidRDefault="00426FF7" w:rsidP="007734BD">
      <w:pPr>
        <w:pStyle w:val="Paragraphedeliste"/>
        <w:numPr>
          <w:ilvl w:val="2"/>
          <w:numId w:val="12"/>
        </w:numPr>
      </w:pPr>
      <w:r w:rsidRPr="007F7FEB">
        <w:t>Temps de bascule très court.</w:t>
      </w:r>
    </w:p>
    <w:p w14:paraId="5AAAE950" w14:textId="456DD3C5" w:rsidR="00426FF7" w:rsidRPr="007F7FEB" w:rsidRDefault="00426FF7" w:rsidP="007734BD">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7734BD">
      <w:pPr>
        <w:pStyle w:val="Paragraphedeliste"/>
        <w:numPr>
          <w:ilvl w:val="1"/>
          <w:numId w:val="12"/>
        </w:numPr>
      </w:pPr>
      <w:r w:rsidRPr="007F7FEB">
        <w:t>Désavantages : Prix légèrement élevé.</w:t>
      </w:r>
    </w:p>
    <w:p w14:paraId="42DFC761" w14:textId="77777777" w:rsidR="00426FF7" w:rsidRPr="007F7FEB" w:rsidRDefault="00426FF7" w:rsidP="007734BD">
      <w:pPr>
        <w:pStyle w:val="Paragraphedeliste"/>
      </w:pPr>
    </w:p>
    <w:p w14:paraId="4B3F363A" w14:textId="1ABC5762" w:rsidR="008D020E" w:rsidRPr="007F7FEB" w:rsidRDefault="00426FF7" w:rsidP="00426FF7">
      <w:pPr>
        <w:pStyle w:val="Titre4"/>
        <w:rPr>
          <w:color w:val="auto"/>
        </w:rPr>
      </w:pPr>
      <w:bookmarkStart w:id="104" w:name="_Toc532326695"/>
      <w:r w:rsidRPr="007F7FEB">
        <w:rPr>
          <w:color w:val="auto"/>
        </w:rPr>
        <w:t>On-line (Double conversion)</w:t>
      </w:r>
      <w:bookmarkEnd w:id="104"/>
    </w:p>
    <w:p w14:paraId="46711980" w14:textId="0DD009D2" w:rsidR="00426FF7" w:rsidRPr="007F7FEB" w:rsidRDefault="00426FF7" w:rsidP="007734BD">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7734BD">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7734BD">
      <w:pPr>
        <w:pStyle w:val="Paragraphedeliste"/>
        <w:numPr>
          <w:ilvl w:val="1"/>
          <w:numId w:val="13"/>
        </w:numPr>
      </w:pPr>
      <w:r w:rsidRPr="007F7FEB">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7734BD">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7734BD">
      <w:pPr>
        <w:pStyle w:val="Paragraphedeliste"/>
        <w:numPr>
          <w:ilvl w:val="1"/>
          <w:numId w:val="13"/>
        </w:numPr>
      </w:pPr>
      <w:r w:rsidRPr="007F7FEB">
        <w:rPr>
          <w:noProof/>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7F7FEB" w:rsidRDefault="00426FF7" w:rsidP="007734BD">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7734BD">
      <w:pPr>
        <w:pStyle w:val="Paragraphedeliste"/>
        <w:numPr>
          <w:ilvl w:val="1"/>
          <w:numId w:val="13"/>
        </w:numPr>
      </w:pPr>
      <w:r w:rsidRPr="007F7FEB">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7734BD">
      <w:pPr>
        <w:pStyle w:val="Paragraphedeliste"/>
      </w:pPr>
    </w:p>
    <w:p w14:paraId="269A61C7" w14:textId="77777777" w:rsidR="00426FF7" w:rsidRPr="007F7FEB" w:rsidRDefault="00426FF7" w:rsidP="007734BD">
      <w:pPr>
        <w:pStyle w:val="Paragraphedeliste"/>
        <w:numPr>
          <w:ilvl w:val="1"/>
          <w:numId w:val="13"/>
        </w:numPr>
      </w:pPr>
      <w:r w:rsidRPr="007F7FEB">
        <w:t>Fonctionnement avec By-pass :</w:t>
      </w:r>
    </w:p>
    <w:p w14:paraId="0A809778" w14:textId="7C8B2325" w:rsidR="00426FF7" w:rsidRPr="007F7FEB" w:rsidRDefault="00426FF7" w:rsidP="007734BD">
      <w:pPr>
        <w:pStyle w:val="Paragraphedeliste"/>
        <w:numPr>
          <w:ilvl w:val="2"/>
          <w:numId w:val="13"/>
        </w:numPr>
      </w:pPr>
      <w:r w:rsidRPr="007F7FEB">
        <w:t xml:space="preserve">Son fonctionnement est le même d’un onduleur Off-line. </w:t>
      </w:r>
    </w:p>
    <w:p w14:paraId="00D02BB8" w14:textId="5D3B2F31" w:rsidR="00426FF7" w:rsidRPr="007F7FEB" w:rsidRDefault="00426FF7" w:rsidP="007734BD">
      <w:pPr>
        <w:pStyle w:val="Paragraphedeliste"/>
        <w:numPr>
          <w:ilvl w:val="1"/>
          <w:numId w:val="13"/>
        </w:numPr>
      </w:pPr>
      <w:r w:rsidRPr="007F7FEB">
        <w:t>Avantages :</w:t>
      </w:r>
    </w:p>
    <w:p w14:paraId="428E5A4B" w14:textId="31D2DB53" w:rsidR="00426FF7" w:rsidRPr="007F7FEB" w:rsidRDefault="00426FF7" w:rsidP="007734BD">
      <w:pPr>
        <w:pStyle w:val="Paragraphedeliste"/>
        <w:numPr>
          <w:ilvl w:val="2"/>
          <w:numId w:val="13"/>
        </w:numPr>
      </w:pPr>
      <w:r w:rsidRPr="007F7FEB">
        <w:t>Temps de bascule vers la batterie égale à nul.</w:t>
      </w:r>
    </w:p>
    <w:p w14:paraId="62374BBB" w14:textId="6F2070C0" w:rsidR="00426FF7" w:rsidRPr="007F7FEB" w:rsidRDefault="00426FF7" w:rsidP="007734BD">
      <w:pPr>
        <w:pStyle w:val="Paragraphedeliste"/>
        <w:numPr>
          <w:ilvl w:val="2"/>
          <w:numId w:val="13"/>
        </w:numPr>
      </w:pPr>
      <w:r w:rsidRPr="007F7FEB">
        <w:t>Conseillée même en cas de réseaux électriques très perturbés</w:t>
      </w:r>
    </w:p>
    <w:p w14:paraId="4A92641E" w14:textId="2A601F0A" w:rsidR="00426FF7" w:rsidRPr="007F7FEB" w:rsidRDefault="00426FF7" w:rsidP="007734BD">
      <w:pPr>
        <w:pStyle w:val="Paragraphedeliste"/>
        <w:numPr>
          <w:ilvl w:val="2"/>
          <w:numId w:val="13"/>
        </w:numPr>
      </w:pPr>
      <w:r w:rsidRPr="007F7FEB">
        <w:t>Logiciel de gestion et d’arrêt automatique.</w:t>
      </w:r>
    </w:p>
    <w:p w14:paraId="449395CE" w14:textId="0A9801C9" w:rsidR="00426FF7" w:rsidRPr="007F7FEB" w:rsidRDefault="00426FF7" w:rsidP="007734BD">
      <w:pPr>
        <w:pStyle w:val="Paragraphedeliste"/>
        <w:numPr>
          <w:ilvl w:val="1"/>
          <w:numId w:val="13"/>
        </w:numPr>
      </w:pPr>
      <w:r w:rsidRPr="007F7FEB">
        <w:t>Désavantages : Prix</w:t>
      </w:r>
    </w:p>
    <w:p w14:paraId="04893857" w14:textId="53072C4A" w:rsidR="00426FF7" w:rsidRPr="007F7FEB" w:rsidRDefault="00426FF7" w:rsidP="00426FF7">
      <w:pPr>
        <w:pStyle w:val="Titre3"/>
        <w:rPr>
          <w:color w:val="auto"/>
        </w:rPr>
      </w:pPr>
      <w:bookmarkStart w:id="105" w:name="_Toc532326696"/>
      <w:r w:rsidRPr="007F7FEB">
        <w:rPr>
          <w:color w:val="auto"/>
        </w:rPr>
        <w:t>Comment choisir son Onduleur</w:t>
      </w:r>
      <w:bookmarkEnd w:id="105"/>
    </w:p>
    <w:p w14:paraId="553AE767" w14:textId="25103420" w:rsidR="00426FF7" w:rsidRPr="007F7FEB" w:rsidRDefault="00426FF7" w:rsidP="00426FF7">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7734BD">
      <w:pPr>
        <w:pStyle w:val="Paragraphedeliste"/>
        <w:numPr>
          <w:ilvl w:val="0"/>
          <w:numId w:val="14"/>
        </w:numPr>
      </w:pPr>
      <w:r w:rsidRPr="007F7FEB">
        <w:t>Notion de puissance</w:t>
      </w:r>
    </w:p>
    <w:p w14:paraId="5C803BC3" w14:textId="4EDDD04C" w:rsidR="00426FF7" w:rsidRPr="007F7FEB" w:rsidRDefault="00426FF7" w:rsidP="007734BD">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7734BD">
      <w:pPr>
        <w:pStyle w:val="Paragraphedeliste"/>
        <w:numPr>
          <w:ilvl w:val="1"/>
          <w:numId w:val="14"/>
        </w:numPr>
      </w:pPr>
      <w:r w:rsidRPr="007F7FEB">
        <w:t>En général les équipements informatiques expriment une consommation en Watts. Dans ce cas il faut convertir les Watts en VA avec la formule suivante :</w:t>
      </w:r>
    </w:p>
    <w:p w14:paraId="7B111BB9" w14:textId="53166367" w:rsidR="00426FF7" w:rsidRPr="007F7FEB" w:rsidRDefault="00426FF7" w:rsidP="007734BD">
      <w:pPr>
        <w:pStyle w:val="Paragraphedeliste"/>
        <w:numPr>
          <w:ilvl w:val="2"/>
          <w:numId w:val="14"/>
        </w:numPr>
      </w:pPr>
      <w:r w:rsidRPr="007F7FEB">
        <w:t>Nombre de VA = Nombre de Watts / 0.66</w:t>
      </w:r>
    </w:p>
    <w:p w14:paraId="6F10AA67" w14:textId="35BBAD96" w:rsidR="00426FF7" w:rsidRPr="007F7FEB" w:rsidRDefault="00426FF7" w:rsidP="007734BD">
      <w:pPr>
        <w:pStyle w:val="Paragraphedeliste"/>
        <w:numPr>
          <w:ilvl w:val="2"/>
          <w:numId w:val="14"/>
        </w:numPr>
      </w:pPr>
      <w:r w:rsidRPr="007F7FEB">
        <w:t xml:space="preserve">Exemple : </w:t>
      </w:r>
    </w:p>
    <w:p w14:paraId="7BFF2CE1" w14:textId="498BBB17" w:rsidR="00426FF7" w:rsidRPr="007F7FEB" w:rsidRDefault="00426FF7" w:rsidP="007734BD">
      <w:pPr>
        <w:pStyle w:val="Paragraphedeliste"/>
        <w:numPr>
          <w:ilvl w:val="3"/>
          <w:numId w:val="14"/>
        </w:numPr>
      </w:pPr>
      <w:r w:rsidRPr="007F7FEB">
        <w:t>1 PC 300W</w:t>
      </w:r>
    </w:p>
    <w:p w14:paraId="109535BA" w14:textId="7B5E25C5" w:rsidR="00426FF7" w:rsidRPr="007F7FEB" w:rsidRDefault="00426FF7" w:rsidP="007734BD">
      <w:pPr>
        <w:pStyle w:val="Paragraphedeliste"/>
        <w:numPr>
          <w:ilvl w:val="3"/>
          <w:numId w:val="14"/>
        </w:numPr>
      </w:pPr>
      <w:r w:rsidRPr="007F7FEB">
        <w:t>1 écran 90W</w:t>
      </w:r>
    </w:p>
    <w:p w14:paraId="48F133D7" w14:textId="1F794041" w:rsidR="00426FF7" w:rsidRPr="007F7FEB" w:rsidRDefault="00426FF7" w:rsidP="007734BD">
      <w:pPr>
        <w:pStyle w:val="Paragraphedeliste"/>
        <w:numPr>
          <w:ilvl w:val="3"/>
          <w:numId w:val="14"/>
        </w:numPr>
      </w:pPr>
      <w:r w:rsidRPr="007F7FEB">
        <w:lastRenderedPageBreak/>
        <w:t>Somme 390W</w:t>
      </w:r>
    </w:p>
    <w:p w14:paraId="09A2C061" w14:textId="08037B75" w:rsidR="00426FF7" w:rsidRPr="007F7FEB" w:rsidRDefault="00426FF7" w:rsidP="007734BD">
      <w:pPr>
        <w:pStyle w:val="Paragraphedeliste"/>
        <w:numPr>
          <w:ilvl w:val="3"/>
          <w:numId w:val="14"/>
        </w:numPr>
      </w:pPr>
      <w:r w:rsidRPr="007F7FEB">
        <w:t>VA= 390 / 0.66</w:t>
      </w:r>
    </w:p>
    <w:p w14:paraId="08A3DBD9" w14:textId="303BAAD9" w:rsidR="00426FF7" w:rsidRPr="007F7FEB" w:rsidRDefault="00426FF7" w:rsidP="007734BD">
      <w:pPr>
        <w:pStyle w:val="Paragraphedeliste"/>
        <w:numPr>
          <w:ilvl w:val="3"/>
          <w:numId w:val="14"/>
        </w:numPr>
      </w:pPr>
      <w:r w:rsidRPr="007F7FEB">
        <w:t>VA = 590VA</w:t>
      </w:r>
    </w:p>
    <w:p w14:paraId="7C1609AA" w14:textId="5A7ACA46" w:rsidR="00500409" w:rsidRPr="007F7FEB" w:rsidRDefault="00500409" w:rsidP="00500409">
      <w:pPr>
        <w:pStyle w:val="Titre2"/>
        <w:rPr>
          <w:color w:val="auto"/>
        </w:rPr>
      </w:pPr>
      <w:bookmarkStart w:id="106" w:name="_Toc532326697"/>
      <w:r w:rsidRPr="007F7FEB">
        <w:rPr>
          <w:color w:val="auto"/>
        </w:rPr>
        <w:t>DRP – Plan de reprise d’activité</w:t>
      </w:r>
      <w:bookmarkEnd w:id="106"/>
    </w:p>
    <w:p w14:paraId="33AEBF44" w14:textId="031A5EA2" w:rsidR="00500409" w:rsidRPr="007F7FEB" w:rsidRDefault="00500409" w:rsidP="00500409">
      <w:r w:rsidRPr="007F7FEB">
        <w:t xml:space="preserve">Un plan de reprise </w:t>
      </w:r>
      <w:r w:rsidR="001E0226" w:rsidRPr="007F7FEB">
        <w:t>d’activité (</w:t>
      </w:r>
      <w:r w:rsidRPr="007F7FEB">
        <w:t>Disaster Recovery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500409">
      <w:r w:rsidRPr="007F7FEB">
        <w:t xml:space="preserve">Le plan de reprise d’activité diffère du plan de continuité d’activité : </w:t>
      </w:r>
    </w:p>
    <w:p w14:paraId="25AD1D7B" w14:textId="07CEDD45" w:rsidR="007734BD" w:rsidRPr="007F7FEB" w:rsidRDefault="007734BD" w:rsidP="007734BD">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7734BD">
      <w:pPr>
        <w:pStyle w:val="Paragraphedeliste"/>
      </w:pPr>
      <w:r w:rsidRPr="007F7FEB">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076E34">
      <w:r w:rsidRPr="007F7FEB">
        <w:t>Les plans de reprise d’activité sont conçus et évoluent en fonction des besoins du business.</w:t>
      </w:r>
    </w:p>
    <w:p w14:paraId="138AB77F" w14:textId="44B9C672" w:rsidR="002037AA" w:rsidRPr="007F7FEB" w:rsidRDefault="002037AA" w:rsidP="002037AA">
      <w:pPr>
        <w:pStyle w:val="Titre3"/>
        <w:rPr>
          <w:color w:val="auto"/>
        </w:rPr>
      </w:pPr>
      <w:bookmarkStart w:id="107" w:name="_Toc532326698"/>
      <w:r w:rsidRPr="007F7FEB">
        <w:rPr>
          <w:color w:val="auto"/>
        </w:rPr>
        <w:t>RTO</w:t>
      </w:r>
      <w:bookmarkEnd w:id="107"/>
    </w:p>
    <w:p w14:paraId="145CB864" w14:textId="77777777" w:rsidR="00D75970" w:rsidRPr="007F7FEB" w:rsidRDefault="002037AA" w:rsidP="002037A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2037AA">
      <w:r w:rsidRPr="007F7FEB">
        <w:t>Cette durée d’interruption comprend :</w:t>
      </w:r>
    </w:p>
    <w:p w14:paraId="25FED35D" w14:textId="4F07C8DA" w:rsidR="002037AA" w:rsidRPr="007F7FEB" w:rsidRDefault="00D75970" w:rsidP="00D75970">
      <w:pPr>
        <w:pStyle w:val="Paragraphedeliste"/>
      </w:pPr>
      <w:r w:rsidRPr="007F7FEB">
        <w:t>Le délai de détection</w:t>
      </w:r>
    </w:p>
    <w:p w14:paraId="78B1223E" w14:textId="5D8DFC47" w:rsidR="00D75970" w:rsidRPr="007F7FEB" w:rsidRDefault="00D75970" w:rsidP="00D75970">
      <w:pPr>
        <w:pStyle w:val="Paragraphedeliste"/>
      </w:pPr>
      <w:r w:rsidRPr="007F7FEB">
        <w:t>Le temps nécessaire à la décision pour lancer la procédure de reprise</w:t>
      </w:r>
    </w:p>
    <w:p w14:paraId="2B1411BA" w14:textId="335F4E3D" w:rsidR="00D75970" w:rsidRPr="007F7FEB" w:rsidRDefault="00D75970" w:rsidP="00D75970">
      <w:pPr>
        <w:pStyle w:val="Paragraphedeliste"/>
      </w:pPr>
      <w:r w:rsidRPr="007F7FEB">
        <w:t>Le délai de mise en œuvre du plan de reprise d’activité</w:t>
      </w:r>
    </w:p>
    <w:p w14:paraId="6A493E31" w14:textId="76F2EA54" w:rsidR="00655539" w:rsidRPr="007F7FEB" w:rsidRDefault="00655539" w:rsidP="00655539">
      <w:pPr>
        <w:pStyle w:val="Titre3"/>
        <w:rPr>
          <w:color w:val="auto"/>
        </w:rPr>
      </w:pPr>
      <w:bookmarkStart w:id="108" w:name="_Toc532326699"/>
      <w:r w:rsidRPr="007F7FEB">
        <w:rPr>
          <w:color w:val="auto"/>
        </w:rPr>
        <w:t>RPO</w:t>
      </w:r>
      <w:bookmarkEnd w:id="108"/>
    </w:p>
    <w:p w14:paraId="6014920C" w14:textId="4BAA9307" w:rsidR="00655539" w:rsidRPr="007F7FEB" w:rsidRDefault="00655539" w:rsidP="00655539">
      <w:r w:rsidRPr="007F7FEB">
        <w:t>Le RPO, La Perte de Données Maximale Admissible (Recovery Point Objective</w:t>
      </w:r>
      <w:r w:rsidR="006A590F" w:rsidRPr="007F7FEB">
        <w:t>) détermine la quantité maximale de données qui peut être perdue suite à un sinistre. Cette quantité est la différence entre la dernière sauvegarde valide et le sinistre.</w:t>
      </w:r>
    </w:p>
    <w:p w14:paraId="42BCDBF4" w14:textId="6E9D9ADD" w:rsidR="00BA3F1C" w:rsidRPr="007F7FEB" w:rsidRDefault="00BA3F1C" w:rsidP="00BA3F1C">
      <w:pPr>
        <w:pStyle w:val="Titre3"/>
        <w:rPr>
          <w:color w:val="auto"/>
        </w:rPr>
      </w:pPr>
      <w:bookmarkStart w:id="109" w:name="_Toc532326700"/>
      <w:r w:rsidRPr="007F7FEB">
        <w:rPr>
          <w:color w:val="auto"/>
        </w:rPr>
        <w:t>Schématisation d’un incident</w:t>
      </w:r>
      <w:bookmarkEnd w:id="109"/>
    </w:p>
    <w:p w14:paraId="499E5934" w14:textId="5AD0F77B" w:rsidR="00BA3F1C" w:rsidRPr="007F7FEB" w:rsidRDefault="00BA3F1C" w:rsidP="00BA3F1C">
      <w:r w:rsidRPr="007F7FEB">
        <w:t xml:space="preserve">Le schéma ci-dessous représente l’évolution du niveau de service dans le temps : </w:t>
      </w:r>
    </w:p>
    <w:p w14:paraId="006A1EFF" w14:textId="1D934315" w:rsidR="00BA3F1C" w:rsidRPr="007F7FEB" w:rsidRDefault="00BA3F1C" w:rsidP="00BA3F1C">
      <w:pPr>
        <w:jc w:val="center"/>
      </w:pPr>
      <w:r w:rsidRPr="007F7FEB">
        <w:rPr>
          <w:noProof/>
          <w:lang w:eastAsia="fr-CH"/>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Pr="007F7FEB" w:rsidRDefault="00935A52" w:rsidP="00935A52"/>
    <w:p w14:paraId="586D3C2C" w14:textId="64624D5C" w:rsidR="00733767" w:rsidRPr="007F7FEB" w:rsidRDefault="00733767" w:rsidP="00935A52"/>
    <w:p w14:paraId="2A3EAB53" w14:textId="74368920" w:rsidR="00733767" w:rsidRPr="007F7FEB" w:rsidRDefault="00733767" w:rsidP="00733767">
      <w:pPr>
        <w:pStyle w:val="Titre2"/>
        <w:rPr>
          <w:color w:val="auto"/>
        </w:rPr>
      </w:pPr>
      <w:bookmarkStart w:id="110" w:name="_Toc532326701"/>
      <w:r w:rsidRPr="007F7FEB">
        <w:rPr>
          <w:color w:val="auto"/>
        </w:rPr>
        <w:t>iSCSI</w:t>
      </w:r>
      <w:bookmarkEnd w:id="110"/>
    </w:p>
    <w:p w14:paraId="6B377421" w14:textId="062D45DE" w:rsidR="00733767" w:rsidRPr="007F7FEB" w:rsidRDefault="00733767" w:rsidP="00733767">
      <w:r w:rsidRPr="007F7FEB">
        <w:t>Le i</w:t>
      </w:r>
      <w:r w:rsidR="00BB56AF" w:rsidRPr="007F7FEB">
        <w:t>SCSI</w:t>
      </w:r>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1BAD2FCA" w:rsidR="00791F1B" w:rsidRPr="007F7FEB" w:rsidRDefault="00791F1B" w:rsidP="00791F1B">
      <w:pPr>
        <w:pStyle w:val="Titre3"/>
        <w:rPr>
          <w:color w:val="auto"/>
        </w:rPr>
      </w:pPr>
      <w:bookmarkStart w:id="111" w:name="_Toc532326702"/>
      <w:r w:rsidRPr="007F7FEB">
        <w:rPr>
          <w:color w:val="auto"/>
        </w:rPr>
        <w:t>Utilité</w:t>
      </w:r>
      <w:bookmarkEnd w:id="111"/>
    </w:p>
    <w:p w14:paraId="5E0F18BF" w14:textId="51670B26" w:rsidR="00340066" w:rsidRPr="007F7FEB" w:rsidRDefault="00340066" w:rsidP="00340066">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r w:rsidRPr="007F7FEB">
        <w:rPr>
          <w:b/>
        </w:rPr>
        <w:t>iSCSI</w:t>
      </w:r>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791F1B">
      <w:r w:rsidRPr="007F7FEB">
        <w:t xml:space="preserve">Le protocole </w:t>
      </w:r>
      <w:r w:rsidRPr="007F7FEB">
        <w:rPr>
          <w:b/>
        </w:rPr>
        <w:t>iSCSI</w:t>
      </w:r>
      <w:r w:rsidRPr="007F7FEB">
        <w:t xml:space="preserve"> est né afin de pouvoir interconnecter des sous-systèmes de stockage ou de sauvegarde en utilisant le réseau IP et les infrastructures de transport qui le soutiennes (Ethernet, ATM, etc).</w:t>
      </w:r>
    </w:p>
    <w:p w14:paraId="2C714D97" w14:textId="5994A6A8" w:rsidR="00791F1B" w:rsidRPr="007F7FEB" w:rsidRDefault="00340066" w:rsidP="00340066">
      <w:r w:rsidRPr="007F7FEB">
        <w:rPr>
          <w:noProof/>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340066">
      <w:r w:rsidRPr="007F7FEB">
        <w:t>iSCSI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285A14">
      <w:pPr>
        <w:rPr>
          <w:sz w:val="27"/>
          <w:szCs w:val="27"/>
        </w:rPr>
      </w:pPr>
      <w:r w:rsidRPr="007F7FEB">
        <w:t xml:space="preserve">Afin de simuler une connexion logique continue, iSCSI envoie plusieurs connexions TCP simultanément, elles seront considérées comme un seul canal de transmission et identifiées comme de la même session iSCSI. </w:t>
      </w:r>
      <w:r w:rsidR="00285A14" w:rsidRPr="007F7FEB">
        <w:t xml:space="preserve">Les instructions et les données iSCSI sont envoyées en désordre. Le destinataire doit avoir un </w:t>
      </w:r>
      <w:r w:rsidR="00285A14" w:rsidRPr="007F7FEB">
        <w:rPr>
          <w:b/>
        </w:rPr>
        <w:t>contrôleur iSCSI</w:t>
      </w:r>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340066">
      <w:r w:rsidRPr="007F7FEB">
        <w:rPr>
          <w:noProof/>
          <w:lang w:eastAsia="fr-CH"/>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340066"/>
    <w:p w14:paraId="4E81C18D" w14:textId="1FD5596E" w:rsidR="00A97195" w:rsidRPr="007F7FEB" w:rsidRDefault="00A97195" w:rsidP="00410E42">
      <w:pPr>
        <w:pStyle w:val="Titre1"/>
        <w:pageBreakBefore/>
        <w:rPr>
          <w:color w:val="auto"/>
          <w:lang w:eastAsia="fr-CH"/>
        </w:rPr>
      </w:pPr>
      <w:bookmarkStart w:id="112" w:name="_Toc532326703"/>
      <w:r w:rsidRPr="007F7FEB">
        <w:rPr>
          <w:color w:val="auto"/>
          <w:lang w:eastAsia="fr-CH"/>
        </w:rPr>
        <w:lastRenderedPageBreak/>
        <w:t>Partie 3</w:t>
      </w:r>
      <w:bookmarkEnd w:id="112"/>
    </w:p>
    <w:p w14:paraId="56D49645" w14:textId="5C94D2AD" w:rsidR="004579F1" w:rsidRPr="007F7FEB" w:rsidRDefault="007A620B" w:rsidP="004579F1">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4579F1">
      <w:pPr>
        <w:rPr>
          <w:lang w:eastAsia="fr-CH"/>
        </w:rPr>
      </w:pPr>
      <w:r w:rsidRPr="007F7FEB">
        <w:t>L’entreprise n’a pas de budget spécifié, c’est pour ça que nous avons choisi des équipements et des stratégies de haute gamme ou d’une qualité considérable.</w:t>
      </w:r>
    </w:p>
    <w:p w14:paraId="5B205CC9" w14:textId="576C1755" w:rsidR="004579F1" w:rsidRPr="007F7FEB" w:rsidRDefault="004579F1" w:rsidP="00C6493E">
      <w:pPr>
        <w:pStyle w:val="Titre2"/>
        <w:rPr>
          <w:lang w:eastAsia="fr-CH"/>
        </w:rPr>
      </w:pPr>
      <w:bookmarkStart w:id="113" w:name="_Toc532326704"/>
      <w:r w:rsidRPr="007F7FEB">
        <w:rPr>
          <w:lang w:eastAsia="fr-CH"/>
        </w:rPr>
        <w:t>Mise en conformité LPD/RGPD</w:t>
      </w:r>
      <w:bookmarkEnd w:id="113"/>
    </w:p>
    <w:p w14:paraId="4F1FB0AB" w14:textId="3223A211" w:rsidR="004579F1" w:rsidRPr="007F7FEB" w:rsidRDefault="004579F1" w:rsidP="004579F1">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4579F1">
      <w:pPr>
        <w:pStyle w:val="Paragraphedeliste"/>
        <w:numPr>
          <w:ilvl w:val="1"/>
          <w:numId w:val="2"/>
        </w:numPr>
        <w:rPr>
          <w:lang w:eastAsia="fr-CH"/>
        </w:rPr>
      </w:pPr>
      <w:r w:rsidRPr="007F7FEB">
        <w:rPr>
          <w:lang w:eastAsia="fr-CH"/>
        </w:rPr>
        <w:t>Création d’une charte informatique à signer par les utilisateurs.</w:t>
      </w:r>
    </w:p>
    <w:p w14:paraId="3C098D79" w14:textId="3A52F669" w:rsidR="004579F1" w:rsidRPr="007F7FEB" w:rsidRDefault="004579F1" w:rsidP="004579F1">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06EEBBA9" w:rsidR="004579F1" w:rsidRPr="007F7FEB" w:rsidRDefault="004579F1" w:rsidP="004579F1">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4579F1">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4579F1">
      <w:pPr>
        <w:pStyle w:val="Paragraphedeliste"/>
        <w:numPr>
          <w:ilvl w:val="1"/>
          <w:numId w:val="2"/>
        </w:numPr>
        <w:rPr>
          <w:lang w:eastAsia="fr-CH"/>
        </w:rPr>
      </w:pPr>
      <w:r w:rsidRPr="007F7FEB">
        <w:rPr>
          <w:lang w:eastAsia="fr-CH"/>
        </w:rPr>
        <w:t>Création des comptes nominatifs pour tous les utilisateurs traitant des données personnelles.</w:t>
      </w:r>
    </w:p>
    <w:p w14:paraId="3D5BBC8F" w14:textId="64FF1B4D" w:rsidR="004579F1" w:rsidRPr="007F7FEB" w:rsidRDefault="004579F1" w:rsidP="00334272">
      <w:pPr>
        <w:pStyle w:val="Paragraphedeliste"/>
        <w:numPr>
          <w:ilvl w:val="1"/>
          <w:numId w:val="2"/>
        </w:numPr>
        <w:rPr>
          <w:lang w:eastAsia="fr-CH"/>
        </w:rPr>
      </w:pPr>
      <w:r w:rsidRPr="007F7FEB">
        <w:rPr>
          <w:lang w:eastAsia="fr-CH"/>
        </w:rPr>
        <w:t>Badges d’accès (ID unique), pour les accès aux local de stockage de données.</w:t>
      </w:r>
    </w:p>
    <w:p w14:paraId="035D8C4D" w14:textId="54DB7FDF" w:rsidR="004579F1" w:rsidRPr="007F7FEB" w:rsidRDefault="004579F1" w:rsidP="004579F1">
      <w:pPr>
        <w:pStyle w:val="Paragraphedeliste"/>
        <w:numPr>
          <w:ilvl w:val="0"/>
          <w:numId w:val="2"/>
        </w:numPr>
        <w:rPr>
          <w:lang w:eastAsia="fr-CH"/>
        </w:rPr>
      </w:pPr>
      <w:r w:rsidRPr="007F7FEB">
        <w:rPr>
          <w:lang w:eastAsia="fr-CH"/>
        </w:rPr>
        <w:t>Protéger le réseau informatique interne ;</w:t>
      </w:r>
    </w:p>
    <w:p w14:paraId="03C56B9A" w14:textId="12AA27D7" w:rsidR="00334272" w:rsidRPr="007F7FEB" w:rsidRDefault="00334272" w:rsidP="00334272">
      <w:pPr>
        <w:pStyle w:val="Paragraphedeliste"/>
        <w:numPr>
          <w:ilvl w:val="1"/>
          <w:numId w:val="2"/>
        </w:numPr>
        <w:rPr>
          <w:lang w:eastAsia="fr-CH"/>
        </w:rPr>
      </w:pPr>
      <w:r w:rsidRPr="007F7FEB">
        <w:rPr>
          <w:lang w:eastAsia="fr-CH"/>
        </w:rPr>
        <w:t xml:space="preserve">Les actifs réseaux seront sécurisé par mot de passe administrateur (détenu uniquement par les administrateurs et par le directeur de l’entreprise). </w:t>
      </w:r>
    </w:p>
    <w:p w14:paraId="36DC0AFD" w14:textId="471A607F" w:rsidR="004579F1" w:rsidRPr="007F7FEB" w:rsidRDefault="004579F1" w:rsidP="004579F1">
      <w:pPr>
        <w:pStyle w:val="Paragraphedeliste"/>
        <w:numPr>
          <w:ilvl w:val="0"/>
          <w:numId w:val="2"/>
        </w:numPr>
        <w:rPr>
          <w:lang w:eastAsia="fr-CH"/>
        </w:rPr>
      </w:pPr>
      <w:r w:rsidRPr="007F7FEB">
        <w:rPr>
          <w:lang w:eastAsia="fr-CH"/>
        </w:rPr>
        <w:t>Sécuriser les serveurs ;</w:t>
      </w:r>
    </w:p>
    <w:p w14:paraId="59F4B1F1" w14:textId="0ED83A8D" w:rsidR="00334272" w:rsidRPr="007F7FEB" w:rsidRDefault="00334272" w:rsidP="00334272">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00259A46" w14:textId="42AEB0E1" w:rsidR="004579F1" w:rsidRPr="007F7FEB" w:rsidRDefault="004579F1" w:rsidP="004579F1">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334272">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4579F1">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334272">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4579F1">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C72575">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4579F1">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C72575">
      <w:pPr>
        <w:pStyle w:val="Paragraphedeliste"/>
        <w:numPr>
          <w:ilvl w:val="1"/>
          <w:numId w:val="2"/>
        </w:numPr>
        <w:rPr>
          <w:lang w:eastAsia="fr-CH"/>
        </w:rPr>
      </w:pPr>
      <w:r w:rsidRPr="007F7FEB">
        <w:rPr>
          <w:lang w:eastAsia="fr-CH"/>
        </w:rPr>
        <w:t>Les locaux informatiques devront être sécurisé par :</w:t>
      </w:r>
    </w:p>
    <w:p w14:paraId="774250AC" w14:textId="306C81A5" w:rsidR="00C72575" w:rsidRPr="007F7FEB" w:rsidRDefault="00C72575" w:rsidP="00C72575">
      <w:pPr>
        <w:pStyle w:val="Paragraphedeliste"/>
        <w:numPr>
          <w:ilvl w:val="1"/>
          <w:numId w:val="2"/>
        </w:numPr>
        <w:rPr>
          <w:lang w:eastAsia="fr-CH"/>
        </w:rPr>
      </w:pPr>
      <w:r w:rsidRPr="007F7FEB">
        <w:rPr>
          <w:lang w:eastAsia="fr-CH"/>
        </w:rPr>
        <w:t>Portes sécurisé</w:t>
      </w:r>
    </w:p>
    <w:p w14:paraId="26ADD594" w14:textId="0E12D96B" w:rsidR="004579F1" w:rsidRPr="007F7FEB" w:rsidRDefault="00C72575" w:rsidP="00C72575">
      <w:pPr>
        <w:pStyle w:val="Paragraphedeliste"/>
        <w:numPr>
          <w:ilvl w:val="1"/>
          <w:numId w:val="2"/>
        </w:numPr>
        <w:rPr>
          <w:lang w:eastAsia="fr-CH"/>
        </w:rPr>
      </w:pPr>
      <w:r w:rsidRPr="007F7FEB">
        <w:rPr>
          <w:lang w:eastAsia="fr-CH"/>
        </w:rPr>
        <w:t>Equipement anti-incendie</w:t>
      </w:r>
    </w:p>
    <w:p w14:paraId="042B897C" w14:textId="2885396A" w:rsidR="00F91D4F" w:rsidRPr="007F7FEB" w:rsidRDefault="00F91D4F" w:rsidP="00F91D4F">
      <w:pPr>
        <w:rPr>
          <w:lang w:eastAsia="fr-CH"/>
        </w:rPr>
      </w:pPr>
    </w:p>
    <w:p w14:paraId="217DB787" w14:textId="72F311FE" w:rsidR="00F91D4F" w:rsidRPr="007F7FEB" w:rsidRDefault="00F91D4F" w:rsidP="00C6493E">
      <w:pPr>
        <w:pStyle w:val="Titre2"/>
        <w:rPr>
          <w:lang w:eastAsia="fr-CH"/>
        </w:rPr>
      </w:pPr>
      <w:bookmarkStart w:id="114" w:name="_Toc532326705"/>
      <w:r w:rsidRPr="007F7FEB">
        <w:rPr>
          <w:lang w:eastAsia="fr-CH"/>
        </w:rPr>
        <w:t>Infra</w:t>
      </w:r>
      <w:r w:rsidR="0048747D" w:rsidRPr="007F7FEB">
        <w:rPr>
          <w:lang w:eastAsia="fr-CH"/>
        </w:rPr>
        <w:t>structure</w:t>
      </w:r>
      <w:r w:rsidRPr="007F7FEB">
        <w:rPr>
          <w:lang w:eastAsia="fr-CH"/>
        </w:rPr>
        <w:t xml:space="preserve"> Informatique</w:t>
      </w:r>
      <w:bookmarkEnd w:id="114"/>
    </w:p>
    <w:p w14:paraId="01177AAE" w14:textId="38BD5EFD" w:rsidR="00F91D4F" w:rsidRPr="007F7FEB" w:rsidRDefault="00F91D4F" w:rsidP="00F91D4F">
      <w:pPr>
        <w:rPr>
          <w:lang w:eastAsia="fr-CH"/>
        </w:rPr>
      </w:pPr>
    </w:p>
    <w:p w14:paraId="1A0705D3" w14:textId="436178B2" w:rsidR="00F91D4F" w:rsidRPr="007F7FEB" w:rsidRDefault="00934C11" w:rsidP="00F91D4F">
      <w:pPr>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r w:rsidR="006E74B9" w:rsidRPr="007F7FEB">
        <w:rPr>
          <w:lang w:eastAsia="fr-CH"/>
        </w:rPr>
        <w:t>hyperV</w:t>
      </w:r>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6E74B9">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58D70ED2"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4B5C8568"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4650E2CE"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18709422" w:rsidR="00D10F47" w:rsidRPr="007F7FEB" w:rsidRDefault="00D10F47" w:rsidP="00D10F47">
      <w:pPr>
        <w:pStyle w:val="Sansinterligne"/>
        <w:numPr>
          <w:ilvl w:val="3"/>
          <w:numId w:val="20"/>
        </w:numPr>
        <w:rPr>
          <w:lang w:eastAsia="fr-CH"/>
        </w:rPr>
      </w:pPr>
      <w:r w:rsidRPr="007F7FEB">
        <w:rPr>
          <w:lang w:eastAsia="fr-CH"/>
        </w:rPr>
        <w:lastRenderedPageBreak/>
        <w:t>VHD1 : LUN01, Stockage des données SQL, mappage du disque S :.</w:t>
      </w:r>
    </w:p>
    <w:p w14:paraId="56E0E30F" w14:textId="0F558152" w:rsidR="00D10F47" w:rsidRPr="007F7FEB" w:rsidRDefault="00D10F47" w:rsidP="00D10F47">
      <w:pPr>
        <w:pStyle w:val="Sansinterligne"/>
        <w:numPr>
          <w:ilvl w:val="3"/>
          <w:numId w:val="20"/>
        </w:numPr>
        <w:rPr>
          <w:lang w:eastAsia="fr-CH"/>
        </w:rPr>
      </w:pPr>
      <w:r w:rsidRPr="007F7FEB">
        <w:rPr>
          <w:lang w:eastAsia="fr-CH"/>
        </w:rPr>
        <w:t>VDH2 : LUN02, Stockage des données du serveur de messagerie, mappage du disque M :.</w:t>
      </w:r>
    </w:p>
    <w:p w14:paraId="3581B919" w14:textId="78163F33" w:rsidR="00D10F47" w:rsidRPr="007F7FEB" w:rsidRDefault="00D10F47" w:rsidP="00D10F47">
      <w:pPr>
        <w:pStyle w:val="Sansinterligne"/>
        <w:numPr>
          <w:ilvl w:val="3"/>
          <w:numId w:val="20"/>
        </w:numPr>
        <w:rPr>
          <w:lang w:eastAsia="fr-CH"/>
        </w:rPr>
      </w:pPr>
      <w:r w:rsidRPr="007F7FEB">
        <w:rPr>
          <w:lang w:eastAsia="fr-CH"/>
        </w:rPr>
        <w:t>VHD3 : LUN03, Stockage de données des Machines virtuels, mappage du disque D :</w:t>
      </w:r>
    </w:p>
    <w:p w14:paraId="7A85C384" w14:textId="17A02BCA"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 :.</w:t>
      </w:r>
    </w:p>
    <w:p w14:paraId="028AF33E" w14:textId="6D1395BA" w:rsidR="00D10F47" w:rsidRPr="007F7FEB" w:rsidRDefault="00D10F47" w:rsidP="00D10F47">
      <w:pPr>
        <w:pStyle w:val="Sansinterligne"/>
        <w:numPr>
          <w:ilvl w:val="3"/>
          <w:numId w:val="20"/>
        </w:numPr>
        <w:rPr>
          <w:lang w:eastAsia="fr-CH"/>
        </w:rPr>
      </w:pPr>
      <w:r w:rsidRPr="007F7FEB">
        <w:rPr>
          <w:lang w:eastAsia="fr-CH"/>
        </w:rPr>
        <w:t>VHD4 : LUN05, Stockage des fichiers partagés, mappage du disque F :.</w:t>
      </w:r>
    </w:p>
    <w:p w14:paraId="326C3B28" w14:textId="61BB5313"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r w:rsidR="00F91D4F" w:rsidRPr="007F7FEB">
        <w:rPr>
          <w:b/>
        </w:rPr>
        <w:t>iSCSI</w:t>
      </w:r>
      <w:r w:rsidR="006E48C2" w:rsidRPr="007F7FEB">
        <w:t xml:space="preserve"> par</w:t>
      </w:r>
      <w:r w:rsidR="00F91D4F" w:rsidRPr="007F7FEB">
        <w:t xml:space="preserve"> câble SFP 10Gb directement sur </w:t>
      </w:r>
      <w:r w:rsidR="006E48C2" w:rsidRPr="007F7FEB">
        <w:t>les deux contrôleurs de la baie.</w:t>
      </w:r>
    </w:p>
    <w:p w14:paraId="6A6EFC95" w14:textId="21490174"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62FCD6AC" w:rsidR="007C724C" w:rsidRPr="007F7FEB" w:rsidRDefault="007C724C" w:rsidP="007C724C">
      <w:pPr>
        <w:pStyle w:val="Sansinterligne"/>
        <w:numPr>
          <w:ilvl w:val="1"/>
          <w:numId w:val="20"/>
        </w:numPr>
        <w:rPr>
          <w:lang w:eastAsia="fr-CH"/>
        </w:rPr>
      </w:pPr>
      <w:r w:rsidRPr="007F7FEB">
        <w:t>Serveurs HP : 4x1600</w:t>
      </w:r>
    </w:p>
    <w:p w14:paraId="408ACE57" w14:textId="1ECFA107" w:rsidR="007C724C" w:rsidRPr="007F7FEB" w:rsidRDefault="007C724C" w:rsidP="007C724C">
      <w:pPr>
        <w:pStyle w:val="Sansinterligne"/>
        <w:numPr>
          <w:ilvl w:val="1"/>
          <w:numId w:val="20"/>
        </w:numPr>
        <w:rPr>
          <w:lang w:eastAsia="fr-CH"/>
        </w:rPr>
      </w:pPr>
      <w:r w:rsidRPr="007F7FEB">
        <w:t>SAN HP MSA 2040 : 2x430</w:t>
      </w:r>
    </w:p>
    <w:p w14:paraId="24F3ADDF" w14:textId="3A35E038" w:rsidR="00F91D4F" w:rsidRPr="007F7FEB" w:rsidRDefault="00F91D4F" w:rsidP="00A44B55">
      <w:pPr>
        <w:rPr>
          <w:lang w:eastAsia="fr-CH"/>
        </w:rPr>
      </w:pPr>
    </w:p>
    <w:p w14:paraId="0E2E4FF4" w14:textId="40DE89C9" w:rsidR="00F91D4F" w:rsidRPr="007F7FEB" w:rsidRDefault="00F91D4F" w:rsidP="00A44B55">
      <w:pPr>
        <w:rPr>
          <w:lang w:eastAsia="fr-CH"/>
        </w:rPr>
      </w:pPr>
    </w:p>
    <w:p w14:paraId="628A5BDA" w14:textId="3458B3D2" w:rsidR="00F91D4F" w:rsidRPr="007F7FEB" w:rsidRDefault="00C6493E" w:rsidP="00A44B55">
      <w:pPr>
        <w:rPr>
          <w:lang w:eastAsia="fr-CH"/>
        </w:rPr>
      </w:pPr>
      <w:r w:rsidRPr="00C6493E">
        <w:rPr>
          <w:noProof/>
          <w:lang w:eastAsia="fr-CH"/>
        </w:rPr>
        <w:drawing>
          <wp:anchor distT="0" distB="0" distL="114300" distR="114300" simplePos="0" relativeHeight="251692032" behindDoc="0" locked="0" layoutInCell="1" allowOverlap="1" wp14:anchorId="43109145" wp14:editId="21B2F4C0">
            <wp:simplePos x="0" y="0"/>
            <wp:positionH relativeFrom="margin">
              <wp:align>center</wp:align>
            </wp:positionH>
            <wp:positionV relativeFrom="paragraph">
              <wp:posOffset>7620</wp:posOffset>
            </wp:positionV>
            <wp:extent cx="4877481" cy="5753903"/>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77481" cy="5753903"/>
                    </a:xfrm>
                    <a:prstGeom prst="rect">
                      <a:avLst/>
                    </a:prstGeom>
                  </pic:spPr>
                </pic:pic>
              </a:graphicData>
            </a:graphic>
          </wp:anchor>
        </w:drawing>
      </w:r>
    </w:p>
    <w:p w14:paraId="5FEA3E71" w14:textId="32B2B277" w:rsidR="00296F45" w:rsidRDefault="007D3843" w:rsidP="00C6493E">
      <w:pPr>
        <w:pStyle w:val="Titre2"/>
        <w:rPr>
          <w:lang w:eastAsia="fr-CH"/>
        </w:rPr>
      </w:pPr>
      <w:bookmarkStart w:id="115" w:name="_Toc532326706"/>
      <w:r w:rsidRPr="007F7FEB">
        <w:rPr>
          <w:lang w:eastAsia="fr-CH"/>
        </w:rPr>
        <w:lastRenderedPageBreak/>
        <w:t>Backup</w:t>
      </w:r>
      <w:bookmarkEnd w:id="115"/>
    </w:p>
    <w:p w14:paraId="0C755A32" w14:textId="69FF28BA" w:rsidR="00296F45" w:rsidRPr="00C6493E" w:rsidRDefault="00296F45" w:rsidP="00296F45">
      <w:pPr>
        <w:rPr>
          <w:i/>
          <w:lang w:eastAsia="fr-CH"/>
        </w:rPr>
      </w:pPr>
      <w:r w:rsidRPr="00C6493E">
        <w:rPr>
          <w:i/>
          <w:lang w:eastAsia="fr-CH"/>
        </w:rPr>
        <w:t xml:space="preserve">Les sauvegardes seront faites pendant la nuit entre 22h et </w:t>
      </w:r>
      <w:r w:rsidR="00C6493E" w:rsidRPr="00C6493E">
        <w:rPr>
          <w:i/>
          <w:lang w:eastAsia="fr-CH"/>
        </w:rPr>
        <w:t>6h.</w:t>
      </w:r>
    </w:p>
    <w:p w14:paraId="07FD5871" w14:textId="5198F9FE" w:rsidR="0055666B" w:rsidRPr="007F7FEB" w:rsidRDefault="0055666B" w:rsidP="0055666B">
      <w:pPr>
        <w:rPr>
          <w:b/>
          <w:lang w:eastAsia="fr-CH"/>
        </w:rPr>
      </w:pPr>
      <w:r w:rsidRPr="007F7FEB">
        <w:rPr>
          <w:b/>
          <w:lang w:eastAsia="fr-CH"/>
        </w:rPr>
        <w:t>SERVEUR SQL</w:t>
      </w:r>
    </w:p>
    <w:p w14:paraId="2F2B5330" w14:textId="74BB6973" w:rsidR="007D3843" w:rsidRPr="007F7FEB" w:rsidRDefault="00D479F5" w:rsidP="007D3843">
      <w:pPr>
        <w:rPr>
          <w:lang w:eastAsia="fr-CH"/>
        </w:rPr>
      </w:pPr>
      <w:r w:rsidRPr="007F7FEB">
        <w:rPr>
          <w:lang w:eastAsia="fr-CH"/>
        </w:rPr>
        <w:t>Pour le serveur SQL, nous effectuerons des DUMPS de la base de données deux fois par jours. 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54C966D3" w14:textId="37267532" w:rsidR="0055666B" w:rsidRPr="007F7FEB" w:rsidRDefault="0055666B" w:rsidP="007D3843">
      <w:pPr>
        <w:rPr>
          <w:b/>
          <w:lang w:eastAsia="fr-CH"/>
        </w:rPr>
      </w:pPr>
      <w:r w:rsidRPr="007F7FEB">
        <w:rPr>
          <w:b/>
          <w:lang w:eastAsia="fr-CH"/>
        </w:rPr>
        <w:t>SERVEUR DE MESSAGERIE</w:t>
      </w:r>
    </w:p>
    <w:p w14:paraId="26162578" w14:textId="596AD149" w:rsidR="003B5E2A" w:rsidRPr="007F7FEB" w:rsidRDefault="003B5E2A" w:rsidP="007D3843">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71EBBA5A" w14:textId="7D214439" w:rsidR="0055666B" w:rsidRPr="007F7FEB" w:rsidRDefault="0055666B" w:rsidP="007D3843">
      <w:pPr>
        <w:rPr>
          <w:b/>
          <w:lang w:eastAsia="fr-CH"/>
        </w:rPr>
      </w:pPr>
      <w:r w:rsidRPr="007F7FEB">
        <w:rPr>
          <w:b/>
          <w:lang w:eastAsia="fr-CH"/>
        </w:rPr>
        <w:t>SERVEUR DE FICHIERS</w:t>
      </w:r>
    </w:p>
    <w:p w14:paraId="7AC6E1EA" w14:textId="00434B94" w:rsidR="0021182A" w:rsidRPr="007F7FEB" w:rsidRDefault="00FD0B29" w:rsidP="007D3843">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snapshots des dossiers qui contiennent l’ensemble des fichiers. Ces snapshots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Nous ferons aussi u</w:t>
      </w:r>
      <w:r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13</w:t>
      </w:r>
      <w:r w:rsidR="002D7C02" w:rsidRPr="007F7FEB">
        <w:rPr>
          <w:lang w:eastAsia="fr-CH"/>
        </w:rPr>
        <w:t xml:space="preserve"> bandes.</w:t>
      </w:r>
      <w:r w:rsidR="002902A3" w:rsidRPr="007F7FEB">
        <w:rPr>
          <w:lang w:eastAsia="fr-CH"/>
        </w:rPr>
        <w:t xml:space="preserve"> </w:t>
      </w:r>
    </w:p>
    <w:p w14:paraId="30B70C76" w14:textId="0A73EBD6" w:rsidR="0055666B" w:rsidRPr="007F7FEB" w:rsidRDefault="0055666B" w:rsidP="007D3843">
      <w:pPr>
        <w:rPr>
          <w:b/>
          <w:lang w:eastAsia="fr-CH"/>
        </w:rPr>
      </w:pPr>
      <w:r w:rsidRPr="007F7FEB">
        <w:rPr>
          <w:b/>
          <w:lang w:eastAsia="fr-CH"/>
        </w:rPr>
        <w:t>SERVEUR WEB</w:t>
      </w:r>
    </w:p>
    <w:p w14:paraId="3FB2EFAC" w14:textId="4EF425DB" w:rsidR="002231D9" w:rsidRPr="007F7FEB" w:rsidRDefault="002902A3" w:rsidP="007D3843">
      <w:pPr>
        <w:rPr>
          <w:lang w:eastAsia="fr-CH"/>
        </w:rPr>
      </w:pPr>
      <w:r w:rsidRPr="007F7FEB">
        <w:rPr>
          <w:lang w:eastAsia="fr-CH"/>
        </w:rPr>
        <w:t>Pour le serveur web</w:t>
      </w:r>
      <w:r w:rsidR="002231D9" w:rsidRPr="007F7FEB">
        <w:rPr>
          <w:lang w:eastAsia="fr-CH"/>
        </w:rPr>
        <w:t>, nous effectuerons chaque 2 jours un snapshot de la VM sur l’espace de stockage</w:t>
      </w:r>
      <w:r w:rsidR="006C494F" w:rsidRPr="007F7FEB">
        <w:rPr>
          <w:lang w:eastAsia="fr-CH"/>
        </w:rPr>
        <w:t xml:space="preserve"> « LUN04_DATA_WEB_W » et ces snapshots seront conservés pendant 1 semaine.</w:t>
      </w:r>
    </w:p>
    <w:p w14:paraId="075D343B" w14:textId="1D4CE2AC" w:rsidR="00641B73" w:rsidRPr="007F7FEB" w:rsidRDefault="00641B73" w:rsidP="007D3843">
      <w:pPr>
        <w:rPr>
          <w:b/>
          <w:lang w:eastAsia="fr-CH"/>
        </w:rPr>
      </w:pPr>
      <w:r w:rsidRPr="007F7FEB">
        <w:rPr>
          <w:b/>
          <w:lang w:eastAsia="fr-CH"/>
        </w:rPr>
        <w:t>SERVEUR AD</w:t>
      </w:r>
    </w:p>
    <w:p w14:paraId="4800ADAC" w14:textId="345E5B5F" w:rsidR="00004679" w:rsidRPr="007F7FEB" w:rsidRDefault="00004679" w:rsidP="007D3843">
      <w:pPr>
        <w:rPr>
          <w:lang w:eastAsia="fr-CH"/>
        </w:rPr>
      </w:pPr>
      <w:r w:rsidRPr="007F7FEB">
        <w:rPr>
          <w:lang w:eastAsia="fr-CH"/>
        </w:rPr>
        <w:t xml:space="preserve">Pour le serveur d’Active Directory, nous effectuerons chaque </w:t>
      </w:r>
      <w:r w:rsidR="00DB162D" w:rsidRPr="007F7FEB">
        <w:rPr>
          <w:lang w:eastAsia="fr-CH"/>
        </w:rPr>
        <w:t>1 fois par semaine un snapshot de la VM sur l’espace de stockage « LUN03_DATA_WEB_D » et chaque snapshot sera conservé durant 1 mois.</w:t>
      </w:r>
    </w:p>
    <w:p w14:paraId="22E40E33" w14:textId="6200C81F" w:rsidR="00820F97" w:rsidRPr="007F7FEB" w:rsidRDefault="00820F97" w:rsidP="007D3843">
      <w:pPr>
        <w:rPr>
          <w:b/>
          <w:lang w:eastAsia="fr-CH"/>
        </w:rPr>
      </w:pPr>
      <w:r w:rsidRPr="007F7FEB">
        <w:rPr>
          <w:b/>
          <w:lang w:eastAsia="fr-CH"/>
        </w:rPr>
        <w:t>CLOUD</w:t>
      </w:r>
    </w:p>
    <w:p w14:paraId="530A4033" w14:textId="66815F5F" w:rsidR="00820F97" w:rsidRDefault="00C51003" w:rsidP="007D3843">
      <w:pPr>
        <w:rPr>
          <w:lang w:eastAsia="fr-CH"/>
        </w:rPr>
      </w:pPr>
      <w:r w:rsidRPr="007F7FEB">
        <w:rPr>
          <w:lang w:eastAsia="fr-CH"/>
        </w:rPr>
        <w:t>U</w:t>
      </w:r>
      <w:r w:rsidR="00820F97" w:rsidRPr="007F7FEB">
        <w:rPr>
          <w:lang w:eastAsia="fr-CH"/>
        </w:rPr>
        <w:t xml:space="preserve">ne fois par semaine, les espaces de stockage </w:t>
      </w:r>
      <w:r w:rsidR="00296F45">
        <w:rPr>
          <w:lang w:eastAsia="fr-CH"/>
        </w:rPr>
        <w:t>M :, D; et W :,</w:t>
      </w:r>
      <w:r w:rsidR="00820F97" w:rsidRPr="007F7FEB">
        <w:rPr>
          <w:lang w:eastAsia="fr-CH"/>
        </w:rPr>
        <w:t xml:space="preserve"> seront stockés sur un serveur cloud de chez Infomaniak.</w:t>
      </w:r>
      <w:r w:rsidR="00296F45">
        <w:rPr>
          <w:lang w:eastAsia="fr-CH"/>
        </w:rPr>
        <w:t xml:space="preserve"> </w:t>
      </w:r>
    </w:p>
    <w:p w14:paraId="0C34C051" w14:textId="4878E08B" w:rsidR="00296F45" w:rsidRPr="007F7FEB" w:rsidRDefault="00296F45" w:rsidP="007D3843">
      <w:pPr>
        <w:rPr>
          <w:lang w:eastAsia="fr-CH"/>
        </w:rPr>
      </w:pPr>
      <w:r>
        <w:rPr>
          <w:lang w:eastAsia="fr-CH"/>
        </w:rPr>
        <w:t>Une fois par jour pour les espaces de stockage S : et F :.</w:t>
      </w:r>
    </w:p>
    <w:p w14:paraId="442E1994" w14:textId="5D4FB718" w:rsidR="007F7FEB" w:rsidRDefault="007F7FEB" w:rsidP="00C6493E">
      <w:pPr>
        <w:pStyle w:val="Titre2"/>
        <w:rPr>
          <w:lang w:eastAsia="fr-CH"/>
        </w:rPr>
      </w:pPr>
      <w:bookmarkStart w:id="116" w:name="_Toc532326707"/>
      <w:r>
        <w:rPr>
          <w:lang w:eastAsia="fr-CH"/>
        </w:rPr>
        <w:t>Reprise d’activité</w:t>
      </w:r>
      <w:bookmarkEnd w:id="116"/>
    </w:p>
    <w:p w14:paraId="562FE9F6" w14:textId="2F92096A" w:rsidR="00702522" w:rsidRPr="00702522" w:rsidRDefault="00702522" w:rsidP="00702522">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3AF8E13" w:rsidR="00702522" w:rsidRDefault="00604067" w:rsidP="00C6493E">
      <w:pPr>
        <w:pStyle w:val="Titre3"/>
        <w:rPr>
          <w:lang w:eastAsia="fr-CH"/>
        </w:rPr>
      </w:pPr>
      <w:bookmarkStart w:id="117" w:name="_Toc532326708"/>
      <w:r>
        <w:rPr>
          <w:lang w:eastAsia="fr-CH"/>
        </w:rPr>
        <w:t>RTO</w:t>
      </w:r>
      <w:bookmarkEnd w:id="117"/>
    </w:p>
    <w:p w14:paraId="3AA70C86" w14:textId="43FA7D8A" w:rsidR="00604067" w:rsidRDefault="00702522" w:rsidP="00702522">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E66708">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604067">
      <w:pPr>
        <w:pStyle w:val="Paragraphedeliste"/>
        <w:numPr>
          <w:ilvl w:val="0"/>
          <w:numId w:val="21"/>
        </w:numPr>
        <w:rPr>
          <w:lang w:eastAsia="fr-CH"/>
        </w:rPr>
      </w:pPr>
      <w:r>
        <w:rPr>
          <w:lang w:eastAsia="fr-CH"/>
        </w:rPr>
        <w:lastRenderedPageBreak/>
        <w:t>Temps maximum de détection : 1 h</w:t>
      </w:r>
    </w:p>
    <w:p w14:paraId="105499EB" w14:textId="29CFA761" w:rsidR="00E66708" w:rsidRDefault="00604067" w:rsidP="00E66708">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604067">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604067">
      <w:pPr>
        <w:pStyle w:val="Paragraphedeliste"/>
        <w:numPr>
          <w:ilvl w:val="0"/>
          <w:numId w:val="0"/>
        </w:numPr>
        <w:ind w:left="360"/>
        <w:rPr>
          <w:lang w:eastAsia="fr-CH"/>
        </w:rPr>
      </w:pPr>
      <w:r>
        <w:rPr>
          <w:lang w:eastAsia="fr-CH"/>
        </w:rPr>
        <w:t>RTO = 6h Max</w:t>
      </w:r>
    </w:p>
    <w:p w14:paraId="44B32A51" w14:textId="508BEBD8" w:rsidR="00604067" w:rsidRDefault="00604067" w:rsidP="00C6493E">
      <w:pPr>
        <w:pStyle w:val="Titre3"/>
        <w:rPr>
          <w:lang w:eastAsia="fr-CH"/>
        </w:rPr>
      </w:pPr>
      <w:bookmarkStart w:id="118" w:name="_Toc532326709"/>
      <w:r>
        <w:rPr>
          <w:lang w:eastAsia="fr-CH"/>
        </w:rPr>
        <w:t>RPO</w:t>
      </w:r>
      <w:bookmarkEnd w:id="118"/>
    </w:p>
    <w:p w14:paraId="22E39DE7" w14:textId="0A9D52E1" w:rsidR="00604067" w:rsidRDefault="00296F45" w:rsidP="00C6493E">
      <w:pPr>
        <w:pStyle w:val="Paragraphedeliste"/>
        <w:numPr>
          <w:ilvl w:val="0"/>
          <w:numId w:val="22"/>
        </w:numPr>
        <w:rPr>
          <w:lang w:eastAsia="fr-CH"/>
        </w:rPr>
      </w:pPr>
      <w:r>
        <w:rPr>
          <w:lang w:eastAsia="fr-CH"/>
        </w:rPr>
        <w:t>Maximum une semaine de perte de données pour les serveur Web, Mail et AD.</w:t>
      </w:r>
    </w:p>
    <w:p w14:paraId="5081489F" w14:textId="615EAD53" w:rsidR="00296F45" w:rsidRPr="00604067" w:rsidRDefault="00296F45" w:rsidP="00C6493E">
      <w:pPr>
        <w:pStyle w:val="Paragraphedeliste"/>
        <w:numPr>
          <w:ilvl w:val="0"/>
          <w:numId w:val="22"/>
        </w:numPr>
        <w:rPr>
          <w:lang w:eastAsia="fr-CH"/>
        </w:rPr>
      </w:pPr>
      <w:r>
        <w:rPr>
          <w:lang w:eastAsia="fr-CH"/>
        </w:rPr>
        <w:t>Une journée pour les serveur SQL et de fichiers.</w:t>
      </w:r>
    </w:p>
    <w:p w14:paraId="40942AC3" w14:textId="39286B15" w:rsidR="00702522" w:rsidRPr="00702522" w:rsidRDefault="00702522" w:rsidP="00702522">
      <w:pPr>
        <w:rPr>
          <w:lang w:eastAsia="fr-CH"/>
        </w:rPr>
      </w:pPr>
    </w:p>
    <w:p w14:paraId="08EBAF69" w14:textId="482E2836" w:rsidR="003D007D" w:rsidRPr="007F7FEB" w:rsidRDefault="003D007D" w:rsidP="003D007D">
      <w:pPr>
        <w:pStyle w:val="Titre1"/>
        <w:pageBreakBefore/>
        <w:rPr>
          <w:color w:val="auto"/>
          <w:lang w:eastAsia="fr-CH"/>
        </w:rPr>
      </w:pPr>
      <w:bookmarkStart w:id="119" w:name="_Toc532326710"/>
      <w:r w:rsidRPr="007F7FEB">
        <w:rPr>
          <w:color w:val="auto"/>
          <w:lang w:eastAsia="fr-CH"/>
        </w:rPr>
        <w:lastRenderedPageBreak/>
        <w:t>Sources</w:t>
      </w:r>
      <w:bookmarkEnd w:id="119"/>
    </w:p>
    <w:tbl>
      <w:tblPr>
        <w:tblStyle w:val="TableauGrille2"/>
        <w:tblW w:w="0" w:type="auto"/>
        <w:tblLook w:val="04A0" w:firstRow="1" w:lastRow="0" w:firstColumn="1" w:lastColumn="0" w:noHBand="0" w:noVBand="1"/>
      </w:tblPr>
      <w:tblGrid>
        <w:gridCol w:w="578"/>
        <w:gridCol w:w="8492"/>
      </w:tblGrid>
      <w:tr w:rsidR="007F7FEB" w:rsidRPr="007F7FEB" w14:paraId="340470A7" w14:textId="77777777" w:rsidTr="0023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373D07" w14:textId="49E053CE" w:rsidR="003D007D" w:rsidRPr="007F7FEB" w:rsidRDefault="003D007D" w:rsidP="003D007D">
            <w:pPr>
              <w:rPr>
                <w:lang w:eastAsia="fr-CH"/>
              </w:rPr>
            </w:pPr>
            <w:r w:rsidRPr="007F7FEB">
              <w:rPr>
                <w:lang w:eastAsia="fr-CH"/>
              </w:rPr>
              <w:t>N° de page</w:t>
            </w:r>
          </w:p>
        </w:tc>
        <w:tc>
          <w:tcPr>
            <w:tcW w:w="7936" w:type="dxa"/>
          </w:tcPr>
          <w:p w14:paraId="382D117B" w14:textId="25598017" w:rsidR="003D007D" w:rsidRPr="007F7FEB"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628FC2" w14:textId="61BC761B" w:rsidR="003D007D" w:rsidRPr="007F7FEB" w:rsidRDefault="003D007D" w:rsidP="003D007D">
            <w:pPr>
              <w:jc w:val="center"/>
              <w:rPr>
                <w:lang w:eastAsia="fr-CH"/>
              </w:rPr>
            </w:pPr>
            <w:r w:rsidRPr="007F7FEB">
              <w:rPr>
                <w:highlight w:val="lightGray"/>
                <w:lang w:eastAsia="fr-CH"/>
              </w:rPr>
              <w:t>5</w:t>
            </w:r>
          </w:p>
        </w:tc>
        <w:tc>
          <w:tcPr>
            <w:tcW w:w="7936" w:type="dxa"/>
          </w:tcPr>
          <w:p w14:paraId="4531DE31" w14:textId="533F10F7" w:rsidR="003D007D" w:rsidRPr="007F7FEB" w:rsidRDefault="001F7A0C" w:rsidP="003D007D">
            <w:pPr>
              <w:cnfStyle w:val="000000100000" w:firstRow="0" w:lastRow="0" w:firstColumn="0" w:lastColumn="0" w:oddVBand="0" w:evenVBand="0" w:oddHBand="1" w:evenHBand="0" w:firstRowFirstColumn="0" w:firstRowLastColumn="0" w:lastRowFirstColumn="0" w:lastRowLastColumn="0"/>
              <w:rPr>
                <w:lang w:eastAsia="fr-CH"/>
              </w:rPr>
            </w:pPr>
            <w:hyperlink r:id="rId48" w:history="1">
              <w:r w:rsidR="003D007D" w:rsidRPr="007F7FEB">
                <w:rPr>
                  <w:rStyle w:val="Lienhypertexte"/>
                  <w:color w:val="auto"/>
                  <w:highlight w:val="lightGray"/>
                </w:rPr>
                <w:t>https://www.casinosbarriere.com/fr/montreux.html</w:t>
              </w:r>
            </w:hyperlink>
          </w:p>
        </w:tc>
      </w:tr>
      <w:tr w:rsidR="007F7FEB" w:rsidRPr="007F7FEB" w14:paraId="7618984A"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82A7C1D" w14:textId="718D7721" w:rsidR="003D007D" w:rsidRPr="007F7FEB" w:rsidRDefault="00B62CB3" w:rsidP="003D007D">
            <w:pPr>
              <w:jc w:val="center"/>
              <w:rPr>
                <w:lang w:eastAsia="fr-CH"/>
              </w:rPr>
            </w:pPr>
            <w:r w:rsidRPr="007F7FEB">
              <w:rPr>
                <w:lang w:eastAsia="fr-CH"/>
              </w:rPr>
              <w:t>7</w:t>
            </w:r>
          </w:p>
        </w:tc>
        <w:tc>
          <w:tcPr>
            <w:tcW w:w="7936" w:type="dxa"/>
          </w:tcPr>
          <w:p w14:paraId="50E82D24" w14:textId="7BDD03E5" w:rsidR="003D007D" w:rsidRPr="007F7FEB" w:rsidRDefault="001F7A0C" w:rsidP="003D007D">
            <w:pPr>
              <w:cnfStyle w:val="000000000000" w:firstRow="0" w:lastRow="0" w:firstColumn="0" w:lastColumn="0" w:oddVBand="0" w:evenVBand="0" w:oddHBand="0" w:evenHBand="0" w:firstRowFirstColumn="0" w:firstRowLastColumn="0" w:lastRowFirstColumn="0" w:lastRowLastColumn="0"/>
              <w:rPr>
                <w:lang w:eastAsia="fr-CH"/>
              </w:rPr>
            </w:pPr>
            <w:hyperlink r:id="rId49" w:history="1">
              <w:r w:rsidR="00B62CB3" w:rsidRPr="007F7FEB">
                <w:rPr>
                  <w:rStyle w:val="Lienhypertexte"/>
                  <w:color w:val="auto"/>
                </w:rPr>
                <w:t>https://www.loro.ch</w:t>
              </w:r>
            </w:hyperlink>
          </w:p>
        </w:tc>
      </w:tr>
      <w:tr w:rsidR="007F7FEB" w:rsidRPr="007F7FEB" w14:paraId="26893C14"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8974366" w14:textId="43020992" w:rsidR="003D007D" w:rsidRPr="007F7FEB" w:rsidRDefault="00105B71" w:rsidP="003D007D">
            <w:pPr>
              <w:jc w:val="center"/>
              <w:rPr>
                <w:lang w:eastAsia="fr-CH"/>
              </w:rPr>
            </w:pPr>
            <w:r w:rsidRPr="007F7FEB">
              <w:rPr>
                <w:highlight w:val="lightGray"/>
                <w:lang w:eastAsia="fr-CH"/>
              </w:rPr>
              <w:t>10</w:t>
            </w:r>
          </w:p>
        </w:tc>
        <w:tc>
          <w:tcPr>
            <w:tcW w:w="7936" w:type="dxa"/>
          </w:tcPr>
          <w:p w14:paraId="4E0164EA" w14:textId="70E9104E" w:rsidR="003D007D" w:rsidRPr="007F7FEB" w:rsidRDefault="001F7A0C" w:rsidP="003D007D">
            <w:pPr>
              <w:cnfStyle w:val="000000100000" w:firstRow="0" w:lastRow="0" w:firstColumn="0" w:lastColumn="0" w:oddVBand="0" w:evenVBand="0" w:oddHBand="1" w:evenHBand="0" w:firstRowFirstColumn="0" w:firstRowLastColumn="0" w:lastRowFirstColumn="0" w:lastRowLastColumn="0"/>
              <w:rPr>
                <w:lang w:eastAsia="fr-CH"/>
              </w:rPr>
            </w:pPr>
            <w:hyperlink r:id="rId50" w:history="1">
              <w:r w:rsidR="00105B71" w:rsidRPr="007F7FEB">
                <w:rPr>
                  <w:rStyle w:val="Lienhypertexte"/>
                  <w:color w:val="auto"/>
                  <w:highlight w:val="lightGray"/>
                </w:rPr>
                <w:t>https://www.vtx.ch</w:t>
              </w:r>
            </w:hyperlink>
          </w:p>
        </w:tc>
      </w:tr>
      <w:tr w:rsidR="007F7FEB" w:rsidRPr="007F7FEB" w14:paraId="4EC86656"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79D28149" w14:textId="7FEE13D2" w:rsidR="003D007D" w:rsidRPr="007F7FEB" w:rsidRDefault="00105B71" w:rsidP="003D007D">
            <w:pPr>
              <w:jc w:val="center"/>
              <w:rPr>
                <w:lang w:eastAsia="fr-CH"/>
              </w:rPr>
            </w:pPr>
            <w:r w:rsidRPr="007F7FEB">
              <w:rPr>
                <w:lang w:eastAsia="fr-CH"/>
              </w:rPr>
              <w:t>12</w:t>
            </w:r>
          </w:p>
        </w:tc>
        <w:tc>
          <w:tcPr>
            <w:tcW w:w="7936" w:type="dxa"/>
          </w:tcPr>
          <w:p w14:paraId="1BB6CC4D" w14:textId="1A0BAADB" w:rsidR="003D007D" w:rsidRPr="007F7FEB"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78D0966" w14:textId="7559CAA5" w:rsidR="00595B95" w:rsidRPr="007F7FEB" w:rsidRDefault="00595B95" w:rsidP="003D007D">
            <w:pPr>
              <w:jc w:val="center"/>
              <w:rPr>
                <w:highlight w:val="lightGray"/>
                <w:lang w:eastAsia="fr-CH"/>
              </w:rPr>
            </w:pPr>
            <w:r w:rsidRPr="007F7FEB">
              <w:rPr>
                <w:highlight w:val="lightGray"/>
                <w:lang w:eastAsia="fr-CH"/>
              </w:rPr>
              <w:t>14</w:t>
            </w:r>
          </w:p>
        </w:tc>
        <w:tc>
          <w:tcPr>
            <w:tcW w:w="7936" w:type="dxa"/>
          </w:tcPr>
          <w:p w14:paraId="6D4403B8" w14:textId="77777777" w:rsidR="00595B95" w:rsidRPr="007F7FEB" w:rsidRDefault="001F7A0C" w:rsidP="003D007D">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51"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1F7A0C" w:rsidP="003D007D">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52" w:history="1">
              <w:r w:rsidR="00595B95" w:rsidRPr="007F7FEB">
                <w:rPr>
                  <w:rStyle w:val="Lienhypertexte"/>
                  <w:color w:val="auto"/>
                  <w:highlight w:val="lightGray"/>
                </w:rPr>
                <w:t>https://fr.wikipedia.org/wiki/N%C5%93ud_(r%C3%A9seau)</w:t>
              </w:r>
            </w:hyperlink>
          </w:p>
        </w:tc>
      </w:tr>
      <w:tr w:rsidR="007F7FEB" w:rsidRPr="007F7FEB" w14:paraId="3B07B5CC"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790ACC34" w14:textId="74D66490" w:rsidR="003D007D" w:rsidRPr="007F7FEB" w:rsidRDefault="001C5A09" w:rsidP="001C5A09">
            <w:pPr>
              <w:jc w:val="center"/>
              <w:rPr>
                <w:lang w:eastAsia="fr-CH"/>
              </w:rPr>
            </w:pPr>
            <w:r w:rsidRPr="007F7FEB">
              <w:rPr>
                <w:lang w:eastAsia="fr-CH"/>
              </w:rPr>
              <w:t>17</w:t>
            </w:r>
          </w:p>
        </w:tc>
        <w:tc>
          <w:tcPr>
            <w:tcW w:w="7936" w:type="dxa"/>
          </w:tcPr>
          <w:p w14:paraId="1D5CCC67" w14:textId="5D9C0243" w:rsidR="001C5A09" w:rsidRPr="007F7FEB" w:rsidRDefault="001F7A0C" w:rsidP="001C5A09">
            <w:pPr>
              <w:pStyle w:val="Notedebasdepage"/>
              <w:cnfStyle w:val="000000000000" w:firstRow="0" w:lastRow="0" w:firstColumn="0" w:lastColumn="0" w:oddVBand="0" w:evenVBand="0" w:oddHBand="0" w:evenHBand="0" w:firstRowFirstColumn="0" w:firstRowLastColumn="0" w:lastRowFirstColumn="0" w:lastRowLastColumn="0"/>
            </w:pPr>
            <w:hyperlink r:id="rId53" w:history="1">
              <w:r w:rsidR="001C5A09" w:rsidRPr="007F7FEB">
                <w:rPr>
                  <w:rStyle w:val="Lienhypertexte"/>
                  <w:color w:val="auto"/>
                </w:rPr>
                <w:t>https://www.admin.ch/opc/fr/classified-compilation/19920153/index.html</w:t>
              </w:r>
            </w:hyperlink>
          </w:p>
          <w:p w14:paraId="0C1A5C45" w14:textId="391706C8" w:rsidR="001C5A09" w:rsidRPr="007F7FEB" w:rsidRDefault="001F7A0C" w:rsidP="001C5A09">
            <w:pPr>
              <w:pStyle w:val="Notedebasdepage"/>
              <w:cnfStyle w:val="000000000000" w:firstRow="0" w:lastRow="0" w:firstColumn="0" w:lastColumn="0" w:oddVBand="0" w:evenVBand="0" w:oddHBand="0" w:evenHBand="0" w:firstRowFirstColumn="0" w:firstRowLastColumn="0" w:lastRowFirstColumn="0" w:lastRowLastColumn="0"/>
            </w:pPr>
            <w:hyperlink r:id="rId54" w:history="1">
              <w:r w:rsidR="001C5A09" w:rsidRPr="007F7FEB">
                <w:rPr>
                  <w:rStyle w:val="Lienhypertexte"/>
                  <w:color w:val="auto"/>
                </w:rPr>
                <w:t>https://m.youtube.com/watch?v=OUMGp3HHel4</w:t>
              </w:r>
            </w:hyperlink>
          </w:p>
          <w:p w14:paraId="2E48D45D" w14:textId="750DEFAF" w:rsidR="003D007D" w:rsidRPr="007F7FEB" w:rsidRDefault="001F7A0C" w:rsidP="001C5A09">
            <w:pPr>
              <w:cnfStyle w:val="000000000000" w:firstRow="0" w:lastRow="0" w:firstColumn="0" w:lastColumn="0" w:oddVBand="0" w:evenVBand="0" w:oddHBand="0" w:evenHBand="0" w:firstRowFirstColumn="0" w:firstRowLastColumn="0" w:lastRowFirstColumn="0" w:lastRowLastColumn="0"/>
              <w:rPr>
                <w:lang w:eastAsia="fr-CH"/>
              </w:rPr>
            </w:pPr>
            <w:hyperlink r:id="rId55" w:history="1">
              <w:r w:rsidR="001C5A09" w:rsidRPr="007F7FEB">
                <w:rPr>
                  <w:rStyle w:val="Lienhypertexte"/>
                  <w:color w:val="auto"/>
                </w:rPr>
                <w:t>http://urlz.fr/7Kpu</w:t>
              </w:r>
            </w:hyperlink>
          </w:p>
        </w:tc>
      </w:tr>
      <w:tr w:rsidR="007F7FEB" w:rsidRPr="007F7FEB" w14:paraId="780D9F3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1D62DEC" w14:textId="72374CE3" w:rsidR="003D007D" w:rsidRPr="007F7FEB" w:rsidRDefault="00512BD6" w:rsidP="00512BD6">
            <w:pPr>
              <w:jc w:val="center"/>
              <w:rPr>
                <w:highlight w:val="lightGray"/>
                <w:lang w:eastAsia="fr-CH"/>
              </w:rPr>
            </w:pPr>
            <w:r w:rsidRPr="007F7FEB">
              <w:rPr>
                <w:highlight w:val="lightGray"/>
                <w:lang w:eastAsia="fr-CH"/>
              </w:rPr>
              <w:t>19</w:t>
            </w:r>
          </w:p>
        </w:tc>
        <w:tc>
          <w:tcPr>
            <w:tcW w:w="7936" w:type="dxa"/>
          </w:tcPr>
          <w:p w14:paraId="25334933" w14:textId="77777777" w:rsidR="00512BD6" w:rsidRPr="007F7FEB" w:rsidRDefault="001F7A0C"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6"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1F7A0C"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7"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1F7A0C"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8"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DA306FC" w14:textId="5831DBCC" w:rsidR="003D007D" w:rsidRPr="007F7FEB" w:rsidRDefault="00512BD6" w:rsidP="003D007D">
            <w:pPr>
              <w:jc w:val="center"/>
              <w:rPr>
                <w:lang w:eastAsia="fr-CH"/>
              </w:rPr>
            </w:pPr>
            <w:r w:rsidRPr="007F7FEB">
              <w:rPr>
                <w:lang w:eastAsia="fr-CH"/>
              </w:rPr>
              <w:t>22</w:t>
            </w:r>
            <w:r w:rsidR="00263DF6" w:rsidRPr="007F7FEB">
              <w:rPr>
                <w:lang w:eastAsia="fr-CH"/>
              </w:rPr>
              <w:t xml:space="preserve"> -&gt; 25</w:t>
            </w:r>
          </w:p>
        </w:tc>
        <w:tc>
          <w:tcPr>
            <w:tcW w:w="7936" w:type="dxa"/>
          </w:tcPr>
          <w:p w14:paraId="70F06EB2" w14:textId="325A95BC" w:rsidR="003D007D" w:rsidRPr="007F7FEB" w:rsidRDefault="001F7A0C" w:rsidP="003D007D">
            <w:pPr>
              <w:cnfStyle w:val="000000000000" w:firstRow="0" w:lastRow="0" w:firstColumn="0" w:lastColumn="0" w:oddVBand="0" w:evenVBand="0" w:oddHBand="0" w:evenHBand="0" w:firstRowFirstColumn="0" w:firstRowLastColumn="0" w:lastRowFirstColumn="0" w:lastRowLastColumn="0"/>
            </w:pPr>
            <w:hyperlink r:id="rId59" w:history="1">
              <w:r w:rsidR="00263DF6" w:rsidRPr="007F7FEB">
                <w:rPr>
                  <w:rStyle w:val="Lienhypertexte"/>
                  <w:color w:val="auto"/>
                </w:rPr>
                <w:t>https://fr.wikipedia.org/wiki/Stockage_d%27information</w:t>
              </w:r>
            </w:hyperlink>
          </w:p>
          <w:p w14:paraId="1997A500" w14:textId="323F256E" w:rsidR="00263DF6" w:rsidRPr="007F7FEB" w:rsidRDefault="001F7A0C"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263DF6" w:rsidRPr="007F7FEB">
                <w:rPr>
                  <w:rStyle w:val="Lienhypertexte"/>
                  <w:color w:val="auto"/>
                  <w:lang w:eastAsia="fr-CH"/>
                </w:rPr>
                <w:t>https://www.commentcamarche.com/contents/739-cle-usb</w:t>
              </w:r>
            </w:hyperlink>
          </w:p>
          <w:p w14:paraId="1EE4DB25" w14:textId="4FB31ACB" w:rsidR="00263DF6" w:rsidRPr="007F7FEB" w:rsidRDefault="001F7A0C" w:rsidP="003D007D">
            <w:pPr>
              <w:cnfStyle w:val="000000000000" w:firstRow="0" w:lastRow="0" w:firstColumn="0" w:lastColumn="0" w:oddVBand="0" w:evenVBand="0" w:oddHBand="0" w:evenHBand="0" w:firstRowFirstColumn="0" w:firstRowLastColumn="0" w:lastRowFirstColumn="0" w:lastRowLastColumn="0"/>
              <w:rPr>
                <w:lang w:eastAsia="fr-CH"/>
              </w:rPr>
            </w:pPr>
            <w:hyperlink r:id="rId61" w:history="1">
              <w:r w:rsidR="001D0DD0" w:rsidRPr="007F7FEB">
                <w:rPr>
                  <w:rStyle w:val="Lienhypertexte"/>
                  <w:color w:val="auto"/>
                  <w:lang w:eastAsia="fr-CH"/>
                </w:rPr>
                <w:t>https://fr.wikipedia.org/wiki/Cl%C3%A9_USB</w:t>
              </w:r>
            </w:hyperlink>
          </w:p>
          <w:p w14:paraId="29C3A692" w14:textId="5B14ED04" w:rsidR="001D0DD0" w:rsidRDefault="00AB28D5" w:rsidP="003D007D">
            <w:pPr>
              <w:cnfStyle w:val="000000000000" w:firstRow="0" w:lastRow="0" w:firstColumn="0" w:lastColumn="0" w:oddVBand="0" w:evenVBand="0" w:oddHBand="0" w:evenHBand="0" w:firstRowFirstColumn="0" w:firstRowLastColumn="0" w:lastRowFirstColumn="0" w:lastRowLastColumn="0"/>
              <w:rPr>
                <w:lang w:eastAsia="fr-CH"/>
              </w:rPr>
            </w:pPr>
            <w:hyperlink r:id="rId62" w:history="1">
              <w:r w:rsidRPr="00D930F5">
                <w:rPr>
                  <w:rStyle w:val="Lienhypertexte"/>
                  <w:lang w:eastAsia="fr-CH"/>
                </w:rPr>
                <w:t>https://fr.wikipedia.org/wiki/Disque_dur</w:t>
              </w:r>
            </w:hyperlink>
          </w:p>
          <w:p w14:paraId="324FC17F" w14:textId="2BC831BA" w:rsidR="00AB28D5" w:rsidRPr="007F7FEB" w:rsidRDefault="00AB28D5" w:rsidP="003D007D">
            <w:pPr>
              <w:cnfStyle w:val="000000000000" w:firstRow="0" w:lastRow="0" w:firstColumn="0" w:lastColumn="0" w:oddVBand="0" w:evenVBand="0" w:oddHBand="0" w:evenHBand="0" w:firstRowFirstColumn="0" w:firstRowLastColumn="0" w:lastRowFirstColumn="0" w:lastRowLastColumn="0"/>
              <w:rPr>
                <w:lang w:eastAsia="fr-CH"/>
              </w:rPr>
            </w:pPr>
            <w:r w:rsidRPr="00AB28D5">
              <w:rPr>
                <w:lang w:eastAsia="fr-CH"/>
              </w:rPr>
              <w:t>https://community.netapp.com/t5/Tech-OnTap-Articles/Back-to-Basics-RAID-DP/ta-p/86123?REF_SOURCE=EMMtot-1110&amp;h</w:t>
            </w:r>
            <w:bookmarkStart w:id="120" w:name="_GoBack"/>
            <w:bookmarkEnd w:id="120"/>
          </w:p>
        </w:tc>
      </w:tr>
      <w:tr w:rsidR="007F7FEB" w:rsidRPr="007F7FEB" w14:paraId="7E73F65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C689EE" w14:textId="10E66A7C" w:rsidR="00512BD6" w:rsidRPr="007F7FEB" w:rsidRDefault="00512BD6" w:rsidP="00512BD6">
            <w:pPr>
              <w:jc w:val="center"/>
              <w:rPr>
                <w:lang w:eastAsia="fr-CH"/>
              </w:rPr>
            </w:pPr>
            <w:r w:rsidRPr="007F7FEB">
              <w:rPr>
                <w:highlight w:val="lightGray"/>
                <w:lang w:eastAsia="fr-CH"/>
              </w:rPr>
              <w:t>25</w:t>
            </w:r>
          </w:p>
        </w:tc>
        <w:tc>
          <w:tcPr>
            <w:tcW w:w="7936" w:type="dxa"/>
          </w:tcPr>
          <w:p w14:paraId="42A63CB6" w14:textId="0703A81B" w:rsidR="00512BD6" w:rsidRPr="007F7FEB" w:rsidRDefault="00512BD6" w:rsidP="003D007D">
            <w:pPr>
              <w:cnfStyle w:val="000000100000" w:firstRow="0" w:lastRow="0" w:firstColumn="0" w:lastColumn="0" w:oddVBand="0" w:evenVBand="0" w:oddHBand="1" w:evenHBand="0" w:firstRowFirstColumn="0" w:firstRowLastColumn="0" w:lastRowFirstColumn="0" w:lastRowLastColumn="0"/>
            </w:pPr>
            <w:r w:rsidRPr="007F7FEB">
              <w:rPr>
                <w:highlight w:val="lightGray"/>
              </w:rPr>
              <w:t>Les images sont tirées du polycopié de l’enseignant M. Rogeiro intitulés « Les sauvegardes ».</w:t>
            </w:r>
          </w:p>
        </w:tc>
      </w:tr>
      <w:tr w:rsidR="007F7FEB" w:rsidRPr="007F7FEB" w14:paraId="1D21EC57"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449C718A" w14:textId="3C255ABD" w:rsidR="00512BD6" w:rsidRPr="007F7FEB" w:rsidRDefault="00512BD6" w:rsidP="00512BD6">
            <w:pPr>
              <w:jc w:val="center"/>
              <w:rPr>
                <w:lang w:eastAsia="fr-CH"/>
              </w:rPr>
            </w:pPr>
            <w:r w:rsidRPr="007F7FEB">
              <w:rPr>
                <w:lang w:eastAsia="fr-CH"/>
              </w:rPr>
              <w:t>26</w:t>
            </w:r>
          </w:p>
        </w:tc>
        <w:tc>
          <w:tcPr>
            <w:tcW w:w="7936" w:type="dxa"/>
          </w:tcPr>
          <w:p w14:paraId="5EAE71DA" w14:textId="77777777" w:rsidR="00512BD6" w:rsidRPr="007F7FEB" w:rsidRDefault="001F7A0C"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7F7FEB">
                <w:rPr>
                  <w:rStyle w:val="Lienhypertexte"/>
                  <w:color w:val="auto"/>
                </w:rPr>
                <w:t>https://www.commentcamarche.com/contents/994-onduleur</w:t>
              </w:r>
            </w:hyperlink>
          </w:p>
          <w:p w14:paraId="6552B014" w14:textId="77777777" w:rsidR="00512BD6" w:rsidRPr="007F7FEB" w:rsidRDefault="001F7A0C"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7F7FEB">
                <w:rPr>
                  <w:rStyle w:val="Lienhypertexte"/>
                  <w:color w:val="auto"/>
                </w:rPr>
                <w:t>https://sitelec.org/cours/abati/flash/onduleur.htm</w:t>
              </w:r>
            </w:hyperlink>
          </w:p>
          <w:p w14:paraId="3039E115" w14:textId="77777777" w:rsidR="00512BD6" w:rsidRPr="007F7FEB" w:rsidRDefault="001F7A0C" w:rsidP="00512BD6">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512BD6" w:rsidRPr="007F7FEB">
                <w:rPr>
                  <w:rStyle w:val="Lienhypertexte"/>
                  <w:color w:val="auto"/>
                </w:rPr>
                <w:t>https://www.ldlc.com/guides/AL00000601/guide+les+onduleurs/</w:t>
              </w:r>
            </w:hyperlink>
          </w:p>
          <w:p w14:paraId="40BC9160" w14:textId="1AF2F16E" w:rsidR="00512BD6" w:rsidRPr="007F7FEB" w:rsidRDefault="001F7A0C" w:rsidP="00512BD6">
            <w:pPr>
              <w:pStyle w:val="Notedebasdepage"/>
              <w:cnfStyle w:val="000000000000" w:firstRow="0" w:lastRow="0" w:firstColumn="0" w:lastColumn="0" w:oddVBand="0" w:evenVBand="0" w:oddHBand="0" w:evenHBand="0" w:firstRowFirstColumn="0" w:firstRowLastColumn="0" w:lastRowFirstColumn="0" w:lastRowLastColumn="0"/>
            </w:pPr>
            <w:hyperlink r:id="rId66" w:history="1">
              <w:r w:rsidR="00512BD6" w:rsidRPr="007F7FEB">
                <w:rPr>
                  <w:rStyle w:val="Lienhypertexte"/>
                  <w:color w:val="auto"/>
                </w:rPr>
                <w:t>http://www.europ-computer.com/dossiers/dossier_6_18.html</w:t>
              </w:r>
            </w:hyperlink>
          </w:p>
        </w:tc>
      </w:tr>
      <w:tr w:rsidR="007F7FEB" w:rsidRPr="007F7FEB" w14:paraId="67566B97"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0EF401" w14:textId="2F13FE18" w:rsidR="00512BD6" w:rsidRPr="007F7FEB" w:rsidRDefault="00413807" w:rsidP="003D007D">
            <w:pPr>
              <w:jc w:val="center"/>
              <w:rPr>
                <w:highlight w:val="lightGray"/>
                <w:lang w:eastAsia="fr-CH"/>
              </w:rPr>
            </w:pPr>
            <w:r w:rsidRPr="007F7FEB">
              <w:rPr>
                <w:highlight w:val="lightGray"/>
                <w:lang w:eastAsia="fr-CH"/>
              </w:rPr>
              <w:t>31</w:t>
            </w:r>
          </w:p>
        </w:tc>
        <w:tc>
          <w:tcPr>
            <w:tcW w:w="7936" w:type="dxa"/>
          </w:tcPr>
          <w:p w14:paraId="288DCCBE" w14:textId="73867F1B" w:rsidR="00512BD6" w:rsidRPr="007F7FEB" w:rsidRDefault="001F7A0C" w:rsidP="003D007D">
            <w:pPr>
              <w:cnfStyle w:val="000000100000" w:firstRow="0" w:lastRow="0" w:firstColumn="0" w:lastColumn="0" w:oddVBand="0" w:evenVBand="0" w:oddHBand="1" w:evenHBand="0" w:firstRowFirstColumn="0" w:firstRowLastColumn="0" w:lastRowFirstColumn="0" w:lastRowLastColumn="0"/>
              <w:rPr>
                <w:highlight w:val="lightGray"/>
              </w:rPr>
            </w:pPr>
            <w:hyperlink r:id="rId67" w:history="1">
              <w:r w:rsidR="00413807" w:rsidRPr="007F7FEB">
                <w:rPr>
                  <w:rStyle w:val="Lienhypertexte"/>
                  <w:color w:val="auto"/>
                  <w:highlight w:val="lightGray"/>
                </w:rPr>
                <w:t>https://fr.wikipedia.org/wiki/Plan_de_reprise_d%27activit%C3%A9</w:t>
              </w:r>
            </w:hyperlink>
          </w:p>
          <w:p w14:paraId="3FB3948B" w14:textId="028661AD" w:rsidR="00413807" w:rsidRPr="007F7FEB" w:rsidRDefault="00413807" w:rsidP="003D007D">
            <w:pPr>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https://www.cases.lu/drp.html</w:t>
            </w:r>
          </w:p>
        </w:tc>
      </w:tr>
      <w:tr w:rsidR="007F7FEB" w:rsidRPr="007F7FEB" w14:paraId="1CEB4E3E"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0C2CA908" w14:textId="62E320DB" w:rsidR="00BB56AF" w:rsidRPr="007F7FEB" w:rsidRDefault="00BB56AF" w:rsidP="003D007D">
            <w:pPr>
              <w:jc w:val="center"/>
              <w:rPr>
                <w:lang w:eastAsia="fr-CH"/>
              </w:rPr>
            </w:pPr>
            <w:r w:rsidRPr="007F7FEB">
              <w:rPr>
                <w:lang w:eastAsia="fr-CH"/>
              </w:rPr>
              <w:t>32</w:t>
            </w:r>
          </w:p>
        </w:tc>
        <w:tc>
          <w:tcPr>
            <w:tcW w:w="7936" w:type="dxa"/>
          </w:tcPr>
          <w:p w14:paraId="7544A208" w14:textId="07969FA0" w:rsidR="00BB56AF" w:rsidRPr="007F7FEB" w:rsidRDefault="001F7A0C"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7F7FEB">
                <w:rPr>
                  <w:rStyle w:val="Lienhypertexte"/>
                  <w:color w:val="auto"/>
                </w:rPr>
                <w:t>https://fr.wikipedia.org/wiki/Small_Computer_System_Interface</w:t>
              </w:r>
            </w:hyperlink>
          </w:p>
          <w:p w14:paraId="0B3D6A4C" w14:textId="194FDA7F" w:rsidR="00BB56AF" w:rsidRPr="007F7FEB" w:rsidRDefault="001F7A0C"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7F7FEB">
                <w:rPr>
                  <w:rStyle w:val="Lienhypertexte"/>
                  <w:color w:val="auto"/>
                </w:rPr>
                <w:t>https://blog.netapp.com/wp-content/uploads/2016/05/iscsi_blog_images-1.jpg</w:t>
              </w:r>
            </w:hyperlink>
          </w:p>
          <w:p w14:paraId="4EA87E70" w14:textId="27137E4C" w:rsidR="00BB56AF" w:rsidRPr="007F7FEB" w:rsidRDefault="001F7A0C" w:rsidP="003D007D">
            <w:pPr>
              <w:cnfStyle w:val="000000000000" w:firstRow="0" w:lastRow="0" w:firstColumn="0" w:lastColumn="0" w:oddVBand="0" w:evenVBand="0" w:oddHBand="0" w:evenHBand="0" w:firstRowFirstColumn="0" w:firstRowLastColumn="0" w:lastRowFirstColumn="0" w:lastRowLastColumn="0"/>
            </w:pPr>
            <w:hyperlink r:id="rId70" w:history="1">
              <w:r w:rsidR="00BB56AF" w:rsidRPr="007F7FEB">
                <w:rPr>
                  <w:rStyle w:val="Lienhypertexte"/>
                  <w:color w:val="auto"/>
                </w:rPr>
                <w:t>https://www.snia.org/sites/default/orig/sdc_archives/2010_presentations/monday/MahmoudJibbe_ISCSI_FCoE__testing-verA.pdf</w:t>
              </w:r>
            </w:hyperlink>
          </w:p>
          <w:p w14:paraId="48FFE773" w14:textId="0B0B69EA" w:rsidR="00BB56AF" w:rsidRPr="007F7FEB" w:rsidRDefault="001F7A0C" w:rsidP="003D007D">
            <w:pPr>
              <w:cnfStyle w:val="000000000000" w:firstRow="0" w:lastRow="0" w:firstColumn="0" w:lastColumn="0" w:oddVBand="0" w:evenVBand="0" w:oddHBand="0" w:evenHBand="0" w:firstRowFirstColumn="0" w:firstRowLastColumn="0" w:lastRowFirstColumn="0" w:lastRowLastColumn="0"/>
            </w:pPr>
            <w:hyperlink r:id="rId71" w:history="1">
              <w:r w:rsidR="00BB56AF" w:rsidRPr="007F7FEB">
                <w:rPr>
                  <w:rStyle w:val="Lienhypertexte"/>
                  <w:color w:val="auto"/>
                </w:rPr>
                <w:t>https://www.01net.com/actualites/le-protocole-iscsi-152216.html</w:t>
              </w:r>
            </w:hyperlink>
          </w:p>
          <w:p w14:paraId="285D434B" w14:textId="31C40BA8" w:rsidR="00BB56AF" w:rsidRPr="007F7FEB"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7F7FEB" w:rsidRDefault="003D007D" w:rsidP="003D007D">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86AF6" w14:textId="77777777" w:rsidR="00345F8D" w:rsidRDefault="00345F8D" w:rsidP="00242F35">
      <w:r>
        <w:separator/>
      </w:r>
    </w:p>
  </w:endnote>
  <w:endnote w:type="continuationSeparator" w:id="0">
    <w:p w14:paraId="20552B41" w14:textId="77777777" w:rsidR="00345F8D" w:rsidRDefault="00345F8D"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62B6D26A" w:rsidR="001F7A0C" w:rsidRDefault="001F7A0C"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Pr>
        <w:noProof/>
      </w:rPr>
      <w:t>37</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8AF40" w14:textId="77777777" w:rsidR="00345F8D" w:rsidRDefault="00345F8D" w:rsidP="00242F35">
      <w:r>
        <w:separator/>
      </w:r>
    </w:p>
  </w:footnote>
  <w:footnote w:type="continuationSeparator" w:id="0">
    <w:p w14:paraId="698406B7" w14:textId="77777777" w:rsidR="00345F8D" w:rsidRDefault="00345F8D" w:rsidP="00242F35">
      <w:r>
        <w:continuationSeparator/>
      </w:r>
    </w:p>
  </w:footnote>
  <w:footnote w:id="1">
    <w:p w14:paraId="5D34CAC0" w14:textId="77777777" w:rsidR="001F7A0C" w:rsidRDefault="001F7A0C"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1F7A0C" w:rsidRPr="001665F3" w:rsidRDefault="001F7A0C"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1F7A0C" w:rsidRPr="000205AA" w:rsidRDefault="001F7A0C"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1F7A0C" w:rsidRPr="00B55C34" w:rsidRDefault="001F7A0C" w:rsidP="00CA62F9">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1F7A0C" w:rsidRDefault="001F7A0C"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En-tteCar"/>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0"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0"/>
  </w:num>
  <w:num w:numId="5">
    <w:abstractNumId w:val="17"/>
  </w:num>
  <w:num w:numId="6">
    <w:abstractNumId w:val="14"/>
  </w:num>
  <w:num w:numId="7">
    <w:abstractNumId w:val="9"/>
  </w:num>
  <w:num w:numId="8">
    <w:abstractNumId w:val="13"/>
  </w:num>
  <w:num w:numId="9">
    <w:abstractNumId w:val="6"/>
  </w:num>
  <w:num w:numId="10">
    <w:abstractNumId w:val="19"/>
  </w:num>
  <w:num w:numId="11">
    <w:abstractNumId w:val="15"/>
  </w:num>
  <w:num w:numId="12">
    <w:abstractNumId w:val="7"/>
  </w:num>
  <w:num w:numId="13">
    <w:abstractNumId w:val="18"/>
  </w:num>
  <w:num w:numId="14">
    <w:abstractNumId w:val="16"/>
  </w:num>
  <w:num w:numId="15">
    <w:abstractNumId w:val="20"/>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4679"/>
    <w:rsid w:val="00006F5D"/>
    <w:rsid w:val="00010C0E"/>
    <w:rsid w:val="00016F35"/>
    <w:rsid w:val="0002726E"/>
    <w:rsid w:val="00035D2C"/>
    <w:rsid w:val="00071265"/>
    <w:rsid w:val="00076E34"/>
    <w:rsid w:val="0008051F"/>
    <w:rsid w:val="00080AB5"/>
    <w:rsid w:val="00081B51"/>
    <w:rsid w:val="000B0E89"/>
    <w:rsid w:val="000B40B9"/>
    <w:rsid w:val="000C0F9C"/>
    <w:rsid w:val="000C663C"/>
    <w:rsid w:val="000C79C4"/>
    <w:rsid w:val="000D2104"/>
    <w:rsid w:val="000E4E78"/>
    <w:rsid w:val="000E55E1"/>
    <w:rsid w:val="000F05F8"/>
    <w:rsid w:val="000F15BF"/>
    <w:rsid w:val="000F574D"/>
    <w:rsid w:val="00105B71"/>
    <w:rsid w:val="00122DCC"/>
    <w:rsid w:val="00127389"/>
    <w:rsid w:val="0012748E"/>
    <w:rsid w:val="00131A7B"/>
    <w:rsid w:val="00131E0C"/>
    <w:rsid w:val="001368E3"/>
    <w:rsid w:val="00136BD8"/>
    <w:rsid w:val="00137A85"/>
    <w:rsid w:val="0015111F"/>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1E73BA"/>
    <w:rsid w:val="001F7A0C"/>
    <w:rsid w:val="002037AA"/>
    <w:rsid w:val="0021182A"/>
    <w:rsid w:val="00213D03"/>
    <w:rsid w:val="00215F7E"/>
    <w:rsid w:val="00217891"/>
    <w:rsid w:val="00220947"/>
    <w:rsid w:val="00220D09"/>
    <w:rsid w:val="002231D9"/>
    <w:rsid w:val="00231B33"/>
    <w:rsid w:val="00234033"/>
    <w:rsid w:val="00242F35"/>
    <w:rsid w:val="00263DF6"/>
    <w:rsid w:val="00272E81"/>
    <w:rsid w:val="002737E2"/>
    <w:rsid w:val="00274307"/>
    <w:rsid w:val="00275197"/>
    <w:rsid w:val="00285A14"/>
    <w:rsid w:val="002902A3"/>
    <w:rsid w:val="00296BCE"/>
    <w:rsid w:val="00296F45"/>
    <w:rsid w:val="002A20AC"/>
    <w:rsid w:val="002A3BD5"/>
    <w:rsid w:val="002A5532"/>
    <w:rsid w:val="002A5BC2"/>
    <w:rsid w:val="002A7374"/>
    <w:rsid w:val="002C3149"/>
    <w:rsid w:val="002C3375"/>
    <w:rsid w:val="002D5754"/>
    <w:rsid w:val="002D7338"/>
    <w:rsid w:val="002D7C02"/>
    <w:rsid w:val="002E7F19"/>
    <w:rsid w:val="002F76DC"/>
    <w:rsid w:val="00301B7E"/>
    <w:rsid w:val="00311293"/>
    <w:rsid w:val="00322659"/>
    <w:rsid w:val="00326FDE"/>
    <w:rsid w:val="00334272"/>
    <w:rsid w:val="00340066"/>
    <w:rsid w:val="003415FD"/>
    <w:rsid w:val="0034315A"/>
    <w:rsid w:val="00345F8D"/>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32A4"/>
    <w:rsid w:val="003C79B1"/>
    <w:rsid w:val="003C7DBF"/>
    <w:rsid w:val="003D007D"/>
    <w:rsid w:val="003E67D9"/>
    <w:rsid w:val="003F547E"/>
    <w:rsid w:val="00410E42"/>
    <w:rsid w:val="00413807"/>
    <w:rsid w:val="004207B1"/>
    <w:rsid w:val="004220BC"/>
    <w:rsid w:val="00425E2E"/>
    <w:rsid w:val="00426FF7"/>
    <w:rsid w:val="00442226"/>
    <w:rsid w:val="004579F1"/>
    <w:rsid w:val="004603DD"/>
    <w:rsid w:val="004708A7"/>
    <w:rsid w:val="0047481D"/>
    <w:rsid w:val="00480BB8"/>
    <w:rsid w:val="0048747D"/>
    <w:rsid w:val="00492884"/>
    <w:rsid w:val="00492B29"/>
    <w:rsid w:val="004A176F"/>
    <w:rsid w:val="004B0DE4"/>
    <w:rsid w:val="004B2998"/>
    <w:rsid w:val="004B2D1E"/>
    <w:rsid w:val="004C2B43"/>
    <w:rsid w:val="004C47E0"/>
    <w:rsid w:val="004C4E01"/>
    <w:rsid w:val="004C7230"/>
    <w:rsid w:val="004D4F99"/>
    <w:rsid w:val="004D769E"/>
    <w:rsid w:val="00500409"/>
    <w:rsid w:val="00503415"/>
    <w:rsid w:val="00510772"/>
    <w:rsid w:val="005113DB"/>
    <w:rsid w:val="00512BD6"/>
    <w:rsid w:val="0051309C"/>
    <w:rsid w:val="005131E4"/>
    <w:rsid w:val="00516E35"/>
    <w:rsid w:val="0052570D"/>
    <w:rsid w:val="005428AB"/>
    <w:rsid w:val="00545088"/>
    <w:rsid w:val="00555373"/>
    <w:rsid w:val="0055666B"/>
    <w:rsid w:val="005569A8"/>
    <w:rsid w:val="00564293"/>
    <w:rsid w:val="00584457"/>
    <w:rsid w:val="00585833"/>
    <w:rsid w:val="00592F69"/>
    <w:rsid w:val="00595B95"/>
    <w:rsid w:val="005B5B89"/>
    <w:rsid w:val="005B612B"/>
    <w:rsid w:val="005C1404"/>
    <w:rsid w:val="005C14F6"/>
    <w:rsid w:val="005C522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708E9"/>
    <w:rsid w:val="00677D06"/>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473D"/>
    <w:rsid w:val="007051C2"/>
    <w:rsid w:val="007153B4"/>
    <w:rsid w:val="00724DF3"/>
    <w:rsid w:val="00726010"/>
    <w:rsid w:val="0072716F"/>
    <w:rsid w:val="00733767"/>
    <w:rsid w:val="0073791E"/>
    <w:rsid w:val="00744A1C"/>
    <w:rsid w:val="00744B4A"/>
    <w:rsid w:val="00746200"/>
    <w:rsid w:val="00750665"/>
    <w:rsid w:val="00764212"/>
    <w:rsid w:val="00765A24"/>
    <w:rsid w:val="00770B10"/>
    <w:rsid w:val="007734BD"/>
    <w:rsid w:val="00791F1B"/>
    <w:rsid w:val="007A620B"/>
    <w:rsid w:val="007B1F58"/>
    <w:rsid w:val="007C172B"/>
    <w:rsid w:val="007C3689"/>
    <w:rsid w:val="007C3DC9"/>
    <w:rsid w:val="007C525E"/>
    <w:rsid w:val="007C724C"/>
    <w:rsid w:val="007D3843"/>
    <w:rsid w:val="007D7BA6"/>
    <w:rsid w:val="007E7C3C"/>
    <w:rsid w:val="007F6229"/>
    <w:rsid w:val="007F7E75"/>
    <w:rsid w:val="007F7FEB"/>
    <w:rsid w:val="00803301"/>
    <w:rsid w:val="00815213"/>
    <w:rsid w:val="00820F97"/>
    <w:rsid w:val="0082292C"/>
    <w:rsid w:val="00832F15"/>
    <w:rsid w:val="00852E8B"/>
    <w:rsid w:val="00855571"/>
    <w:rsid w:val="00870B2C"/>
    <w:rsid w:val="0087303A"/>
    <w:rsid w:val="00877428"/>
    <w:rsid w:val="00884944"/>
    <w:rsid w:val="00887CA8"/>
    <w:rsid w:val="008A343E"/>
    <w:rsid w:val="008A686D"/>
    <w:rsid w:val="008A6FA1"/>
    <w:rsid w:val="008C3D17"/>
    <w:rsid w:val="008D020E"/>
    <w:rsid w:val="008D4D51"/>
    <w:rsid w:val="008E5498"/>
    <w:rsid w:val="0091562E"/>
    <w:rsid w:val="0091779D"/>
    <w:rsid w:val="00931CFC"/>
    <w:rsid w:val="00934C11"/>
    <w:rsid w:val="00935A52"/>
    <w:rsid w:val="00937F16"/>
    <w:rsid w:val="00952C48"/>
    <w:rsid w:val="00957CB9"/>
    <w:rsid w:val="00973625"/>
    <w:rsid w:val="00975EB0"/>
    <w:rsid w:val="00984BFA"/>
    <w:rsid w:val="00985A0E"/>
    <w:rsid w:val="00991580"/>
    <w:rsid w:val="00994779"/>
    <w:rsid w:val="009A5BC9"/>
    <w:rsid w:val="009C45E9"/>
    <w:rsid w:val="009D351D"/>
    <w:rsid w:val="009E0444"/>
    <w:rsid w:val="009E264F"/>
    <w:rsid w:val="009E52CF"/>
    <w:rsid w:val="009F07B6"/>
    <w:rsid w:val="009F0C12"/>
    <w:rsid w:val="009F4F61"/>
    <w:rsid w:val="00A03392"/>
    <w:rsid w:val="00A1680F"/>
    <w:rsid w:val="00A22403"/>
    <w:rsid w:val="00A23D6E"/>
    <w:rsid w:val="00A32644"/>
    <w:rsid w:val="00A3384D"/>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67F7"/>
    <w:rsid w:val="00A97195"/>
    <w:rsid w:val="00AA0F25"/>
    <w:rsid w:val="00AA5A15"/>
    <w:rsid w:val="00AB17F1"/>
    <w:rsid w:val="00AB28D5"/>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1AD"/>
    <w:rsid w:val="00B82D83"/>
    <w:rsid w:val="00B84EF0"/>
    <w:rsid w:val="00BA3F1C"/>
    <w:rsid w:val="00BA4492"/>
    <w:rsid w:val="00BA54B8"/>
    <w:rsid w:val="00BB56AF"/>
    <w:rsid w:val="00BB6AF6"/>
    <w:rsid w:val="00BD2E05"/>
    <w:rsid w:val="00BD54BE"/>
    <w:rsid w:val="00BD65C4"/>
    <w:rsid w:val="00BD6ECF"/>
    <w:rsid w:val="00BE336F"/>
    <w:rsid w:val="00BE3F00"/>
    <w:rsid w:val="00BF10AF"/>
    <w:rsid w:val="00BF2EC9"/>
    <w:rsid w:val="00BF6391"/>
    <w:rsid w:val="00C01154"/>
    <w:rsid w:val="00C13C93"/>
    <w:rsid w:val="00C14417"/>
    <w:rsid w:val="00C17B63"/>
    <w:rsid w:val="00C32031"/>
    <w:rsid w:val="00C37BCF"/>
    <w:rsid w:val="00C4001E"/>
    <w:rsid w:val="00C44B66"/>
    <w:rsid w:val="00C5055C"/>
    <w:rsid w:val="00C51003"/>
    <w:rsid w:val="00C60C95"/>
    <w:rsid w:val="00C6462B"/>
    <w:rsid w:val="00C6493E"/>
    <w:rsid w:val="00C67346"/>
    <w:rsid w:val="00C72575"/>
    <w:rsid w:val="00C73DC9"/>
    <w:rsid w:val="00C81BAE"/>
    <w:rsid w:val="00C82886"/>
    <w:rsid w:val="00C82B46"/>
    <w:rsid w:val="00C92CCB"/>
    <w:rsid w:val="00CA3342"/>
    <w:rsid w:val="00CA62F9"/>
    <w:rsid w:val="00CA79C9"/>
    <w:rsid w:val="00CC5AC6"/>
    <w:rsid w:val="00CD2AD4"/>
    <w:rsid w:val="00CD3B85"/>
    <w:rsid w:val="00CD4A35"/>
    <w:rsid w:val="00CE192C"/>
    <w:rsid w:val="00CF1B4B"/>
    <w:rsid w:val="00D03ADF"/>
    <w:rsid w:val="00D10F47"/>
    <w:rsid w:val="00D12D19"/>
    <w:rsid w:val="00D13D78"/>
    <w:rsid w:val="00D1689F"/>
    <w:rsid w:val="00D2278D"/>
    <w:rsid w:val="00D32C0E"/>
    <w:rsid w:val="00D471FD"/>
    <w:rsid w:val="00D477B3"/>
    <w:rsid w:val="00D479F5"/>
    <w:rsid w:val="00D55A95"/>
    <w:rsid w:val="00D66835"/>
    <w:rsid w:val="00D66CF5"/>
    <w:rsid w:val="00D70F50"/>
    <w:rsid w:val="00D75970"/>
    <w:rsid w:val="00D84EFF"/>
    <w:rsid w:val="00D85867"/>
    <w:rsid w:val="00D958EE"/>
    <w:rsid w:val="00DA2687"/>
    <w:rsid w:val="00DA6430"/>
    <w:rsid w:val="00DB162D"/>
    <w:rsid w:val="00DB2DFE"/>
    <w:rsid w:val="00DB7028"/>
    <w:rsid w:val="00DC51BF"/>
    <w:rsid w:val="00DD2FC8"/>
    <w:rsid w:val="00DE1404"/>
    <w:rsid w:val="00DE3FD2"/>
    <w:rsid w:val="00DF3DE9"/>
    <w:rsid w:val="00E026F5"/>
    <w:rsid w:val="00E078ED"/>
    <w:rsid w:val="00E11D6B"/>
    <w:rsid w:val="00E12B5C"/>
    <w:rsid w:val="00E27919"/>
    <w:rsid w:val="00E30988"/>
    <w:rsid w:val="00E66708"/>
    <w:rsid w:val="00E71B05"/>
    <w:rsid w:val="00E813BF"/>
    <w:rsid w:val="00E95DFF"/>
    <w:rsid w:val="00EA4CDF"/>
    <w:rsid w:val="00EC137C"/>
    <w:rsid w:val="00ED54AC"/>
    <w:rsid w:val="00EE0F4E"/>
    <w:rsid w:val="00EE0F63"/>
    <w:rsid w:val="00EE482B"/>
    <w:rsid w:val="00EE565D"/>
    <w:rsid w:val="00EF2BF6"/>
    <w:rsid w:val="00F00779"/>
    <w:rsid w:val="00F01060"/>
    <w:rsid w:val="00F022E4"/>
    <w:rsid w:val="00F023F9"/>
    <w:rsid w:val="00F11BBC"/>
    <w:rsid w:val="00F23A19"/>
    <w:rsid w:val="00F26897"/>
    <w:rsid w:val="00F43606"/>
    <w:rsid w:val="00F43CDC"/>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 w:type="character" w:styleId="Mentionnonrsolue">
    <w:name w:val="Unresolved Mention"/>
    <w:basedOn w:val="Policepardfaut"/>
    <w:uiPriority w:val="99"/>
    <w:semiHidden/>
    <w:unhideWhenUsed/>
    <w:rsid w:val="00AB28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11.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vtx.ch" TargetMode="External"/><Relationship Id="rId55" Type="http://schemas.openxmlformats.org/officeDocument/2006/relationships/hyperlink" Target="http://urlz.fr/7Kpu" TargetMode="External"/><Relationship Id="rId63" Type="http://schemas.openxmlformats.org/officeDocument/2006/relationships/hyperlink" Target="https://www.commentcamarche.com/contents/994-onduleur" TargetMode="External"/><Relationship Id="rId68" Type="http://schemas.openxmlformats.org/officeDocument/2006/relationships/hyperlink" Target="https://fr.wikipedia.org/wiki/Small_Computer_System_Interface" TargetMode="External"/><Relationship Id="rId7" Type="http://schemas.openxmlformats.org/officeDocument/2006/relationships/endnotes" Target="endnotes.xml"/><Relationship Id="rId71" Type="http://schemas.openxmlformats.org/officeDocument/2006/relationships/hyperlink" Target="https://www.01net.com/actualites/le-protocole-iscsi-152216.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dmin.ch/opc/fr/classified-compilation/19920153/index.html" TargetMode="External"/><Relationship Id="rId58" Type="http://schemas.openxmlformats.org/officeDocument/2006/relationships/hyperlink" Target="https://stuff.mit.edu/afs/athena/project/rhel-doc/3/rhel-sag-fr-3/s1-raid-approaches.html" TargetMode="External"/><Relationship Id="rId66" Type="http://schemas.openxmlformats.org/officeDocument/2006/relationships/hyperlink" Target="http://www.europ-computer.com/dossiers/dossier_6_18.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loro.ch" TargetMode="External"/><Relationship Id="rId57" Type="http://schemas.openxmlformats.org/officeDocument/2006/relationships/hyperlink" Target="http://www.hardware-attitude.com/fiche-885-carte-raid-sata-adaptec-2820sa---8-ports-sata-ii-pci-x.html" TargetMode="External"/><Relationship Id="rId61" Type="http://schemas.openxmlformats.org/officeDocument/2006/relationships/hyperlink" Target="https://fr.wikipedia.org/wiki/Cl%C3%A9_USB"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r.wikipedia.org/wiki/N%C5%93ud_(r%C3%A9seau)" TargetMode="External"/><Relationship Id="rId60" Type="http://schemas.openxmlformats.org/officeDocument/2006/relationships/hyperlink" Target="https://www.commentcamarche.com/contents/739-cle-usb" TargetMode="External"/><Relationship Id="rId65" Type="http://schemas.openxmlformats.org/officeDocument/2006/relationships/hyperlink" Target="https://www.ldlc.com/guides/AL00000601/guide+les+onduleurs/"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casinosbarriere.com/fr/montreux.html" TargetMode="External"/><Relationship Id="rId56" Type="http://schemas.openxmlformats.org/officeDocument/2006/relationships/hyperlink" Target="https://fr.wikipedia.org/wiki/RAID_(informatique)" TargetMode="External"/><Relationship Id="rId64" Type="http://schemas.openxmlformats.org/officeDocument/2006/relationships/hyperlink" Target="https://sitelec.org/cours/abati/flash/onduleur.htm" TargetMode="External"/><Relationship Id="rId69" Type="http://schemas.openxmlformats.org/officeDocument/2006/relationships/hyperlink" Target="https://blog.netapp.com/wp-content/uploads/2016/05/iscsi_blog_images-1.jpg" TargetMode="External"/><Relationship Id="rId8" Type="http://schemas.openxmlformats.org/officeDocument/2006/relationships/header" Target="header1.xml"/><Relationship Id="rId51" Type="http://schemas.openxmlformats.org/officeDocument/2006/relationships/hyperlink" Target="https://fr.wikipedia.org/wiki/Grappe_de_serveur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fr.wikipedia.org/wiki/Stockage_d%27information" TargetMode="External"/><Relationship Id="rId67" Type="http://schemas.openxmlformats.org/officeDocument/2006/relationships/hyperlink" Target="https://fr.wikipedia.org/wiki/Plan_de_reprise_d%27activit%C3%A9"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youtube.com/watch?v=OUMGp3HHel4" TargetMode="External"/><Relationship Id="rId62" Type="http://schemas.openxmlformats.org/officeDocument/2006/relationships/hyperlink" Target="https://fr.wikipedia.org/wiki/Disque_dur" TargetMode="External"/><Relationship Id="rId70" Type="http://schemas.openxmlformats.org/officeDocument/2006/relationships/hyperlink" Target="https://www.snia.org/sites/default/orig/sdc_archives/2010_presentations/monday/MahmoudJibbe_ISCSI_FCoE__testing-verA.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DCE71-B64D-4F72-AECB-FB6DCB6F2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4552</TotalTime>
  <Pages>38</Pages>
  <Words>9322</Words>
  <Characters>51275</Characters>
  <Application>Microsoft Office Word</Application>
  <DocSecurity>0</DocSecurity>
  <Lines>427</Lines>
  <Paragraphs>120</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60477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39</cp:revision>
  <cp:lastPrinted>2018-09-08T15:16:00Z</cp:lastPrinted>
  <dcterms:created xsi:type="dcterms:W3CDTF">2018-12-06T10:36:00Z</dcterms:created>
  <dcterms:modified xsi:type="dcterms:W3CDTF">2018-12-11T20:45:00Z</dcterms:modified>
</cp:coreProperties>
</file>