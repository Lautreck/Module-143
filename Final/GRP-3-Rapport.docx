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7F7FEB" w:rsidRDefault="007C525E" w:rsidP="006373EE">
      <w:pPr>
        <w:pStyle w:val="Titre"/>
        <w:rPr>
          <w:color w:val="auto"/>
        </w:rPr>
      </w:pPr>
      <w:r w:rsidRPr="007F7FEB">
        <w:rPr>
          <w:color w:val="auto"/>
          <w:sz w:val="36"/>
          <w:szCs w:val="36"/>
          <w:u w:val="single"/>
        </w:rPr>
        <w:t xml:space="preserve">EPSIC </w:t>
      </w:r>
      <w:r w:rsidR="006373EE" w:rsidRPr="007F7FEB">
        <w:rPr>
          <w:color w:val="auto"/>
          <w:sz w:val="36"/>
          <w:szCs w:val="36"/>
          <w:u w:val="single"/>
        </w:rPr>
        <w:t>–</w:t>
      </w:r>
      <w:r w:rsidRPr="007F7FEB">
        <w:rPr>
          <w:color w:val="auto"/>
          <w:sz w:val="36"/>
          <w:szCs w:val="36"/>
          <w:u w:val="single"/>
        </w:rPr>
        <w:t xml:space="preserve"> 2018</w:t>
      </w:r>
    </w:p>
    <w:p w14:paraId="7D8DD10D" w14:textId="5BB994C9" w:rsidR="007C525E" w:rsidRPr="007F7FEB" w:rsidRDefault="007C525E" w:rsidP="00242F35">
      <w:pPr>
        <w:rPr>
          <w:lang w:eastAsia="fr-CH"/>
        </w:rPr>
      </w:pPr>
    </w:p>
    <w:p w14:paraId="26852B86" w14:textId="0F94025E" w:rsidR="00BE336F" w:rsidRPr="007F7FEB" w:rsidRDefault="007C525E" w:rsidP="00242F35">
      <w:pPr>
        <w:pStyle w:val="Titre"/>
        <w:rPr>
          <w:color w:val="auto"/>
        </w:rPr>
      </w:pPr>
      <w:r w:rsidRPr="007F7FEB">
        <w:rPr>
          <w:color w:val="auto"/>
        </w:rPr>
        <w:t xml:space="preserve"> </w:t>
      </w:r>
      <w:r w:rsidR="00B32163" w:rsidRPr="007F7FEB">
        <w:rPr>
          <w:color w:val="auto"/>
        </w:rPr>
        <w:t>Module ICT 143</w:t>
      </w:r>
    </w:p>
    <w:p w14:paraId="5DE38E1E" w14:textId="129F1691" w:rsidR="00B32163" w:rsidRPr="007F7FEB" w:rsidRDefault="00B32163" w:rsidP="00242F35">
      <w:pPr>
        <w:rPr>
          <w:lang w:eastAsia="fr-CH"/>
        </w:rPr>
      </w:pPr>
    </w:p>
    <w:p w14:paraId="7DCFF7F3" w14:textId="7CC07F9C" w:rsidR="0047481D" w:rsidRPr="007F7FEB" w:rsidRDefault="00B32163" w:rsidP="00592F69">
      <w:pPr>
        <w:pStyle w:val="Sous-titre"/>
        <w:jc w:val="center"/>
        <w:rPr>
          <w:color w:val="auto"/>
        </w:rPr>
      </w:pPr>
      <w:r w:rsidRPr="007F7FEB">
        <w:rPr>
          <w:color w:val="auto"/>
        </w:rPr>
        <w:t>Rapport du groupe 3 – Winston, Quentin, Pablo, Dylan</w:t>
      </w:r>
    </w:p>
    <w:p w14:paraId="2E682A6D" w14:textId="5BC72765" w:rsidR="0047481D" w:rsidRPr="007F7FEB" w:rsidRDefault="00AA0F25" w:rsidP="00242F35">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7F7FEB" w:rsidRDefault="005131E4">
          <w:pPr>
            <w:pStyle w:val="En-ttedetabledesmatires"/>
            <w:rPr>
              <w:color w:val="auto"/>
            </w:rPr>
          </w:pPr>
          <w:r w:rsidRPr="007F7FEB">
            <w:rPr>
              <w:color w:val="auto"/>
            </w:rPr>
            <w:t>Table des matières</w:t>
          </w:r>
        </w:p>
        <w:p w14:paraId="3BA96E9F" w14:textId="77777777" w:rsidR="00071265" w:rsidRPr="007F7FEB"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r w:rsidRPr="007F7FEB">
            <w:rPr>
              <w:b w:val="0"/>
              <w:bCs w:val="0"/>
              <w:noProof/>
              <w:u w:val="single"/>
              <w:lang w:val="fr-FR"/>
            </w:rPr>
            <w:fldChar w:fldCharType="begin"/>
          </w:r>
          <w:r w:rsidRPr="007F7FEB">
            <w:rPr>
              <w:b w:val="0"/>
              <w:bCs w:val="0"/>
              <w:noProof/>
              <w:u w:val="single"/>
              <w:lang w:val="fr-FR"/>
            </w:rPr>
            <w:instrText xml:space="preserve"> TOC \o "1-4" \h \z \u </w:instrText>
          </w:r>
          <w:r w:rsidRPr="007F7FEB">
            <w:rPr>
              <w:b w:val="0"/>
              <w:bCs w:val="0"/>
              <w:noProof/>
              <w:u w:val="single"/>
              <w:lang w:val="fr-FR"/>
            </w:rPr>
            <w:fldChar w:fldCharType="separate"/>
          </w:r>
          <w:hyperlink w:anchor="_Toc531165035" w:history="1">
            <w:r w:rsidR="00071265" w:rsidRPr="007F7FEB">
              <w:rPr>
                <w:rStyle w:val="Lienhypertexte"/>
                <w:noProof/>
                <w:color w:val="auto"/>
              </w:rPr>
              <w:t>2</w:t>
            </w:r>
            <w:r w:rsidR="00071265" w:rsidRPr="007F7FEB">
              <w:rPr>
                <w:rFonts w:asciiTheme="minorHAnsi" w:eastAsiaTheme="minorEastAsia" w:hAnsiTheme="minorHAnsi" w:cstheme="minorBidi"/>
                <w:b w:val="0"/>
                <w:bCs w:val="0"/>
                <w:caps w:val="0"/>
                <w:noProof/>
                <w:sz w:val="22"/>
                <w:szCs w:val="22"/>
                <w:shd w:val="clear" w:color="auto" w:fill="auto"/>
                <w:lang w:val="fr-FR" w:eastAsia="fr-FR"/>
              </w:rPr>
              <w:tab/>
            </w:r>
            <w:r w:rsidR="00071265" w:rsidRPr="007F7FEB">
              <w:rPr>
                <w:rStyle w:val="Lienhypertexte"/>
                <w:noProof/>
                <w:color w:val="auto"/>
              </w:rPr>
              <w:t>Partie 1</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_Toc531165035 \h </w:instrText>
            </w:r>
            <w:r w:rsidR="00071265" w:rsidRPr="007F7FEB">
              <w:rPr>
                <w:noProof/>
                <w:webHidden/>
              </w:rPr>
            </w:r>
            <w:r w:rsidR="00071265" w:rsidRPr="007F7FEB">
              <w:rPr>
                <w:noProof/>
                <w:webHidden/>
              </w:rPr>
              <w:fldChar w:fldCharType="separate"/>
            </w:r>
            <w:r w:rsidR="00071265" w:rsidRPr="007F7FEB">
              <w:rPr>
                <w:noProof/>
                <w:webHidden/>
              </w:rPr>
              <w:t>6</w:t>
            </w:r>
            <w:r w:rsidR="00071265" w:rsidRPr="007F7FEB">
              <w:rPr>
                <w:noProof/>
                <w:webHidden/>
              </w:rPr>
              <w:fldChar w:fldCharType="end"/>
            </w:r>
          </w:hyperlink>
        </w:p>
        <w:p w14:paraId="6E059943"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36" w:history="1">
            <w:r w:rsidR="00071265" w:rsidRPr="007F7FEB">
              <w:rPr>
                <w:rStyle w:val="Lienhypertexte"/>
                <w:noProof/>
                <w:color w:val="auto"/>
              </w:rPr>
              <w:t>2.1</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Casino de Montreux</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_Toc531165036 \h </w:instrText>
            </w:r>
            <w:r w:rsidR="00071265" w:rsidRPr="007F7FEB">
              <w:rPr>
                <w:noProof/>
                <w:webHidden/>
              </w:rPr>
            </w:r>
            <w:r w:rsidR="00071265" w:rsidRPr="007F7FEB">
              <w:rPr>
                <w:noProof/>
                <w:webHidden/>
              </w:rPr>
              <w:fldChar w:fldCharType="separate"/>
            </w:r>
            <w:r w:rsidR="00071265" w:rsidRPr="007F7FEB">
              <w:rPr>
                <w:noProof/>
                <w:webHidden/>
              </w:rPr>
              <w:t>6</w:t>
            </w:r>
            <w:r w:rsidR="00071265" w:rsidRPr="007F7FEB">
              <w:rPr>
                <w:noProof/>
                <w:webHidden/>
              </w:rPr>
              <w:fldChar w:fldCharType="end"/>
            </w:r>
          </w:hyperlink>
        </w:p>
        <w:p w14:paraId="67D58577"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7" w:history="1">
            <w:r w:rsidR="00071265" w:rsidRPr="007F7FEB">
              <w:rPr>
                <w:rStyle w:val="Lienhypertexte"/>
                <w:noProof/>
                <w:color w:val="auto"/>
              </w:rPr>
              <w:t>2.1.1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Introduction</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_Toc531165037 \h </w:instrText>
            </w:r>
            <w:r w:rsidR="00071265" w:rsidRPr="007F7FEB">
              <w:rPr>
                <w:noProof/>
                <w:webHidden/>
              </w:rPr>
            </w:r>
            <w:r w:rsidR="00071265" w:rsidRPr="007F7FEB">
              <w:rPr>
                <w:noProof/>
                <w:webHidden/>
              </w:rPr>
              <w:fldChar w:fldCharType="separate"/>
            </w:r>
            <w:r w:rsidR="00071265" w:rsidRPr="007F7FEB">
              <w:rPr>
                <w:noProof/>
                <w:webHidden/>
              </w:rPr>
              <w:t>6</w:t>
            </w:r>
            <w:r w:rsidR="00071265" w:rsidRPr="007F7FEB">
              <w:rPr>
                <w:noProof/>
                <w:webHidden/>
              </w:rPr>
              <w:fldChar w:fldCharType="end"/>
            </w:r>
          </w:hyperlink>
        </w:p>
        <w:p w14:paraId="056E1641"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8" w:history="1">
            <w:r w:rsidR="00071265" w:rsidRPr="007F7FEB">
              <w:rPr>
                <w:rStyle w:val="Lienhypertexte"/>
                <w:noProof/>
                <w:color w:val="auto"/>
              </w:rPr>
              <w:t>2.1.2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Traitement de données.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_Toc531165038 \h </w:instrText>
            </w:r>
            <w:r w:rsidR="00071265" w:rsidRPr="007F7FEB">
              <w:rPr>
                <w:noProof/>
                <w:webHidden/>
              </w:rPr>
            </w:r>
            <w:r w:rsidR="00071265" w:rsidRPr="007F7FEB">
              <w:rPr>
                <w:noProof/>
                <w:webHidden/>
              </w:rPr>
              <w:fldChar w:fldCharType="separate"/>
            </w:r>
            <w:r w:rsidR="00071265" w:rsidRPr="007F7FEB">
              <w:rPr>
                <w:noProof/>
                <w:webHidden/>
              </w:rPr>
              <w:t>6</w:t>
            </w:r>
            <w:r w:rsidR="00071265" w:rsidRPr="007F7FEB">
              <w:rPr>
                <w:noProof/>
                <w:webHidden/>
              </w:rPr>
              <w:fldChar w:fldCharType="end"/>
            </w:r>
          </w:hyperlink>
        </w:p>
        <w:p w14:paraId="6B585DEE"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9" w:history="1">
            <w:r w:rsidR="00071265" w:rsidRPr="007F7FEB">
              <w:rPr>
                <w:rStyle w:val="Lienhypertexte"/>
                <w:noProof/>
                <w:color w:val="auto"/>
              </w:rPr>
              <w:t>2.1.3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Actions et mesures prises.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_Toc531165039 \h </w:instrText>
            </w:r>
            <w:r w:rsidR="00071265" w:rsidRPr="007F7FEB">
              <w:rPr>
                <w:noProof/>
                <w:webHidden/>
              </w:rPr>
            </w:r>
            <w:r w:rsidR="00071265" w:rsidRPr="007F7FEB">
              <w:rPr>
                <w:noProof/>
                <w:webHidden/>
              </w:rPr>
              <w:fldChar w:fldCharType="separate"/>
            </w:r>
            <w:r w:rsidR="00071265" w:rsidRPr="007F7FEB">
              <w:rPr>
                <w:noProof/>
                <w:webHidden/>
              </w:rPr>
              <w:t>6</w:t>
            </w:r>
            <w:r w:rsidR="00071265" w:rsidRPr="007F7FEB">
              <w:rPr>
                <w:noProof/>
                <w:webHidden/>
              </w:rPr>
              <w:fldChar w:fldCharType="end"/>
            </w:r>
          </w:hyperlink>
        </w:p>
        <w:p w14:paraId="381854A5"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0" w:history="1">
            <w:r w:rsidR="00071265" w:rsidRPr="007F7FEB">
              <w:rPr>
                <w:rStyle w:val="Lienhypertexte"/>
                <w:noProof/>
                <w:color w:val="auto"/>
              </w:rPr>
              <w:t>2.1.4</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Techniques de protections des données.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_Toc531165040 \h </w:instrText>
            </w:r>
            <w:r w:rsidR="00071265" w:rsidRPr="007F7FEB">
              <w:rPr>
                <w:noProof/>
                <w:webHidden/>
              </w:rPr>
            </w:r>
            <w:r w:rsidR="00071265" w:rsidRPr="007F7FEB">
              <w:rPr>
                <w:noProof/>
                <w:webHidden/>
              </w:rPr>
              <w:fldChar w:fldCharType="separate"/>
            </w:r>
            <w:r w:rsidR="00071265" w:rsidRPr="007F7FEB">
              <w:rPr>
                <w:noProof/>
                <w:webHidden/>
              </w:rPr>
              <w:t>6</w:t>
            </w:r>
            <w:r w:rsidR="00071265" w:rsidRPr="007F7FEB">
              <w:rPr>
                <w:noProof/>
                <w:webHidden/>
              </w:rPr>
              <w:fldChar w:fldCharType="end"/>
            </w:r>
          </w:hyperlink>
        </w:p>
        <w:p w14:paraId="1874080C"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41" w:history="1">
            <w:r w:rsidR="00071265" w:rsidRPr="007F7FEB">
              <w:rPr>
                <w:rStyle w:val="Lienhypertexte"/>
                <w:noProof/>
                <w:color w:val="auto"/>
              </w:rPr>
              <w:t>2.2</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La Loterie Romande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_Toc531165041 \h </w:instrText>
            </w:r>
            <w:r w:rsidR="00071265" w:rsidRPr="007F7FEB">
              <w:rPr>
                <w:noProof/>
                <w:webHidden/>
              </w:rPr>
            </w:r>
            <w:r w:rsidR="00071265" w:rsidRPr="007F7FEB">
              <w:rPr>
                <w:noProof/>
                <w:webHidden/>
              </w:rPr>
              <w:fldChar w:fldCharType="separate"/>
            </w:r>
            <w:r w:rsidR="00071265" w:rsidRPr="007F7FEB">
              <w:rPr>
                <w:noProof/>
                <w:webHidden/>
              </w:rPr>
              <w:t>8</w:t>
            </w:r>
            <w:r w:rsidR="00071265" w:rsidRPr="007F7FEB">
              <w:rPr>
                <w:noProof/>
                <w:webHidden/>
              </w:rPr>
              <w:fldChar w:fldCharType="end"/>
            </w:r>
          </w:hyperlink>
        </w:p>
        <w:p w14:paraId="3665807D"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2" w:history="1">
            <w:r w:rsidR="00071265" w:rsidRPr="007F7FEB">
              <w:rPr>
                <w:rStyle w:val="Lienhypertexte"/>
                <w:noProof/>
                <w:color w:val="auto"/>
              </w:rPr>
              <w:t>2.2.1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Introduction</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_Toc531165042 \h </w:instrText>
            </w:r>
            <w:r w:rsidR="00071265" w:rsidRPr="007F7FEB">
              <w:rPr>
                <w:noProof/>
                <w:webHidden/>
              </w:rPr>
            </w:r>
            <w:r w:rsidR="00071265" w:rsidRPr="007F7FEB">
              <w:rPr>
                <w:noProof/>
                <w:webHidden/>
              </w:rPr>
              <w:fldChar w:fldCharType="separate"/>
            </w:r>
            <w:r w:rsidR="00071265" w:rsidRPr="007F7FEB">
              <w:rPr>
                <w:noProof/>
                <w:webHidden/>
              </w:rPr>
              <w:t>8</w:t>
            </w:r>
            <w:r w:rsidR="00071265" w:rsidRPr="007F7FEB">
              <w:rPr>
                <w:noProof/>
                <w:webHidden/>
              </w:rPr>
              <w:fldChar w:fldCharType="end"/>
            </w:r>
          </w:hyperlink>
        </w:p>
        <w:p w14:paraId="6EFF03DD"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3" w:history="1">
            <w:r w:rsidR="00071265" w:rsidRPr="007F7FEB">
              <w:rPr>
                <w:rStyle w:val="Lienhypertexte"/>
                <w:noProof/>
                <w:color w:val="auto"/>
              </w:rPr>
              <w:t>2.2.2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Les données au sein de la Loterie Romande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_Toc531165043 \h </w:instrText>
            </w:r>
            <w:r w:rsidR="00071265" w:rsidRPr="007F7FEB">
              <w:rPr>
                <w:noProof/>
                <w:webHidden/>
              </w:rPr>
            </w:r>
            <w:r w:rsidR="00071265" w:rsidRPr="007F7FEB">
              <w:rPr>
                <w:noProof/>
                <w:webHidden/>
              </w:rPr>
              <w:fldChar w:fldCharType="separate"/>
            </w:r>
            <w:r w:rsidR="00071265" w:rsidRPr="007F7FEB">
              <w:rPr>
                <w:noProof/>
                <w:webHidden/>
              </w:rPr>
              <w:t>8</w:t>
            </w:r>
            <w:r w:rsidR="00071265" w:rsidRPr="007F7FEB">
              <w:rPr>
                <w:noProof/>
                <w:webHidden/>
              </w:rPr>
              <w:fldChar w:fldCharType="end"/>
            </w:r>
          </w:hyperlink>
        </w:p>
        <w:p w14:paraId="484427ED"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4" w:history="1">
            <w:r w:rsidR="00071265" w:rsidRPr="007F7FEB">
              <w:rPr>
                <w:rStyle w:val="Lienhypertexte"/>
                <w:noProof/>
                <w:color w:val="auto"/>
              </w:rPr>
              <w:t>2.2.3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Actions et mesures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_Toc531165044 \h </w:instrText>
            </w:r>
            <w:r w:rsidR="00071265" w:rsidRPr="007F7FEB">
              <w:rPr>
                <w:noProof/>
                <w:webHidden/>
              </w:rPr>
            </w:r>
            <w:r w:rsidR="00071265" w:rsidRPr="007F7FEB">
              <w:rPr>
                <w:noProof/>
                <w:webHidden/>
              </w:rPr>
              <w:fldChar w:fldCharType="separate"/>
            </w:r>
            <w:r w:rsidR="00071265" w:rsidRPr="007F7FEB">
              <w:rPr>
                <w:noProof/>
                <w:webHidden/>
              </w:rPr>
              <w:t>8</w:t>
            </w:r>
            <w:r w:rsidR="00071265" w:rsidRPr="007F7FEB">
              <w:rPr>
                <w:noProof/>
                <w:webHidden/>
              </w:rPr>
              <w:fldChar w:fldCharType="end"/>
            </w:r>
          </w:hyperlink>
        </w:p>
        <w:p w14:paraId="79BC85A3"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5" w:history="1">
            <w:r w:rsidR="00071265" w:rsidRPr="007F7FEB">
              <w:rPr>
                <w:rStyle w:val="Lienhypertexte"/>
                <w:noProof/>
                <w:color w:val="auto"/>
              </w:rPr>
              <w:t>2.2.3.1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Protections logiques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_Toc531165045 \h </w:instrText>
            </w:r>
            <w:r w:rsidR="00071265" w:rsidRPr="007F7FEB">
              <w:rPr>
                <w:noProof/>
                <w:webHidden/>
              </w:rPr>
            </w:r>
            <w:r w:rsidR="00071265" w:rsidRPr="007F7FEB">
              <w:rPr>
                <w:noProof/>
                <w:webHidden/>
              </w:rPr>
              <w:fldChar w:fldCharType="separate"/>
            </w:r>
            <w:r w:rsidR="00071265" w:rsidRPr="007F7FEB">
              <w:rPr>
                <w:noProof/>
                <w:webHidden/>
              </w:rPr>
              <w:t>8</w:t>
            </w:r>
            <w:r w:rsidR="00071265" w:rsidRPr="007F7FEB">
              <w:rPr>
                <w:noProof/>
                <w:webHidden/>
              </w:rPr>
              <w:fldChar w:fldCharType="end"/>
            </w:r>
          </w:hyperlink>
        </w:p>
        <w:p w14:paraId="505FB68D"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6" w:history="1">
            <w:r w:rsidR="00071265" w:rsidRPr="007F7FEB">
              <w:rPr>
                <w:rStyle w:val="Lienhypertexte"/>
                <w:noProof/>
                <w:color w:val="auto"/>
              </w:rPr>
              <w:t>2.2.3.2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Protections techniques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_Toc531165046 \h </w:instrText>
            </w:r>
            <w:r w:rsidR="00071265" w:rsidRPr="007F7FEB">
              <w:rPr>
                <w:noProof/>
                <w:webHidden/>
              </w:rPr>
            </w:r>
            <w:r w:rsidR="00071265" w:rsidRPr="007F7FEB">
              <w:rPr>
                <w:noProof/>
                <w:webHidden/>
              </w:rPr>
              <w:fldChar w:fldCharType="separate"/>
            </w:r>
            <w:r w:rsidR="00071265" w:rsidRPr="007F7FEB">
              <w:rPr>
                <w:noProof/>
                <w:webHidden/>
              </w:rPr>
              <w:t>8</w:t>
            </w:r>
            <w:r w:rsidR="00071265" w:rsidRPr="007F7FEB">
              <w:rPr>
                <w:noProof/>
                <w:webHidden/>
              </w:rPr>
              <w:fldChar w:fldCharType="end"/>
            </w:r>
          </w:hyperlink>
        </w:p>
        <w:p w14:paraId="02EB0E47"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7" w:history="1">
            <w:r w:rsidR="00071265" w:rsidRPr="007F7FEB">
              <w:rPr>
                <w:rStyle w:val="Lienhypertexte"/>
                <w:noProof/>
                <w:color w:val="auto"/>
              </w:rPr>
              <w:t>2.2.4</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Stratégies de sauvegardes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_Toc531165047 \h </w:instrText>
            </w:r>
            <w:r w:rsidR="00071265" w:rsidRPr="007F7FEB">
              <w:rPr>
                <w:noProof/>
                <w:webHidden/>
              </w:rPr>
            </w:r>
            <w:r w:rsidR="00071265" w:rsidRPr="007F7FEB">
              <w:rPr>
                <w:noProof/>
                <w:webHidden/>
              </w:rPr>
              <w:fldChar w:fldCharType="separate"/>
            </w:r>
            <w:r w:rsidR="00071265" w:rsidRPr="007F7FEB">
              <w:rPr>
                <w:noProof/>
                <w:webHidden/>
              </w:rPr>
              <w:t>9</w:t>
            </w:r>
            <w:r w:rsidR="00071265" w:rsidRPr="007F7FEB">
              <w:rPr>
                <w:noProof/>
                <w:webHidden/>
              </w:rPr>
              <w:fldChar w:fldCharType="end"/>
            </w:r>
          </w:hyperlink>
        </w:p>
        <w:p w14:paraId="0E8F5F1C"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8" w:history="1">
            <w:r w:rsidR="00071265" w:rsidRPr="007F7FEB">
              <w:rPr>
                <w:rStyle w:val="Lienhypertexte"/>
                <w:noProof/>
                <w:color w:val="auto"/>
              </w:rPr>
              <w:t>2.2.4.1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Infrastructures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_Toc531165048 \h </w:instrText>
            </w:r>
            <w:r w:rsidR="00071265" w:rsidRPr="007F7FEB">
              <w:rPr>
                <w:noProof/>
                <w:webHidden/>
              </w:rPr>
            </w:r>
            <w:r w:rsidR="00071265" w:rsidRPr="007F7FEB">
              <w:rPr>
                <w:noProof/>
                <w:webHidden/>
              </w:rPr>
              <w:fldChar w:fldCharType="separate"/>
            </w:r>
            <w:r w:rsidR="00071265" w:rsidRPr="007F7FEB">
              <w:rPr>
                <w:noProof/>
                <w:webHidden/>
              </w:rPr>
              <w:t>9</w:t>
            </w:r>
            <w:r w:rsidR="00071265" w:rsidRPr="007F7FEB">
              <w:rPr>
                <w:noProof/>
                <w:webHidden/>
              </w:rPr>
              <w:fldChar w:fldCharType="end"/>
            </w:r>
          </w:hyperlink>
        </w:p>
        <w:p w14:paraId="2D407A2F"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9" w:history="1">
            <w:r w:rsidR="00071265" w:rsidRPr="007F7FEB">
              <w:rPr>
                <w:rStyle w:val="Lienhypertexte"/>
                <w:noProof/>
                <w:color w:val="auto"/>
              </w:rPr>
              <w:t>2.2.4.2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Stratégie de conservation des sauvegardes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_Toc531165049 \h </w:instrText>
            </w:r>
            <w:r w:rsidR="00071265" w:rsidRPr="007F7FEB">
              <w:rPr>
                <w:noProof/>
                <w:webHidden/>
              </w:rPr>
            </w:r>
            <w:r w:rsidR="00071265" w:rsidRPr="007F7FEB">
              <w:rPr>
                <w:noProof/>
                <w:webHidden/>
              </w:rPr>
              <w:fldChar w:fldCharType="separate"/>
            </w:r>
            <w:r w:rsidR="00071265" w:rsidRPr="007F7FEB">
              <w:rPr>
                <w:noProof/>
                <w:webHidden/>
              </w:rPr>
              <w:t>9</w:t>
            </w:r>
            <w:r w:rsidR="00071265" w:rsidRPr="007F7FEB">
              <w:rPr>
                <w:noProof/>
                <w:webHidden/>
              </w:rPr>
              <w:fldChar w:fldCharType="end"/>
            </w:r>
          </w:hyperlink>
        </w:p>
        <w:p w14:paraId="1D9C32B8"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0" w:history="1">
            <w:r w:rsidR="00071265" w:rsidRPr="007F7FEB">
              <w:rPr>
                <w:rStyle w:val="Lienhypertexte"/>
                <w:noProof/>
                <w:color w:val="auto"/>
              </w:rPr>
              <w:t>2.3</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VTX</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_Toc531165050 \h </w:instrText>
            </w:r>
            <w:r w:rsidR="00071265" w:rsidRPr="007F7FEB">
              <w:rPr>
                <w:noProof/>
                <w:webHidden/>
              </w:rPr>
            </w:r>
            <w:r w:rsidR="00071265" w:rsidRPr="007F7FEB">
              <w:rPr>
                <w:noProof/>
                <w:webHidden/>
              </w:rPr>
              <w:fldChar w:fldCharType="separate"/>
            </w:r>
            <w:r w:rsidR="00071265" w:rsidRPr="007F7FEB">
              <w:rPr>
                <w:noProof/>
                <w:webHidden/>
              </w:rPr>
              <w:t>12</w:t>
            </w:r>
            <w:r w:rsidR="00071265" w:rsidRPr="007F7FEB">
              <w:rPr>
                <w:noProof/>
                <w:webHidden/>
              </w:rPr>
              <w:fldChar w:fldCharType="end"/>
            </w:r>
          </w:hyperlink>
        </w:p>
        <w:p w14:paraId="0C5287ED"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1" w:history="1">
            <w:r w:rsidR="00071265" w:rsidRPr="007F7FEB">
              <w:rPr>
                <w:rStyle w:val="Lienhypertexte"/>
                <w:noProof/>
                <w:color w:val="auto"/>
              </w:rPr>
              <w:t>2.3.1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Introduction</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_Toc531165051 \h </w:instrText>
            </w:r>
            <w:r w:rsidR="00071265" w:rsidRPr="007F7FEB">
              <w:rPr>
                <w:noProof/>
                <w:webHidden/>
              </w:rPr>
            </w:r>
            <w:r w:rsidR="00071265" w:rsidRPr="007F7FEB">
              <w:rPr>
                <w:noProof/>
                <w:webHidden/>
              </w:rPr>
              <w:fldChar w:fldCharType="separate"/>
            </w:r>
            <w:r w:rsidR="00071265" w:rsidRPr="007F7FEB">
              <w:rPr>
                <w:noProof/>
                <w:webHidden/>
              </w:rPr>
              <w:t>12</w:t>
            </w:r>
            <w:r w:rsidR="00071265" w:rsidRPr="007F7FEB">
              <w:rPr>
                <w:noProof/>
                <w:webHidden/>
              </w:rPr>
              <w:fldChar w:fldCharType="end"/>
            </w:r>
          </w:hyperlink>
        </w:p>
        <w:p w14:paraId="553542B9"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2" w:history="1">
            <w:r w:rsidR="00071265" w:rsidRPr="007F7FEB">
              <w:rPr>
                <w:rStyle w:val="Lienhypertexte"/>
                <w:noProof/>
                <w:color w:val="auto"/>
              </w:rPr>
              <w:t>2.3.2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Les techniques utilisées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_Toc531165052 \h </w:instrText>
            </w:r>
            <w:r w:rsidR="00071265" w:rsidRPr="007F7FEB">
              <w:rPr>
                <w:noProof/>
                <w:webHidden/>
              </w:rPr>
            </w:r>
            <w:r w:rsidR="00071265" w:rsidRPr="007F7FEB">
              <w:rPr>
                <w:noProof/>
                <w:webHidden/>
              </w:rPr>
              <w:fldChar w:fldCharType="separate"/>
            </w:r>
            <w:r w:rsidR="00071265" w:rsidRPr="007F7FEB">
              <w:rPr>
                <w:noProof/>
                <w:webHidden/>
              </w:rPr>
              <w:t>12</w:t>
            </w:r>
            <w:r w:rsidR="00071265" w:rsidRPr="007F7FEB">
              <w:rPr>
                <w:noProof/>
                <w:webHidden/>
              </w:rPr>
              <w:fldChar w:fldCharType="end"/>
            </w:r>
          </w:hyperlink>
        </w:p>
        <w:p w14:paraId="774D92D0"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3" w:history="1">
            <w:r w:rsidR="00071265" w:rsidRPr="007F7FEB">
              <w:rPr>
                <w:rStyle w:val="Lienhypertexte"/>
                <w:noProof/>
                <w:color w:val="auto"/>
              </w:rPr>
              <w:t>2.4</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Université de Lausanne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_Toc531165053 \h </w:instrText>
            </w:r>
            <w:r w:rsidR="00071265" w:rsidRPr="007F7FEB">
              <w:rPr>
                <w:noProof/>
                <w:webHidden/>
              </w:rPr>
            </w:r>
            <w:r w:rsidR="00071265" w:rsidRPr="007F7FEB">
              <w:rPr>
                <w:noProof/>
                <w:webHidden/>
              </w:rPr>
              <w:fldChar w:fldCharType="separate"/>
            </w:r>
            <w:r w:rsidR="00071265" w:rsidRPr="007F7FEB">
              <w:rPr>
                <w:noProof/>
                <w:webHidden/>
              </w:rPr>
              <w:t>14</w:t>
            </w:r>
            <w:r w:rsidR="00071265" w:rsidRPr="007F7FEB">
              <w:rPr>
                <w:noProof/>
                <w:webHidden/>
              </w:rPr>
              <w:fldChar w:fldCharType="end"/>
            </w:r>
          </w:hyperlink>
        </w:p>
        <w:p w14:paraId="76062D12"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4" w:history="1">
            <w:r w:rsidR="00071265" w:rsidRPr="007F7FEB">
              <w:rPr>
                <w:rStyle w:val="Lienhypertexte"/>
                <w:noProof/>
                <w:color w:val="auto"/>
              </w:rPr>
              <w:t>2.4.1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Présentation entreprise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_Toc531165054 \h </w:instrText>
            </w:r>
            <w:r w:rsidR="00071265" w:rsidRPr="007F7FEB">
              <w:rPr>
                <w:noProof/>
                <w:webHidden/>
              </w:rPr>
            </w:r>
            <w:r w:rsidR="00071265" w:rsidRPr="007F7FEB">
              <w:rPr>
                <w:noProof/>
                <w:webHidden/>
              </w:rPr>
              <w:fldChar w:fldCharType="separate"/>
            </w:r>
            <w:r w:rsidR="00071265" w:rsidRPr="007F7FEB">
              <w:rPr>
                <w:noProof/>
                <w:webHidden/>
              </w:rPr>
              <w:t>14</w:t>
            </w:r>
            <w:r w:rsidR="00071265" w:rsidRPr="007F7FEB">
              <w:rPr>
                <w:noProof/>
                <w:webHidden/>
              </w:rPr>
              <w:fldChar w:fldCharType="end"/>
            </w:r>
          </w:hyperlink>
        </w:p>
        <w:p w14:paraId="65FC00F3"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5" w:history="1">
            <w:r w:rsidR="00071265" w:rsidRPr="007F7FEB">
              <w:rPr>
                <w:rStyle w:val="Lienhypertexte"/>
                <w:noProof/>
                <w:color w:val="auto"/>
              </w:rPr>
              <w:t>2.4.2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Présentation du système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_Toc531165055 \h </w:instrText>
            </w:r>
            <w:r w:rsidR="00071265" w:rsidRPr="007F7FEB">
              <w:rPr>
                <w:noProof/>
                <w:webHidden/>
              </w:rPr>
            </w:r>
            <w:r w:rsidR="00071265" w:rsidRPr="007F7FEB">
              <w:rPr>
                <w:noProof/>
                <w:webHidden/>
              </w:rPr>
              <w:fldChar w:fldCharType="separate"/>
            </w:r>
            <w:r w:rsidR="00071265" w:rsidRPr="007F7FEB">
              <w:rPr>
                <w:noProof/>
                <w:webHidden/>
              </w:rPr>
              <w:t>14</w:t>
            </w:r>
            <w:r w:rsidR="00071265" w:rsidRPr="007F7FEB">
              <w:rPr>
                <w:noProof/>
                <w:webHidden/>
              </w:rPr>
              <w:fldChar w:fldCharType="end"/>
            </w:r>
          </w:hyperlink>
        </w:p>
        <w:p w14:paraId="0FBD5C65"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6" w:history="1">
            <w:r w:rsidR="00071265" w:rsidRPr="007F7FEB">
              <w:rPr>
                <w:rStyle w:val="Lienhypertexte"/>
                <w:noProof/>
                <w:color w:val="auto"/>
              </w:rPr>
              <w:t>2.4.3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Problématique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_Toc531165056 \h </w:instrText>
            </w:r>
            <w:r w:rsidR="00071265" w:rsidRPr="007F7FEB">
              <w:rPr>
                <w:noProof/>
                <w:webHidden/>
              </w:rPr>
            </w:r>
            <w:r w:rsidR="00071265" w:rsidRPr="007F7FEB">
              <w:rPr>
                <w:noProof/>
                <w:webHidden/>
              </w:rPr>
              <w:fldChar w:fldCharType="separate"/>
            </w:r>
            <w:r w:rsidR="00071265" w:rsidRPr="007F7FEB">
              <w:rPr>
                <w:noProof/>
                <w:webHidden/>
              </w:rPr>
              <w:t>14</w:t>
            </w:r>
            <w:r w:rsidR="00071265" w:rsidRPr="007F7FEB">
              <w:rPr>
                <w:noProof/>
                <w:webHidden/>
              </w:rPr>
              <w:fldChar w:fldCharType="end"/>
            </w:r>
          </w:hyperlink>
        </w:p>
        <w:p w14:paraId="6E8E5AAB"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7" w:history="1">
            <w:r w:rsidR="00071265" w:rsidRPr="007F7FEB">
              <w:rPr>
                <w:rStyle w:val="Lienhypertexte"/>
                <w:noProof/>
                <w:color w:val="auto"/>
              </w:rPr>
              <w:t>2.4.3.1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Hardware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_Toc531165057 \h </w:instrText>
            </w:r>
            <w:r w:rsidR="00071265" w:rsidRPr="007F7FEB">
              <w:rPr>
                <w:noProof/>
                <w:webHidden/>
              </w:rPr>
            </w:r>
            <w:r w:rsidR="00071265" w:rsidRPr="007F7FEB">
              <w:rPr>
                <w:noProof/>
                <w:webHidden/>
              </w:rPr>
              <w:fldChar w:fldCharType="separate"/>
            </w:r>
            <w:r w:rsidR="00071265" w:rsidRPr="007F7FEB">
              <w:rPr>
                <w:noProof/>
                <w:webHidden/>
              </w:rPr>
              <w:t>14</w:t>
            </w:r>
            <w:r w:rsidR="00071265" w:rsidRPr="007F7FEB">
              <w:rPr>
                <w:noProof/>
                <w:webHidden/>
              </w:rPr>
              <w:fldChar w:fldCharType="end"/>
            </w:r>
          </w:hyperlink>
        </w:p>
        <w:p w14:paraId="66393300"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8" w:history="1">
            <w:r w:rsidR="00071265" w:rsidRPr="007F7FEB">
              <w:rPr>
                <w:rStyle w:val="Lienhypertexte"/>
                <w:noProof/>
                <w:color w:val="auto"/>
              </w:rPr>
              <w:t>2.4.3.2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Humaine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_Toc531165058 \h </w:instrText>
            </w:r>
            <w:r w:rsidR="00071265" w:rsidRPr="007F7FEB">
              <w:rPr>
                <w:noProof/>
                <w:webHidden/>
              </w:rPr>
            </w:r>
            <w:r w:rsidR="00071265" w:rsidRPr="007F7FEB">
              <w:rPr>
                <w:noProof/>
                <w:webHidden/>
              </w:rPr>
              <w:fldChar w:fldCharType="separate"/>
            </w:r>
            <w:r w:rsidR="00071265" w:rsidRPr="007F7FEB">
              <w:rPr>
                <w:noProof/>
                <w:webHidden/>
              </w:rPr>
              <w:t>15</w:t>
            </w:r>
            <w:r w:rsidR="00071265" w:rsidRPr="007F7FEB">
              <w:rPr>
                <w:noProof/>
                <w:webHidden/>
              </w:rPr>
              <w:fldChar w:fldCharType="end"/>
            </w:r>
          </w:hyperlink>
        </w:p>
        <w:p w14:paraId="3B6681F5"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9" w:history="1">
            <w:r w:rsidR="00071265" w:rsidRPr="007F7FEB">
              <w:rPr>
                <w:rStyle w:val="Lienhypertexte"/>
                <w:noProof/>
                <w:color w:val="auto"/>
              </w:rPr>
              <w:t>2.4.3.3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Évènement majeur</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_Toc531165059 \h </w:instrText>
            </w:r>
            <w:r w:rsidR="00071265" w:rsidRPr="007F7FEB">
              <w:rPr>
                <w:noProof/>
                <w:webHidden/>
              </w:rPr>
            </w:r>
            <w:r w:rsidR="00071265" w:rsidRPr="007F7FEB">
              <w:rPr>
                <w:noProof/>
                <w:webHidden/>
              </w:rPr>
              <w:fldChar w:fldCharType="separate"/>
            </w:r>
            <w:r w:rsidR="00071265" w:rsidRPr="007F7FEB">
              <w:rPr>
                <w:noProof/>
                <w:webHidden/>
              </w:rPr>
              <w:t>15</w:t>
            </w:r>
            <w:r w:rsidR="00071265" w:rsidRPr="007F7FEB">
              <w:rPr>
                <w:noProof/>
                <w:webHidden/>
              </w:rPr>
              <w:fldChar w:fldCharType="end"/>
            </w:r>
          </w:hyperlink>
        </w:p>
        <w:p w14:paraId="6694709D"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0" w:history="1">
            <w:r w:rsidR="00071265" w:rsidRPr="007F7FEB">
              <w:rPr>
                <w:rStyle w:val="Lienhypertexte"/>
                <w:noProof/>
                <w:color w:val="auto"/>
              </w:rPr>
              <w:t>2.4.3.4</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Archivage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_Toc531165060 \h </w:instrText>
            </w:r>
            <w:r w:rsidR="00071265" w:rsidRPr="007F7FEB">
              <w:rPr>
                <w:noProof/>
                <w:webHidden/>
              </w:rPr>
            </w:r>
            <w:r w:rsidR="00071265" w:rsidRPr="007F7FEB">
              <w:rPr>
                <w:noProof/>
                <w:webHidden/>
              </w:rPr>
              <w:fldChar w:fldCharType="separate"/>
            </w:r>
            <w:r w:rsidR="00071265" w:rsidRPr="007F7FEB">
              <w:rPr>
                <w:noProof/>
                <w:webHidden/>
              </w:rPr>
              <w:t>16</w:t>
            </w:r>
            <w:r w:rsidR="00071265" w:rsidRPr="007F7FEB">
              <w:rPr>
                <w:noProof/>
                <w:webHidden/>
              </w:rPr>
              <w:fldChar w:fldCharType="end"/>
            </w:r>
          </w:hyperlink>
        </w:p>
        <w:p w14:paraId="67B1245A"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1" w:history="1">
            <w:r w:rsidR="00071265" w:rsidRPr="007F7FEB">
              <w:rPr>
                <w:rStyle w:val="Lienhypertexte"/>
                <w:noProof/>
                <w:color w:val="auto"/>
              </w:rPr>
              <w:t>2.4.4</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Les stratégies de sauvegardes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_Toc531165061 \h </w:instrText>
            </w:r>
            <w:r w:rsidR="00071265" w:rsidRPr="007F7FEB">
              <w:rPr>
                <w:noProof/>
                <w:webHidden/>
              </w:rPr>
            </w:r>
            <w:r w:rsidR="00071265" w:rsidRPr="007F7FEB">
              <w:rPr>
                <w:noProof/>
                <w:webHidden/>
              </w:rPr>
              <w:fldChar w:fldCharType="separate"/>
            </w:r>
            <w:r w:rsidR="00071265" w:rsidRPr="007F7FEB">
              <w:rPr>
                <w:noProof/>
                <w:webHidden/>
              </w:rPr>
              <w:t>16</w:t>
            </w:r>
            <w:r w:rsidR="00071265" w:rsidRPr="007F7FEB">
              <w:rPr>
                <w:noProof/>
                <w:webHidden/>
              </w:rPr>
              <w:fldChar w:fldCharType="end"/>
            </w:r>
          </w:hyperlink>
        </w:p>
        <w:p w14:paraId="11CC916D"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2" w:history="1">
            <w:r w:rsidR="00071265" w:rsidRPr="007F7FEB">
              <w:rPr>
                <w:rStyle w:val="Lienhypertexte"/>
                <w:noProof/>
                <w:color w:val="auto"/>
              </w:rPr>
              <w:t>2.4.4.1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Cohesity</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_Toc531165062 \h </w:instrText>
            </w:r>
            <w:r w:rsidR="00071265" w:rsidRPr="007F7FEB">
              <w:rPr>
                <w:noProof/>
                <w:webHidden/>
              </w:rPr>
            </w:r>
            <w:r w:rsidR="00071265" w:rsidRPr="007F7FEB">
              <w:rPr>
                <w:noProof/>
                <w:webHidden/>
              </w:rPr>
              <w:fldChar w:fldCharType="separate"/>
            </w:r>
            <w:r w:rsidR="00071265" w:rsidRPr="007F7FEB">
              <w:rPr>
                <w:noProof/>
                <w:webHidden/>
              </w:rPr>
              <w:t>16</w:t>
            </w:r>
            <w:r w:rsidR="00071265" w:rsidRPr="007F7FEB">
              <w:rPr>
                <w:noProof/>
                <w:webHidden/>
              </w:rPr>
              <w:fldChar w:fldCharType="end"/>
            </w:r>
          </w:hyperlink>
        </w:p>
        <w:p w14:paraId="6FF3B852"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3" w:history="1">
            <w:r w:rsidR="00071265" w:rsidRPr="007F7FEB">
              <w:rPr>
                <w:rStyle w:val="Lienhypertexte"/>
                <w:noProof/>
                <w:color w:val="auto"/>
              </w:rPr>
              <w:t>2.4.4.2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Networker</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_Toc531165063 \h </w:instrText>
            </w:r>
            <w:r w:rsidR="00071265" w:rsidRPr="007F7FEB">
              <w:rPr>
                <w:noProof/>
                <w:webHidden/>
              </w:rPr>
            </w:r>
            <w:r w:rsidR="00071265" w:rsidRPr="007F7FEB">
              <w:rPr>
                <w:noProof/>
                <w:webHidden/>
              </w:rPr>
              <w:fldChar w:fldCharType="separate"/>
            </w:r>
            <w:r w:rsidR="00071265" w:rsidRPr="007F7FEB">
              <w:rPr>
                <w:noProof/>
                <w:webHidden/>
              </w:rPr>
              <w:t>16</w:t>
            </w:r>
            <w:r w:rsidR="00071265" w:rsidRPr="007F7FEB">
              <w:rPr>
                <w:noProof/>
                <w:webHidden/>
              </w:rPr>
              <w:fldChar w:fldCharType="end"/>
            </w:r>
          </w:hyperlink>
        </w:p>
        <w:p w14:paraId="73F304B1"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4" w:history="1">
            <w:r w:rsidR="00071265" w:rsidRPr="007F7FEB">
              <w:rPr>
                <w:rStyle w:val="Lienhypertexte"/>
                <w:noProof/>
                <w:color w:val="auto"/>
              </w:rPr>
              <w:t>2.4.4.3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Avamar</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_Toc531165064 \h </w:instrText>
            </w:r>
            <w:r w:rsidR="00071265" w:rsidRPr="007F7FEB">
              <w:rPr>
                <w:noProof/>
                <w:webHidden/>
              </w:rPr>
            </w:r>
            <w:r w:rsidR="00071265" w:rsidRPr="007F7FEB">
              <w:rPr>
                <w:noProof/>
                <w:webHidden/>
              </w:rPr>
              <w:fldChar w:fldCharType="separate"/>
            </w:r>
            <w:r w:rsidR="00071265" w:rsidRPr="007F7FEB">
              <w:rPr>
                <w:noProof/>
                <w:webHidden/>
              </w:rPr>
              <w:t>16</w:t>
            </w:r>
            <w:r w:rsidR="00071265" w:rsidRPr="007F7FEB">
              <w:rPr>
                <w:noProof/>
                <w:webHidden/>
              </w:rPr>
              <w:fldChar w:fldCharType="end"/>
            </w:r>
          </w:hyperlink>
        </w:p>
        <w:p w14:paraId="4D07F183"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5" w:history="1">
            <w:r w:rsidR="00071265" w:rsidRPr="007F7FEB">
              <w:rPr>
                <w:rStyle w:val="Lienhypertexte"/>
                <w:noProof/>
                <w:color w:val="auto"/>
              </w:rPr>
              <w:t>2.4.5</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Les stratégies en cas de récupération</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_Toc531165065 \h </w:instrText>
            </w:r>
            <w:r w:rsidR="00071265" w:rsidRPr="007F7FEB">
              <w:rPr>
                <w:noProof/>
                <w:webHidden/>
              </w:rPr>
            </w:r>
            <w:r w:rsidR="00071265" w:rsidRPr="007F7FEB">
              <w:rPr>
                <w:noProof/>
                <w:webHidden/>
              </w:rPr>
              <w:fldChar w:fldCharType="separate"/>
            </w:r>
            <w:r w:rsidR="00071265" w:rsidRPr="007F7FEB">
              <w:rPr>
                <w:noProof/>
                <w:webHidden/>
              </w:rPr>
              <w:t>17</w:t>
            </w:r>
            <w:r w:rsidR="00071265" w:rsidRPr="007F7FEB">
              <w:rPr>
                <w:noProof/>
                <w:webHidden/>
              </w:rPr>
              <w:fldChar w:fldCharType="end"/>
            </w:r>
          </w:hyperlink>
        </w:p>
        <w:p w14:paraId="44C90821" w14:textId="77777777" w:rsidR="00071265" w:rsidRPr="007F7FEB" w:rsidRDefault="007F7FEB">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066" w:history="1">
            <w:r w:rsidR="00071265" w:rsidRPr="007F7FEB">
              <w:rPr>
                <w:rStyle w:val="Lienhypertexte"/>
                <w:noProof/>
                <w:color w:val="auto"/>
              </w:rPr>
              <w:t>3</w:t>
            </w:r>
            <w:r w:rsidR="00071265" w:rsidRPr="007F7FEB">
              <w:rPr>
                <w:rFonts w:asciiTheme="minorHAnsi" w:eastAsiaTheme="minorEastAsia" w:hAnsiTheme="minorHAnsi" w:cstheme="minorBidi"/>
                <w:b w:val="0"/>
                <w:bCs w:val="0"/>
                <w:caps w:val="0"/>
                <w:noProof/>
                <w:sz w:val="22"/>
                <w:szCs w:val="22"/>
                <w:shd w:val="clear" w:color="auto" w:fill="auto"/>
                <w:lang w:val="fr-FR" w:eastAsia="fr-FR"/>
              </w:rPr>
              <w:tab/>
            </w:r>
            <w:r w:rsidR="00071265" w:rsidRPr="007F7FEB">
              <w:rPr>
                <w:rStyle w:val="Lienhypertexte"/>
                <w:noProof/>
                <w:color w:val="auto"/>
              </w:rPr>
              <w:t>Partie 2</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_Toc531165066 \h </w:instrText>
            </w:r>
            <w:r w:rsidR="00071265" w:rsidRPr="007F7FEB">
              <w:rPr>
                <w:noProof/>
                <w:webHidden/>
              </w:rPr>
            </w:r>
            <w:r w:rsidR="00071265" w:rsidRPr="007F7FEB">
              <w:rPr>
                <w:noProof/>
                <w:webHidden/>
              </w:rPr>
              <w:fldChar w:fldCharType="separate"/>
            </w:r>
            <w:r w:rsidR="00071265" w:rsidRPr="007F7FEB">
              <w:rPr>
                <w:noProof/>
                <w:webHidden/>
              </w:rPr>
              <w:t>18</w:t>
            </w:r>
            <w:r w:rsidR="00071265" w:rsidRPr="007F7FEB">
              <w:rPr>
                <w:noProof/>
                <w:webHidden/>
              </w:rPr>
              <w:fldChar w:fldCharType="end"/>
            </w:r>
          </w:hyperlink>
        </w:p>
        <w:p w14:paraId="6F49B626"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67" w:history="1">
            <w:r w:rsidR="00071265" w:rsidRPr="007F7FEB">
              <w:rPr>
                <w:rStyle w:val="Lienhypertexte"/>
                <w:noProof/>
                <w:color w:val="auto"/>
              </w:rPr>
              <w:t>3.1</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Lois sur les protections des données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_Toc531165067 \h </w:instrText>
            </w:r>
            <w:r w:rsidR="00071265" w:rsidRPr="007F7FEB">
              <w:rPr>
                <w:noProof/>
                <w:webHidden/>
              </w:rPr>
            </w:r>
            <w:r w:rsidR="00071265" w:rsidRPr="007F7FEB">
              <w:rPr>
                <w:noProof/>
                <w:webHidden/>
              </w:rPr>
              <w:fldChar w:fldCharType="separate"/>
            </w:r>
            <w:r w:rsidR="00071265" w:rsidRPr="007F7FEB">
              <w:rPr>
                <w:noProof/>
                <w:webHidden/>
              </w:rPr>
              <w:t>18</w:t>
            </w:r>
            <w:r w:rsidR="00071265" w:rsidRPr="007F7FEB">
              <w:rPr>
                <w:noProof/>
                <w:webHidden/>
              </w:rPr>
              <w:fldChar w:fldCharType="end"/>
            </w:r>
          </w:hyperlink>
        </w:p>
        <w:p w14:paraId="79DDB9AD"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8" w:history="1">
            <w:r w:rsidR="00071265" w:rsidRPr="007F7FEB">
              <w:rPr>
                <w:rStyle w:val="Lienhypertexte"/>
                <w:noProof/>
                <w:color w:val="auto"/>
              </w:rPr>
              <w:t>3.1.1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LPD</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_Toc531165068 \h </w:instrText>
            </w:r>
            <w:r w:rsidR="00071265" w:rsidRPr="007F7FEB">
              <w:rPr>
                <w:noProof/>
                <w:webHidden/>
              </w:rPr>
            </w:r>
            <w:r w:rsidR="00071265" w:rsidRPr="007F7FEB">
              <w:rPr>
                <w:noProof/>
                <w:webHidden/>
              </w:rPr>
              <w:fldChar w:fldCharType="separate"/>
            </w:r>
            <w:r w:rsidR="00071265" w:rsidRPr="007F7FEB">
              <w:rPr>
                <w:noProof/>
                <w:webHidden/>
              </w:rPr>
              <w:t>18</w:t>
            </w:r>
            <w:r w:rsidR="00071265" w:rsidRPr="007F7FEB">
              <w:rPr>
                <w:noProof/>
                <w:webHidden/>
              </w:rPr>
              <w:fldChar w:fldCharType="end"/>
            </w:r>
          </w:hyperlink>
        </w:p>
        <w:p w14:paraId="4A291503"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9" w:history="1">
            <w:r w:rsidR="00071265" w:rsidRPr="007F7FEB">
              <w:rPr>
                <w:rStyle w:val="Lienhypertexte"/>
                <w:noProof/>
                <w:color w:val="auto"/>
              </w:rPr>
              <w:t>3.1.2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RGPD</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_Toc531165069 \h </w:instrText>
            </w:r>
            <w:r w:rsidR="00071265" w:rsidRPr="007F7FEB">
              <w:rPr>
                <w:noProof/>
                <w:webHidden/>
              </w:rPr>
            </w:r>
            <w:r w:rsidR="00071265" w:rsidRPr="007F7FEB">
              <w:rPr>
                <w:noProof/>
                <w:webHidden/>
              </w:rPr>
              <w:fldChar w:fldCharType="separate"/>
            </w:r>
            <w:r w:rsidR="00071265" w:rsidRPr="007F7FEB">
              <w:rPr>
                <w:noProof/>
                <w:webHidden/>
              </w:rPr>
              <w:t>18</w:t>
            </w:r>
            <w:r w:rsidR="00071265" w:rsidRPr="007F7FEB">
              <w:rPr>
                <w:noProof/>
                <w:webHidden/>
              </w:rPr>
              <w:fldChar w:fldCharType="end"/>
            </w:r>
          </w:hyperlink>
        </w:p>
        <w:p w14:paraId="2517F4F9"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0" w:history="1">
            <w:r w:rsidR="00071265" w:rsidRPr="007F7FEB">
              <w:rPr>
                <w:rStyle w:val="Lienhypertexte"/>
                <w:noProof/>
                <w:color w:val="auto"/>
              </w:rPr>
              <w:t>3.1.2.1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Première chose à se demander : Qu’est qu’une donnée personnelle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_Toc531165070 \h </w:instrText>
            </w:r>
            <w:r w:rsidR="00071265" w:rsidRPr="007F7FEB">
              <w:rPr>
                <w:noProof/>
                <w:webHidden/>
              </w:rPr>
            </w:r>
            <w:r w:rsidR="00071265" w:rsidRPr="007F7FEB">
              <w:rPr>
                <w:noProof/>
                <w:webHidden/>
              </w:rPr>
              <w:fldChar w:fldCharType="separate"/>
            </w:r>
            <w:r w:rsidR="00071265" w:rsidRPr="007F7FEB">
              <w:rPr>
                <w:noProof/>
                <w:webHidden/>
              </w:rPr>
              <w:t>18</w:t>
            </w:r>
            <w:r w:rsidR="00071265" w:rsidRPr="007F7FEB">
              <w:rPr>
                <w:noProof/>
                <w:webHidden/>
              </w:rPr>
              <w:fldChar w:fldCharType="end"/>
            </w:r>
          </w:hyperlink>
        </w:p>
        <w:p w14:paraId="231DC8FA"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1" w:history="1">
            <w:r w:rsidR="00071265" w:rsidRPr="007F7FEB">
              <w:rPr>
                <w:rStyle w:val="Lienhypertexte"/>
                <w:noProof/>
                <w:color w:val="auto"/>
              </w:rPr>
              <w:t>3.1.2.2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En vrai, à quoi servent ces deux lois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_Toc531165071 \h </w:instrText>
            </w:r>
            <w:r w:rsidR="00071265" w:rsidRPr="007F7FEB">
              <w:rPr>
                <w:noProof/>
                <w:webHidden/>
              </w:rPr>
            </w:r>
            <w:r w:rsidR="00071265" w:rsidRPr="007F7FEB">
              <w:rPr>
                <w:noProof/>
                <w:webHidden/>
              </w:rPr>
              <w:fldChar w:fldCharType="separate"/>
            </w:r>
            <w:r w:rsidR="00071265" w:rsidRPr="007F7FEB">
              <w:rPr>
                <w:noProof/>
                <w:webHidden/>
              </w:rPr>
              <w:t>18</w:t>
            </w:r>
            <w:r w:rsidR="00071265" w:rsidRPr="007F7FEB">
              <w:rPr>
                <w:noProof/>
                <w:webHidden/>
              </w:rPr>
              <w:fldChar w:fldCharType="end"/>
            </w:r>
          </w:hyperlink>
        </w:p>
        <w:p w14:paraId="48B3F477"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2" w:history="1">
            <w:r w:rsidR="00071265" w:rsidRPr="007F7FEB">
              <w:rPr>
                <w:rStyle w:val="Lienhypertexte"/>
                <w:noProof/>
                <w:color w:val="auto"/>
              </w:rPr>
              <w:t>3.1.2.3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Qui est concerné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_Toc531165072 \h </w:instrText>
            </w:r>
            <w:r w:rsidR="00071265" w:rsidRPr="007F7FEB">
              <w:rPr>
                <w:noProof/>
                <w:webHidden/>
              </w:rPr>
            </w:r>
            <w:r w:rsidR="00071265" w:rsidRPr="007F7FEB">
              <w:rPr>
                <w:noProof/>
                <w:webHidden/>
              </w:rPr>
              <w:fldChar w:fldCharType="separate"/>
            </w:r>
            <w:r w:rsidR="00071265" w:rsidRPr="007F7FEB">
              <w:rPr>
                <w:noProof/>
                <w:webHidden/>
              </w:rPr>
              <w:t>18</w:t>
            </w:r>
            <w:r w:rsidR="00071265" w:rsidRPr="007F7FEB">
              <w:rPr>
                <w:noProof/>
                <w:webHidden/>
              </w:rPr>
              <w:fldChar w:fldCharType="end"/>
            </w:r>
          </w:hyperlink>
        </w:p>
        <w:p w14:paraId="3AB6444F"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3" w:history="1">
            <w:r w:rsidR="00071265" w:rsidRPr="007F7FEB">
              <w:rPr>
                <w:rStyle w:val="Lienhypertexte"/>
                <w:noProof/>
                <w:color w:val="auto"/>
              </w:rPr>
              <w:t>3.1.3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Mise en conformité</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_Toc531165073 \h </w:instrText>
            </w:r>
            <w:r w:rsidR="00071265" w:rsidRPr="007F7FEB">
              <w:rPr>
                <w:noProof/>
                <w:webHidden/>
              </w:rPr>
            </w:r>
            <w:r w:rsidR="00071265" w:rsidRPr="007F7FEB">
              <w:rPr>
                <w:noProof/>
                <w:webHidden/>
              </w:rPr>
              <w:fldChar w:fldCharType="separate"/>
            </w:r>
            <w:r w:rsidR="00071265" w:rsidRPr="007F7FEB">
              <w:rPr>
                <w:noProof/>
                <w:webHidden/>
              </w:rPr>
              <w:t>18</w:t>
            </w:r>
            <w:r w:rsidR="00071265" w:rsidRPr="007F7FEB">
              <w:rPr>
                <w:noProof/>
                <w:webHidden/>
              </w:rPr>
              <w:fldChar w:fldCharType="end"/>
            </w:r>
          </w:hyperlink>
        </w:p>
        <w:p w14:paraId="7D6764AF"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4" w:history="1">
            <w:r w:rsidR="00071265" w:rsidRPr="007F7FEB">
              <w:rPr>
                <w:rStyle w:val="Lienhypertexte"/>
                <w:noProof/>
                <w:color w:val="auto"/>
              </w:rPr>
              <w:t>3.1.4</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Organisation et actions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_Toc531165074 \h </w:instrText>
            </w:r>
            <w:r w:rsidR="00071265" w:rsidRPr="007F7FEB">
              <w:rPr>
                <w:noProof/>
                <w:webHidden/>
              </w:rPr>
            </w:r>
            <w:r w:rsidR="00071265" w:rsidRPr="007F7FEB">
              <w:rPr>
                <w:noProof/>
                <w:webHidden/>
              </w:rPr>
              <w:fldChar w:fldCharType="separate"/>
            </w:r>
            <w:r w:rsidR="00071265" w:rsidRPr="007F7FEB">
              <w:rPr>
                <w:noProof/>
                <w:webHidden/>
              </w:rPr>
              <w:t>19</w:t>
            </w:r>
            <w:r w:rsidR="00071265" w:rsidRPr="007F7FEB">
              <w:rPr>
                <w:noProof/>
                <w:webHidden/>
              </w:rPr>
              <w:fldChar w:fldCharType="end"/>
            </w:r>
          </w:hyperlink>
        </w:p>
        <w:p w14:paraId="028E938D"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5" w:history="1">
            <w:r w:rsidR="00071265" w:rsidRPr="007F7FEB">
              <w:rPr>
                <w:rStyle w:val="Lienhypertexte"/>
                <w:noProof/>
                <w:color w:val="auto"/>
              </w:rPr>
              <w:t>3.1.5</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Mesures techniques adéquates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_Toc531165075 \h </w:instrText>
            </w:r>
            <w:r w:rsidR="00071265" w:rsidRPr="007F7FEB">
              <w:rPr>
                <w:noProof/>
                <w:webHidden/>
              </w:rPr>
            </w:r>
            <w:r w:rsidR="00071265" w:rsidRPr="007F7FEB">
              <w:rPr>
                <w:noProof/>
                <w:webHidden/>
              </w:rPr>
              <w:fldChar w:fldCharType="separate"/>
            </w:r>
            <w:r w:rsidR="00071265" w:rsidRPr="007F7FEB">
              <w:rPr>
                <w:noProof/>
                <w:webHidden/>
              </w:rPr>
              <w:t>19</w:t>
            </w:r>
            <w:r w:rsidR="00071265" w:rsidRPr="007F7FEB">
              <w:rPr>
                <w:noProof/>
                <w:webHidden/>
              </w:rPr>
              <w:fldChar w:fldCharType="end"/>
            </w:r>
          </w:hyperlink>
        </w:p>
        <w:p w14:paraId="32BF3302"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76" w:history="1">
            <w:r w:rsidR="00071265" w:rsidRPr="007F7FEB">
              <w:rPr>
                <w:rStyle w:val="Lienhypertexte"/>
                <w:noProof/>
                <w:color w:val="auto"/>
              </w:rPr>
              <w:t>3.2</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Les disques durs et le systèmes RAIDs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_Toc531165076 \h </w:instrText>
            </w:r>
            <w:r w:rsidR="00071265" w:rsidRPr="007F7FEB">
              <w:rPr>
                <w:noProof/>
                <w:webHidden/>
              </w:rPr>
            </w:r>
            <w:r w:rsidR="00071265" w:rsidRPr="007F7FEB">
              <w:rPr>
                <w:noProof/>
                <w:webHidden/>
              </w:rPr>
              <w:fldChar w:fldCharType="separate"/>
            </w:r>
            <w:r w:rsidR="00071265" w:rsidRPr="007F7FEB">
              <w:rPr>
                <w:noProof/>
                <w:webHidden/>
              </w:rPr>
              <w:t>20</w:t>
            </w:r>
            <w:r w:rsidR="00071265" w:rsidRPr="007F7FEB">
              <w:rPr>
                <w:noProof/>
                <w:webHidden/>
              </w:rPr>
              <w:fldChar w:fldCharType="end"/>
            </w:r>
          </w:hyperlink>
        </w:p>
        <w:p w14:paraId="6C14A2B3"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7" w:history="1">
            <w:r w:rsidR="00071265" w:rsidRPr="007F7FEB">
              <w:rPr>
                <w:rStyle w:val="Lienhypertexte"/>
                <w:noProof/>
                <w:color w:val="auto"/>
              </w:rPr>
              <w:t>3.2.1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Logiciel et matériel</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_Toc531165077 \h </w:instrText>
            </w:r>
            <w:r w:rsidR="00071265" w:rsidRPr="007F7FEB">
              <w:rPr>
                <w:noProof/>
                <w:webHidden/>
              </w:rPr>
            </w:r>
            <w:r w:rsidR="00071265" w:rsidRPr="007F7FEB">
              <w:rPr>
                <w:noProof/>
                <w:webHidden/>
              </w:rPr>
              <w:fldChar w:fldCharType="separate"/>
            </w:r>
            <w:r w:rsidR="00071265" w:rsidRPr="007F7FEB">
              <w:rPr>
                <w:noProof/>
                <w:webHidden/>
              </w:rPr>
              <w:t>20</w:t>
            </w:r>
            <w:r w:rsidR="00071265" w:rsidRPr="007F7FEB">
              <w:rPr>
                <w:noProof/>
                <w:webHidden/>
              </w:rPr>
              <w:fldChar w:fldCharType="end"/>
            </w:r>
          </w:hyperlink>
        </w:p>
        <w:p w14:paraId="6EB2AF1A"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8" w:history="1">
            <w:r w:rsidR="00071265" w:rsidRPr="007F7FEB">
              <w:rPr>
                <w:rStyle w:val="Lienhypertexte"/>
                <w:noProof/>
                <w:color w:val="auto"/>
              </w:rPr>
              <w:t>3.2.1.1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matériel</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_Toc531165078 \h </w:instrText>
            </w:r>
            <w:r w:rsidR="00071265" w:rsidRPr="007F7FEB">
              <w:rPr>
                <w:noProof/>
                <w:webHidden/>
              </w:rPr>
            </w:r>
            <w:r w:rsidR="00071265" w:rsidRPr="007F7FEB">
              <w:rPr>
                <w:noProof/>
                <w:webHidden/>
              </w:rPr>
              <w:fldChar w:fldCharType="separate"/>
            </w:r>
            <w:r w:rsidR="00071265" w:rsidRPr="007F7FEB">
              <w:rPr>
                <w:noProof/>
                <w:webHidden/>
              </w:rPr>
              <w:t>20</w:t>
            </w:r>
            <w:r w:rsidR="00071265" w:rsidRPr="007F7FEB">
              <w:rPr>
                <w:noProof/>
                <w:webHidden/>
              </w:rPr>
              <w:fldChar w:fldCharType="end"/>
            </w:r>
          </w:hyperlink>
        </w:p>
        <w:p w14:paraId="57F45EDF"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9" w:history="1">
            <w:r w:rsidR="00071265" w:rsidRPr="007F7FEB">
              <w:rPr>
                <w:rStyle w:val="Lienhypertexte"/>
                <w:noProof/>
                <w:color w:val="auto"/>
              </w:rPr>
              <w:t>3.2.1.2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Logiciel</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_Toc531165079 \h </w:instrText>
            </w:r>
            <w:r w:rsidR="00071265" w:rsidRPr="007F7FEB">
              <w:rPr>
                <w:noProof/>
                <w:webHidden/>
              </w:rPr>
            </w:r>
            <w:r w:rsidR="00071265" w:rsidRPr="007F7FEB">
              <w:rPr>
                <w:noProof/>
                <w:webHidden/>
              </w:rPr>
              <w:fldChar w:fldCharType="separate"/>
            </w:r>
            <w:r w:rsidR="00071265" w:rsidRPr="007F7FEB">
              <w:rPr>
                <w:noProof/>
                <w:webHidden/>
              </w:rPr>
              <w:t>21</w:t>
            </w:r>
            <w:r w:rsidR="00071265" w:rsidRPr="007F7FEB">
              <w:rPr>
                <w:noProof/>
                <w:webHidden/>
              </w:rPr>
              <w:fldChar w:fldCharType="end"/>
            </w:r>
          </w:hyperlink>
        </w:p>
        <w:p w14:paraId="54E8768A"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0" w:history="1">
            <w:r w:rsidR="00071265" w:rsidRPr="007F7FEB">
              <w:rPr>
                <w:rStyle w:val="Lienhypertexte"/>
                <w:noProof/>
                <w:color w:val="auto"/>
                <w:lang w:val="en-GB"/>
              </w:rPr>
              <w:t>3.2.2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lang w:val="en-GB"/>
              </w:rPr>
              <w:t>Le JBOD (Just A Bunch Of Disks):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_Toc531165080 \h </w:instrText>
            </w:r>
            <w:r w:rsidR="00071265" w:rsidRPr="007F7FEB">
              <w:rPr>
                <w:noProof/>
                <w:webHidden/>
              </w:rPr>
            </w:r>
            <w:r w:rsidR="00071265" w:rsidRPr="007F7FEB">
              <w:rPr>
                <w:noProof/>
                <w:webHidden/>
              </w:rPr>
              <w:fldChar w:fldCharType="separate"/>
            </w:r>
            <w:r w:rsidR="00071265" w:rsidRPr="007F7FEB">
              <w:rPr>
                <w:noProof/>
                <w:webHidden/>
              </w:rPr>
              <w:t>21</w:t>
            </w:r>
            <w:r w:rsidR="00071265" w:rsidRPr="007F7FEB">
              <w:rPr>
                <w:noProof/>
                <w:webHidden/>
              </w:rPr>
              <w:fldChar w:fldCharType="end"/>
            </w:r>
          </w:hyperlink>
        </w:p>
        <w:p w14:paraId="75186AB0"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1" w:history="1">
            <w:r w:rsidR="00071265" w:rsidRPr="007F7FEB">
              <w:rPr>
                <w:rStyle w:val="Lienhypertexte"/>
                <w:noProof/>
                <w:color w:val="auto"/>
              </w:rPr>
              <w:t>3.2.3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0 (entrelacement)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_Toc531165081 \h </w:instrText>
            </w:r>
            <w:r w:rsidR="00071265" w:rsidRPr="007F7FEB">
              <w:rPr>
                <w:noProof/>
                <w:webHidden/>
              </w:rPr>
            </w:r>
            <w:r w:rsidR="00071265" w:rsidRPr="007F7FEB">
              <w:rPr>
                <w:noProof/>
                <w:webHidden/>
              </w:rPr>
              <w:fldChar w:fldCharType="separate"/>
            </w:r>
            <w:r w:rsidR="00071265" w:rsidRPr="007F7FEB">
              <w:rPr>
                <w:noProof/>
                <w:webHidden/>
              </w:rPr>
              <w:t>21</w:t>
            </w:r>
            <w:r w:rsidR="00071265" w:rsidRPr="007F7FEB">
              <w:rPr>
                <w:noProof/>
                <w:webHidden/>
              </w:rPr>
              <w:fldChar w:fldCharType="end"/>
            </w:r>
          </w:hyperlink>
        </w:p>
        <w:p w14:paraId="44C1EAFB"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2" w:history="1">
            <w:r w:rsidR="00071265" w:rsidRPr="007F7FEB">
              <w:rPr>
                <w:rStyle w:val="Lienhypertexte"/>
                <w:noProof/>
                <w:color w:val="auto"/>
              </w:rPr>
              <w:t>3.2.4</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1 (écriture miroir)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_Toc531165082 \h </w:instrText>
            </w:r>
            <w:r w:rsidR="00071265" w:rsidRPr="007F7FEB">
              <w:rPr>
                <w:noProof/>
                <w:webHidden/>
              </w:rPr>
            </w:r>
            <w:r w:rsidR="00071265" w:rsidRPr="007F7FEB">
              <w:rPr>
                <w:noProof/>
                <w:webHidden/>
              </w:rPr>
              <w:fldChar w:fldCharType="separate"/>
            </w:r>
            <w:r w:rsidR="00071265" w:rsidRPr="007F7FEB">
              <w:rPr>
                <w:noProof/>
                <w:webHidden/>
              </w:rPr>
              <w:t>21</w:t>
            </w:r>
            <w:r w:rsidR="00071265" w:rsidRPr="007F7FEB">
              <w:rPr>
                <w:noProof/>
                <w:webHidden/>
              </w:rPr>
              <w:fldChar w:fldCharType="end"/>
            </w:r>
          </w:hyperlink>
        </w:p>
        <w:p w14:paraId="5E608190"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3" w:history="1">
            <w:r w:rsidR="00071265" w:rsidRPr="007F7FEB">
              <w:rPr>
                <w:rStyle w:val="Lienhypertexte"/>
                <w:noProof/>
                <w:color w:val="auto"/>
              </w:rPr>
              <w:t>3.2.5</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1E (écriture miroir entrelacée)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_Toc531165083 \h </w:instrText>
            </w:r>
            <w:r w:rsidR="00071265" w:rsidRPr="007F7FEB">
              <w:rPr>
                <w:noProof/>
                <w:webHidden/>
              </w:rPr>
            </w:r>
            <w:r w:rsidR="00071265" w:rsidRPr="007F7FEB">
              <w:rPr>
                <w:noProof/>
                <w:webHidden/>
              </w:rPr>
              <w:fldChar w:fldCharType="separate"/>
            </w:r>
            <w:r w:rsidR="00071265" w:rsidRPr="007F7FEB">
              <w:rPr>
                <w:noProof/>
                <w:webHidden/>
              </w:rPr>
              <w:t>22</w:t>
            </w:r>
            <w:r w:rsidR="00071265" w:rsidRPr="007F7FEB">
              <w:rPr>
                <w:noProof/>
                <w:webHidden/>
              </w:rPr>
              <w:fldChar w:fldCharType="end"/>
            </w:r>
          </w:hyperlink>
        </w:p>
        <w:p w14:paraId="37575E1C"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4" w:history="1">
            <w:r w:rsidR="00071265" w:rsidRPr="007F7FEB">
              <w:rPr>
                <w:rStyle w:val="Lienhypertexte"/>
                <w:noProof/>
                <w:color w:val="auto"/>
              </w:rPr>
              <w:t>3.2.6</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5 (entrelacement avec parité)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_Toc531165084 \h </w:instrText>
            </w:r>
            <w:r w:rsidR="00071265" w:rsidRPr="007F7FEB">
              <w:rPr>
                <w:noProof/>
                <w:webHidden/>
              </w:rPr>
            </w:r>
            <w:r w:rsidR="00071265" w:rsidRPr="007F7FEB">
              <w:rPr>
                <w:noProof/>
                <w:webHidden/>
              </w:rPr>
              <w:fldChar w:fldCharType="separate"/>
            </w:r>
            <w:r w:rsidR="00071265" w:rsidRPr="007F7FEB">
              <w:rPr>
                <w:noProof/>
                <w:webHidden/>
              </w:rPr>
              <w:t>22</w:t>
            </w:r>
            <w:r w:rsidR="00071265" w:rsidRPr="007F7FEB">
              <w:rPr>
                <w:noProof/>
                <w:webHidden/>
              </w:rPr>
              <w:fldChar w:fldCharType="end"/>
            </w:r>
          </w:hyperlink>
        </w:p>
        <w:p w14:paraId="2DC2281F"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5" w:history="1">
            <w:r w:rsidR="00071265" w:rsidRPr="007F7FEB">
              <w:rPr>
                <w:rStyle w:val="Lienhypertexte"/>
                <w:noProof/>
                <w:color w:val="auto"/>
              </w:rPr>
              <w:t>3.2.7</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6 (entrelacement avec double parité)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_Toc531165085 \h </w:instrText>
            </w:r>
            <w:r w:rsidR="00071265" w:rsidRPr="007F7FEB">
              <w:rPr>
                <w:noProof/>
                <w:webHidden/>
              </w:rPr>
            </w:r>
            <w:r w:rsidR="00071265" w:rsidRPr="007F7FEB">
              <w:rPr>
                <w:noProof/>
                <w:webHidden/>
              </w:rPr>
              <w:fldChar w:fldCharType="separate"/>
            </w:r>
            <w:r w:rsidR="00071265" w:rsidRPr="007F7FEB">
              <w:rPr>
                <w:noProof/>
                <w:webHidden/>
              </w:rPr>
              <w:t>22</w:t>
            </w:r>
            <w:r w:rsidR="00071265" w:rsidRPr="007F7FEB">
              <w:rPr>
                <w:noProof/>
                <w:webHidden/>
              </w:rPr>
              <w:fldChar w:fldCharType="end"/>
            </w:r>
          </w:hyperlink>
        </w:p>
        <w:p w14:paraId="0C89FFD6"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6" w:history="1">
            <w:r w:rsidR="00071265" w:rsidRPr="007F7FEB">
              <w:rPr>
                <w:rStyle w:val="Lienhypertexte"/>
                <w:noProof/>
                <w:color w:val="auto"/>
              </w:rPr>
              <w:t>3.2.8</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10 (ensembles RAID 1 entrelacés)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_Toc531165086 \h </w:instrText>
            </w:r>
            <w:r w:rsidR="00071265" w:rsidRPr="007F7FEB">
              <w:rPr>
                <w:noProof/>
                <w:webHidden/>
              </w:rPr>
            </w:r>
            <w:r w:rsidR="00071265" w:rsidRPr="007F7FEB">
              <w:rPr>
                <w:noProof/>
                <w:webHidden/>
              </w:rPr>
              <w:fldChar w:fldCharType="separate"/>
            </w:r>
            <w:r w:rsidR="00071265" w:rsidRPr="007F7FEB">
              <w:rPr>
                <w:noProof/>
                <w:webHidden/>
              </w:rPr>
              <w:t>23</w:t>
            </w:r>
            <w:r w:rsidR="00071265" w:rsidRPr="007F7FEB">
              <w:rPr>
                <w:noProof/>
                <w:webHidden/>
              </w:rPr>
              <w:fldChar w:fldCharType="end"/>
            </w:r>
          </w:hyperlink>
        </w:p>
        <w:p w14:paraId="25286EAA"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7" w:history="1">
            <w:r w:rsidR="00071265" w:rsidRPr="007F7FEB">
              <w:rPr>
                <w:rStyle w:val="Lienhypertexte"/>
                <w:noProof/>
                <w:color w:val="auto"/>
              </w:rPr>
              <w:t>3.2.9</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50 (ensembles RAID 5 entrelacés)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_Toc531165087 \h </w:instrText>
            </w:r>
            <w:r w:rsidR="00071265" w:rsidRPr="007F7FEB">
              <w:rPr>
                <w:noProof/>
                <w:webHidden/>
              </w:rPr>
            </w:r>
            <w:r w:rsidR="00071265" w:rsidRPr="007F7FEB">
              <w:rPr>
                <w:noProof/>
                <w:webHidden/>
              </w:rPr>
              <w:fldChar w:fldCharType="separate"/>
            </w:r>
            <w:r w:rsidR="00071265" w:rsidRPr="007F7FEB">
              <w:rPr>
                <w:noProof/>
                <w:webHidden/>
              </w:rPr>
              <w:t>23</w:t>
            </w:r>
            <w:r w:rsidR="00071265" w:rsidRPr="007F7FEB">
              <w:rPr>
                <w:noProof/>
                <w:webHidden/>
              </w:rPr>
              <w:fldChar w:fldCharType="end"/>
            </w:r>
          </w:hyperlink>
        </w:p>
        <w:p w14:paraId="1B2A32E5"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8" w:history="1">
            <w:r w:rsidR="00071265" w:rsidRPr="007F7FEB">
              <w:rPr>
                <w:rStyle w:val="Lienhypertexte"/>
                <w:noProof/>
                <w:color w:val="auto"/>
              </w:rPr>
              <w:t>3.2.10</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RAID 60 (ensembles RAID 6 entrelacés)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_Toc531165088 \h </w:instrText>
            </w:r>
            <w:r w:rsidR="00071265" w:rsidRPr="007F7FEB">
              <w:rPr>
                <w:noProof/>
                <w:webHidden/>
              </w:rPr>
            </w:r>
            <w:r w:rsidR="00071265" w:rsidRPr="007F7FEB">
              <w:rPr>
                <w:noProof/>
                <w:webHidden/>
              </w:rPr>
              <w:fldChar w:fldCharType="separate"/>
            </w:r>
            <w:r w:rsidR="00071265" w:rsidRPr="007F7FEB">
              <w:rPr>
                <w:noProof/>
                <w:webHidden/>
              </w:rPr>
              <w:t>23</w:t>
            </w:r>
            <w:r w:rsidR="00071265" w:rsidRPr="007F7FEB">
              <w:rPr>
                <w:noProof/>
                <w:webHidden/>
              </w:rPr>
              <w:fldChar w:fldCharType="end"/>
            </w:r>
          </w:hyperlink>
        </w:p>
        <w:p w14:paraId="3CEF4B71"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89" w:history="1">
            <w:r w:rsidR="00071265" w:rsidRPr="007F7FEB">
              <w:rPr>
                <w:rStyle w:val="Lienhypertexte"/>
                <w:noProof/>
                <w:color w:val="auto"/>
              </w:rPr>
              <w:t>3.3</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Les différents systèmes de stockages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_Toc531165089 \h </w:instrText>
            </w:r>
            <w:r w:rsidR="00071265" w:rsidRPr="007F7FEB">
              <w:rPr>
                <w:noProof/>
                <w:webHidden/>
              </w:rPr>
            </w:r>
            <w:r w:rsidR="00071265" w:rsidRPr="007F7FEB">
              <w:rPr>
                <w:noProof/>
                <w:webHidden/>
              </w:rPr>
              <w:fldChar w:fldCharType="separate"/>
            </w:r>
            <w:r w:rsidR="00071265" w:rsidRPr="007F7FEB">
              <w:rPr>
                <w:noProof/>
                <w:webHidden/>
              </w:rPr>
              <w:t>23</w:t>
            </w:r>
            <w:r w:rsidR="00071265" w:rsidRPr="007F7FEB">
              <w:rPr>
                <w:noProof/>
                <w:webHidden/>
              </w:rPr>
              <w:fldChar w:fldCharType="end"/>
            </w:r>
          </w:hyperlink>
        </w:p>
        <w:p w14:paraId="432DF622"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0" w:history="1">
            <w:r w:rsidR="00071265" w:rsidRPr="007F7FEB">
              <w:rPr>
                <w:rStyle w:val="Lienhypertexte"/>
                <w:noProof/>
                <w:color w:val="auto"/>
              </w:rPr>
              <w:t>3.3.1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Première génération – supports physiques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_Toc531165090 \h </w:instrText>
            </w:r>
            <w:r w:rsidR="00071265" w:rsidRPr="007F7FEB">
              <w:rPr>
                <w:noProof/>
                <w:webHidden/>
              </w:rPr>
            </w:r>
            <w:r w:rsidR="00071265" w:rsidRPr="007F7FEB">
              <w:rPr>
                <w:noProof/>
                <w:webHidden/>
              </w:rPr>
              <w:fldChar w:fldCharType="separate"/>
            </w:r>
            <w:r w:rsidR="00071265" w:rsidRPr="007F7FEB">
              <w:rPr>
                <w:noProof/>
                <w:webHidden/>
              </w:rPr>
              <w:t>23</w:t>
            </w:r>
            <w:r w:rsidR="00071265" w:rsidRPr="007F7FEB">
              <w:rPr>
                <w:noProof/>
                <w:webHidden/>
              </w:rPr>
              <w:fldChar w:fldCharType="end"/>
            </w:r>
          </w:hyperlink>
        </w:p>
        <w:p w14:paraId="55484626"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1" w:history="1">
            <w:r w:rsidR="00071265" w:rsidRPr="007F7FEB">
              <w:rPr>
                <w:rStyle w:val="Lienhypertexte"/>
                <w:noProof/>
                <w:color w:val="auto"/>
              </w:rPr>
              <w:t>3.3.1.1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Le ruban perforé</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_Toc531165091 \h </w:instrText>
            </w:r>
            <w:r w:rsidR="00071265" w:rsidRPr="007F7FEB">
              <w:rPr>
                <w:noProof/>
                <w:webHidden/>
              </w:rPr>
            </w:r>
            <w:r w:rsidR="00071265" w:rsidRPr="007F7FEB">
              <w:rPr>
                <w:noProof/>
                <w:webHidden/>
              </w:rPr>
              <w:fldChar w:fldCharType="separate"/>
            </w:r>
            <w:r w:rsidR="00071265" w:rsidRPr="007F7FEB">
              <w:rPr>
                <w:noProof/>
                <w:webHidden/>
              </w:rPr>
              <w:t>23</w:t>
            </w:r>
            <w:r w:rsidR="00071265" w:rsidRPr="007F7FEB">
              <w:rPr>
                <w:noProof/>
                <w:webHidden/>
              </w:rPr>
              <w:fldChar w:fldCharType="end"/>
            </w:r>
          </w:hyperlink>
        </w:p>
        <w:p w14:paraId="50B80ACD"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2" w:history="1">
            <w:r w:rsidR="00071265" w:rsidRPr="007F7FEB">
              <w:rPr>
                <w:rStyle w:val="Lienhypertexte"/>
                <w:noProof/>
                <w:color w:val="auto"/>
              </w:rPr>
              <w:t>3.3.1.2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La carte perforée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_Toc531165092 \h </w:instrText>
            </w:r>
            <w:r w:rsidR="00071265" w:rsidRPr="007F7FEB">
              <w:rPr>
                <w:noProof/>
                <w:webHidden/>
              </w:rPr>
            </w:r>
            <w:r w:rsidR="00071265" w:rsidRPr="007F7FEB">
              <w:rPr>
                <w:noProof/>
                <w:webHidden/>
              </w:rPr>
              <w:fldChar w:fldCharType="separate"/>
            </w:r>
            <w:r w:rsidR="00071265" w:rsidRPr="007F7FEB">
              <w:rPr>
                <w:noProof/>
                <w:webHidden/>
              </w:rPr>
              <w:t>23</w:t>
            </w:r>
            <w:r w:rsidR="00071265" w:rsidRPr="007F7FEB">
              <w:rPr>
                <w:noProof/>
                <w:webHidden/>
              </w:rPr>
              <w:fldChar w:fldCharType="end"/>
            </w:r>
          </w:hyperlink>
        </w:p>
        <w:p w14:paraId="3F8342FF"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3" w:history="1">
            <w:r w:rsidR="00071265" w:rsidRPr="007F7FEB">
              <w:rPr>
                <w:rStyle w:val="Lienhypertexte"/>
                <w:noProof/>
                <w:color w:val="auto"/>
              </w:rPr>
              <w:t>3.3.2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Deuxième génération – supports magnétiques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_Toc531165093 \h </w:instrText>
            </w:r>
            <w:r w:rsidR="00071265" w:rsidRPr="007F7FEB">
              <w:rPr>
                <w:noProof/>
                <w:webHidden/>
              </w:rPr>
            </w:r>
            <w:r w:rsidR="00071265" w:rsidRPr="007F7FEB">
              <w:rPr>
                <w:noProof/>
                <w:webHidden/>
              </w:rPr>
              <w:fldChar w:fldCharType="separate"/>
            </w:r>
            <w:r w:rsidR="00071265" w:rsidRPr="007F7FEB">
              <w:rPr>
                <w:noProof/>
                <w:webHidden/>
              </w:rPr>
              <w:t>24</w:t>
            </w:r>
            <w:r w:rsidR="00071265" w:rsidRPr="007F7FEB">
              <w:rPr>
                <w:noProof/>
                <w:webHidden/>
              </w:rPr>
              <w:fldChar w:fldCharType="end"/>
            </w:r>
          </w:hyperlink>
        </w:p>
        <w:p w14:paraId="29AE1963"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4" w:history="1">
            <w:r w:rsidR="00071265" w:rsidRPr="007F7FEB">
              <w:rPr>
                <w:rStyle w:val="Lienhypertexte"/>
                <w:noProof/>
                <w:color w:val="auto"/>
              </w:rPr>
              <w:t>3.3.2.1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La bande magnétique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_Toc531165094 \h </w:instrText>
            </w:r>
            <w:r w:rsidR="00071265" w:rsidRPr="007F7FEB">
              <w:rPr>
                <w:noProof/>
                <w:webHidden/>
              </w:rPr>
            </w:r>
            <w:r w:rsidR="00071265" w:rsidRPr="007F7FEB">
              <w:rPr>
                <w:noProof/>
                <w:webHidden/>
              </w:rPr>
              <w:fldChar w:fldCharType="separate"/>
            </w:r>
            <w:r w:rsidR="00071265" w:rsidRPr="007F7FEB">
              <w:rPr>
                <w:noProof/>
                <w:webHidden/>
              </w:rPr>
              <w:t>24</w:t>
            </w:r>
            <w:r w:rsidR="00071265" w:rsidRPr="007F7FEB">
              <w:rPr>
                <w:noProof/>
                <w:webHidden/>
              </w:rPr>
              <w:fldChar w:fldCharType="end"/>
            </w:r>
          </w:hyperlink>
        </w:p>
        <w:p w14:paraId="1710C242"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5" w:history="1">
            <w:r w:rsidR="00071265" w:rsidRPr="007F7FEB">
              <w:rPr>
                <w:rStyle w:val="Lienhypertexte"/>
                <w:noProof/>
                <w:color w:val="auto"/>
              </w:rPr>
              <w:t>3.3.2.2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La cassette audio</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_Toc531165095 \h </w:instrText>
            </w:r>
            <w:r w:rsidR="00071265" w:rsidRPr="007F7FEB">
              <w:rPr>
                <w:noProof/>
                <w:webHidden/>
              </w:rPr>
            </w:r>
            <w:r w:rsidR="00071265" w:rsidRPr="007F7FEB">
              <w:rPr>
                <w:noProof/>
                <w:webHidden/>
              </w:rPr>
              <w:fldChar w:fldCharType="separate"/>
            </w:r>
            <w:r w:rsidR="00071265" w:rsidRPr="007F7FEB">
              <w:rPr>
                <w:noProof/>
                <w:webHidden/>
              </w:rPr>
              <w:t>24</w:t>
            </w:r>
            <w:r w:rsidR="00071265" w:rsidRPr="007F7FEB">
              <w:rPr>
                <w:noProof/>
                <w:webHidden/>
              </w:rPr>
              <w:fldChar w:fldCharType="end"/>
            </w:r>
          </w:hyperlink>
        </w:p>
        <w:p w14:paraId="78F928E7"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6" w:history="1">
            <w:r w:rsidR="00071265" w:rsidRPr="007F7FEB">
              <w:rPr>
                <w:rStyle w:val="Lienhypertexte"/>
                <w:noProof/>
                <w:color w:val="auto"/>
              </w:rPr>
              <w:t>3.3.2.3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La cassette vidéo</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_Toc531165096 \h </w:instrText>
            </w:r>
            <w:r w:rsidR="00071265" w:rsidRPr="007F7FEB">
              <w:rPr>
                <w:noProof/>
                <w:webHidden/>
              </w:rPr>
            </w:r>
            <w:r w:rsidR="00071265" w:rsidRPr="007F7FEB">
              <w:rPr>
                <w:noProof/>
                <w:webHidden/>
              </w:rPr>
              <w:fldChar w:fldCharType="separate"/>
            </w:r>
            <w:r w:rsidR="00071265" w:rsidRPr="007F7FEB">
              <w:rPr>
                <w:noProof/>
                <w:webHidden/>
              </w:rPr>
              <w:t>24</w:t>
            </w:r>
            <w:r w:rsidR="00071265" w:rsidRPr="007F7FEB">
              <w:rPr>
                <w:noProof/>
                <w:webHidden/>
              </w:rPr>
              <w:fldChar w:fldCharType="end"/>
            </w:r>
          </w:hyperlink>
        </w:p>
        <w:p w14:paraId="09A31856"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7" w:history="1">
            <w:r w:rsidR="00071265" w:rsidRPr="007F7FEB">
              <w:rPr>
                <w:rStyle w:val="Lienhypertexte"/>
                <w:noProof/>
                <w:color w:val="auto"/>
              </w:rPr>
              <w:t>3.3.2.4</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Le disque dur</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_Toc531165097 \h </w:instrText>
            </w:r>
            <w:r w:rsidR="00071265" w:rsidRPr="007F7FEB">
              <w:rPr>
                <w:noProof/>
                <w:webHidden/>
              </w:rPr>
            </w:r>
            <w:r w:rsidR="00071265" w:rsidRPr="007F7FEB">
              <w:rPr>
                <w:noProof/>
                <w:webHidden/>
              </w:rPr>
              <w:fldChar w:fldCharType="separate"/>
            </w:r>
            <w:r w:rsidR="00071265" w:rsidRPr="007F7FEB">
              <w:rPr>
                <w:noProof/>
                <w:webHidden/>
              </w:rPr>
              <w:t>24</w:t>
            </w:r>
            <w:r w:rsidR="00071265" w:rsidRPr="007F7FEB">
              <w:rPr>
                <w:noProof/>
                <w:webHidden/>
              </w:rPr>
              <w:fldChar w:fldCharType="end"/>
            </w:r>
          </w:hyperlink>
        </w:p>
        <w:p w14:paraId="50E95CCE"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8" w:history="1">
            <w:r w:rsidR="00071265" w:rsidRPr="007F7FEB">
              <w:rPr>
                <w:rStyle w:val="Lienhypertexte"/>
                <w:noProof/>
                <w:color w:val="auto"/>
              </w:rPr>
              <w:t>3.3.2.5</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La disquette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_Toc531165098 \h </w:instrText>
            </w:r>
            <w:r w:rsidR="00071265" w:rsidRPr="007F7FEB">
              <w:rPr>
                <w:noProof/>
                <w:webHidden/>
              </w:rPr>
            </w:r>
            <w:r w:rsidR="00071265" w:rsidRPr="007F7FEB">
              <w:rPr>
                <w:noProof/>
                <w:webHidden/>
              </w:rPr>
              <w:fldChar w:fldCharType="separate"/>
            </w:r>
            <w:r w:rsidR="00071265" w:rsidRPr="007F7FEB">
              <w:rPr>
                <w:noProof/>
                <w:webHidden/>
              </w:rPr>
              <w:t>25</w:t>
            </w:r>
            <w:r w:rsidR="00071265" w:rsidRPr="007F7FEB">
              <w:rPr>
                <w:noProof/>
                <w:webHidden/>
              </w:rPr>
              <w:fldChar w:fldCharType="end"/>
            </w:r>
          </w:hyperlink>
        </w:p>
        <w:p w14:paraId="239A2234"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9" w:history="1">
            <w:r w:rsidR="00071265" w:rsidRPr="007F7FEB">
              <w:rPr>
                <w:rStyle w:val="Lienhypertexte"/>
                <w:noProof/>
                <w:color w:val="auto"/>
              </w:rPr>
              <w:t>3.3.3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Troisième génération – supports optiques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_Toc531165099 \h </w:instrText>
            </w:r>
            <w:r w:rsidR="00071265" w:rsidRPr="007F7FEB">
              <w:rPr>
                <w:noProof/>
                <w:webHidden/>
              </w:rPr>
            </w:r>
            <w:r w:rsidR="00071265" w:rsidRPr="007F7FEB">
              <w:rPr>
                <w:noProof/>
                <w:webHidden/>
              </w:rPr>
              <w:fldChar w:fldCharType="separate"/>
            </w:r>
            <w:r w:rsidR="00071265" w:rsidRPr="007F7FEB">
              <w:rPr>
                <w:noProof/>
                <w:webHidden/>
              </w:rPr>
              <w:t>25</w:t>
            </w:r>
            <w:r w:rsidR="00071265" w:rsidRPr="007F7FEB">
              <w:rPr>
                <w:noProof/>
                <w:webHidden/>
              </w:rPr>
              <w:fldChar w:fldCharType="end"/>
            </w:r>
          </w:hyperlink>
        </w:p>
        <w:p w14:paraId="6B1EF6C9"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0" w:history="1">
            <w:r w:rsidR="00071265" w:rsidRPr="007F7FEB">
              <w:rPr>
                <w:rStyle w:val="Lienhypertexte"/>
                <w:noProof/>
                <w:color w:val="auto"/>
              </w:rPr>
              <w:t>3.3.3.1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Le disque compact</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_Toc531165100 \h </w:instrText>
            </w:r>
            <w:r w:rsidR="00071265" w:rsidRPr="007F7FEB">
              <w:rPr>
                <w:noProof/>
                <w:webHidden/>
              </w:rPr>
            </w:r>
            <w:r w:rsidR="00071265" w:rsidRPr="007F7FEB">
              <w:rPr>
                <w:noProof/>
                <w:webHidden/>
              </w:rPr>
              <w:fldChar w:fldCharType="separate"/>
            </w:r>
            <w:r w:rsidR="00071265" w:rsidRPr="007F7FEB">
              <w:rPr>
                <w:noProof/>
                <w:webHidden/>
              </w:rPr>
              <w:t>25</w:t>
            </w:r>
            <w:r w:rsidR="00071265" w:rsidRPr="007F7FEB">
              <w:rPr>
                <w:noProof/>
                <w:webHidden/>
              </w:rPr>
              <w:fldChar w:fldCharType="end"/>
            </w:r>
          </w:hyperlink>
        </w:p>
        <w:p w14:paraId="1DEE6B51"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1" w:history="1">
            <w:r w:rsidR="00071265" w:rsidRPr="007F7FEB">
              <w:rPr>
                <w:rStyle w:val="Lienhypertexte"/>
                <w:noProof/>
                <w:color w:val="auto"/>
              </w:rPr>
              <w:t>3.3.3.2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Le DVD</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_Toc531165101 \h </w:instrText>
            </w:r>
            <w:r w:rsidR="00071265" w:rsidRPr="007F7FEB">
              <w:rPr>
                <w:noProof/>
                <w:webHidden/>
              </w:rPr>
            </w:r>
            <w:r w:rsidR="00071265" w:rsidRPr="007F7FEB">
              <w:rPr>
                <w:noProof/>
                <w:webHidden/>
              </w:rPr>
              <w:fldChar w:fldCharType="separate"/>
            </w:r>
            <w:r w:rsidR="00071265" w:rsidRPr="007F7FEB">
              <w:rPr>
                <w:noProof/>
                <w:webHidden/>
              </w:rPr>
              <w:t>25</w:t>
            </w:r>
            <w:r w:rsidR="00071265" w:rsidRPr="007F7FEB">
              <w:rPr>
                <w:noProof/>
                <w:webHidden/>
              </w:rPr>
              <w:fldChar w:fldCharType="end"/>
            </w:r>
          </w:hyperlink>
        </w:p>
        <w:p w14:paraId="5E97C449"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2" w:history="1">
            <w:r w:rsidR="00071265" w:rsidRPr="007F7FEB">
              <w:rPr>
                <w:rStyle w:val="Lienhypertexte"/>
                <w:noProof/>
                <w:color w:val="auto"/>
              </w:rPr>
              <w:t>3.3.3.3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Le Blu-ray</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_Toc531165102 \h </w:instrText>
            </w:r>
            <w:r w:rsidR="00071265" w:rsidRPr="007F7FEB">
              <w:rPr>
                <w:noProof/>
                <w:webHidden/>
              </w:rPr>
            </w:r>
            <w:r w:rsidR="00071265" w:rsidRPr="007F7FEB">
              <w:rPr>
                <w:noProof/>
                <w:webHidden/>
              </w:rPr>
              <w:fldChar w:fldCharType="separate"/>
            </w:r>
            <w:r w:rsidR="00071265" w:rsidRPr="007F7FEB">
              <w:rPr>
                <w:noProof/>
                <w:webHidden/>
              </w:rPr>
              <w:t>25</w:t>
            </w:r>
            <w:r w:rsidR="00071265" w:rsidRPr="007F7FEB">
              <w:rPr>
                <w:noProof/>
                <w:webHidden/>
              </w:rPr>
              <w:fldChar w:fldCharType="end"/>
            </w:r>
          </w:hyperlink>
        </w:p>
        <w:p w14:paraId="7F5217C1"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3" w:history="1">
            <w:r w:rsidR="00071265" w:rsidRPr="007F7FEB">
              <w:rPr>
                <w:rStyle w:val="Lienhypertexte"/>
                <w:noProof/>
                <w:color w:val="auto"/>
              </w:rPr>
              <w:t>3.3.4</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Quatrième génération – supports numériques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_Toc531165103 \h </w:instrText>
            </w:r>
            <w:r w:rsidR="00071265" w:rsidRPr="007F7FEB">
              <w:rPr>
                <w:noProof/>
                <w:webHidden/>
              </w:rPr>
            </w:r>
            <w:r w:rsidR="00071265" w:rsidRPr="007F7FEB">
              <w:rPr>
                <w:noProof/>
                <w:webHidden/>
              </w:rPr>
              <w:fldChar w:fldCharType="separate"/>
            </w:r>
            <w:r w:rsidR="00071265" w:rsidRPr="007F7FEB">
              <w:rPr>
                <w:noProof/>
                <w:webHidden/>
              </w:rPr>
              <w:t>25</w:t>
            </w:r>
            <w:r w:rsidR="00071265" w:rsidRPr="007F7FEB">
              <w:rPr>
                <w:noProof/>
                <w:webHidden/>
              </w:rPr>
              <w:fldChar w:fldCharType="end"/>
            </w:r>
          </w:hyperlink>
        </w:p>
        <w:p w14:paraId="0B665541"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4" w:history="1">
            <w:r w:rsidR="00071265" w:rsidRPr="007F7FEB">
              <w:rPr>
                <w:rStyle w:val="Lienhypertexte"/>
                <w:noProof/>
                <w:color w:val="auto"/>
              </w:rPr>
              <w:t>3.3.4.1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La clé USB</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_Toc531165104 \h </w:instrText>
            </w:r>
            <w:r w:rsidR="00071265" w:rsidRPr="007F7FEB">
              <w:rPr>
                <w:noProof/>
                <w:webHidden/>
              </w:rPr>
            </w:r>
            <w:r w:rsidR="00071265" w:rsidRPr="007F7FEB">
              <w:rPr>
                <w:noProof/>
                <w:webHidden/>
              </w:rPr>
              <w:fldChar w:fldCharType="separate"/>
            </w:r>
            <w:r w:rsidR="00071265" w:rsidRPr="007F7FEB">
              <w:rPr>
                <w:noProof/>
                <w:webHidden/>
              </w:rPr>
              <w:t>25</w:t>
            </w:r>
            <w:r w:rsidR="00071265" w:rsidRPr="007F7FEB">
              <w:rPr>
                <w:noProof/>
                <w:webHidden/>
              </w:rPr>
              <w:fldChar w:fldCharType="end"/>
            </w:r>
          </w:hyperlink>
        </w:p>
        <w:p w14:paraId="6FE1681E"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05" w:history="1">
            <w:r w:rsidR="00071265" w:rsidRPr="007F7FEB">
              <w:rPr>
                <w:rStyle w:val="Lienhypertexte"/>
                <w:noProof/>
                <w:color w:val="auto"/>
              </w:rPr>
              <w:t>3.4</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Les types de sauvegardes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_Toc531165105 \h </w:instrText>
            </w:r>
            <w:r w:rsidR="00071265" w:rsidRPr="007F7FEB">
              <w:rPr>
                <w:noProof/>
                <w:webHidden/>
              </w:rPr>
            </w:r>
            <w:r w:rsidR="00071265" w:rsidRPr="007F7FEB">
              <w:rPr>
                <w:noProof/>
                <w:webHidden/>
              </w:rPr>
              <w:fldChar w:fldCharType="separate"/>
            </w:r>
            <w:r w:rsidR="00071265" w:rsidRPr="007F7FEB">
              <w:rPr>
                <w:noProof/>
                <w:webHidden/>
              </w:rPr>
              <w:t>26</w:t>
            </w:r>
            <w:r w:rsidR="00071265" w:rsidRPr="007F7FEB">
              <w:rPr>
                <w:noProof/>
                <w:webHidden/>
              </w:rPr>
              <w:fldChar w:fldCharType="end"/>
            </w:r>
          </w:hyperlink>
        </w:p>
        <w:p w14:paraId="35642802"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6" w:history="1">
            <w:r w:rsidR="00071265" w:rsidRPr="007F7FEB">
              <w:rPr>
                <w:rStyle w:val="Lienhypertexte"/>
                <w:noProof/>
                <w:color w:val="auto"/>
              </w:rPr>
              <w:t>3.4.1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Sauvegarde complète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_Toc531165106 \h </w:instrText>
            </w:r>
            <w:r w:rsidR="00071265" w:rsidRPr="007F7FEB">
              <w:rPr>
                <w:noProof/>
                <w:webHidden/>
              </w:rPr>
            </w:r>
            <w:r w:rsidR="00071265" w:rsidRPr="007F7FEB">
              <w:rPr>
                <w:noProof/>
                <w:webHidden/>
              </w:rPr>
              <w:fldChar w:fldCharType="separate"/>
            </w:r>
            <w:r w:rsidR="00071265" w:rsidRPr="007F7FEB">
              <w:rPr>
                <w:noProof/>
                <w:webHidden/>
              </w:rPr>
              <w:t>26</w:t>
            </w:r>
            <w:r w:rsidR="00071265" w:rsidRPr="007F7FEB">
              <w:rPr>
                <w:noProof/>
                <w:webHidden/>
              </w:rPr>
              <w:fldChar w:fldCharType="end"/>
            </w:r>
          </w:hyperlink>
        </w:p>
        <w:p w14:paraId="5E5F97C9"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7" w:history="1">
            <w:r w:rsidR="00071265" w:rsidRPr="007F7FEB">
              <w:rPr>
                <w:rStyle w:val="Lienhypertexte"/>
                <w:noProof/>
                <w:color w:val="auto"/>
              </w:rPr>
              <w:t>3.4.1.1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Point positif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_Toc531165107 \h </w:instrText>
            </w:r>
            <w:r w:rsidR="00071265" w:rsidRPr="007F7FEB">
              <w:rPr>
                <w:noProof/>
                <w:webHidden/>
              </w:rPr>
            </w:r>
            <w:r w:rsidR="00071265" w:rsidRPr="007F7FEB">
              <w:rPr>
                <w:noProof/>
                <w:webHidden/>
              </w:rPr>
              <w:fldChar w:fldCharType="separate"/>
            </w:r>
            <w:r w:rsidR="00071265" w:rsidRPr="007F7FEB">
              <w:rPr>
                <w:noProof/>
                <w:webHidden/>
              </w:rPr>
              <w:t>26</w:t>
            </w:r>
            <w:r w:rsidR="00071265" w:rsidRPr="007F7FEB">
              <w:rPr>
                <w:noProof/>
                <w:webHidden/>
              </w:rPr>
              <w:fldChar w:fldCharType="end"/>
            </w:r>
          </w:hyperlink>
        </w:p>
        <w:p w14:paraId="144EE9AA"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8" w:history="1">
            <w:r w:rsidR="00071265" w:rsidRPr="007F7FEB">
              <w:rPr>
                <w:rStyle w:val="Lienhypertexte"/>
                <w:noProof/>
                <w:color w:val="auto"/>
              </w:rPr>
              <w:t>3.4.1.2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Point Négatif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_Toc531165108 \h </w:instrText>
            </w:r>
            <w:r w:rsidR="00071265" w:rsidRPr="007F7FEB">
              <w:rPr>
                <w:noProof/>
                <w:webHidden/>
              </w:rPr>
            </w:r>
            <w:r w:rsidR="00071265" w:rsidRPr="007F7FEB">
              <w:rPr>
                <w:noProof/>
                <w:webHidden/>
              </w:rPr>
              <w:fldChar w:fldCharType="separate"/>
            </w:r>
            <w:r w:rsidR="00071265" w:rsidRPr="007F7FEB">
              <w:rPr>
                <w:noProof/>
                <w:webHidden/>
              </w:rPr>
              <w:t>26</w:t>
            </w:r>
            <w:r w:rsidR="00071265" w:rsidRPr="007F7FEB">
              <w:rPr>
                <w:noProof/>
                <w:webHidden/>
              </w:rPr>
              <w:fldChar w:fldCharType="end"/>
            </w:r>
          </w:hyperlink>
        </w:p>
        <w:p w14:paraId="3266EAF6"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9" w:history="1">
            <w:r w:rsidR="00071265" w:rsidRPr="007F7FEB">
              <w:rPr>
                <w:rStyle w:val="Lienhypertexte"/>
                <w:noProof/>
                <w:color w:val="auto"/>
              </w:rPr>
              <w:t>3.4.2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Sauvegarde incrémentale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_Toc531165109 \h </w:instrText>
            </w:r>
            <w:r w:rsidR="00071265" w:rsidRPr="007F7FEB">
              <w:rPr>
                <w:noProof/>
                <w:webHidden/>
              </w:rPr>
            </w:r>
            <w:r w:rsidR="00071265" w:rsidRPr="007F7FEB">
              <w:rPr>
                <w:noProof/>
                <w:webHidden/>
              </w:rPr>
              <w:fldChar w:fldCharType="separate"/>
            </w:r>
            <w:r w:rsidR="00071265" w:rsidRPr="007F7FEB">
              <w:rPr>
                <w:noProof/>
                <w:webHidden/>
              </w:rPr>
              <w:t>26</w:t>
            </w:r>
            <w:r w:rsidR="00071265" w:rsidRPr="007F7FEB">
              <w:rPr>
                <w:noProof/>
                <w:webHidden/>
              </w:rPr>
              <w:fldChar w:fldCharType="end"/>
            </w:r>
          </w:hyperlink>
        </w:p>
        <w:p w14:paraId="3150AECB"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0" w:history="1">
            <w:r w:rsidR="00071265" w:rsidRPr="007F7FEB">
              <w:rPr>
                <w:rStyle w:val="Lienhypertexte"/>
                <w:noProof/>
                <w:color w:val="auto"/>
              </w:rPr>
              <w:t>3.4.2.1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Point positif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_Toc531165110 \h </w:instrText>
            </w:r>
            <w:r w:rsidR="00071265" w:rsidRPr="007F7FEB">
              <w:rPr>
                <w:noProof/>
                <w:webHidden/>
              </w:rPr>
            </w:r>
            <w:r w:rsidR="00071265" w:rsidRPr="007F7FEB">
              <w:rPr>
                <w:noProof/>
                <w:webHidden/>
              </w:rPr>
              <w:fldChar w:fldCharType="separate"/>
            </w:r>
            <w:r w:rsidR="00071265" w:rsidRPr="007F7FEB">
              <w:rPr>
                <w:noProof/>
                <w:webHidden/>
              </w:rPr>
              <w:t>26</w:t>
            </w:r>
            <w:r w:rsidR="00071265" w:rsidRPr="007F7FEB">
              <w:rPr>
                <w:noProof/>
                <w:webHidden/>
              </w:rPr>
              <w:fldChar w:fldCharType="end"/>
            </w:r>
          </w:hyperlink>
        </w:p>
        <w:p w14:paraId="7F4E69E6"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1" w:history="1">
            <w:r w:rsidR="00071265" w:rsidRPr="007F7FEB">
              <w:rPr>
                <w:rStyle w:val="Lienhypertexte"/>
                <w:noProof/>
                <w:color w:val="auto"/>
              </w:rPr>
              <w:t>3.4.2.2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Point Négatif :</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_Toc531165111 \h </w:instrText>
            </w:r>
            <w:r w:rsidR="00071265" w:rsidRPr="007F7FEB">
              <w:rPr>
                <w:noProof/>
                <w:webHidden/>
              </w:rPr>
            </w:r>
            <w:r w:rsidR="00071265" w:rsidRPr="007F7FEB">
              <w:rPr>
                <w:noProof/>
                <w:webHidden/>
              </w:rPr>
              <w:fldChar w:fldCharType="separate"/>
            </w:r>
            <w:r w:rsidR="00071265" w:rsidRPr="007F7FEB">
              <w:rPr>
                <w:noProof/>
                <w:webHidden/>
              </w:rPr>
              <w:t>26</w:t>
            </w:r>
            <w:r w:rsidR="00071265" w:rsidRPr="007F7FEB">
              <w:rPr>
                <w:noProof/>
                <w:webHidden/>
              </w:rPr>
              <w:fldChar w:fldCharType="end"/>
            </w:r>
          </w:hyperlink>
        </w:p>
        <w:p w14:paraId="7E4199AE"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2" w:history="1">
            <w:r w:rsidR="00071265" w:rsidRPr="007F7FEB">
              <w:rPr>
                <w:rStyle w:val="Lienhypertexte"/>
                <w:noProof/>
                <w:color w:val="auto"/>
              </w:rPr>
              <w:t>3.4.3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Sauvegarde différentielle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_Toc531165112 \h </w:instrText>
            </w:r>
            <w:r w:rsidR="00071265" w:rsidRPr="007F7FEB">
              <w:rPr>
                <w:noProof/>
                <w:webHidden/>
              </w:rPr>
            </w:r>
            <w:r w:rsidR="00071265" w:rsidRPr="007F7FEB">
              <w:rPr>
                <w:noProof/>
                <w:webHidden/>
              </w:rPr>
              <w:fldChar w:fldCharType="separate"/>
            </w:r>
            <w:r w:rsidR="00071265" w:rsidRPr="007F7FEB">
              <w:rPr>
                <w:noProof/>
                <w:webHidden/>
              </w:rPr>
              <w:t>27</w:t>
            </w:r>
            <w:r w:rsidR="00071265" w:rsidRPr="007F7FEB">
              <w:rPr>
                <w:noProof/>
                <w:webHidden/>
              </w:rPr>
              <w:fldChar w:fldCharType="end"/>
            </w:r>
          </w:hyperlink>
        </w:p>
        <w:p w14:paraId="35B1B59A"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3" w:history="1">
            <w:r w:rsidR="00071265" w:rsidRPr="007F7FEB">
              <w:rPr>
                <w:rStyle w:val="Lienhypertexte"/>
                <w:noProof/>
                <w:color w:val="auto"/>
              </w:rPr>
              <w:t>3.4.4</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Sauvegarde décrémentale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_Toc531165113 \h </w:instrText>
            </w:r>
            <w:r w:rsidR="00071265" w:rsidRPr="007F7FEB">
              <w:rPr>
                <w:noProof/>
                <w:webHidden/>
              </w:rPr>
            </w:r>
            <w:r w:rsidR="00071265" w:rsidRPr="007F7FEB">
              <w:rPr>
                <w:noProof/>
                <w:webHidden/>
              </w:rPr>
              <w:fldChar w:fldCharType="separate"/>
            </w:r>
            <w:r w:rsidR="00071265" w:rsidRPr="007F7FEB">
              <w:rPr>
                <w:noProof/>
                <w:webHidden/>
              </w:rPr>
              <w:t>27</w:t>
            </w:r>
            <w:r w:rsidR="00071265" w:rsidRPr="007F7FEB">
              <w:rPr>
                <w:noProof/>
                <w:webHidden/>
              </w:rPr>
              <w:fldChar w:fldCharType="end"/>
            </w:r>
          </w:hyperlink>
        </w:p>
        <w:p w14:paraId="7D90A57D"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14" w:history="1">
            <w:r w:rsidR="00071265" w:rsidRPr="007F7FEB">
              <w:rPr>
                <w:rStyle w:val="Lienhypertexte"/>
                <w:noProof/>
                <w:color w:val="auto"/>
              </w:rPr>
              <w:t>3.5</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Onduleurs – UPS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_Toc531165114 \h </w:instrText>
            </w:r>
            <w:r w:rsidR="00071265" w:rsidRPr="007F7FEB">
              <w:rPr>
                <w:noProof/>
                <w:webHidden/>
              </w:rPr>
            </w:r>
            <w:r w:rsidR="00071265" w:rsidRPr="007F7FEB">
              <w:rPr>
                <w:noProof/>
                <w:webHidden/>
              </w:rPr>
              <w:fldChar w:fldCharType="separate"/>
            </w:r>
            <w:r w:rsidR="00071265" w:rsidRPr="007F7FEB">
              <w:rPr>
                <w:noProof/>
                <w:webHidden/>
              </w:rPr>
              <w:t>27</w:t>
            </w:r>
            <w:r w:rsidR="00071265" w:rsidRPr="007F7FEB">
              <w:rPr>
                <w:noProof/>
                <w:webHidden/>
              </w:rPr>
              <w:fldChar w:fldCharType="end"/>
            </w:r>
          </w:hyperlink>
        </w:p>
        <w:p w14:paraId="3129B6BB"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5" w:history="1">
            <w:r w:rsidR="00071265" w:rsidRPr="007F7FEB">
              <w:rPr>
                <w:rStyle w:val="Lienhypertexte"/>
                <w:noProof/>
                <w:color w:val="auto"/>
              </w:rPr>
              <w:t>3.5.1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Types d’UPS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_Toc531165115 \h </w:instrText>
            </w:r>
            <w:r w:rsidR="00071265" w:rsidRPr="007F7FEB">
              <w:rPr>
                <w:noProof/>
                <w:webHidden/>
              </w:rPr>
            </w:r>
            <w:r w:rsidR="00071265" w:rsidRPr="007F7FEB">
              <w:rPr>
                <w:noProof/>
                <w:webHidden/>
              </w:rPr>
              <w:fldChar w:fldCharType="separate"/>
            </w:r>
            <w:r w:rsidR="00071265" w:rsidRPr="007F7FEB">
              <w:rPr>
                <w:noProof/>
                <w:webHidden/>
              </w:rPr>
              <w:t>27</w:t>
            </w:r>
            <w:r w:rsidR="00071265" w:rsidRPr="007F7FEB">
              <w:rPr>
                <w:noProof/>
                <w:webHidden/>
              </w:rPr>
              <w:fldChar w:fldCharType="end"/>
            </w:r>
          </w:hyperlink>
        </w:p>
        <w:p w14:paraId="2853E366"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6" w:history="1">
            <w:r w:rsidR="00071265" w:rsidRPr="007F7FEB">
              <w:rPr>
                <w:rStyle w:val="Lienhypertexte"/>
                <w:noProof/>
                <w:color w:val="auto"/>
              </w:rPr>
              <w:t>3.5.1.1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Off-line (Passive Standby)</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_Toc531165116 \h </w:instrText>
            </w:r>
            <w:r w:rsidR="00071265" w:rsidRPr="007F7FEB">
              <w:rPr>
                <w:noProof/>
                <w:webHidden/>
              </w:rPr>
            </w:r>
            <w:r w:rsidR="00071265" w:rsidRPr="007F7FEB">
              <w:rPr>
                <w:noProof/>
                <w:webHidden/>
              </w:rPr>
              <w:fldChar w:fldCharType="separate"/>
            </w:r>
            <w:r w:rsidR="00071265" w:rsidRPr="007F7FEB">
              <w:rPr>
                <w:noProof/>
                <w:webHidden/>
              </w:rPr>
              <w:t>27</w:t>
            </w:r>
            <w:r w:rsidR="00071265" w:rsidRPr="007F7FEB">
              <w:rPr>
                <w:noProof/>
                <w:webHidden/>
              </w:rPr>
              <w:fldChar w:fldCharType="end"/>
            </w:r>
          </w:hyperlink>
        </w:p>
        <w:p w14:paraId="35479420"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7" w:history="1">
            <w:r w:rsidR="00071265" w:rsidRPr="007F7FEB">
              <w:rPr>
                <w:rStyle w:val="Lienhypertexte"/>
                <w:noProof/>
                <w:color w:val="auto"/>
              </w:rPr>
              <w:t>3.5.1.2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In-line (Line-Interactive):</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_Toc531165117 \h </w:instrText>
            </w:r>
            <w:r w:rsidR="00071265" w:rsidRPr="007F7FEB">
              <w:rPr>
                <w:noProof/>
                <w:webHidden/>
              </w:rPr>
            </w:r>
            <w:r w:rsidR="00071265" w:rsidRPr="007F7FEB">
              <w:rPr>
                <w:noProof/>
                <w:webHidden/>
              </w:rPr>
              <w:fldChar w:fldCharType="separate"/>
            </w:r>
            <w:r w:rsidR="00071265" w:rsidRPr="007F7FEB">
              <w:rPr>
                <w:noProof/>
                <w:webHidden/>
              </w:rPr>
              <w:t>28</w:t>
            </w:r>
            <w:r w:rsidR="00071265" w:rsidRPr="007F7FEB">
              <w:rPr>
                <w:noProof/>
                <w:webHidden/>
              </w:rPr>
              <w:fldChar w:fldCharType="end"/>
            </w:r>
          </w:hyperlink>
        </w:p>
        <w:p w14:paraId="160A61D3" w14:textId="77777777" w:rsidR="00071265" w:rsidRPr="007F7FEB" w:rsidRDefault="007F7FEB">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8" w:history="1">
            <w:r w:rsidR="00071265" w:rsidRPr="007F7FEB">
              <w:rPr>
                <w:rStyle w:val="Lienhypertexte"/>
                <w:noProof/>
                <w:color w:val="auto"/>
              </w:rPr>
              <w:t>3.5.1.3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On-line (Double conversion)</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_Toc531165118 \h </w:instrText>
            </w:r>
            <w:r w:rsidR="00071265" w:rsidRPr="007F7FEB">
              <w:rPr>
                <w:noProof/>
                <w:webHidden/>
              </w:rPr>
            </w:r>
            <w:r w:rsidR="00071265" w:rsidRPr="007F7FEB">
              <w:rPr>
                <w:noProof/>
                <w:webHidden/>
              </w:rPr>
              <w:fldChar w:fldCharType="separate"/>
            </w:r>
            <w:r w:rsidR="00071265" w:rsidRPr="007F7FEB">
              <w:rPr>
                <w:noProof/>
                <w:webHidden/>
              </w:rPr>
              <w:t>29</w:t>
            </w:r>
            <w:r w:rsidR="00071265" w:rsidRPr="007F7FEB">
              <w:rPr>
                <w:noProof/>
                <w:webHidden/>
              </w:rPr>
              <w:fldChar w:fldCharType="end"/>
            </w:r>
          </w:hyperlink>
        </w:p>
        <w:p w14:paraId="27579918"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9" w:history="1">
            <w:r w:rsidR="00071265" w:rsidRPr="007F7FEB">
              <w:rPr>
                <w:rStyle w:val="Lienhypertexte"/>
                <w:noProof/>
                <w:color w:val="auto"/>
              </w:rPr>
              <w:t>3.5.2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Comment choisir son Onduleur</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_Toc531165119 \h </w:instrText>
            </w:r>
            <w:r w:rsidR="00071265" w:rsidRPr="007F7FEB">
              <w:rPr>
                <w:noProof/>
                <w:webHidden/>
              </w:rPr>
            </w:r>
            <w:r w:rsidR="00071265" w:rsidRPr="007F7FEB">
              <w:rPr>
                <w:noProof/>
                <w:webHidden/>
              </w:rPr>
              <w:fldChar w:fldCharType="separate"/>
            </w:r>
            <w:r w:rsidR="00071265" w:rsidRPr="007F7FEB">
              <w:rPr>
                <w:noProof/>
                <w:webHidden/>
              </w:rPr>
              <w:t>30</w:t>
            </w:r>
            <w:r w:rsidR="00071265" w:rsidRPr="007F7FEB">
              <w:rPr>
                <w:noProof/>
                <w:webHidden/>
              </w:rPr>
              <w:fldChar w:fldCharType="end"/>
            </w:r>
          </w:hyperlink>
        </w:p>
        <w:p w14:paraId="66990575"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0" w:history="1">
            <w:r w:rsidR="00071265" w:rsidRPr="007F7FEB">
              <w:rPr>
                <w:rStyle w:val="Lienhypertexte"/>
                <w:noProof/>
                <w:color w:val="auto"/>
              </w:rPr>
              <w:t>3.6</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DRP – Plan de reprise d’activité</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_Toc531165120 \h </w:instrText>
            </w:r>
            <w:r w:rsidR="00071265" w:rsidRPr="007F7FEB">
              <w:rPr>
                <w:noProof/>
                <w:webHidden/>
              </w:rPr>
            </w:r>
            <w:r w:rsidR="00071265" w:rsidRPr="007F7FEB">
              <w:rPr>
                <w:noProof/>
                <w:webHidden/>
              </w:rPr>
              <w:fldChar w:fldCharType="separate"/>
            </w:r>
            <w:r w:rsidR="00071265" w:rsidRPr="007F7FEB">
              <w:rPr>
                <w:noProof/>
                <w:webHidden/>
              </w:rPr>
              <w:t>31</w:t>
            </w:r>
            <w:r w:rsidR="00071265" w:rsidRPr="007F7FEB">
              <w:rPr>
                <w:noProof/>
                <w:webHidden/>
              </w:rPr>
              <w:fldChar w:fldCharType="end"/>
            </w:r>
          </w:hyperlink>
        </w:p>
        <w:p w14:paraId="17734E3F"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1" w:history="1">
            <w:r w:rsidR="00071265" w:rsidRPr="007F7FEB">
              <w:rPr>
                <w:rStyle w:val="Lienhypertexte"/>
                <w:noProof/>
                <w:color w:val="auto"/>
              </w:rPr>
              <w:t>3.6.1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RTO</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_Toc531165121 \h </w:instrText>
            </w:r>
            <w:r w:rsidR="00071265" w:rsidRPr="007F7FEB">
              <w:rPr>
                <w:noProof/>
                <w:webHidden/>
              </w:rPr>
            </w:r>
            <w:r w:rsidR="00071265" w:rsidRPr="007F7FEB">
              <w:rPr>
                <w:noProof/>
                <w:webHidden/>
              </w:rPr>
              <w:fldChar w:fldCharType="separate"/>
            </w:r>
            <w:r w:rsidR="00071265" w:rsidRPr="007F7FEB">
              <w:rPr>
                <w:noProof/>
                <w:webHidden/>
              </w:rPr>
              <w:t>31</w:t>
            </w:r>
            <w:r w:rsidR="00071265" w:rsidRPr="007F7FEB">
              <w:rPr>
                <w:noProof/>
                <w:webHidden/>
              </w:rPr>
              <w:fldChar w:fldCharType="end"/>
            </w:r>
          </w:hyperlink>
        </w:p>
        <w:p w14:paraId="3D8D7A37"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2" w:history="1">
            <w:r w:rsidR="00071265" w:rsidRPr="007F7FEB">
              <w:rPr>
                <w:rStyle w:val="Lienhypertexte"/>
                <w:noProof/>
                <w:color w:val="auto"/>
              </w:rPr>
              <w:t>3.6.2</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RPO</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_Toc531165122 \h </w:instrText>
            </w:r>
            <w:r w:rsidR="00071265" w:rsidRPr="007F7FEB">
              <w:rPr>
                <w:noProof/>
                <w:webHidden/>
              </w:rPr>
            </w:r>
            <w:r w:rsidR="00071265" w:rsidRPr="007F7FEB">
              <w:rPr>
                <w:noProof/>
                <w:webHidden/>
              </w:rPr>
              <w:fldChar w:fldCharType="separate"/>
            </w:r>
            <w:r w:rsidR="00071265" w:rsidRPr="007F7FEB">
              <w:rPr>
                <w:noProof/>
                <w:webHidden/>
              </w:rPr>
              <w:t>31</w:t>
            </w:r>
            <w:r w:rsidR="00071265" w:rsidRPr="007F7FEB">
              <w:rPr>
                <w:noProof/>
                <w:webHidden/>
              </w:rPr>
              <w:fldChar w:fldCharType="end"/>
            </w:r>
          </w:hyperlink>
        </w:p>
        <w:p w14:paraId="779653B6"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3" w:history="1">
            <w:r w:rsidR="00071265" w:rsidRPr="007F7FEB">
              <w:rPr>
                <w:rStyle w:val="Lienhypertexte"/>
                <w:noProof/>
                <w:color w:val="auto"/>
              </w:rPr>
              <w:t>3.6.3</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Schématisation d’un incident</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_Toc531165123 \h </w:instrText>
            </w:r>
            <w:r w:rsidR="00071265" w:rsidRPr="007F7FEB">
              <w:rPr>
                <w:noProof/>
                <w:webHidden/>
              </w:rPr>
            </w:r>
            <w:r w:rsidR="00071265" w:rsidRPr="007F7FEB">
              <w:rPr>
                <w:noProof/>
                <w:webHidden/>
              </w:rPr>
              <w:fldChar w:fldCharType="separate"/>
            </w:r>
            <w:r w:rsidR="00071265" w:rsidRPr="007F7FEB">
              <w:rPr>
                <w:noProof/>
                <w:webHidden/>
              </w:rPr>
              <w:t>31</w:t>
            </w:r>
            <w:r w:rsidR="00071265" w:rsidRPr="007F7FEB">
              <w:rPr>
                <w:noProof/>
                <w:webHidden/>
              </w:rPr>
              <w:fldChar w:fldCharType="end"/>
            </w:r>
          </w:hyperlink>
        </w:p>
        <w:p w14:paraId="5D16751C" w14:textId="77777777" w:rsidR="00071265" w:rsidRPr="007F7FEB" w:rsidRDefault="007F7FEB">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4" w:history="1">
            <w:r w:rsidR="00071265" w:rsidRPr="007F7FEB">
              <w:rPr>
                <w:rStyle w:val="Lienhypertexte"/>
                <w:noProof/>
                <w:color w:val="auto"/>
              </w:rPr>
              <w:t>3.7</w:t>
            </w:r>
            <w:r w:rsidR="00071265" w:rsidRPr="007F7FEB">
              <w:rPr>
                <w:rFonts w:asciiTheme="minorHAnsi" w:eastAsiaTheme="minorEastAsia" w:hAnsiTheme="minorHAnsi" w:cstheme="minorBidi"/>
                <w:b w:val="0"/>
                <w:bCs w:val="0"/>
                <w:noProof/>
                <w:sz w:val="22"/>
                <w:szCs w:val="22"/>
                <w:shd w:val="clear" w:color="auto" w:fill="auto"/>
                <w:lang w:val="fr-FR" w:eastAsia="fr-FR"/>
              </w:rPr>
              <w:tab/>
            </w:r>
            <w:r w:rsidR="00071265" w:rsidRPr="007F7FEB">
              <w:rPr>
                <w:rStyle w:val="Lienhypertexte"/>
                <w:noProof/>
                <w:color w:val="auto"/>
              </w:rPr>
              <w:t>iSCSI</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_Toc531165124 \h </w:instrText>
            </w:r>
            <w:r w:rsidR="00071265" w:rsidRPr="007F7FEB">
              <w:rPr>
                <w:noProof/>
                <w:webHidden/>
              </w:rPr>
            </w:r>
            <w:r w:rsidR="00071265" w:rsidRPr="007F7FEB">
              <w:rPr>
                <w:noProof/>
                <w:webHidden/>
              </w:rPr>
              <w:fldChar w:fldCharType="separate"/>
            </w:r>
            <w:r w:rsidR="00071265" w:rsidRPr="007F7FEB">
              <w:rPr>
                <w:noProof/>
                <w:webHidden/>
              </w:rPr>
              <w:t>32</w:t>
            </w:r>
            <w:r w:rsidR="00071265" w:rsidRPr="007F7FEB">
              <w:rPr>
                <w:noProof/>
                <w:webHidden/>
              </w:rPr>
              <w:fldChar w:fldCharType="end"/>
            </w:r>
          </w:hyperlink>
        </w:p>
        <w:p w14:paraId="4197A716" w14:textId="77777777" w:rsidR="00071265" w:rsidRPr="007F7FEB" w:rsidRDefault="007F7FEB">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5" w:history="1">
            <w:r w:rsidR="00071265" w:rsidRPr="007F7FEB">
              <w:rPr>
                <w:rStyle w:val="Lienhypertexte"/>
                <w:noProof/>
                <w:color w:val="auto"/>
              </w:rPr>
              <w:t>3.7.1</w:t>
            </w:r>
            <w:r w:rsidR="00071265" w:rsidRPr="007F7FEB">
              <w:rPr>
                <w:rFonts w:asciiTheme="minorHAnsi" w:eastAsiaTheme="minorEastAsia" w:hAnsiTheme="minorHAnsi" w:cstheme="minorBidi"/>
                <w:noProof/>
                <w:sz w:val="22"/>
                <w:szCs w:val="22"/>
                <w:shd w:val="clear" w:color="auto" w:fill="auto"/>
                <w:lang w:val="fr-FR" w:eastAsia="fr-FR"/>
              </w:rPr>
              <w:tab/>
            </w:r>
            <w:r w:rsidR="00071265" w:rsidRPr="007F7FEB">
              <w:rPr>
                <w:rStyle w:val="Lienhypertexte"/>
                <w:noProof/>
                <w:color w:val="auto"/>
              </w:rPr>
              <w:t>Utilité</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_Toc531165125 \h </w:instrText>
            </w:r>
            <w:r w:rsidR="00071265" w:rsidRPr="007F7FEB">
              <w:rPr>
                <w:noProof/>
                <w:webHidden/>
              </w:rPr>
            </w:r>
            <w:r w:rsidR="00071265" w:rsidRPr="007F7FEB">
              <w:rPr>
                <w:noProof/>
                <w:webHidden/>
              </w:rPr>
              <w:fldChar w:fldCharType="separate"/>
            </w:r>
            <w:r w:rsidR="00071265" w:rsidRPr="007F7FEB">
              <w:rPr>
                <w:noProof/>
                <w:webHidden/>
              </w:rPr>
              <w:t>32</w:t>
            </w:r>
            <w:r w:rsidR="00071265" w:rsidRPr="007F7FEB">
              <w:rPr>
                <w:noProof/>
                <w:webHidden/>
              </w:rPr>
              <w:fldChar w:fldCharType="end"/>
            </w:r>
          </w:hyperlink>
        </w:p>
        <w:p w14:paraId="71F1D0C1" w14:textId="77777777" w:rsidR="00071265" w:rsidRPr="007F7FEB" w:rsidRDefault="007F7FEB">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6" w:history="1">
            <w:r w:rsidR="00071265" w:rsidRPr="007F7FEB">
              <w:rPr>
                <w:rStyle w:val="Lienhypertexte"/>
                <w:noProof/>
                <w:color w:val="auto"/>
                <w:lang w:eastAsia="fr-CH"/>
              </w:rPr>
              <w:t>4</w:t>
            </w:r>
            <w:r w:rsidR="00071265" w:rsidRPr="007F7FEB">
              <w:rPr>
                <w:rFonts w:asciiTheme="minorHAnsi" w:eastAsiaTheme="minorEastAsia" w:hAnsiTheme="minorHAnsi" w:cstheme="minorBidi"/>
                <w:b w:val="0"/>
                <w:bCs w:val="0"/>
                <w:caps w:val="0"/>
                <w:noProof/>
                <w:sz w:val="22"/>
                <w:szCs w:val="22"/>
                <w:shd w:val="clear" w:color="auto" w:fill="auto"/>
                <w:lang w:val="fr-FR" w:eastAsia="fr-FR"/>
              </w:rPr>
              <w:tab/>
            </w:r>
            <w:r w:rsidR="00071265" w:rsidRPr="007F7FEB">
              <w:rPr>
                <w:rStyle w:val="Lienhypertexte"/>
                <w:noProof/>
                <w:color w:val="auto"/>
                <w:lang w:eastAsia="fr-CH"/>
              </w:rPr>
              <w:t>Partie 3</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_Toc531165126 \h </w:instrText>
            </w:r>
            <w:r w:rsidR="00071265" w:rsidRPr="007F7FEB">
              <w:rPr>
                <w:noProof/>
                <w:webHidden/>
              </w:rPr>
            </w:r>
            <w:r w:rsidR="00071265" w:rsidRPr="007F7FEB">
              <w:rPr>
                <w:noProof/>
                <w:webHidden/>
              </w:rPr>
              <w:fldChar w:fldCharType="separate"/>
            </w:r>
            <w:r w:rsidR="00071265" w:rsidRPr="007F7FEB">
              <w:rPr>
                <w:noProof/>
                <w:webHidden/>
              </w:rPr>
              <w:t>33</w:t>
            </w:r>
            <w:r w:rsidR="00071265" w:rsidRPr="007F7FEB">
              <w:rPr>
                <w:noProof/>
                <w:webHidden/>
              </w:rPr>
              <w:fldChar w:fldCharType="end"/>
            </w:r>
          </w:hyperlink>
        </w:p>
        <w:p w14:paraId="64E26D2E" w14:textId="77777777" w:rsidR="00071265" w:rsidRPr="007F7FEB" w:rsidRDefault="007F7FEB">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7" w:history="1">
            <w:r w:rsidR="00071265" w:rsidRPr="007F7FEB">
              <w:rPr>
                <w:rStyle w:val="Lienhypertexte"/>
                <w:noProof/>
                <w:color w:val="auto"/>
                <w:lang w:eastAsia="fr-CH"/>
              </w:rPr>
              <w:t>5</w:t>
            </w:r>
            <w:r w:rsidR="00071265" w:rsidRPr="007F7FEB">
              <w:rPr>
                <w:rFonts w:asciiTheme="minorHAnsi" w:eastAsiaTheme="minorEastAsia" w:hAnsiTheme="minorHAnsi" w:cstheme="minorBidi"/>
                <w:b w:val="0"/>
                <w:bCs w:val="0"/>
                <w:caps w:val="0"/>
                <w:noProof/>
                <w:sz w:val="22"/>
                <w:szCs w:val="22"/>
                <w:shd w:val="clear" w:color="auto" w:fill="auto"/>
                <w:lang w:val="fr-FR" w:eastAsia="fr-FR"/>
              </w:rPr>
              <w:tab/>
            </w:r>
            <w:r w:rsidR="00071265" w:rsidRPr="007F7FEB">
              <w:rPr>
                <w:rStyle w:val="Lienhypertexte"/>
                <w:noProof/>
                <w:color w:val="auto"/>
                <w:lang w:eastAsia="fr-CH"/>
              </w:rPr>
              <w:t>Sources</w:t>
            </w:r>
            <w:r w:rsidR="00071265" w:rsidRPr="007F7FEB">
              <w:rPr>
                <w:noProof/>
                <w:webHidden/>
              </w:rPr>
              <w:tab/>
            </w:r>
            <w:r w:rsidR="00071265" w:rsidRPr="007F7FEB">
              <w:rPr>
                <w:noProof/>
                <w:webHidden/>
              </w:rPr>
              <w:fldChar w:fldCharType="begin"/>
            </w:r>
            <w:r w:rsidR="00071265" w:rsidRPr="007F7FEB">
              <w:rPr>
                <w:noProof/>
                <w:webHidden/>
              </w:rPr>
              <w:instrText xml:space="preserve"> PAGEREF _Toc531165127 \h </w:instrText>
            </w:r>
            <w:r w:rsidR="00071265" w:rsidRPr="007F7FEB">
              <w:rPr>
                <w:noProof/>
                <w:webHidden/>
              </w:rPr>
            </w:r>
            <w:r w:rsidR="00071265" w:rsidRPr="007F7FEB">
              <w:rPr>
                <w:noProof/>
                <w:webHidden/>
              </w:rPr>
              <w:fldChar w:fldCharType="separate"/>
            </w:r>
            <w:r w:rsidR="00071265" w:rsidRPr="007F7FEB">
              <w:rPr>
                <w:noProof/>
                <w:webHidden/>
              </w:rPr>
              <w:t>34</w:t>
            </w:r>
            <w:r w:rsidR="00071265" w:rsidRPr="007F7FEB">
              <w:rPr>
                <w:noProof/>
                <w:webHidden/>
              </w:rPr>
              <w:fldChar w:fldCharType="end"/>
            </w:r>
          </w:hyperlink>
        </w:p>
        <w:p w14:paraId="56D70317" w14:textId="4153209C" w:rsidR="005131E4" w:rsidRPr="007F7FEB" w:rsidRDefault="00213D03">
          <w:r w:rsidRPr="007F7FEB">
            <w:rPr>
              <w:b/>
              <w:bCs/>
              <w:noProof/>
              <w:sz w:val="24"/>
              <w:szCs w:val="24"/>
              <w:u w:val="single"/>
              <w:lang w:val="fr-FR"/>
            </w:rPr>
            <w:lastRenderedPageBreak/>
            <w:fldChar w:fldCharType="end"/>
          </w:r>
        </w:p>
      </w:sdtContent>
    </w:sdt>
    <w:p w14:paraId="10C3C156" w14:textId="77777777" w:rsidR="00E71B05" w:rsidRPr="007F7FEB" w:rsidRDefault="00E71B05" w:rsidP="00F022E4">
      <w:pPr>
        <w:pStyle w:val="Titre"/>
        <w:pageBreakBefore/>
        <w:rPr>
          <w:color w:val="auto"/>
        </w:rPr>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F022E4">
      <w:pPr>
        <w:pStyle w:val="Titre"/>
        <w:pageBreakBefore/>
        <w:rPr>
          <w:color w:val="auto"/>
        </w:rPr>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color w:val="auto"/>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rPr>
          <w:color w:val="auto"/>
        </w:rPr>
        <w:t>Casino de Montreu</w:t>
      </w:r>
      <w:r w:rsidR="00E71B05" w:rsidRPr="007F7FEB">
        <w:rPr>
          <w:color w:val="auto"/>
        </w:rPr>
        <w:t>x</w:t>
      </w:r>
    </w:p>
    <w:p w14:paraId="6C1635F9" w14:textId="0D7B4C35" w:rsidR="00A97195" w:rsidRPr="007F7FEB" w:rsidRDefault="00A97195" w:rsidP="00A72687">
      <w:pPr>
        <w:pStyle w:val="Titre1"/>
        <w:pageBreakBefore/>
        <w:rPr>
          <w:color w:val="auto"/>
        </w:rPr>
      </w:pPr>
      <w:bookmarkStart w:id="0" w:name="_Toc531165035"/>
      <w:r w:rsidRPr="007F7FEB">
        <w:rPr>
          <w:color w:val="auto"/>
        </w:rPr>
        <w:lastRenderedPageBreak/>
        <w:t>Partie 1</w:t>
      </w:r>
      <w:bookmarkEnd w:id="0"/>
    </w:p>
    <w:p w14:paraId="70EA5695" w14:textId="42D930F0" w:rsidR="00765A24" w:rsidRPr="007F7FEB" w:rsidRDefault="00765A24" w:rsidP="00AE41E3">
      <w:pPr>
        <w:pStyle w:val="Titre2"/>
        <w:rPr>
          <w:color w:val="auto"/>
        </w:rPr>
      </w:pPr>
      <w:bookmarkStart w:id="1" w:name="_Toc531165036"/>
      <w:r w:rsidRPr="007F7FEB">
        <w:rPr>
          <w:color w:val="auto"/>
        </w:rPr>
        <w:t>Casino de Montreux</w:t>
      </w:r>
      <w:bookmarkEnd w:id="1"/>
    </w:p>
    <w:p w14:paraId="690874F5" w14:textId="694463BC" w:rsidR="00765A24" w:rsidRPr="007F7FEB" w:rsidRDefault="00377A1C" w:rsidP="00A97195">
      <w:pPr>
        <w:pStyle w:val="Titre3"/>
        <w:rPr>
          <w:color w:val="auto"/>
        </w:rPr>
      </w:pPr>
      <w:bookmarkStart w:id="2" w:name="_Toc531165037"/>
      <w:r w:rsidRPr="007F7FEB">
        <w:rPr>
          <w:color w:val="auto"/>
        </w:rPr>
        <w:t>Introduction</w:t>
      </w:r>
      <w:bookmarkEnd w:id="2"/>
    </w:p>
    <w:p w14:paraId="047BCB53" w14:textId="713B77C5" w:rsidR="00765A24" w:rsidRPr="007F7FEB" w:rsidRDefault="00765A24" w:rsidP="00242F35">
      <w:r w:rsidRPr="007F7FEB">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7F7FEB" w:rsidRDefault="00C82B46" w:rsidP="00C82B46">
      <w:pPr>
        <w:pStyle w:val="Titre3"/>
        <w:rPr>
          <w:color w:val="auto"/>
        </w:rPr>
      </w:pPr>
      <w:bookmarkStart w:id="3" w:name="_Toc524881887"/>
      <w:bookmarkStart w:id="4" w:name="_Toc531165038"/>
      <w:r w:rsidRPr="007F7FEB">
        <w:rPr>
          <w:color w:val="auto"/>
        </w:rPr>
        <w:t>Traitement de données.</w:t>
      </w:r>
      <w:bookmarkEnd w:id="3"/>
      <w:bookmarkEnd w:id="4"/>
    </w:p>
    <w:p w14:paraId="5DA18B79" w14:textId="77777777" w:rsidR="00C82B46" w:rsidRPr="007F7FEB" w:rsidRDefault="00C82B46" w:rsidP="00C82B46">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7F7FEB" w:rsidRDefault="00C82B46" w:rsidP="00C82B46">
      <w:pPr>
        <w:pStyle w:val="Titre3"/>
        <w:rPr>
          <w:color w:val="auto"/>
        </w:rPr>
      </w:pPr>
      <w:bookmarkStart w:id="5" w:name="_Toc524881888"/>
      <w:bookmarkStart w:id="6" w:name="_Toc531165039"/>
      <w:r w:rsidRPr="007F7FEB">
        <w:rPr>
          <w:color w:val="auto"/>
        </w:rPr>
        <w:t>Actions et mesures prises.</w:t>
      </w:r>
      <w:bookmarkEnd w:id="5"/>
      <w:bookmarkEnd w:id="6"/>
    </w:p>
    <w:p w14:paraId="0D9C1955" w14:textId="77777777" w:rsidR="00C82B46" w:rsidRPr="007F7FEB" w:rsidRDefault="00C82B46" w:rsidP="00C82B46">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C82B46">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C82B46">
      <w:pPr>
        <w:pStyle w:val="Titre3"/>
        <w:rPr>
          <w:color w:val="auto"/>
        </w:rPr>
      </w:pPr>
      <w:bookmarkStart w:id="7" w:name="_Toc524881889"/>
      <w:bookmarkStart w:id="8" w:name="_Toc531165040"/>
      <w:r w:rsidRPr="007F7FEB">
        <w:rPr>
          <w:color w:val="auto"/>
        </w:rPr>
        <w:t>Techniques de protections des données.</w:t>
      </w:r>
      <w:bookmarkEnd w:id="7"/>
      <w:bookmarkEnd w:id="8"/>
    </w:p>
    <w:p w14:paraId="4D6B723D" w14:textId="1A30990E" w:rsidR="007F7FEB" w:rsidRPr="007F7FEB" w:rsidRDefault="00C82B46" w:rsidP="00C82B46">
      <w:r w:rsidRPr="007F7FEB">
        <w:t>La sécurité des données est déjà en place avec des backups journaliers, clustering, firewall, portes sécurisées, identifiants avec mot de passe, entre autres.</w:t>
      </w:r>
      <w:r w:rsidRPr="007F7FEB">
        <w:br/>
        <w:t>On utilise aussi les Raids 1 et 1+0, cette technique assure la protection des données de la baie de disques (SAN) avec une redondance permanente.</w:t>
      </w:r>
    </w:p>
    <w:p w14:paraId="39A93E3E" w14:textId="6CEEF50C" w:rsidR="007F7FEB" w:rsidRPr="007F7FEB" w:rsidRDefault="007F7FEB" w:rsidP="00C82B46">
      <w:r w:rsidRPr="007F7FEB">
        <w:t>Une réplication des données hors site est en place sur un deuxième NAS sur un des casinos distants.</w:t>
      </w:r>
    </w:p>
    <w:p w14:paraId="3B5D5A9C" w14:textId="3503E128" w:rsidR="007F7FEB" w:rsidRPr="007F7FEB" w:rsidRDefault="007F7FEB" w:rsidP="00C82B46">
      <w:r w:rsidRPr="007F7FEB">
        <w:t>L’armoire serveurs est protégé contre les coupure électrique par moyen d’un UPS de type On-line.</w:t>
      </w:r>
    </w:p>
    <w:p w14:paraId="33A3779E" w14:textId="77777777" w:rsidR="007F7FEB" w:rsidRPr="007F7FEB" w:rsidRDefault="007F7FEB" w:rsidP="00952C48">
      <w:pPr>
        <w:pageBreakBefore/>
        <w:jc w:val="center"/>
        <w:rPr>
          <w:rStyle w:val="TitreCar"/>
          <w:color w:val="auto"/>
        </w:rPr>
        <w:sectPr w:rsidR="007F7FEB" w:rsidRPr="007F7FEB"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952C48">
      <w:pPr>
        <w:pageBreakBefore/>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7F7FEB" w:rsidRPr="007F7FEB">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pt;height:218.2pt">
            <v:imagedata r:id="rId12" o:title="10_LoRo15_RVB"/>
          </v:shape>
        </w:pict>
      </w:r>
    </w:p>
    <w:p w14:paraId="3465EB90" w14:textId="383F6AF2" w:rsidR="00425E2E" w:rsidRPr="007F7FEB" w:rsidRDefault="00425E2E" w:rsidP="00AE41E3">
      <w:pPr>
        <w:pStyle w:val="Titre2"/>
        <w:rPr>
          <w:color w:val="auto"/>
        </w:rPr>
      </w:pPr>
      <w:bookmarkStart w:id="9" w:name="_Toc531165041"/>
      <w:r w:rsidRPr="007F7FEB">
        <w:rPr>
          <w:color w:val="auto"/>
        </w:rPr>
        <w:lastRenderedPageBreak/>
        <w:t>La Loterie Romande</w:t>
      </w:r>
      <w:bookmarkEnd w:id="9"/>
    </w:p>
    <w:p w14:paraId="450ACA87" w14:textId="24752983" w:rsidR="00425E2E" w:rsidRPr="007F7FEB" w:rsidRDefault="00425E2E" w:rsidP="00A97195">
      <w:pPr>
        <w:pStyle w:val="Titre3"/>
        <w:rPr>
          <w:color w:val="auto"/>
        </w:rPr>
      </w:pPr>
      <w:bookmarkStart w:id="10" w:name="_Toc531165042"/>
      <w:r w:rsidRPr="007F7FEB">
        <w:rPr>
          <w:color w:val="auto"/>
        </w:rPr>
        <w:t>Introduction</w:t>
      </w:r>
      <w:bookmarkEnd w:id="10"/>
    </w:p>
    <w:p w14:paraId="4A08875E" w14:textId="16F5C09E" w:rsidR="006E3384" w:rsidRPr="007F7FEB" w:rsidRDefault="006E3384" w:rsidP="00242F35">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A97195">
      <w:pPr>
        <w:pStyle w:val="Titre3"/>
        <w:rPr>
          <w:color w:val="auto"/>
        </w:rPr>
      </w:pPr>
      <w:bookmarkStart w:id="11" w:name="_Toc531165043"/>
      <w:r w:rsidRPr="007F7FEB">
        <w:rPr>
          <w:color w:val="auto"/>
        </w:rPr>
        <w:t xml:space="preserve">Les données </w:t>
      </w:r>
      <w:r w:rsidR="005C5226" w:rsidRPr="007F7FEB">
        <w:rPr>
          <w:color w:val="auto"/>
        </w:rPr>
        <w:t>au sein</w:t>
      </w:r>
      <w:r w:rsidRPr="007F7FEB">
        <w:rPr>
          <w:color w:val="auto"/>
        </w:rPr>
        <w:t xml:space="preserve"> de la Loterie Romande</w:t>
      </w:r>
      <w:bookmarkEnd w:id="11"/>
    </w:p>
    <w:p w14:paraId="175FBE45" w14:textId="32057940" w:rsidR="006E3384" w:rsidRPr="007F7FEB" w:rsidRDefault="006E3384" w:rsidP="00242F35">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242F35">
      <w:r w:rsidRPr="007F7FEB">
        <w:t>Nos normes standards concernant ces lois au point de vu sécurité sont toutes issues de l’ISO 27001.</w:t>
      </w:r>
    </w:p>
    <w:p w14:paraId="288B6063" w14:textId="3F15753D" w:rsidR="006E3384" w:rsidRPr="007F7FEB" w:rsidRDefault="006E3384" w:rsidP="00A97195">
      <w:pPr>
        <w:pStyle w:val="Titre3"/>
        <w:rPr>
          <w:color w:val="auto"/>
        </w:rPr>
      </w:pPr>
      <w:bookmarkStart w:id="12" w:name="_Toc531165044"/>
      <w:r w:rsidRPr="007F7FEB">
        <w:rPr>
          <w:color w:val="auto"/>
        </w:rPr>
        <w:t>Actions et mesures</w:t>
      </w:r>
      <w:bookmarkEnd w:id="12"/>
    </w:p>
    <w:p w14:paraId="05FD7BA7" w14:textId="3941DED4" w:rsidR="006E3384" w:rsidRPr="007F7FEB" w:rsidRDefault="006E3384" w:rsidP="00DA6430">
      <w:pPr>
        <w:pStyle w:val="Titre4"/>
        <w:rPr>
          <w:color w:val="auto"/>
        </w:rPr>
      </w:pPr>
      <w:bookmarkStart w:id="13" w:name="_Toc531165045"/>
      <w:r w:rsidRPr="007F7FEB">
        <w:rPr>
          <w:color w:val="auto"/>
        </w:rPr>
        <w:t>Protections logiques</w:t>
      </w:r>
      <w:bookmarkEnd w:id="13"/>
    </w:p>
    <w:p w14:paraId="687D664B" w14:textId="388339A8" w:rsidR="006E3384" w:rsidRPr="007F7FEB" w:rsidRDefault="006E3384" w:rsidP="00242F35">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242F35">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242F35">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DA6430">
      <w:pPr>
        <w:pStyle w:val="Titre4"/>
        <w:rPr>
          <w:color w:val="auto"/>
        </w:rPr>
      </w:pPr>
      <w:bookmarkStart w:id="14" w:name="_Toc531165046"/>
      <w:r w:rsidRPr="007F7FEB">
        <w:rPr>
          <w:color w:val="auto"/>
        </w:rPr>
        <w:t>Protections techniques</w:t>
      </w:r>
      <w:bookmarkEnd w:id="14"/>
    </w:p>
    <w:p w14:paraId="174510E3" w14:textId="40C90E42" w:rsidR="006E3384" w:rsidRPr="007F7FEB" w:rsidRDefault="006E3384" w:rsidP="00242F35">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242F35">
      <w:r w:rsidRPr="007F7FEB">
        <w:t>Les serveurs de productions sont répliqués de manière synchronisée sur deux Datacenter.</w:t>
      </w:r>
    </w:p>
    <w:p w14:paraId="1CA4D6FE" w14:textId="00F9A646" w:rsidR="006E3384" w:rsidRPr="007F7FEB" w:rsidRDefault="006E3384" w:rsidP="00242F35">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242F35">
      <w:r w:rsidRPr="007F7FEB">
        <w:t>Dans l’entreprise nous chiffrons tous les flux ssl et https ainsi que nos cassettes de sauvegarde.</w:t>
      </w:r>
    </w:p>
    <w:p w14:paraId="172A965D" w14:textId="77777777" w:rsidR="00B4398D" w:rsidRPr="007F7FEB" w:rsidRDefault="006E3384" w:rsidP="0012748E">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B4398D">
      <w:pPr>
        <w:pStyle w:val="Titre3"/>
        <w:rPr>
          <w:color w:val="auto"/>
        </w:rPr>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B4398D">
      <w:pPr>
        <w:pStyle w:val="Titre3"/>
        <w:rPr>
          <w:color w:val="auto"/>
        </w:rPr>
      </w:pPr>
      <w:bookmarkStart w:id="15" w:name="_Toc531165047"/>
      <w:r w:rsidRPr="007F7FEB">
        <w:rPr>
          <w:color w:val="auto"/>
        </w:rPr>
        <w:lastRenderedPageBreak/>
        <w:t>Stratégies de sauvegardes</w:t>
      </w:r>
      <w:bookmarkEnd w:id="15"/>
    </w:p>
    <w:p w14:paraId="35C093A7" w14:textId="2FC3051E" w:rsidR="005B5B89" w:rsidRPr="007F7FEB" w:rsidRDefault="005B5B89" w:rsidP="00DA6430">
      <w:pPr>
        <w:pStyle w:val="Titre4"/>
        <w:rPr>
          <w:color w:val="auto"/>
        </w:rPr>
      </w:pPr>
      <w:r w:rsidRPr="007F7FEB">
        <w:rPr>
          <w:color w:val="auto"/>
        </w:rPr>
        <w:t xml:space="preserve"> </w:t>
      </w:r>
      <w:bookmarkStart w:id="16" w:name="_Toc531165048"/>
      <w:r w:rsidR="002A5532" w:rsidRPr="007F7FEB">
        <w:rPr>
          <w:color w:val="auto"/>
        </w:rPr>
        <w:t>Infrastructures</w:t>
      </w:r>
      <w:bookmarkEnd w:id="16"/>
    </w:p>
    <w:p w14:paraId="3C290470" w14:textId="6E81C87C" w:rsidR="00C92CCB" w:rsidRPr="007F7FEB" w:rsidRDefault="002A5532" w:rsidP="0012748E">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12748E">
      <w:pPr>
        <w:rPr>
          <w:b/>
          <w:sz w:val="24"/>
        </w:rPr>
      </w:pPr>
      <w:r w:rsidRPr="007F7FEB">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7F7FEB" w:rsidRDefault="007F7FEB"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7F7FEB" w:rsidRDefault="007F7FEB"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7F7FEB" w:rsidRDefault="007F7FEB"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7F7FEB" w:rsidRDefault="007F7FEB"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rPr>
          <w:b/>
          <w:sz w:val="24"/>
        </w:rPr>
        <w:t>Master</w:t>
      </w:r>
      <w:r w:rsidR="004A176F" w:rsidRPr="007F7FEB">
        <w:rPr>
          <w:b/>
          <w:sz w:val="24"/>
        </w:rPr>
        <w:t>/EMM</w:t>
      </w:r>
    </w:p>
    <w:p w14:paraId="39ACA2AD" w14:textId="3451C56E" w:rsidR="00D66835" w:rsidRPr="007F7FEB" w:rsidRDefault="00F43CDC" w:rsidP="00D66835">
      <w:r w:rsidRPr="007F7FEB">
        <w:rPr>
          <w:noProof/>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7F7FEB" w:rsidRDefault="007F7FEB"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7F7FEB" w:rsidRDefault="007F7FEB"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7F7FEB" w:rsidRDefault="007F7FEB"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7F7FEB" w:rsidRDefault="007F7FEB"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7F7FEB" w:rsidRDefault="007F7FEB"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7F7FEB" w:rsidRDefault="007F7FEB"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D66835">
      <w:pPr>
        <w:rPr>
          <w:b/>
          <w:noProof/>
          <w:sz w:val="24"/>
          <w:shd w:val="clear" w:color="auto" w:fill="auto"/>
        </w:rPr>
      </w:pPr>
      <w:r w:rsidRPr="007F7FEB">
        <w:rPr>
          <w:b/>
          <w:noProof/>
          <w:sz w:val="24"/>
          <w:shd w:val="clear" w:color="auto" w:fill="auto"/>
        </w:rPr>
        <w:t>Media</w:t>
      </w:r>
    </w:p>
    <w:p w14:paraId="3E1317DC" w14:textId="7B9DB6C3" w:rsidR="001D73E6" w:rsidRPr="007F7FEB" w:rsidRDefault="001D73E6" w:rsidP="00D66835">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domains</w:t>
      </w:r>
      <w:r w:rsidR="00136BD8" w:rsidRPr="007F7FEB">
        <w:t>.</w:t>
      </w:r>
    </w:p>
    <w:p w14:paraId="281A5D60" w14:textId="77777777" w:rsidR="00931CFC" w:rsidRPr="007F7FEB" w:rsidRDefault="00931CFC" w:rsidP="00D66835"/>
    <w:p w14:paraId="29CCAA0B" w14:textId="77E95E6D" w:rsidR="00BA4492" w:rsidRPr="007F7FEB" w:rsidRDefault="00C32031" w:rsidP="00D66835">
      <w:r w:rsidRPr="007F7FEB">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7F7FEB" w:rsidRDefault="007F7FEB"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7F7FEB" w:rsidRDefault="007F7FEB"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7F7FEB">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7F7FEB" w:rsidRDefault="007F7FEB"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7F7FEB" w:rsidRDefault="007F7FEB"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7F7FEB" w:rsidRDefault="001D17C9" w:rsidP="00D66835">
      <w:pPr>
        <w:rPr>
          <w:b/>
        </w:rPr>
      </w:pPr>
      <w:r w:rsidRPr="007F7FEB">
        <w:rPr>
          <w:b/>
        </w:rPr>
        <w:t>Stockage online</w:t>
      </w:r>
    </w:p>
    <w:p w14:paraId="58912840" w14:textId="709073E2" w:rsidR="00545088" w:rsidRPr="007F7FEB" w:rsidRDefault="00545088" w:rsidP="00D66835">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D66835"/>
    <w:p w14:paraId="71C9141D" w14:textId="7192252C" w:rsidR="00855571" w:rsidRPr="007F7FEB" w:rsidRDefault="00855571" w:rsidP="00D66835">
      <w:pPr>
        <w:rPr>
          <w:b/>
          <w:sz w:val="24"/>
        </w:rPr>
      </w:pPr>
      <w:r w:rsidRPr="007F7FEB">
        <w:rPr>
          <w:b/>
          <w:sz w:val="24"/>
        </w:rPr>
        <w:t>Stockage externalisé</w:t>
      </w:r>
    </w:p>
    <w:p w14:paraId="7CEF738D" w14:textId="769F73CF" w:rsidR="00BD54BE" w:rsidRPr="007F7FEB" w:rsidRDefault="00FF49A1" w:rsidP="00BD54BE">
      <w:r w:rsidRPr="007F7FEB">
        <w:t xml:space="preserve">Nous faisons des sauvegardes sur des cassettes que nous </w:t>
      </w:r>
      <w:r w:rsidR="00ED54AC" w:rsidRPr="007F7FEB">
        <w:t>conserverons</w:t>
      </w:r>
      <w:r w:rsidRPr="007F7FEB">
        <w:t xml:space="preserve"> 10 ans chaque sauvegarde et répliquée, une est envoyée à Securitas et nous concevront la deuxième.</w:t>
      </w:r>
    </w:p>
    <w:p w14:paraId="32C5F7F9" w14:textId="2FCF6547" w:rsidR="000E55E1" w:rsidRPr="007F7FEB" w:rsidRDefault="000E55E1" w:rsidP="00DA6430">
      <w:pPr>
        <w:pStyle w:val="Titre4"/>
        <w:rPr>
          <w:color w:val="auto"/>
        </w:rPr>
      </w:pPr>
      <w:bookmarkStart w:id="17" w:name="_Toc531165049"/>
      <w:r w:rsidRPr="007F7FEB">
        <w:rPr>
          <w:color w:val="auto"/>
        </w:rPr>
        <w:t>Stratégie de conservation des sauvegardes</w:t>
      </w:r>
      <w:bookmarkEnd w:id="17"/>
    </w:p>
    <w:p w14:paraId="426D23D8" w14:textId="48BB255D" w:rsidR="000D2104" w:rsidRPr="007F7FEB" w:rsidRDefault="000D2104" w:rsidP="000D2104">
      <w:r w:rsidRPr="007F7FEB">
        <w:t>Le diagramme ci-dessous reflète la stratégie :</w:t>
      </w:r>
    </w:p>
    <w:p w14:paraId="73F71F63" w14:textId="05AF9D6E" w:rsidR="000E55E1" w:rsidRPr="007F7FEB" w:rsidRDefault="000E55E1" w:rsidP="00274307">
      <w:pPr>
        <w:ind w:left="708" w:firstLine="426"/>
      </w:pPr>
      <w:r w:rsidRPr="007F7FEB">
        <w:object w:dxaOrig="11551" w:dyaOrig="7711" w14:anchorId="3FAC2459">
          <v:shape id="_x0000_i1026" type="#_x0000_t75" style="width:360.95pt;height:243.65pt" o:ole="">
            <v:imagedata r:id="rId17" o:title=""/>
          </v:shape>
          <o:OLEObject Type="Embed" ProgID="Visio.Drawing.15" ShapeID="_x0000_i1026" DrawAspect="Content" ObjectID="_1606067807" r:id="rId18"/>
        </w:object>
      </w:r>
    </w:p>
    <w:p w14:paraId="3D373CA2" w14:textId="0B1DEB1F" w:rsidR="00647D27" w:rsidRPr="007F7FEB" w:rsidRDefault="00647D27" w:rsidP="00647D27">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D66835"/>
    <w:p w14:paraId="12F0C7A8" w14:textId="77777777" w:rsidR="004B0DE4" w:rsidRPr="007F7FEB" w:rsidRDefault="004B0DE4" w:rsidP="00F23A19">
      <w:pPr>
        <w:pStyle w:val="Titre"/>
        <w:pageBreakBefore/>
        <w:rPr>
          <w:color w:val="auto"/>
        </w:rPr>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F23A19">
      <w:pPr>
        <w:pStyle w:val="Titre"/>
        <w:pageBreakBefore/>
        <w:rPr>
          <w:color w:val="auto"/>
        </w:rPr>
      </w:pPr>
      <w:r w:rsidRPr="007F7FEB">
        <w:rPr>
          <w:noProof/>
          <w:color w:val="auto"/>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rPr>
          <w:color w:val="auto"/>
        </w:rPr>
        <w:t>VTX</w:t>
      </w:r>
    </w:p>
    <w:p w14:paraId="67A2C17D" w14:textId="77777777" w:rsidR="00F23A19" w:rsidRPr="007F7FEB" w:rsidRDefault="00F23A19" w:rsidP="00AE41E3">
      <w:pPr>
        <w:pStyle w:val="Titre2"/>
        <w:rPr>
          <w:color w:val="auto"/>
        </w:rPr>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7F7FEB" w:rsidRDefault="000C0F9C" w:rsidP="00AE41E3">
      <w:pPr>
        <w:pStyle w:val="Titre2"/>
        <w:rPr>
          <w:color w:val="auto"/>
        </w:rPr>
      </w:pPr>
      <w:bookmarkStart w:id="18" w:name="_Toc531165050"/>
      <w:r w:rsidRPr="007F7FEB">
        <w:rPr>
          <w:color w:val="auto"/>
        </w:rPr>
        <w:lastRenderedPageBreak/>
        <w:t>VTX</w:t>
      </w:r>
      <w:bookmarkEnd w:id="18"/>
    </w:p>
    <w:p w14:paraId="10F34C89" w14:textId="0E9C71D5" w:rsidR="000C0F9C" w:rsidRPr="007F7FEB" w:rsidRDefault="000C0F9C" w:rsidP="00A97195">
      <w:pPr>
        <w:pStyle w:val="Titre3"/>
        <w:rPr>
          <w:color w:val="auto"/>
        </w:rPr>
      </w:pPr>
      <w:bookmarkStart w:id="19" w:name="_Toc531165051"/>
      <w:r w:rsidRPr="007F7FEB">
        <w:rPr>
          <w:color w:val="auto"/>
        </w:rPr>
        <w:t>Introduction</w:t>
      </w:r>
      <w:bookmarkEnd w:id="19"/>
    </w:p>
    <w:p w14:paraId="60CBE674" w14:textId="6AE4E73E" w:rsidR="000C0F9C" w:rsidRPr="007F7FEB" w:rsidRDefault="000C0F9C" w:rsidP="00242F35">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Videotex.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242F35">
      <w:r w:rsidRPr="007F7FEB">
        <w:t>Nous fournissons :</w:t>
      </w:r>
    </w:p>
    <w:p w14:paraId="18A10825" w14:textId="77777777" w:rsidR="000C0F9C" w:rsidRPr="007F7FEB" w:rsidRDefault="000C0F9C" w:rsidP="007734BD">
      <w:pPr>
        <w:pStyle w:val="Paragraphedeliste"/>
        <w:numPr>
          <w:ilvl w:val="0"/>
          <w:numId w:val="8"/>
        </w:numPr>
      </w:pPr>
      <w:r w:rsidRPr="007F7FEB">
        <w:t>Internet</w:t>
      </w:r>
    </w:p>
    <w:p w14:paraId="74C240FD" w14:textId="491E709D" w:rsidR="000C0F9C" w:rsidRPr="007F7FEB" w:rsidRDefault="000C0F9C" w:rsidP="007734BD">
      <w:pPr>
        <w:pStyle w:val="Paragraphedeliste"/>
        <w:numPr>
          <w:ilvl w:val="0"/>
          <w:numId w:val="8"/>
        </w:numPr>
      </w:pPr>
      <w:r w:rsidRPr="007F7FEB">
        <w:t>Téléphonie</w:t>
      </w:r>
    </w:p>
    <w:p w14:paraId="5B442A09" w14:textId="45CC480F" w:rsidR="000C0F9C" w:rsidRPr="007F7FEB" w:rsidRDefault="000C0F9C" w:rsidP="007734BD">
      <w:pPr>
        <w:pStyle w:val="Paragraphedeliste"/>
        <w:numPr>
          <w:ilvl w:val="0"/>
          <w:numId w:val="8"/>
        </w:numPr>
      </w:pPr>
      <w:r w:rsidRPr="007F7FEB">
        <w:t>Nom de domaine</w:t>
      </w:r>
    </w:p>
    <w:p w14:paraId="610D8C7C" w14:textId="174ED192" w:rsidR="000C0F9C" w:rsidRPr="007F7FEB" w:rsidRDefault="000C0F9C" w:rsidP="007734BD">
      <w:pPr>
        <w:pStyle w:val="Paragraphedeliste"/>
        <w:numPr>
          <w:ilvl w:val="0"/>
          <w:numId w:val="8"/>
        </w:numPr>
      </w:pPr>
      <w:r w:rsidRPr="007F7FEB">
        <w:t>Hébergement</w:t>
      </w:r>
    </w:p>
    <w:p w14:paraId="5FD35C7E" w14:textId="5F7820CF" w:rsidR="000C0F9C" w:rsidRPr="007F7FEB" w:rsidRDefault="000C0F9C" w:rsidP="007734BD">
      <w:pPr>
        <w:pStyle w:val="Paragraphedeliste"/>
        <w:numPr>
          <w:ilvl w:val="0"/>
          <w:numId w:val="8"/>
        </w:numPr>
      </w:pPr>
      <w:r w:rsidRPr="007F7FEB">
        <w:t>Mail</w:t>
      </w:r>
    </w:p>
    <w:p w14:paraId="4A9039BF" w14:textId="7DD64E4F" w:rsidR="000C0F9C" w:rsidRPr="007F7FEB" w:rsidRDefault="000C0F9C" w:rsidP="007734BD">
      <w:pPr>
        <w:pStyle w:val="Paragraphedeliste"/>
        <w:numPr>
          <w:ilvl w:val="0"/>
          <w:numId w:val="8"/>
        </w:numPr>
      </w:pPr>
      <w:r w:rsidRPr="007F7FEB">
        <w:t>Sécurité de réseau informatique</w:t>
      </w:r>
    </w:p>
    <w:p w14:paraId="1A04246A" w14:textId="4ED3FC44" w:rsidR="000C0F9C" w:rsidRPr="007F7FEB" w:rsidRDefault="000C0F9C" w:rsidP="007734BD">
      <w:pPr>
        <w:pStyle w:val="Paragraphedeliste"/>
        <w:numPr>
          <w:ilvl w:val="0"/>
          <w:numId w:val="8"/>
        </w:numPr>
      </w:pPr>
      <w:r w:rsidRPr="007F7FEB">
        <w:t>Télévision</w:t>
      </w:r>
    </w:p>
    <w:p w14:paraId="2BF5A9AF" w14:textId="77777777" w:rsidR="000C0F9C" w:rsidRPr="007F7FEB" w:rsidRDefault="000C0F9C" w:rsidP="007734BD">
      <w:pPr>
        <w:pStyle w:val="Paragraphedeliste"/>
        <w:numPr>
          <w:ilvl w:val="0"/>
          <w:numId w:val="8"/>
        </w:numPr>
      </w:pPr>
      <w:r w:rsidRPr="007F7FEB">
        <w:t>Cloud</w:t>
      </w:r>
    </w:p>
    <w:p w14:paraId="0A7B7ABD" w14:textId="721B87C7" w:rsidR="00975EB0" w:rsidRPr="007F7FEB" w:rsidRDefault="00975EB0" w:rsidP="00A97195">
      <w:pPr>
        <w:pStyle w:val="Titre3"/>
        <w:rPr>
          <w:color w:val="auto"/>
        </w:rPr>
      </w:pPr>
      <w:bookmarkStart w:id="20" w:name="_Toc531165052"/>
      <w:r w:rsidRPr="007F7FEB">
        <w:rPr>
          <w:color w:val="auto"/>
        </w:rPr>
        <w:t>Les techniques utilisées</w:t>
      </w:r>
      <w:bookmarkEnd w:id="20"/>
    </w:p>
    <w:p w14:paraId="3E20682C" w14:textId="5B7F4DCF" w:rsidR="000C0F9C" w:rsidRPr="007F7FEB" w:rsidRDefault="000C0F9C" w:rsidP="00242F35">
      <w:r w:rsidRPr="007F7FEB">
        <w:t>Pour conserver nos données nous utilisons comme technologie Bacula / Veam et notre hardware est du NetApp.</w:t>
      </w:r>
      <w:r w:rsidRPr="007F7FEB">
        <w:br/>
        <w:t>Le toute est conservé en VHD.</w:t>
      </w:r>
    </w:p>
    <w:p w14:paraId="7C492CB5" w14:textId="47CC2D54" w:rsidR="000C0F9C" w:rsidRPr="007F7FEB" w:rsidRDefault="000C0F9C" w:rsidP="00242F35">
      <w:r w:rsidRPr="007F7FEB">
        <w:t>Nous enregistrons toutes les 3 semaines en bande magnétique en cas d’attaque grave via un ransomware.</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242F35">
      <w:r w:rsidRPr="007F7FEB">
        <w:t>Les sauvegardes se font toutes les 8 heures et son sauvegarder sur plusieurs de nos Datacenter.</w:t>
      </w:r>
    </w:p>
    <w:p w14:paraId="5C4E57C0" w14:textId="22BB0E06" w:rsidR="000C0F9C" w:rsidRPr="007F7FEB" w:rsidRDefault="000C0F9C" w:rsidP="00242F35">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127389">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C01154">
      <w:pPr>
        <w:pStyle w:val="Titre"/>
        <w:pageBreakBefore/>
        <w:rPr>
          <w:color w:val="auto"/>
        </w:rPr>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C01154">
      <w:pPr>
        <w:pStyle w:val="Titre"/>
        <w:pageBreakBefore/>
        <w:rPr>
          <w:color w:val="auto"/>
        </w:rPr>
      </w:pPr>
      <w:r w:rsidRPr="007F7FEB">
        <w:rPr>
          <w:noProof/>
          <w:color w:val="auto"/>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rPr>
          <w:color w:val="auto"/>
        </w:rPr>
        <w:t>Université de Lausanne</w:t>
      </w:r>
      <w:r w:rsidR="00BB6AF6" w:rsidRPr="007F7FEB">
        <w:rPr>
          <w:color w:val="auto"/>
        </w:rPr>
        <w:br w:type="page"/>
      </w:r>
    </w:p>
    <w:p w14:paraId="4F7505CA" w14:textId="77777777" w:rsidR="00C92CCB" w:rsidRPr="007F7FEB" w:rsidRDefault="00C92CCB" w:rsidP="00AE41E3">
      <w:pPr>
        <w:pStyle w:val="Titre2"/>
        <w:rPr>
          <w:color w:val="auto"/>
        </w:rPr>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Pr="007F7FEB" w:rsidRDefault="00CA62F9" w:rsidP="00CA62F9">
      <w:pPr>
        <w:pStyle w:val="Titre2"/>
        <w:rPr>
          <w:color w:val="auto"/>
        </w:rPr>
      </w:pPr>
      <w:bookmarkStart w:id="21" w:name="_Toc530150123"/>
      <w:bookmarkStart w:id="22" w:name="_Toc531165053"/>
      <w:r w:rsidRPr="007F7FEB">
        <w:rPr>
          <w:color w:val="auto"/>
        </w:rPr>
        <w:lastRenderedPageBreak/>
        <w:t>Université de Lausanne</w:t>
      </w:r>
      <w:r w:rsidRPr="007F7FEB">
        <w:rPr>
          <w:rStyle w:val="Appelnotedebasdep"/>
          <w:color w:val="auto"/>
        </w:rPr>
        <w:footnoteReference w:id="1"/>
      </w:r>
      <w:bookmarkEnd w:id="21"/>
      <w:bookmarkEnd w:id="22"/>
    </w:p>
    <w:p w14:paraId="42625FD9" w14:textId="77777777" w:rsidR="00CA62F9" w:rsidRPr="007F7FEB" w:rsidRDefault="00CA62F9" w:rsidP="00CA62F9">
      <w:pPr>
        <w:pStyle w:val="Titre3"/>
        <w:rPr>
          <w:color w:val="auto"/>
        </w:rPr>
      </w:pPr>
      <w:bookmarkStart w:id="23" w:name="_Toc530150124"/>
      <w:bookmarkStart w:id="24" w:name="_Toc531165054"/>
      <w:r w:rsidRPr="007F7FEB">
        <w:rPr>
          <w:color w:val="auto"/>
        </w:rPr>
        <w:t>Présentation entreprise</w:t>
      </w:r>
      <w:bookmarkEnd w:id="23"/>
      <w:bookmarkEnd w:id="24"/>
    </w:p>
    <w:p w14:paraId="5303E2A5" w14:textId="77777777" w:rsidR="00CA62F9" w:rsidRPr="007F7FEB" w:rsidRDefault="00CA62F9" w:rsidP="00CA62F9">
      <w:r w:rsidRPr="007F7FEB">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CA62F9"/>
    <w:p w14:paraId="36641980" w14:textId="77777777" w:rsidR="00CA62F9" w:rsidRPr="007F7FEB" w:rsidRDefault="00CA62F9" w:rsidP="00CA62F9">
      <w:pPr>
        <w:pStyle w:val="Titre3"/>
        <w:rPr>
          <w:color w:val="auto"/>
        </w:rPr>
      </w:pPr>
      <w:bookmarkStart w:id="25" w:name="_Toc530150125"/>
      <w:bookmarkStart w:id="26" w:name="_Toc531165055"/>
      <w:r w:rsidRPr="007F7FEB">
        <w:rPr>
          <w:color w:val="auto"/>
        </w:rPr>
        <w:t>Présentation du système</w:t>
      </w:r>
      <w:bookmarkEnd w:id="25"/>
      <w:bookmarkEnd w:id="26"/>
      <w:r w:rsidRPr="007F7FEB">
        <w:rPr>
          <w:color w:val="auto"/>
        </w:rPr>
        <w:t xml:space="preserve"> </w:t>
      </w:r>
    </w:p>
    <w:p w14:paraId="39331699" w14:textId="77777777" w:rsidR="00CA62F9" w:rsidRPr="007F7FEB" w:rsidRDefault="00CA62F9" w:rsidP="00CA62F9">
      <w:pPr>
        <w:spacing w:after="0" w:line="240" w:lineRule="auto"/>
      </w:pPr>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CA62F9">
      <w:pPr>
        <w:spacing w:after="0" w:line="240" w:lineRule="auto"/>
        <w:rPr>
          <w:del w:id="27" w:author="Dylan Métral" w:date="2018-11-16T16:38:00Z"/>
        </w:rPr>
      </w:pPr>
    </w:p>
    <w:p w14:paraId="4DC79706" w14:textId="77777777" w:rsidR="00CA62F9" w:rsidRPr="007F7FEB" w:rsidRDefault="00CA62F9" w:rsidP="00CA62F9">
      <w:pPr>
        <w:spacing w:after="0" w:line="240" w:lineRule="auto"/>
      </w:pPr>
      <w:r w:rsidRPr="007F7FEB">
        <w:t xml:space="preserve">Serveur virtuel &amp; SAN : Il existe 650 serveurs virtuels hébergé sur 14 hosts vxrail connecté à un SAN ceci dupliqué sur deux sites. Cela représente 180TB de données pour les SAN et 112Tb de données pour les serveurs. </w:t>
      </w:r>
    </w:p>
    <w:p w14:paraId="7CF9941F" w14:textId="77777777" w:rsidR="00CA62F9" w:rsidRPr="007F7FEB" w:rsidDel="00BF3728" w:rsidRDefault="00CA62F9" w:rsidP="00CA62F9">
      <w:pPr>
        <w:spacing w:after="0" w:line="240" w:lineRule="auto"/>
        <w:rPr>
          <w:del w:id="28" w:author="Dylan Métral" w:date="2018-11-16T16:42:00Z"/>
        </w:rPr>
      </w:pPr>
    </w:p>
    <w:p w14:paraId="0DB46C64" w14:textId="77777777" w:rsidR="00CA62F9" w:rsidRPr="007F7FEB" w:rsidRDefault="00CA62F9" w:rsidP="00CA62F9">
      <w:pPr>
        <w:spacing w:after="0" w:line="240" w:lineRule="auto"/>
      </w:pPr>
      <w:r w:rsidRPr="007F7FEB">
        <w:t>NAS : Deux NAS fournissent un stockage de 1.26Pb aux utilisateurs.</w:t>
      </w:r>
    </w:p>
    <w:p w14:paraId="5DAEE702" w14:textId="77777777" w:rsidR="00CA62F9" w:rsidRPr="007F7FEB" w:rsidDel="005849B9" w:rsidRDefault="00CA62F9" w:rsidP="00CA62F9">
      <w:pPr>
        <w:spacing w:after="0" w:line="240" w:lineRule="auto"/>
        <w:rPr>
          <w:del w:id="29" w:author="Marc-André Baillifard" w:date="2018-11-16T15:11:00Z"/>
        </w:rPr>
      </w:pPr>
    </w:p>
    <w:p w14:paraId="19E117CA" w14:textId="77777777" w:rsidR="00CA62F9" w:rsidRPr="007F7FEB" w:rsidRDefault="00CA62F9" w:rsidP="00CA62F9">
      <w:pPr>
        <w:spacing w:after="0" w:line="240" w:lineRule="auto"/>
      </w:pPr>
      <w:r w:rsidRPr="007F7FEB">
        <w:t xml:space="preserve">Postes individuels : Il y a environ 5'000 postes de travail à travers le campus. </w:t>
      </w:r>
    </w:p>
    <w:p w14:paraId="6B5A4E9C" w14:textId="77777777" w:rsidR="00CA62F9" w:rsidRPr="007F7FEB" w:rsidRDefault="00CA62F9" w:rsidP="00CA62F9">
      <w:pPr>
        <w:pStyle w:val="Titre3"/>
        <w:rPr>
          <w:color w:val="auto"/>
        </w:rPr>
      </w:pPr>
      <w:bookmarkStart w:id="30" w:name="_Toc530150126"/>
      <w:bookmarkStart w:id="31" w:name="_Toc531165056"/>
      <w:r w:rsidRPr="007F7FEB">
        <w:rPr>
          <w:color w:val="auto"/>
        </w:rPr>
        <w:t>Problématique</w:t>
      </w:r>
      <w:bookmarkEnd w:id="30"/>
      <w:bookmarkEnd w:id="31"/>
    </w:p>
    <w:p w14:paraId="0286B9A7" w14:textId="77777777" w:rsidR="00CA62F9" w:rsidRPr="007F7FEB" w:rsidRDefault="00CA62F9" w:rsidP="00CA62F9">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CA62F9">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CA62F9">
      <w:pPr>
        <w:pStyle w:val="Titre4"/>
        <w:rPr>
          <w:color w:val="auto"/>
        </w:rPr>
      </w:pPr>
      <w:bookmarkStart w:id="32" w:name="_Toc530150127"/>
      <w:bookmarkStart w:id="33" w:name="_Toc531165057"/>
      <w:r w:rsidRPr="007F7FEB">
        <w:rPr>
          <w:color w:val="auto"/>
        </w:rPr>
        <w:t>Hardware</w:t>
      </w:r>
      <w:bookmarkEnd w:id="32"/>
      <w:bookmarkEnd w:id="33"/>
    </w:p>
    <w:p w14:paraId="56557C78" w14:textId="77777777" w:rsidR="00CA62F9" w:rsidRPr="007F7FEB" w:rsidRDefault="00CA62F9" w:rsidP="00CA62F9">
      <w:pPr>
        <w:pStyle w:val="Titre5"/>
        <w:numPr>
          <w:ilvl w:val="0"/>
          <w:numId w:val="17"/>
        </w:numPr>
        <w:rPr>
          <w:color w:val="auto"/>
        </w:rPr>
      </w:pPr>
      <w:r w:rsidRPr="007F7FEB">
        <w:rPr>
          <w:color w:val="auto"/>
        </w:rPr>
        <w:t>Serveur</w:t>
      </w:r>
    </w:p>
    <w:p w14:paraId="2894F88A" w14:textId="77777777" w:rsidR="00CA62F9" w:rsidRPr="007F7FEB" w:rsidRDefault="00CA62F9" w:rsidP="00CA62F9">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CA62F9">
      <w:pPr>
        <w:pStyle w:val="Titre5"/>
        <w:numPr>
          <w:ilvl w:val="0"/>
          <w:numId w:val="17"/>
        </w:numPr>
        <w:rPr>
          <w:color w:val="auto"/>
        </w:rPr>
      </w:pPr>
      <w:r w:rsidRPr="007F7FEB">
        <w:rPr>
          <w:color w:val="auto"/>
        </w:rPr>
        <w:t>NAS</w:t>
      </w:r>
    </w:p>
    <w:p w14:paraId="500BAA0B" w14:textId="77777777" w:rsidR="00CA62F9" w:rsidRPr="007F7FEB" w:rsidRDefault="00CA62F9" w:rsidP="00CA62F9">
      <w:r w:rsidRPr="007F7FEB">
        <w:t>Les deux NAS sont construit en cluster</w:t>
      </w:r>
      <w:r w:rsidRPr="007F7FEB">
        <w:rPr>
          <w:rStyle w:val="Appelnotedebasdep"/>
        </w:rPr>
        <w:footnoteReference w:id="2"/>
      </w:r>
      <w:r w:rsidRPr="007F7FEB">
        <w:t>, c’est-à-dire qu’un NAS dispose de plusieurs nœuds</w:t>
      </w:r>
      <w:r w:rsidRPr="007F7FEB">
        <w:rPr>
          <w:rStyle w:val="Appelnotedebasdep"/>
        </w:rPr>
        <w:footnoteReference w:id="3"/>
      </w:r>
      <w:r w:rsidRPr="007F7FEB">
        <w:t xml:space="preserve"> qui forment un seul système de fichiers. Les utilisateurs n’ont pas la perception des espaces de stockages et ne peuvent pas déterminer sur quel disque dur sont disposés leurs documents. Lorsqu’on introduit un fichier dans le NAS, il est découpé en bloc et est répliqué </w:t>
      </w:r>
      <w:r w:rsidRPr="007F7FEB">
        <w:lastRenderedPageBreak/>
        <w:t>plusieurs fois entre les différents nœuds. Grâce à cette méthode, les fichiers restent accessible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CA62F9">
      <w:r w:rsidRPr="007F7FEB">
        <w:t xml:space="preserve">De plus, Le cluster primaire est répliqué de manière asynchrone toutes les 4 heures sur le cluster secondaire disponible dans un autre lieu sur le campus. Le second cluster est accessible qu’en read-only afin que les fichiers ne soient pas modifiables. Si le cluster primaire venait à tomber en panne, nous pourrons basculer les utilisateurs sur le cluster secondaire. Par la suite, il faudra reconstruire le cluster primaire et le resynchroniser avec les données du cluster secondaire. </w:t>
      </w:r>
    </w:p>
    <w:p w14:paraId="625CFBC2" w14:textId="77777777" w:rsidR="00CA62F9" w:rsidRPr="007F7FEB" w:rsidRDefault="00CA62F9" w:rsidP="00CA62F9">
      <w:pPr>
        <w:pStyle w:val="Titre5"/>
        <w:numPr>
          <w:ilvl w:val="0"/>
          <w:numId w:val="0"/>
        </w:numPr>
        <w:ind w:left="1009" w:hanging="1009"/>
        <w:rPr>
          <w:color w:val="auto"/>
        </w:rPr>
      </w:pPr>
      <w:r w:rsidRPr="007F7FEB">
        <w:rPr>
          <w:color w:val="auto"/>
        </w:rPr>
        <w:t>Individuel</w:t>
      </w:r>
    </w:p>
    <w:p w14:paraId="24331FF7" w14:textId="77777777" w:rsidR="00CA62F9" w:rsidRPr="007F7FEB" w:rsidRDefault="00CA62F9" w:rsidP="00CA62F9">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7F7FEB" w:rsidRDefault="00CA62F9" w:rsidP="00CA62F9">
      <w:pPr>
        <w:pStyle w:val="Titre4"/>
        <w:rPr>
          <w:color w:val="auto"/>
        </w:rPr>
      </w:pPr>
      <w:bookmarkStart w:id="34" w:name="_Toc530150128"/>
      <w:bookmarkStart w:id="35" w:name="_Toc531165058"/>
      <w:r w:rsidRPr="007F7FEB">
        <w:rPr>
          <w:color w:val="auto"/>
        </w:rPr>
        <w:t>Humaine</w:t>
      </w:r>
      <w:bookmarkEnd w:id="34"/>
      <w:bookmarkEnd w:id="35"/>
    </w:p>
    <w:p w14:paraId="289C71B2" w14:textId="77777777" w:rsidR="00CA62F9" w:rsidRPr="007F7FEB" w:rsidRDefault="00CA62F9" w:rsidP="00CA62F9">
      <w:pPr>
        <w:pStyle w:val="Titre5"/>
        <w:numPr>
          <w:ilvl w:val="0"/>
          <w:numId w:val="0"/>
        </w:numPr>
        <w:ind w:left="1009" w:hanging="1009"/>
        <w:rPr>
          <w:color w:val="auto"/>
        </w:rPr>
      </w:pPr>
      <w:r w:rsidRPr="007F7FEB">
        <w:rPr>
          <w:color w:val="auto"/>
        </w:rPr>
        <w:t>Protection contre la malveillance</w:t>
      </w:r>
    </w:p>
    <w:p w14:paraId="14C278C2" w14:textId="77777777" w:rsidR="00CA62F9" w:rsidRPr="007F7FEB" w:rsidRDefault="00CA62F9" w:rsidP="00CA62F9">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CA62F9">
      <w:pPr>
        <w:pStyle w:val="Titre5"/>
        <w:numPr>
          <w:ilvl w:val="0"/>
          <w:numId w:val="0"/>
        </w:numPr>
        <w:ind w:left="1009" w:hanging="1009"/>
        <w:rPr>
          <w:color w:val="auto"/>
        </w:rPr>
      </w:pPr>
      <w:r w:rsidRPr="007F7FEB">
        <w:rPr>
          <w:color w:val="auto"/>
        </w:rPr>
        <w:t>Erreurs humaines</w:t>
      </w:r>
    </w:p>
    <w:p w14:paraId="138DEF32" w14:textId="77777777" w:rsidR="00CA62F9" w:rsidRPr="007F7FEB" w:rsidRDefault="00CA62F9" w:rsidP="00CA62F9">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CA62F9">
      <w:pPr>
        <w:pStyle w:val="Titre4"/>
        <w:rPr>
          <w:color w:val="auto"/>
        </w:rPr>
      </w:pPr>
      <w:bookmarkStart w:id="36" w:name="_Toc530150129"/>
      <w:bookmarkStart w:id="37" w:name="_Toc531165059"/>
      <w:r w:rsidRPr="007F7FEB">
        <w:rPr>
          <w:color w:val="auto"/>
        </w:rPr>
        <w:t>Évènement majeur</w:t>
      </w:r>
      <w:bookmarkEnd w:id="36"/>
      <w:bookmarkEnd w:id="37"/>
      <w:r w:rsidRPr="007F7FEB">
        <w:rPr>
          <w:color w:val="auto"/>
        </w:rPr>
        <w:t xml:space="preserve"> </w:t>
      </w:r>
    </w:p>
    <w:p w14:paraId="66DB4B48" w14:textId="77777777" w:rsidR="00CA62F9" w:rsidRPr="007F7FEB" w:rsidRDefault="00CA62F9" w:rsidP="00CA62F9">
      <w:r w:rsidRPr="007F7FEB">
        <w:t>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sauvegarde  est une « incremental-forever backup</w:t>
      </w:r>
      <w:r w:rsidRPr="007F7FEB">
        <w:rPr>
          <w:rStyle w:val="Appelnotedebasdep"/>
        </w:rPr>
        <w:footnoteReference w:id="4"/>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CA62F9"/>
    <w:p w14:paraId="14C148B4" w14:textId="77777777" w:rsidR="00CA62F9" w:rsidRPr="007F7FEB" w:rsidRDefault="00CA62F9" w:rsidP="00CA62F9">
      <w:pPr>
        <w:pStyle w:val="Titre4"/>
        <w:rPr>
          <w:color w:val="auto"/>
        </w:rPr>
      </w:pPr>
      <w:bookmarkStart w:id="38" w:name="_Toc530150130"/>
      <w:bookmarkStart w:id="39" w:name="_Toc531165060"/>
      <w:r w:rsidRPr="007F7FEB">
        <w:rPr>
          <w:color w:val="auto"/>
        </w:rPr>
        <w:lastRenderedPageBreak/>
        <w:t>Archivage</w:t>
      </w:r>
      <w:bookmarkEnd w:id="38"/>
      <w:bookmarkEnd w:id="39"/>
    </w:p>
    <w:p w14:paraId="560EF070" w14:textId="77777777" w:rsidR="00CA62F9" w:rsidRPr="007F7FEB" w:rsidRDefault="00CA62F9" w:rsidP="00CA62F9">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CA62F9">
      <w:r w:rsidRPr="007F7FEB">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CA62F9">
      <w:pPr>
        <w:rPr>
          <w:sz w:val="16"/>
          <w:szCs w:val="16"/>
          <w:lang w:val="fr-FR"/>
        </w:rPr>
      </w:pPr>
      <w:r w:rsidRPr="007F7FEB">
        <w:rPr>
          <w:sz w:val="16"/>
          <w:szCs w:val="16"/>
        </w:rPr>
        <w:t xml:space="preserve">Figure 1 et 2 : </w:t>
      </w:r>
      <w:r w:rsidRPr="007F7FEB">
        <w:rPr>
          <w:sz w:val="16"/>
          <w:szCs w:val="16"/>
          <w:lang w:val="fr-FR"/>
        </w:rPr>
        <w:t>https://all-it-network.com/deduplication/</w:t>
      </w:r>
    </w:p>
    <w:p w14:paraId="33721E8E" w14:textId="77777777" w:rsidR="00CA62F9" w:rsidRPr="007F7FEB" w:rsidRDefault="00CA62F9" w:rsidP="00CA62F9"/>
    <w:p w14:paraId="3C0B01BB" w14:textId="77777777" w:rsidR="00CA62F9" w:rsidRPr="007F7FEB" w:rsidRDefault="00CA62F9" w:rsidP="00CA62F9">
      <w:pPr>
        <w:pStyle w:val="Titre3"/>
        <w:rPr>
          <w:color w:val="auto"/>
        </w:rPr>
      </w:pPr>
      <w:bookmarkStart w:id="40" w:name="_Toc530150131"/>
      <w:bookmarkStart w:id="41" w:name="_Toc531165061"/>
      <w:r w:rsidRPr="007F7FEB">
        <w:rPr>
          <w:color w:val="auto"/>
        </w:rPr>
        <w:t>Les stratégies de sauvegardes</w:t>
      </w:r>
      <w:bookmarkEnd w:id="40"/>
      <w:bookmarkEnd w:id="41"/>
    </w:p>
    <w:p w14:paraId="0D4E3C1A" w14:textId="77777777" w:rsidR="00CA62F9" w:rsidRPr="007F7FEB" w:rsidRDefault="00CA62F9" w:rsidP="00CA62F9">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CA62F9">
      <w:pPr>
        <w:pStyle w:val="Titre4"/>
        <w:rPr>
          <w:color w:val="auto"/>
        </w:rPr>
      </w:pPr>
      <w:bookmarkStart w:id="42" w:name="_Toc530150132"/>
      <w:bookmarkStart w:id="43" w:name="_Toc531165062"/>
      <w:r w:rsidRPr="007F7FEB">
        <w:rPr>
          <w:color w:val="auto"/>
        </w:rPr>
        <w:t>Cohesity</w:t>
      </w:r>
      <w:bookmarkEnd w:id="42"/>
      <w:bookmarkEnd w:id="43"/>
    </w:p>
    <w:p w14:paraId="6060B951" w14:textId="77777777" w:rsidR="00CA62F9" w:rsidRPr="007F7FEB" w:rsidRDefault="00CA62F9" w:rsidP="00CA62F9">
      <w:r w:rsidRPr="007F7FEB">
        <w:t>Le logiciel Cohesity est utilisé pour les sauvegardes ponctuelles des 650 machines et machines virtualisées. Il effectue une image de chaque VMs de manière quotidienne en incrémental, sauf le samedi où il effectue une sauvegarde complète. Les sauvegardes incrémentales se font par un système CBT(Change Block Tracking), où les données sont enregistrées sous forme de blocs, seuls les blocs qui ont changé sont sauvegardés. Les sauvegardes effectuées par Cohesity passent par une connexion dédiée uniquement aux sauvegardes afin d’avoir une sécurité contre une attaque extérieure.</w:t>
      </w:r>
    </w:p>
    <w:p w14:paraId="79B249A4" w14:textId="77777777" w:rsidR="00CA62F9" w:rsidRPr="007F7FEB" w:rsidRDefault="00CA62F9" w:rsidP="00CA62F9">
      <w:r w:rsidRPr="007F7FEB">
        <w:t>La rétention des sauvegardes est de 90 jours et le RPO maximum est de 24 heures.</w:t>
      </w:r>
    </w:p>
    <w:p w14:paraId="47C00406" w14:textId="77777777" w:rsidR="00CA62F9" w:rsidRPr="007F7FEB" w:rsidRDefault="00CA62F9" w:rsidP="00CA62F9">
      <w:pPr>
        <w:pStyle w:val="Titre4"/>
        <w:rPr>
          <w:color w:val="auto"/>
        </w:rPr>
      </w:pPr>
      <w:bookmarkStart w:id="44" w:name="_Toc530150133"/>
      <w:bookmarkStart w:id="45" w:name="_Toc531165063"/>
      <w:r w:rsidRPr="007F7FEB">
        <w:rPr>
          <w:color w:val="auto"/>
        </w:rPr>
        <w:t>Networker</w:t>
      </w:r>
      <w:bookmarkEnd w:id="44"/>
      <w:bookmarkEnd w:id="45"/>
    </w:p>
    <w:p w14:paraId="2C67464D" w14:textId="77777777" w:rsidR="00CA62F9" w:rsidRPr="007F7FEB" w:rsidRDefault="00CA62F9" w:rsidP="00CA62F9">
      <w:r w:rsidRPr="007F7FEB">
        <w:t>Networker permet la sauvegarde de certaines bases de données au fil de l’eau et aussi de proposer une conservation jusqu’à trois mois des documents pour les serveurs.</w:t>
      </w:r>
    </w:p>
    <w:p w14:paraId="1100D5F0" w14:textId="77777777" w:rsidR="00CA62F9" w:rsidRPr="007F7FEB" w:rsidRDefault="00CA62F9" w:rsidP="00CA62F9">
      <w:r w:rsidRPr="007F7FEB">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Pr="007F7FEB" w:rsidRDefault="00CA62F9" w:rsidP="00CA62F9">
      <w:r w:rsidRPr="007F7FEB">
        <w:t>Il est également utilisé pour sauvegarder les données du serveur Microsoft exchange de manière particulière.</w:t>
      </w:r>
    </w:p>
    <w:p w14:paraId="15B0992D" w14:textId="77777777" w:rsidR="00CA62F9" w:rsidRPr="007F7FEB" w:rsidRDefault="00CA62F9" w:rsidP="00CA62F9">
      <w:r w:rsidRPr="007F7FEB">
        <w:t xml:space="preserve">Un Recover Point Objective (RPO) d’un maximum de 24 heures pour les fichiers et un RPO maximum de 8h pour les bases de données. </w:t>
      </w:r>
    </w:p>
    <w:p w14:paraId="32F10FD1" w14:textId="77777777" w:rsidR="00CA62F9" w:rsidRPr="007F7FEB" w:rsidRDefault="00CA62F9" w:rsidP="00CA62F9">
      <w:pPr>
        <w:pStyle w:val="Titre4"/>
        <w:rPr>
          <w:color w:val="auto"/>
        </w:rPr>
      </w:pPr>
      <w:bookmarkStart w:id="46" w:name="_Toc531165064"/>
      <w:r w:rsidRPr="007F7FEB">
        <w:rPr>
          <w:color w:val="auto"/>
        </w:rPr>
        <w:t>Avamar</w:t>
      </w:r>
      <w:bookmarkEnd w:id="46"/>
    </w:p>
    <w:p w14:paraId="64F88ECE" w14:textId="2A207700" w:rsidR="00CA62F9" w:rsidRPr="007F7FEB" w:rsidRDefault="00CA62F9" w:rsidP="00CA62F9">
      <w:r w:rsidRPr="007F7FEB">
        <w:t>Les sauvegardes des images de machine virtuelle dans un site distant s’effectuent à l’aide d’Avamar. Il effectue les sauvegardes en « incrémental forever-backup ».</w:t>
      </w:r>
    </w:p>
    <w:p w14:paraId="2E8B526C" w14:textId="77777777" w:rsidR="00CA62F9" w:rsidRPr="007F7FEB" w:rsidRDefault="00CA62F9" w:rsidP="00CA62F9">
      <w:pPr>
        <w:pStyle w:val="Titre3"/>
        <w:rPr>
          <w:color w:val="auto"/>
        </w:rPr>
      </w:pPr>
      <w:bookmarkStart w:id="47" w:name="_Toc530150134"/>
      <w:bookmarkStart w:id="48" w:name="_Toc531165065"/>
      <w:r w:rsidRPr="007F7FEB">
        <w:rPr>
          <w:color w:val="auto"/>
        </w:rPr>
        <w:lastRenderedPageBreak/>
        <w:t>Les stratégies en cas de récupération</w:t>
      </w:r>
      <w:bookmarkEnd w:id="47"/>
      <w:bookmarkEnd w:id="48"/>
    </w:p>
    <w:p w14:paraId="31E5CE0E" w14:textId="77777777" w:rsidR="00CA62F9" w:rsidRPr="007F7FEB" w:rsidRDefault="00CA62F9" w:rsidP="00CA62F9">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CA62F9">
      <w:r w:rsidRPr="007F7FEB">
        <w:t>En cas d’un problème d’un serveur virtualisé, le logiciel Cohesity est utilisé pour restaurer la machine ou un fichier.</w:t>
      </w:r>
    </w:p>
    <w:p w14:paraId="37BBED7B" w14:textId="17E0078D" w:rsidR="00A97195" w:rsidRPr="007F7FEB" w:rsidRDefault="00A97195" w:rsidP="00F9502B">
      <w:pPr>
        <w:pStyle w:val="Titre1"/>
        <w:pageBreakBefore/>
        <w:rPr>
          <w:color w:val="auto"/>
        </w:rPr>
      </w:pPr>
      <w:bookmarkStart w:id="49" w:name="_Toc531165066"/>
      <w:r w:rsidRPr="007F7FEB">
        <w:rPr>
          <w:color w:val="auto"/>
        </w:rPr>
        <w:lastRenderedPageBreak/>
        <w:t>Partie 2</w:t>
      </w:r>
      <w:bookmarkEnd w:id="49"/>
    </w:p>
    <w:p w14:paraId="65591096" w14:textId="22616732" w:rsidR="00F67BCD" w:rsidRPr="007F7FEB" w:rsidRDefault="00F67BCD" w:rsidP="00AE41E3">
      <w:pPr>
        <w:pStyle w:val="Titre2"/>
        <w:rPr>
          <w:color w:val="auto"/>
        </w:rPr>
      </w:pPr>
      <w:bookmarkStart w:id="50" w:name="_Toc531165067"/>
      <w:r w:rsidRPr="007F7FEB">
        <w:rPr>
          <w:color w:val="auto"/>
        </w:rPr>
        <w:t>Lois sur les protections des données</w:t>
      </w:r>
      <w:bookmarkEnd w:id="50"/>
    </w:p>
    <w:p w14:paraId="24DE2DD9" w14:textId="77777777" w:rsidR="00F67BCD" w:rsidRPr="007F7FEB" w:rsidRDefault="00F67BCD" w:rsidP="00F67BCD">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A97195">
      <w:pPr>
        <w:pStyle w:val="Titre3"/>
        <w:rPr>
          <w:color w:val="auto"/>
        </w:rPr>
      </w:pPr>
      <w:bookmarkStart w:id="51" w:name="_Toc531165068"/>
      <w:r w:rsidRPr="007F7FEB">
        <w:rPr>
          <w:color w:val="auto"/>
        </w:rPr>
        <w:t>LPD</w:t>
      </w:r>
      <w:bookmarkEnd w:id="51"/>
    </w:p>
    <w:p w14:paraId="426B5CBA" w14:textId="77777777" w:rsidR="00F67BCD" w:rsidRPr="007F7FEB" w:rsidRDefault="00F67BCD" w:rsidP="00F67BCD">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A97195">
      <w:pPr>
        <w:pStyle w:val="Titre3"/>
        <w:rPr>
          <w:color w:val="auto"/>
        </w:rPr>
      </w:pPr>
      <w:bookmarkStart w:id="52" w:name="_Toc531165069"/>
      <w:r w:rsidRPr="007F7FEB">
        <w:rPr>
          <w:color w:val="auto"/>
        </w:rPr>
        <w:t>RGPD</w:t>
      </w:r>
      <w:bookmarkEnd w:id="52"/>
    </w:p>
    <w:p w14:paraId="113902F5" w14:textId="77777777" w:rsidR="00F67BCD" w:rsidRPr="007F7FEB" w:rsidRDefault="00F67BCD" w:rsidP="00F67BCD">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DA6430">
      <w:pPr>
        <w:pStyle w:val="Titre4"/>
        <w:rPr>
          <w:color w:val="auto"/>
        </w:rPr>
      </w:pPr>
      <w:bookmarkStart w:id="53" w:name="_Toc531165070"/>
      <w:r w:rsidRPr="007F7FEB">
        <w:rPr>
          <w:color w:val="auto"/>
        </w:rPr>
        <w:t>Première chose à se demander : Qu’est qu’une donnée personnelle ?</w:t>
      </w:r>
      <w:bookmarkEnd w:id="53"/>
    </w:p>
    <w:p w14:paraId="6E7DF829" w14:textId="77777777" w:rsidR="00F67BCD" w:rsidRPr="007F7FEB" w:rsidRDefault="00F67BCD" w:rsidP="00F67BCD">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DA6430">
      <w:pPr>
        <w:pStyle w:val="Titre4"/>
        <w:rPr>
          <w:color w:val="auto"/>
        </w:rPr>
      </w:pPr>
      <w:bookmarkStart w:id="54" w:name="_Toc531165071"/>
      <w:r w:rsidRPr="007F7FEB">
        <w:rPr>
          <w:color w:val="auto"/>
        </w:rPr>
        <w:t xml:space="preserve">En vrai, </w:t>
      </w:r>
      <w:r w:rsidR="00A97195" w:rsidRPr="007F7FEB">
        <w:rPr>
          <w:color w:val="auto"/>
        </w:rPr>
        <w:t>à quoi servent</w:t>
      </w:r>
      <w:r w:rsidRPr="007F7FEB">
        <w:rPr>
          <w:color w:val="auto"/>
        </w:rPr>
        <w:t xml:space="preserve"> ces deux lois ?</w:t>
      </w:r>
      <w:bookmarkEnd w:id="54"/>
    </w:p>
    <w:p w14:paraId="0F0A5649" w14:textId="77777777" w:rsidR="00F67BCD" w:rsidRPr="007F7FEB" w:rsidRDefault="00F67BCD" w:rsidP="00F67BCD">
      <w:r w:rsidRPr="007F7FEB">
        <w:t>La LPD et RGPD ont été mises en place afin d’éviter la mauvaise utilisation des données de la personne, comme par exemple le profilage, vu dernièrement dans le scandale Facebook et Cambridge Analytica.</w:t>
      </w:r>
    </w:p>
    <w:p w14:paraId="1A9CDA81" w14:textId="77777777" w:rsidR="00F67BCD" w:rsidRPr="007F7FEB" w:rsidRDefault="00F67BCD" w:rsidP="00DA6430">
      <w:pPr>
        <w:pStyle w:val="Titre4"/>
        <w:rPr>
          <w:color w:val="auto"/>
        </w:rPr>
      </w:pPr>
      <w:bookmarkStart w:id="55" w:name="_Toc531165072"/>
      <w:r w:rsidRPr="007F7FEB">
        <w:rPr>
          <w:color w:val="auto"/>
        </w:rPr>
        <w:t>Qui est concerné ?</w:t>
      </w:r>
      <w:bookmarkEnd w:id="55"/>
    </w:p>
    <w:p w14:paraId="0E77523F" w14:textId="77777777" w:rsidR="00F67BCD" w:rsidRPr="007F7FEB" w:rsidRDefault="00F67BCD" w:rsidP="00F67BCD">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F67BCD"/>
    <w:p w14:paraId="5B2A894D" w14:textId="7E659E25" w:rsidR="00F67BCD" w:rsidRPr="007F7FEB" w:rsidRDefault="00F67BCD" w:rsidP="00A97195">
      <w:pPr>
        <w:pStyle w:val="Titre3"/>
        <w:rPr>
          <w:color w:val="auto"/>
        </w:rPr>
      </w:pPr>
      <w:bookmarkStart w:id="56" w:name="_Toc531165073"/>
      <w:r w:rsidRPr="007F7FEB">
        <w:rPr>
          <w:color w:val="auto"/>
        </w:rPr>
        <w:t>Mise en conformité</w:t>
      </w:r>
      <w:bookmarkEnd w:id="56"/>
    </w:p>
    <w:p w14:paraId="09E247FC" w14:textId="77777777" w:rsidR="00F67BCD" w:rsidRPr="007F7FEB" w:rsidRDefault="00F67BCD" w:rsidP="00F67BCD">
      <w:r w:rsidRPr="007F7FEB">
        <w:t>Principes Juridiques (liste pas exhaustive) :</w:t>
      </w:r>
    </w:p>
    <w:p w14:paraId="48F04F6F" w14:textId="77777777" w:rsidR="00F67BCD" w:rsidRPr="007F7FEB" w:rsidRDefault="00F67BCD" w:rsidP="00F67BCD">
      <w:r w:rsidRPr="007F7FEB">
        <w:t>Licéité, bonne foi, proportionnalité, finalité, reconnaissabilité et exactitude.</w:t>
      </w:r>
    </w:p>
    <w:p w14:paraId="46243AB4" w14:textId="77777777" w:rsidR="00F67BCD" w:rsidRPr="007F7FEB" w:rsidRDefault="00F67BCD" w:rsidP="00F67BCD">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F67BCD">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F67BCD">
      <w:r w:rsidRPr="007F7FEB">
        <w:t xml:space="preserve">• Principe de </w:t>
      </w:r>
      <w:r w:rsidRPr="007F7FEB">
        <w:rPr>
          <w:b/>
        </w:rPr>
        <w:t>reconnaissabilité</w:t>
      </w:r>
      <w:r w:rsidRPr="007F7FEB">
        <w:t xml:space="preserve"> : la collecte et la finalité du traitement doivent être reconnaissables pour la personne concernée ;</w:t>
      </w:r>
    </w:p>
    <w:p w14:paraId="4D4136B9" w14:textId="77777777" w:rsidR="00F67BCD" w:rsidRPr="007F7FEB" w:rsidRDefault="00F67BCD" w:rsidP="00F67BCD">
      <w:r w:rsidRPr="007F7FEB">
        <w:t xml:space="preserve">• Principe de </w:t>
      </w:r>
      <w:r w:rsidRPr="007F7FEB">
        <w:rPr>
          <w:b/>
        </w:rPr>
        <w:t>finalité</w:t>
      </w:r>
      <w:r w:rsidRPr="007F7FEB">
        <w:t xml:space="preserve"> : la collecte, le traitement des données doivent se faire dans un but préalablement défini. Quid du big data ?</w:t>
      </w:r>
    </w:p>
    <w:p w14:paraId="59DD24C2" w14:textId="77777777" w:rsidR="00F67BCD" w:rsidRPr="007F7FEB" w:rsidRDefault="00F67BCD" w:rsidP="00F67BCD">
      <w:r w:rsidRPr="007F7FEB">
        <w:lastRenderedPageBreak/>
        <w:t xml:space="preserve">• Principe </w:t>
      </w:r>
      <w:r w:rsidRPr="007F7FEB">
        <w:rPr>
          <w:b/>
        </w:rPr>
        <w:t>d’exactitude</w:t>
      </w:r>
      <w:r w:rsidRPr="007F7FEB">
        <w:t xml:space="preserve"> des données (droit de rectification)</w:t>
      </w:r>
    </w:p>
    <w:p w14:paraId="13D8003E" w14:textId="77777777" w:rsidR="00F67BCD" w:rsidRPr="007F7FEB" w:rsidRDefault="00F67BCD" w:rsidP="00F67BCD">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F67BCD"/>
    <w:p w14:paraId="45D12F95" w14:textId="599FC29F" w:rsidR="00F67BCD" w:rsidRPr="007F7FEB" w:rsidRDefault="00F67BCD" w:rsidP="00A97195">
      <w:pPr>
        <w:pStyle w:val="Titre3"/>
        <w:rPr>
          <w:color w:val="auto"/>
        </w:rPr>
      </w:pPr>
      <w:bookmarkStart w:id="57" w:name="_Toc531165074"/>
      <w:r w:rsidRPr="007F7FEB">
        <w:rPr>
          <w:color w:val="auto"/>
        </w:rPr>
        <w:t>Organisation et actions :</w:t>
      </w:r>
      <w:bookmarkEnd w:id="57"/>
    </w:p>
    <w:p w14:paraId="051B34FC" w14:textId="77777777" w:rsidR="00F67BCD" w:rsidRPr="007F7FEB" w:rsidRDefault="00F67BCD" w:rsidP="007734BD">
      <w:pPr>
        <w:pStyle w:val="Paragraphedeliste"/>
        <w:numPr>
          <w:ilvl w:val="0"/>
          <w:numId w:val="1"/>
        </w:numPr>
      </w:pPr>
      <w:r w:rsidRPr="007F7FEB">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7734BD">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7734BD">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7734BD">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7734BD">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7734BD">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F67BCD"/>
    <w:p w14:paraId="7F10AD4A" w14:textId="2F53AE58" w:rsidR="00F67BCD" w:rsidRPr="007F7FEB" w:rsidRDefault="00F67BCD" w:rsidP="00A97195">
      <w:pPr>
        <w:pStyle w:val="Titre3"/>
        <w:rPr>
          <w:color w:val="auto"/>
        </w:rPr>
      </w:pPr>
      <w:bookmarkStart w:id="58" w:name="_Toc531165075"/>
      <w:r w:rsidRPr="007F7FEB">
        <w:rPr>
          <w:color w:val="auto"/>
        </w:rPr>
        <w:t>Mesures techniques adéquates</w:t>
      </w:r>
      <w:bookmarkEnd w:id="58"/>
    </w:p>
    <w:p w14:paraId="3DD4ED8A" w14:textId="77777777" w:rsidR="00F67BCD" w:rsidRPr="007F7FEB" w:rsidRDefault="00F67BCD" w:rsidP="00F67BCD">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F67BCD">
      <w:r w:rsidRPr="007F7FEB">
        <w:t>Elle assure aussi l’obligation de notifier à l'autorité de contrôle les violations 72h au plus tard.</w:t>
      </w:r>
    </w:p>
    <w:p w14:paraId="00581BBD" w14:textId="77777777" w:rsidR="00F67BCD" w:rsidRPr="007F7FEB" w:rsidRDefault="00F67BCD" w:rsidP="00F67BCD">
      <w:r w:rsidRPr="007F7FEB">
        <w:t>Voici une liste de mesures de sécurité à prendre :</w:t>
      </w:r>
    </w:p>
    <w:p w14:paraId="4F2CDF07" w14:textId="77777777" w:rsidR="00F67BCD" w:rsidRPr="007F7FEB" w:rsidRDefault="00F67BCD" w:rsidP="007734BD">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7734BD">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7734BD">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7734BD">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7734BD">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7734BD">
      <w:pPr>
        <w:pStyle w:val="Paragraphedeliste"/>
        <w:numPr>
          <w:ilvl w:val="0"/>
          <w:numId w:val="2"/>
        </w:numPr>
        <w:rPr>
          <w:lang w:eastAsia="fr-CH"/>
        </w:rPr>
      </w:pPr>
      <w:r w:rsidRPr="007F7FEB">
        <w:rPr>
          <w:lang w:eastAsia="fr-CH"/>
        </w:rPr>
        <w:t>Protéger le réseau informatique interne ;</w:t>
      </w:r>
    </w:p>
    <w:p w14:paraId="62E6C3D8" w14:textId="77777777" w:rsidR="00F67BCD" w:rsidRPr="007F7FEB" w:rsidRDefault="00F67BCD" w:rsidP="007734BD">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7734BD">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7734BD">
      <w:pPr>
        <w:pStyle w:val="Paragraphedeliste"/>
        <w:numPr>
          <w:ilvl w:val="0"/>
          <w:numId w:val="2"/>
        </w:numPr>
        <w:rPr>
          <w:lang w:eastAsia="fr-CH"/>
        </w:rPr>
      </w:pPr>
      <w:r w:rsidRPr="007F7FEB">
        <w:rPr>
          <w:lang w:eastAsia="fr-CH"/>
        </w:rPr>
        <w:t>Sauvegarder et prévoir la continuité d’activité ;</w:t>
      </w:r>
    </w:p>
    <w:p w14:paraId="16547655" w14:textId="77777777" w:rsidR="00F67BCD" w:rsidRPr="007F7FEB" w:rsidRDefault="00F67BCD" w:rsidP="007734BD">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7734BD">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7734BD">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7734BD">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7734BD">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7734BD">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935A52"/>
    <w:p w14:paraId="6910F6A1" w14:textId="55F0E60A" w:rsidR="003F547E" w:rsidRPr="007F7FEB" w:rsidRDefault="003F547E" w:rsidP="00AE41E3">
      <w:pPr>
        <w:pStyle w:val="Titre2"/>
        <w:rPr>
          <w:color w:val="auto"/>
        </w:rPr>
      </w:pPr>
      <w:bookmarkStart w:id="59" w:name="_Toc531165076"/>
      <w:r w:rsidRPr="007F7FEB">
        <w:rPr>
          <w:color w:val="auto"/>
        </w:rPr>
        <w:lastRenderedPageBreak/>
        <w:t>Les disques durs et le systèmes RAIDs</w:t>
      </w:r>
      <w:bookmarkEnd w:id="59"/>
    </w:p>
    <w:p w14:paraId="08673D12" w14:textId="2A995CF8" w:rsidR="003F547E" w:rsidRPr="007F7FEB" w:rsidRDefault="003F547E" w:rsidP="002D7338">
      <w:pPr>
        <w:rPr>
          <w:rFonts w:ascii="Calibri" w:hAnsi="Calibri" w:cs="Calibri"/>
        </w:rPr>
      </w:pPr>
      <w:r w:rsidRPr="007F7FEB">
        <w:t>La technologie RAID qui veux dire Redundant Array of Independent Disks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2D7338">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2D7338">
      <w:r w:rsidRPr="007F7FEB">
        <w:t xml:space="preserve">Les systèmes RAIDs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CF1B4B">
      <w:r w:rsidRPr="007F7FEB">
        <w:t>Voici une liste non exhaustive des systèmes RAIDs :</w:t>
      </w:r>
    </w:p>
    <w:p w14:paraId="3D6A9F4D" w14:textId="77777777" w:rsidR="009F0C12" w:rsidRPr="007F7FEB" w:rsidRDefault="009F0C12" w:rsidP="009F0C12">
      <w:pPr>
        <w:autoSpaceDE w:val="0"/>
        <w:autoSpaceDN w:val="0"/>
        <w:adjustRightInd w:val="0"/>
        <w:spacing w:after="0" w:line="240" w:lineRule="auto"/>
        <w:ind w:firstLine="708"/>
        <w:rPr>
          <w:lang w:val="en-GB"/>
        </w:rPr>
      </w:pPr>
      <w:r w:rsidRPr="007F7FEB">
        <w:rPr>
          <w:lang w:val="en-GB"/>
        </w:rPr>
        <w:t>•</w:t>
      </w:r>
      <w:r w:rsidRPr="007F7FEB">
        <w:rPr>
          <w:lang w:val="en-GB"/>
        </w:rPr>
        <w:tab/>
        <w:t>Le JBOD (Just A Bunch Of Disks)</w:t>
      </w:r>
    </w:p>
    <w:p w14:paraId="3E6E113C" w14:textId="77777777" w:rsidR="009F0C12" w:rsidRPr="007F7FEB" w:rsidRDefault="009F0C12" w:rsidP="009F0C12">
      <w:pPr>
        <w:autoSpaceDE w:val="0"/>
        <w:autoSpaceDN w:val="0"/>
        <w:adjustRightInd w:val="0"/>
        <w:spacing w:after="0" w:line="240" w:lineRule="auto"/>
        <w:ind w:firstLine="708"/>
      </w:pPr>
      <w:r w:rsidRPr="007F7FEB">
        <w:t>•</w:t>
      </w:r>
      <w:r w:rsidRPr="007F7FEB">
        <w:tab/>
        <w:t xml:space="preserve">RAID 0 (entrelacement) </w:t>
      </w:r>
    </w:p>
    <w:p w14:paraId="1F97F07C" w14:textId="77777777" w:rsidR="009F0C12" w:rsidRPr="007F7FEB" w:rsidRDefault="009F0C12" w:rsidP="009F0C12">
      <w:pPr>
        <w:autoSpaceDE w:val="0"/>
        <w:autoSpaceDN w:val="0"/>
        <w:adjustRightInd w:val="0"/>
        <w:spacing w:after="0" w:line="240" w:lineRule="auto"/>
        <w:ind w:firstLine="708"/>
      </w:pPr>
      <w:r w:rsidRPr="007F7FEB">
        <w:t>•</w:t>
      </w:r>
      <w:r w:rsidRPr="007F7FEB">
        <w:tab/>
        <w:t>RAID 1 (écriture miroir)</w:t>
      </w:r>
    </w:p>
    <w:p w14:paraId="22F175AD" w14:textId="77777777" w:rsidR="009F0C12" w:rsidRPr="007F7FEB" w:rsidRDefault="009F0C12" w:rsidP="009F0C12">
      <w:pPr>
        <w:autoSpaceDE w:val="0"/>
        <w:autoSpaceDN w:val="0"/>
        <w:adjustRightInd w:val="0"/>
        <w:spacing w:after="0" w:line="240" w:lineRule="auto"/>
        <w:ind w:firstLine="708"/>
      </w:pPr>
      <w:r w:rsidRPr="007F7FEB">
        <w:t>•</w:t>
      </w:r>
      <w:r w:rsidRPr="007F7FEB">
        <w:tab/>
        <w:t xml:space="preserve">RAID 1E (écriture miroir entrelacée) </w:t>
      </w:r>
    </w:p>
    <w:p w14:paraId="243C4345" w14:textId="77777777" w:rsidR="009F0C12" w:rsidRPr="007F7FEB" w:rsidRDefault="009F0C12" w:rsidP="009F0C12">
      <w:pPr>
        <w:autoSpaceDE w:val="0"/>
        <w:autoSpaceDN w:val="0"/>
        <w:adjustRightInd w:val="0"/>
        <w:spacing w:after="0" w:line="240" w:lineRule="auto"/>
        <w:ind w:firstLine="708"/>
      </w:pPr>
      <w:r w:rsidRPr="007F7FEB">
        <w:t>•</w:t>
      </w:r>
      <w:r w:rsidRPr="007F7FEB">
        <w:tab/>
        <w:t>RAID 5 (entrelacement avec parité)</w:t>
      </w:r>
    </w:p>
    <w:p w14:paraId="36ED643E" w14:textId="44E40DC3" w:rsidR="009F0C12" w:rsidRPr="007F7FEB" w:rsidRDefault="009F0C12" w:rsidP="009F0C12">
      <w:pPr>
        <w:autoSpaceDE w:val="0"/>
        <w:autoSpaceDN w:val="0"/>
        <w:adjustRightInd w:val="0"/>
        <w:spacing w:after="0" w:line="240" w:lineRule="auto"/>
        <w:ind w:firstLine="708"/>
      </w:pPr>
      <w:r w:rsidRPr="007F7FEB">
        <w:t>•</w:t>
      </w:r>
      <w:r w:rsidRPr="007F7FEB">
        <w:tab/>
        <w:t>RAID 6 (entrelacement avec double parité)</w:t>
      </w:r>
    </w:p>
    <w:p w14:paraId="4C2B5E83" w14:textId="77777777" w:rsidR="009F0C12" w:rsidRPr="007F7FEB" w:rsidRDefault="009F0C12" w:rsidP="009F0C12">
      <w:pPr>
        <w:autoSpaceDE w:val="0"/>
        <w:autoSpaceDN w:val="0"/>
        <w:adjustRightInd w:val="0"/>
        <w:spacing w:after="0" w:line="240" w:lineRule="auto"/>
        <w:ind w:firstLine="708"/>
      </w:pPr>
      <w:r w:rsidRPr="007F7FEB">
        <w:t>•</w:t>
      </w:r>
      <w:r w:rsidRPr="007F7FEB">
        <w:tab/>
        <w:t>RAID 10 (ensembles RAID 1 entrelacés)</w:t>
      </w:r>
    </w:p>
    <w:p w14:paraId="36D5A613" w14:textId="37B1F763" w:rsidR="009F0C12" w:rsidRPr="007F7FEB" w:rsidRDefault="009F0C12" w:rsidP="009F0C12">
      <w:pPr>
        <w:autoSpaceDE w:val="0"/>
        <w:autoSpaceDN w:val="0"/>
        <w:adjustRightInd w:val="0"/>
        <w:spacing w:after="0" w:line="240" w:lineRule="auto"/>
        <w:ind w:firstLine="708"/>
      </w:pPr>
      <w:r w:rsidRPr="007F7FEB">
        <w:t>•</w:t>
      </w:r>
      <w:r w:rsidRPr="007F7FEB">
        <w:tab/>
        <w:t>RAID 50 (ensembles RAID 5 entrelacés)</w:t>
      </w:r>
    </w:p>
    <w:p w14:paraId="20A7BE33" w14:textId="18866644" w:rsidR="002D7338" w:rsidRPr="007F7FEB" w:rsidRDefault="009F0C12" w:rsidP="002D7338">
      <w:pPr>
        <w:autoSpaceDE w:val="0"/>
        <w:autoSpaceDN w:val="0"/>
        <w:adjustRightInd w:val="0"/>
        <w:spacing w:after="0" w:line="240" w:lineRule="auto"/>
        <w:ind w:firstLine="708"/>
        <w:rPr>
          <w:lang w:val="en-GB"/>
        </w:rPr>
      </w:pPr>
      <w:r w:rsidRPr="007F7FEB">
        <w:rPr>
          <w:lang w:val="en-GB"/>
        </w:rPr>
        <w:t>•</w:t>
      </w:r>
      <w:r w:rsidRPr="007F7FEB">
        <w:rPr>
          <w:lang w:val="en-GB"/>
        </w:rPr>
        <w:tab/>
        <w:t>RAID 60 (ensembles RAID 6 entrelacés)</w:t>
      </w:r>
    </w:p>
    <w:p w14:paraId="59B38DD0" w14:textId="17344F56" w:rsidR="00A23D6E" w:rsidRPr="007F7FEB" w:rsidRDefault="00A23D6E" w:rsidP="002D7338">
      <w:pPr>
        <w:autoSpaceDE w:val="0"/>
        <w:autoSpaceDN w:val="0"/>
        <w:adjustRightInd w:val="0"/>
        <w:spacing w:after="0" w:line="240" w:lineRule="auto"/>
        <w:ind w:firstLine="708"/>
        <w:rPr>
          <w:lang w:val="en-GB"/>
        </w:rPr>
      </w:pPr>
    </w:p>
    <w:p w14:paraId="4C71897E" w14:textId="629FC2AF" w:rsidR="002D7338" w:rsidRPr="007F7FEB" w:rsidRDefault="00C82B46" w:rsidP="00C82B46">
      <w:pPr>
        <w:pStyle w:val="Titre3"/>
        <w:rPr>
          <w:color w:val="auto"/>
        </w:rPr>
      </w:pPr>
      <w:bookmarkStart w:id="60" w:name="_Toc531165077"/>
      <w:r w:rsidRPr="007F7FEB">
        <w:rPr>
          <w:color w:val="auto"/>
        </w:rPr>
        <w:t>Raid Logiciel et matériel</w:t>
      </w:r>
      <w:bookmarkEnd w:id="60"/>
    </w:p>
    <w:p w14:paraId="6D4D3389" w14:textId="5FCCD23F" w:rsidR="00C82B46" w:rsidRPr="007F7FEB" w:rsidRDefault="00C82B46" w:rsidP="00C82B46">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DA6430">
      <w:pPr>
        <w:pStyle w:val="Titre4"/>
        <w:rPr>
          <w:color w:val="auto"/>
        </w:rPr>
      </w:pPr>
      <w:bookmarkStart w:id="61" w:name="_Toc531165078"/>
      <w:r w:rsidRPr="007F7FEB">
        <w:rPr>
          <w:color w:val="auto"/>
        </w:rPr>
        <w:t>Raid matériel</w:t>
      </w:r>
      <w:bookmarkEnd w:id="61"/>
    </w:p>
    <w:p w14:paraId="5F5BF335" w14:textId="00BE4E21" w:rsidR="006708E9" w:rsidRPr="007F7FEB" w:rsidRDefault="002737E2" w:rsidP="009A5BC9">
      <w:pPr>
        <w:jc w:val="both"/>
      </w:pPr>
      <w:r w:rsidRPr="007F7FEB">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9A5BC9">
      <w:pPr>
        <w:jc w:val="both"/>
      </w:pPr>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9A5BC9">
      <w:pPr>
        <w:jc w:val="both"/>
      </w:pPr>
      <w:r w:rsidRPr="007F7FEB">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7F7FEB" w:rsidRDefault="001962A3" w:rsidP="00DA6430">
      <w:pPr>
        <w:pStyle w:val="Titre4"/>
        <w:rPr>
          <w:color w:val="auto"/>
        </w:rPr>
      </w:pPr>
      <w:bookmarkStart w:id="62" w:name="_Toc531165079"/>
      <w:r w:rsidRPr="007F7FEB">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7F7FEB" w:rsidRPr="00794D7B" w:rsidRDefault="007F7FEB"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7F7FEB" w:rsidRPr="00794D7B" w:rsidRDefault="007F7FEB"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rPr>
          <w:color w:val="auto"/>
        </w:rPr>
        <w:t>Raid Logiciel</w:t>
      </w:r>
      <w:bookmarkEnd w:id="62"/>
    </w:p>
    <w:p w14:paraId="5795AFB6" w14:textId="35DACE9B" w:rsidR="009A5BC9" w:rsidRPr="007F7FEB" w:rsidRDefault="00C13C93" w:rsidP="00C13C93">
      <w:pPr>
        <w:jc w:val="both"/>
      </w:pPr>
      <w:r w:rsidRPr="007F7FEB">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C82B46"/>
    <w:p w14:paraId="6381C0FE" w14:textId="0E7846F7" w:rsidR="003F547E" w:rsidRPr="007F7FEB" w:rsidRDefault="003F547E" w:rsidP="00410E42">
      <w:pPr>
        <w:pStyle w:val="Titre3"/>
        <w:rPr>
          <w:color w:val="auto"/>
          <w:lang w:val="en-GB"/>
        </w:rPr>
      </w:pPr>
      <w:bookmarkStart w:id="63" w:name="_Toc531165080"/>
      <w:r w:rsidRPr="007F7FEB">
        <w:rPr>
          <w:color w:val="auto"/>
          <w:lang w:val="en-GB"/>
        </w:rPr>
        <w:t xml:space="preserve">Le JBOD (Just A Bunch </w:t>
      </w:r>
      <w:r w:rsidR="002D7338" w:rsidRPr="007F7FEB">
        <w:rPr>
          <w:color w:val="auto"/>
          <w:lang w:val="en-GB"/>
        </w:rPr>
        <w:t>Of</w:t>
      </w:r>
      <w:r w:rsidRPr="007F7FEB">
        <w:rPr>
          <w:color w:val="auto"/>
          <w:lang w:val="en-GB"/>
        </w:rPr>
        <w:t xml:space="preserve"> Disks</w:t>
      </w:r>
      <w:r w:rsidR="002D7338" w:rsidRPr="007F7FEB">
        <w:rPr>
          <w:color w:val="auto"/>
          <w:lang w:val="en-GB"/>
        </w:rPr>
        <w:t>):</w:t>
      </w:r>
      <w:bookmarkEnd w:id="63"/>
    </w:p>
    <w:p w14:paraId="3BA335E4" w14:textId="5937842E" w:rsidR="003F547E" w:rsidRPr="007F7FEB" w:rsidRDefault="003F547E" w:rsidP="00CF1B4B">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410E42">
      <w:pPr>
        <w:pStyle w:val="Titre3"/>
        <w:rPr>
          <w:color w:val="auto"/>
        </w:rPr>
      </w:pPr>
      <w:bookmarkStart w:id="64" w:name="_Toc531165081"/>
      <w:r w:rsidRPr="007F7FEB">
        <w:rPr>
          <w:noProof/>
          <w:color w:val="auto"/>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0 (entrelacement) :</w:t>
      </w:r>
      <w:bookmarkEnd w:id="64"/>
      <w:r w:rsidRPr="007F7FEB">
        <w:rPr>
          <w:noProof/>
          <w:color w:val="auto"/>
        </w:rPr>
        <w:t xml:space="preserve"> </w:t>
      </w:r>
    </w:p>
    <w:p w14:paraId="515ACB54" w14:textId="0248D7D2" w:rsidR="003F547E" w:rsidRPr="007F7FEB" w:rsidRDefault="003F547E" w:rsidP="00CF1B4B">
      <w:r w:rsidRPr="007F7FEB">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CF1B4B">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CF1B4B">
      <w:r w:rsidRPr="007F7FEB">
        <w:t xml:space="preserve">Nbs de disques au minimum : </w:t>
      </w:r>
      <w:r w:rsidRPr="007F7FEB">
        <w:rPr>
          <w:b/>
        </w:rPr>
        <w:t>2</w:t>
      </w:r>
    </w:p>
    <w:p w14:paraId="316B5438" w14:textId="154C1000" w:rsidR="00234033" w:rsidRPr="007F7FEB" w:rsidRDefault="00234033" w:rsidP="00CF1B4B">
      <w:r w:rsidRPr="007F7FEB">
        <w:t xml:space="preserve">Avantage(s) : </w:t>
      </w:r>
      <w:r w:rsidRPr="007F7FEB">
        <w:rPr>
          <w:b/>
        </w:rPr>
        <w:t>grande vitesse</w:t>
      </w:r>
    </w:p>
    <w:p w14:paraId="220E7AC9" w14:textId="3370DB82" w:rsidR="00234033" w:rsidRPr="007F7FEB" w:rsidRDefault="00234033" w:rsidP="00CF1B4B">
      <w:r w:rsidRPr="007F7FEB">
        <w:t xml:space="preserve">Perte de disques max : </w:t>
      </w:r>
      <w:r w:rsidRPr="007F7FEB">
        <w:rPr>
          <w:b/>
        </w:rPr>
        <w:t>1</w:t>
      </w:r>
    </w:p>
    <w:p w14:paraId="0BA1D096" w14:textId="4F2F1723" w:rsidR="00234033" w:rsidRPr="007F7FEB" w:rsidRDefault="00234033" w:rsidP="00CF1B4B">
      <w:r w:rsidRPr="007F7FEB">
        <w:t xml:space="preserve">Calcul volume : </w:t>
      </w:r>
      <w:r w:rsidRPr="007F7FEB">
        <w:rPr>
          <w:b/>
        </w:rPr>
        <w:t>nbDisk * singleDiskSize = capacity</w:t>
      </w:r>
      <w:r w:rsidRPr="007F7FEB">
        <w:t xml:space="preserve"> (</w:t>
      </w:r>
      <w:r w:rsidR="00726010" w:rsidRPr="007F7FEB">
        <w:t>ex :</w:t>
      </w:r>
      <w:r w:rsidRPr="007F7FEB">
        <w:t xml:space="preserve"> deux disques de 1TB = 2 * 1 = 2 TB)</w:t>
      </w:r>
    </w:p>
    <w:p w14:paraId="07D6BC1A" w14:textId="6115283E" w:rsidR="00234033" w:rsidRPr="007F7FEB" w:rsidRDefault="00234033" w:rsidP="00CF1B4B"/>
    <w:p w14:paraId="3144A49B" w14:textId="77777777" w:rsidR="00234033" w:rsidRPr="007F7FEB" w:rsidRDefault="00234033" w:rsidP="00CF1B4B"/>
    <w:p w14:paraId="110475F4" w14:textId="378688E6" w:rsidR="003F547E" w:rsidRPr="007F7FEB" w:rsidRDefault="00BA54B8" w:rsidP="00410E42">
      <w:pPr>
        <w:pStyle w:val="Titre3"/>
        <w:rPr>
          <w:color w:val="auto"/>
        </w:rPr>
      </w:pPr>
      <w:bookmarkStart w:id="65" w:name="_Toc531165082"/>
      <w:r w:rsidRPr="007F7FEB">
        <w:rPr>
          <w:noProof/>
          <w:color w:val="auto"/>
          <w:lang w:eastAsia="fr-CH"/>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1 (écriture miroir) :</w:t>
      </w:r>
      <w:bookmarkEnd w:id="65"/>
      <w:r w:rsidRPr="007F7FEB">
        <w:rPr>
          <w:noProof/>
          <w:color w:val="auto"/>
        </w:rPr>
        <w:t xml:space="preserve"> </w:t>
      </w:r>
    </w:p>
    <w:p w14:paraId="3E713BC0" w14:textId="304DAF43" w:rsidR="003F547E" w:rsidRPr="007F7FEB" w:rsidRDefault="003F547E" w:rsidP="00CF1B4B">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726010">
      <w:r w:rsidRPr="007F7FEB">
        <w:t>Nbs de disques au minimum :</w:t>
      </w:r>
      <w:r w:rsidR="00877428" w:rsidRPr="007F7FEB">
        <w:t xml:space="preserve"> </w:t>
      </w:r>
      <w:r w:rsidR="00877428" w:rsidRPr="007F7FEB">
        <w:rPr>
          <w:b/>
        </w:rPr>
        <w:t>2</w:t>
      </w:r>
    </w:p>
    <w:p w14:paraId="64BEAAA1" w14:textId="37530D68" w:rsidR="00726010" w:rsidRPr="007F7FEB" w:rsidRDefault="00726010" w:rsidP="00726010">
      <w:r w:rsidRPr="007F7FEB">
        <w:t xml:space="preserve">Avantage(s) </w:t>
      </w:r>
      <w:r w:rsidRPr="007F7FEB">
        <w:rPr>
          <w:b/>
        </w:rPr>
        <w:t>:</w:t>
      </w:r>
      <w:r w:rsidR="006E3FF5" w:rsidRPr="007F7FEB">
        <w:rPr>
          <w:b/>
        </w:rPr>
        <w:t xml:space="preserve"> </w:t>
      </w:r>
      <w:r w:rsidR="008C3D17" w:rsidRPr="007F7FEB">
        <w:rPr>
          <w:b/>
        </w:rPr>
        <w:t>bonne protection de dnnées</w:t>
      </w:r>
    </w:p>
    <w:p w14:paraId="01A4E1A5" w14:textId="3D4168C1" w:rsidR="00726010" w:rsidRPr="007F7FEB" w:rsidRDefault="00726010" w:rsidP="00726010">
      <w:r w:rsidRPr="007F7FEB">
        <w:t>Perte de disques max :</w:t>
      </w:r>
      <w:r w:rsidR="006E3FF5" w:rsidRPr="007F7FEB">
        <w:t xml:space="preserve"> </w:t>
      </w:r>
      <w:r w:rsidR="006E3FF5" w:rsidRPr="007F7FEB">
        <w:rPr>
          <w:b/>
        </w:rPr>
        <w:t>n-1</w:t>
      </w:r>
      <w:r w:rsidR="006E3FF5" w:rsidRPr="007F7FEB">
        <w:t xml:space="preserve"> (nbDisk -1)</w:t>
      </w:r>
    </w:p>
    <w:p w14:paraId="2F495EFB" w14:textId="0D7849A7" w:rsidR="00726010" w:rsidRPr="007F7FEB" w:rsidRDefault="00726010" w:rsidP="00726010">
      <w:r w:rsidRPr="007F7FEB">
        <w:t>Calcul volume :</w:t>
      </w:r>
      <w:r w:rsidR="00C5055C" w:rsidRPr="007F7FEB">
        <w:t xml:space="preserve"> </w:t>
      </w:r>
      <w:r w:rsidR="00C5055C" w:rsidRPr="007F7FEB">
        <w:rPr>
          <w:b/>
        </w:rPr>
        <w:t>50% du volume total</w:t>
      </w:r>
    </w:p>
    <w:p w14:paraId="7B321203" w14:textId="56D809F8" w:rsidR="00BA54B8" w:rsidRPr="007F7FEB" w:rsidRDefault="00AB17F1" w:rsidP="00CF1B4B">
      <w:pPr>
        <w:rPr>
          <w:rFonts w:ascii="Calibri-Light" w:hAnsi="Calibri-Light" w:cs="Calibri-Light"/>
          <w:sz w:val="26"/>
          <w:szCs w:val="26"/>
        </w:rPr>
      </w:pPr>
      <w:r w:rsidRPr="007F7FEB">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410E42">
      <w:pPr>
        <w:pStyle w:val="Titre3"/>
        <w:rPr>
          <w:color w:val="auto"/>
        </w:rPr>
      </w:pPr>
      <w:bookmarkStart w:id="66" w:name="_Toc531165083"/>
      <w:r w:rsidRPr="007F7FEB">
        <w:rPr>
          <w:color w:val="auto"/>
        </w:rPr>
        <w:t>RAID 1E (écriture miroir entrelacée) :</w:t>
      </w:r>
      <w:bookmarkEnd w:id="66"/>
    </w:p>
    <w:p w14:paraId="4C387E2E" w14:textId="1B91BFBC" w:rsidR="003F547E" w:rsidRPr="007F7FEB" w:rsidRDefault="003F547E" w:rsidP="00CF1B4B">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7C3DC9">
      <w:r w:rsidRPr="007F7FEB">
        <w:t xml:space="preserve">Nbs de disques au minimum : </w:t>
      </w:r>
      <w:r w:rsidRPr="007F7FEB">
        <w:rPr>
          <w:b/>
        </w:rPr>
        <w:t>3</w:t>
      </w:r>
    </w:p>
    <w:p w14:paraId="7C3179B1" w14:textId="1BAE3EF3" w:rsidR="007C3DC9" w:rsidRPr="007F7FEB" w:rsidRDefault="007C3DC9" w:rsidP="007C3DC9">
      <w:r w:rsidRPr="007F7FEB">
        <w:t xml:space="preserve">Avantage(s) : </w:t>
      </w:r>
      <w:r w:rsidRPr="007F7FEB">
        <w:rPr>
          <w:b/>
        </w:rPr>
        <w:t xml:space="preserve">grande vitesse et bonne fiabilité </w:t>
      </w:r>
    </w:p>
    <w:p w14:paraId="1116688D" w14:textId="77777777" w:rsidR="007C3DC9" w:rsidRPr="007F7FEB" w:rsidRDefault="007C3DC9" w:rsidP="007C3DC9">
      <w:r w:rsidRPr="007F7FEB">
        <w:t xml:space="preserve">Perte de disques max : </w:t>
      </w:r>
      <w:r w:rsidRPr="007F7FEB">
        <w:rPr>
          <w:b/>
        </w:rPr>
        <w:t>1</w:t>
      </w:r>
    </w:p>
    <w:p w14:paraId="5CBFD210" w14:textId="62BEC9C4" w:rsidR="00AB17F1" w:rsidRPr="007F7FEB" w:rsidRDefault="007C3DC9" w:rsidP="00CF1B4B">
      <w:pPr>
        <w:rPr>
          <w:b/>
        </w:rPr>
      </w:pPr>
      <w:r w:rsidRPr="007F7FEB">
        <w:t xml:space="preserve">Calcul volume : </w:t>
      </w:r>
      <w:r w:rsidRPr="007F7FEB">
        <w:rPr>
          <w:b/>
        </w:rPr>
        <w:t>50% du volume total</w:t>
      </w:r>
    </w:p>
    <w:p w14:paraId="4C4F6262" w14:textId="77777777" w:rsidR="00700F12" w:rsidRPr="007F7FEB" w:rsidRDefault="00700F12" w:rsidP="00CF1B4B"/>
    <w:p w14:paraId="2E4D93B0" w14:textId="035E6BCD" w:rsidR="003F547E" w:rsidRPr="007F7FEB" w:rsidRDefault="003F547E" w:rsidP="00410E42">
      <w:pPr>
        <w:pStyle w:val="Titre3"/>
        <w:rPr>
          <w:color w:val="auto"/>
        </w:rPr>
      </w:pPr>
      <w:bookmarkStart w:id="67" w:name="_Toc531165084"/>
      <w:r w:rsidRPr="007F7FEB">
        <w:rPr>
          <w:color w:val="auto"/>
        </w:rPr>
        <w:t>RAID 5 (entrelacement avec parité) :</w:t>
      </w:r>
      <w:bookmarkEnd w:id="67"/>
    </w:p>
    <w:p w14:paraId="4396B0C5" w14:textId="07084153" w:rsidR="00700F12" w:rsidRPr="007F7FEB" w:rsidRDefault="00AB17F1" w:rsidP="00CF1B4B">
      <w:r w:rsidRPr="007F7FEB">
        <w:rPr>
          <w:rFonts w:ascii="Minion-Italic" w:hAnsi="Minion-Italic" w:cs="Minion-Italic"/>
          <w:i/>
          <w:iCs/>
          <w:noProof/>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131A7B">
      <w:r w:rsidRPr="007F7FEB">
        <w:t xml:space="preserve">Nbs de disques au minimum : </w:t>
      </w:r>
      <w:r w:rsidR="002C3149" w:rsidRPr="007F7FEB">
        <w:rPr>
          <w:b/>
        </w:rPr>
        <w:t>3</w:t>
      </w:r>
    </w:p>
    <w:p w14:paraId="0DBAD693" w14:textId="7D073021" w:rsidR="00131A7B" w:rsidRPr="007F7FEB" w:rsidRDefault="00131A7B" w:rsidP="00131A7B">
      <w:r w:rsidRPr="007F7FEB">
        <w:t xml:space="preserve">Avantage(s) : </w:t>
      </w:r>
      <w:r w:rsidR="00700F12" w:rsidRPr="007F7FEB">
        <w:rPr>
          <w:b/>
        </w:rPr>
        <w:t>conçu pour assurer la perte d’un disque</w:t>
      </w:r>
    </w:p>
    <w:p w14:paraId="53C68CBC" w14:textId="77777777" w:rsidR="00131A7B" w:rsidRPr="007F7FEB" w:rsidRDefault="00131A7B" w:rsidP="00131A7B">
      <w:r w:rsidRPr="007F7FEB">
        <w:t xml:space="preserve">Perte de disques max : </w:t>
      </w:r>
      <w:r w:rsidRPr="007F7FEB">
        <w:rPr>
          <w:b/>
        </w:rPr>
        <w:t>1</w:t>
      </w:r>
    </w:p>
    <w:p w14:paraId="13226845" w14:textId="1C7E1EF3" w:rsidR="00131A7B" w:rsidRPr="007F7FEB" w:rsidRDefault="00131A7B" w:rsidP="00CF1B4B">
      <w:pPr>
        <w:rPr>
          <w:b/>
          <w:lang w:val="en-GB"/>
        </w:rPr>
      </w:pPr>
      <w:r w:rsidRPr="007F7FEB">
        <w:rPr>
          <w:lang w:val="en-GB"/>
        </w:rPr>
        <w:t>Calcul volume</w:t>
      </w:r>
      <w:r w:rsidR="002C3149" w:rsidRPr="007F7FEB">
        <w:rPr>
          <w:lang w:val="en-GB"/>
        </w:rPr>
        <w:t xml:space="preserve"> : </w:t>
      </w:r>
      <w:r w:rsidR="002C3149" w:rsidRPr="007F7FEB">
        <w:rPr>
          <w:b/>
          <w:lang w:val="en-GB"/>
        </w:rPr>
        <w:t>(nbDisk – 1) * singleDiskSize = capacity</w:t>
      </w:r>
    </w:p>
    <w:p w14:paraId="01FDE6C5" w14:textId="505DB05A" w:rsidR="000B0E89" w:rsidRPr="007F7FEB" w:rsidRDefault="00AB17F1" w:rsidP="000B0E89">
      <w:pPr>
        <w:pStyle w:val="Titre3"/>
        <w:rPr>
          <w:color w:val="auto"/>
        </w:rPr>
      </w:pPr>
      <w:bookmarkStart w:id="68" w:name="_Toc531165085"/>
      <w:r w:rsidRPr="007F7FEB">
        <w:rPr>
          <w:rFonts w:ascii="Minion-Italic" w:hAnsi="Minion-Italic" w:cs="Minion-Italic"/>
          <w:i/>
          <w:iCs/>
          <w:noProof/>
          <w:color w:val="auto"/>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6 (entrelacement avec double parité) :</w:t>
      </w:r>
      <w:bookmarkEnd w:id="68"/>
    </w:p>
    <w:p w14:paraId="62B8DFAE" w14:textId="576C9F80" w:rsidR="00AB17F1" w:rsidRPr="007F7FEB" w:rsidRDefault="003F547E" w:rsidP="00CF1B4B">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700F12">
      <w:r w:rsidRPr="007F7FEB">
        <w:t xml:space="preserve">Nbs de disques au minimum : </w:t>
      </w:r>
      <w:r w:rsidR="00746200" w:rsidRPr="007F7FEB">
        <w:rPr>
          <w:b/>
        </w:rPr>
        <w:t>4</w:t>
      </w:r>
    </w:p>
    <w:p w14:paraId="22D6FC29" w14:textId="624CC3C0" w:rsidR="00700F12" w:rsidRPr="007F7FEB" w:rsidRDefault="00700F12" w:rsidP="00700F12">
      <w:r w:rsidRPr="007F7FEB">
        <w:t xml:space="preserve">Avantage(s) : </w:t>
      </w:r>
      <w:r w:rsidR="007F7E75" w:rsidRPr="007F7FEB">
        <w:rPr>
          <w:b/>
        </w:rPr>
        <w:t xml:space="preserve">plus grande sécurité </w:t>
      </w:r>
    </w:p>
    <w:p w14:paraId="2C9468A5" w14:textId="4963ADA8" w:rsidR="00700F12" w:rsidRPr="007F7FEB" w:rsidRDefault="00700F12" w:rsidP="00700F12">
      <w:r w:rsidRPr="007F7FEB">
        <w:t xml:space="preserve">Perte de disques max : </w:t>
      </w:r>
      <w:r w:rsidR="007F7E75" w:rsidRPr="007F7FEB">
        <w:rPr>
          <w:b/>
        </w:rPr>
        <w:t>2</w:t>
      </w:r>
    </w:p>
    <w:p w14:paraId="73FB2206" w14:textId="07E6CFE3" w:rsidR="00AB17F1" w:rsidRPr="007F7FEB" w:rsidRDefault="00700F12" w:rsidP="00CF1B4B">
      <w:pPr>
        <w:rPr>
          <w:lang w:val="en-GB"/>
        </w:rPr>
      </w:pPr>
      <w:r w:rsidRPr="007F7FEB">
        <w:rPr>
          <w:lang w:val="en-GB"/>
        </w:rPr>
        <w:t xml:space="preserve">Calcul volume : </w:t>
      </w:r>
      <w:r w:rsidR="00985A0E" w:rsidRPr="007F7FEB">
        <w:rPr>
          <w:b/>
          <w:lang w:val="en-GB"/>
        </w:rPr>
        <w:t>(nbDisk – 2) * singleDiskSize = capacity</w:t>
      </w:r>
    </w:p>
    <w:p w14:paraId="3CC1DB6E" w14:textId="5A07DCF0" w:rsidR="0051309C" w:rsidRPr="007F7FEB" w:rsidRDefault="0051309C" w:rsidP="00CF1B4B">
      <w:pPr>
        <w:rPr>
          <w:lang w:val="en-GB"/>
        </w:rPr>
      </w:pPr>
    </w:p>
    <w:p w14:paraId="0804796C" w14:textId="7AB3BDC6" w:rsidR="003F547E" w:rsidRPr="007F7FEB" w:rsidRDefault="0051309C" w:rsidP="00410E42">
      <w:pPr>
        <w:pStyle w:val="Titre3"/>
        <w:rPr>
          <w:color w:val="auto"/>
        </w:rPr>
      </w:pPr>
      <w:bookmarkStart w:id="69" w:name="_Toc531165086"/>
      <w:r w:rsidRPr="007F7FEB">
        <w:rPr>
          <w:rFonts w:ascii="Minion-Italic" w:hAnsi="Minion-Italic" w:cs="Minion-Italic"/>
          <w:i/>
          <w:iCs/>
          <w:noProof/>
          <w:color w:val="auto"/>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10 (ensembles RAID 1 entrelacés) :</w:t>
      </w:r>
      <w:bookmarkEnd w:id="69"/>
    </w:p>
    <w:p w14:paraId="6387EBD3" w14:textId="3F8F3F68" w:rsidR="00AB17F1" w:rsidRPr="007F7FEB" w:rsidRDefault="003F547E" w:rsidP="00CF1B4B">
      <w:r w:rsidRPr="007F7FEB">
        <w:t>Le RAID 10 permet aussi comme le RAID 1</w:t>
      </w:r>
      <w:r w:rsidRPr="007F7FEB">
        <w:rPr>
          <w:vertAlign w:val="superscript"/>
        </w:rPr>
        <w:t>E</w:t>
      </w:r>
      <w:r w:rsidRPr="007F7FEB">
        <w:t xml:space="preserve"> d’avoir une vitesse de d’écriture accélérer tout en ayant du mirroring.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51309C">
      <w:r w:rsidRPr="007F7FEB">
        <w:t xml:space="preserve">Nbs de disques au minimum : </w:t>
      </w:r>
      <w:r w:rsidR="00510772" w:rsidRPr="007F7FEB">
        <w:rPr>
          <w:b/>
        </w:rPr>
        <w:t>4</w:t>
      </w:r>
    </w:p>
    <w:p w14:paraId="41BCBAAC" w14:textId="42D0321B" w:rsidR="0051309C" w:rsidRPr="007F7FEB" w:rsidRDefault="0051309C" w:rsidP="0051309C">
      <w:r w:rsidRPr="007F7FEB">
        <w:t xml:space="preserve">Avantage(s) : </w:t>
      </w:r>
      <w:r w:rsidR="00F43606" w:rsidRPr="007F7FEB">
        <w:rPr>
          <w:b/>
        </w:rPr>
        <w:t>redondance des données et bonne vitesse d’écriture</w:t>
      </w:r>
      <w:r w:rsidRPr="007F7FEB">
        <w:t xml:space="preserve"> </w:t>
      </w:r>
    </w:p>
    <w:p w14:paraId="00521F72" w14:textId="009B00B8" w:rsidR="0051309C" w:rsidRPr="007F7FEB" w:rsidRDefault="0051309C" w:rsidP="0051309C">
      <w:r w:rsidRPr="007F7FEB">
        <w:t xml:space="preserve">Perte de disques max : </w:t>
      </w:r>
      <w:r w:rsidRPr="007F7FEB">
        <w:rPr>
          <w:b/>
        </w:rPr>
        <w:t>2</w:t>
      </w:r>
    </w:p>
    <w:p w14:paraId="698D0C69" w14:textId="00E91E4A" w:rsidR="0051309C" w:rsidRPr="007F7FEB" w:rsidRDefault="0051309C" w:rsidP="0051309C">
      <w:r w:rsidRPr="007F7FEB">
        <w:t xml:space="preserve">Calcul volume : </w:t>
      </w:r>
      <w:r w:rsidR="00510772" w:rsidRPr="007F7FEB">
        <w:rPr>
          <w:b/>
        </w:rPr>
        <w:t>50% du volume total</w:t>
      </w:r>
    </w:p>
    <w:p w14:paraId="086951BC" w14:textId="41980D25" w:rsidR="0051309C" w:rsidRPr="007F7FEB" w:rsidRDefault="0051309C" w:rsidP="00CF1B4B"/>
    <w:p w14:paraId="25AEE434" w14:textId="55773F80" w:rsidR="00AB17F1" w:rsidRPr="007F7FEB" w:rsidRDefault="00EE565D" w:rsidP="00AB17F1">
      <w:pPr>
        <w:pStyle w:val="Titre3"/>
        <w:rPr>
          <w:color w:val="auto"/>
        </w:rPr>
      </w:pPr>
      <w:bookmarkStart w:id="70" w:name="_Toc531165087"/>
      <w:r w:rsidRPr="007F7FEB">
        <w:rPr>
          <w:rFonts w:ascii="Minion-Italic" w:hAnsi="Minion-Italic" w:cs="Minion-Italic"/>
          <w:i/>
          <w:iCs/>
          <w:noProof/>
          <w:color w:val="auto"/>
          <w:sz w:val="19"/>
          <w:szCs w:val="19"/>
          <w:lang w:eastAsia="fr-CH"/>
        </w:rPr>
        <w:drawing>
          <wp:anchor distT="0" distB="0" distL="114300" distR="114300" simplePos="0" relativeHeight="251680768" behindDoc="0" locked="0" layoutInCell="1" allowOverlap="1" wp14:anchorId="313F68FA" wp14:editId="475EB87A">
            <wp:simplePos x="0" y="0"/>
            <wp:positionH relativeFrom="column">
              <wp:posOffset>3860888</wp:posOffset>
            </wp:positionH>
            <wp:positionV relativeFrom="paragraph">
              <wp:posOffset>97686</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50 (ensembles RAID 5 entrelacés) :</w:t>
      </w:r>
      <w:bookmarkEnd w:id="70"/>
    </w:p>
    <w:p w14:paraId="6FF63103" w14:textId="1A219D5D" w:rsidR="00AB17F1" w:rsidRPr="007F7FEB" w:rsidRDefault="003F547E" w:rsidP="00CF1B4B">
      <w:r w:rsidRPr="007F7FEB">
        <w:t xml:space="preserve">Le RAID 50 permet d’avoir 2 </w:t>
      </w:r>
      <w:r w:rsidR="00CF1B4B" w:rsidRPr="007F7FEB">
        <w:t>piles</w:t>
      </w:r>
      <w:r w:rsidRPr="007F7FEB">
        <w:t xml:space="preserve"> de disques en RAID 5 entrelacer en RAID 0. Chaque pile peux perde un disque et les performances sont accélérer tout en ayant la possibilité d’utilisé 67% </w:t>
      </w:r>
      <w:r w:rsidR="00A458E6" w:rsidRPr="007F7FEB">
        <w:t>à</w:t>
      </w:r>
      <w:r w:rsidRPr="007F7FEB">
        <w:t xml:space="preserve"> 94% Dépendant le nombre de disque dans l’ensemble du RAID.</w:t>
      </w:r>
    </w:p>
    <w:p w14:paraId="2FB7BD7F" w14:textId="211AA604" w:rsidR="00EE565D" w:rsidRPr="007F7FEB" w:rsidRDefault="00EE565D" w:rsidP="00EE565D">
      <w:r w:rsidRPr="007F7FEB">
        <w:t xml:space="preserve">Nbs de disques au minimum : </w:t>
      </w:r>
      <w:r w:rsidR="003E67D9" w:rsidRPr="007F7FEB">
        <w:rPr>
          <w:b/>
        </w:rPr>
        <w:t>6</w:t>
      </w:r>
    </w:p>
    <w:p w14:paraId="36ED8BA7" w14:textId="0CFCCB07" w:rsidR="00EE565D" w:rsidRPr="007F7FEB" w:rsidRDefault="00EE565D" w:rsidP="00EE565D">
      <w:r w:rsidRPr="007F7FEB">
        <w:t xml:space="preserve">Avantage(s) : </w:t>
      </w:r>
      <w:r w:rsidR="00D958EE" w:rsidRPr="007F7FEB">
        <w:rPr>
          <w:b/>
        </w:rPr>
        <w:t>volume agrégé</w:t>
      </w:r>
    </w:p>
    <w:p w14:paraId="52134954" w14:textId="22E48921" w:rsidR="00EE565D" w:rsidRPr="007F7FEB" w:rsidRDefault="00EE565D" w:rsidP="00EE565D">
      <w:r w:rsidRPr="007F7FEB">
        <w:t xml:space="preserve">Perte de disques max : </w:t>
      </w:r>
      <w:r w:rsidR="00CD4A35" w:rsidRPr="007F7FEB">
        <w:rPr>
          <w:b/>
        </w:rPr>
        <w:t>1</w:t>
      </w:r>
    </w:p>
    <w:p w14:paraId="1210F5F0" w14:textId="365111AF" w:rsidR="00EE565D" w:rsidRPr="007F7FEB" w:rsidRDefault="00EE565D" w:rsidP="00CF1B4B">
      <w:r w:rsidRPr="007F7FEB">
        <w:t xml:space="preserve">Calcul volume : </w:t>
      </w:r>
      <w:r w:rsidR="00122DCC" w:rsidRPr="007F7FEB">
        <w:t>trop teck à calculer</w:t>
      </w:r>
    </w:p>
    <w:p w14:paraId="2E3AA1E1" w14:textId="77777777" w:rsidR="003F547E" w:rsidRPr="007F7FEB" w:rsidRDefault="0051309C" w:rsidP="00410E42">
      <w:pPr>
        <w:pStyle w:val="Titre3"/>
        <w:rPr>
          <w:color w:val="auto"/>
        </w:rPr>
      </w:pPr>
      <w:bookmarkStart w:id="71" w:name="_Toc531165088"/>
      <w:r w:rsidRPr="007F7FEB">
        <w:rPr>
          <w:rFonts w:ascii="Minion-Italic" w:hAnsi="Minion-Italic" w:cs="Minion-Italic"/>
          <w:i/>
          <w:iCs/>
          <w:noProof/>
          <w:color w:val="auto"/>
          <w:sz w:val="19"/>
          <w:szCs w:val="19"/>
          <w:lang w:eastAsia="fr-CH"/>
        </w:rPr>
        <w:lastRenderedPageBreak/>
        <w:drawing>
          <wp:anchor distT="0" distB="0" distL="114300" distR="114300" simplePos="0" relativeHeight="251681792" behindDoc="0" locked="0" layoutInCell="1" allowOverlap="1" wp14:anchorId="0FD825E1" wp14:editId="29AC53C9">
            <wp:simplePos x="0" y="0"/>
            <wp:positionH relativeFrom="column">
              <wp:posOffset>3342315</wp:posOffset>
            </wp:positionH>
            <wp:positionV relativeFrom="paragraph">
              <wp:posOffset>22343</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60 (ensembles RAID 6 entrelacés) :</w:t>
      </w:r>
      <w:bookmarkEnd w:id="71"/>
      <w:r w:rsidR="00AB17F1" w:rsidRPr="007F7FEB">
        <w:rPr>
          <w:rFonts w:ascii="Minion-Italic" w:hAnsi="Minion-Italic" w:cs="Minion-Italic"/>
          <w:i/>
          <w:iCs/>
          <w:noProof/>
          <w:color w:val="auto"/>
          <w:sz w:val="19"/>
          <w:szCs w:val="19"/>
        </w:rPr>
        <w:t xml:space="preserve"> </w:t>
      </w:r>
    </w:p>
    <w:p w14:paraId="0AB1CFB7" w14:textId="17D7EED9" w:rsidR="003F547E" w:rsidRPr="007F7FEB" w:rsidRDefault="003F547E" w:rsidP="00D84EFF">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4D986500" w:rsidR="00EE565D" w:rsidRPr="007F7FEB" w:rsidRDefault="00EE565D" w:rsidP="00EE565D">
      <w:r w:rsidRPr="007F7FEB">
        <w:t xml:space="preserve">Nbs de disques au minimum : </w:t>
      </w:r>
      <w:r w:rsidR="00957CB9" w:rsidRPr="007F7FEB">
        <w:rPr>
          <w:b/>
        </w:rPr>
        <w:t>8</w:t>
      </w:r>
    </w:p>
    <w:p w14:paraId="24B31A7F" w14:textId="22567005" w:rsidR="00957CB9" w:rsidRPr="007F7FEB" w:rsidRDefault="00EE565D" w:rsidP="00EE565D">
      <w:pPr>
        <w:rPr>
          <w:b/>
        </w:rPr>
      </w:pPr>
      <w:r w:rsidRPr="007F7FEB">
        <w:t xml:space="preserve">Avantage(s) : </w:t>
      </w:r>
      <w:r w:rsidR="00957CB9" w:rsidRPr="007F7FEB">
        <w:rPr>
          <w:b/>
        </w:rPr>
        <w:t>beaucoup de disques avec redondance plus grande (la performance est nul)</w:t>
      </w:r>
    </w:p>
    <w:p w14:paraId="541B5A61" w14:textId="77777777" w:rsidR="00EE565D" w:rsidRPr="007F7FEB" w:rsidRDefault="00EE565D" w:rsidP="00EE565D">
      <w:r w:rsidRPr="007F7FEB">
        <w:t xml:space="preserve">Perte de disques max : </w:t>
      </w:r>
      <w:r w:rsidRPr="007F7FEB">
        <w:rPr>
          <w:b/>
        </w:rPr>
        <w:t>2</w:t>
      </w:r>
    </w:p>
    <w:p w14:paraId="51F2BC18" w14:textId="3E79B8D8" w:rsidR="00EE565D" w:rsidRPr="007F7FEB" w:rsidRDefault="00EE565D" w:rsidP="00D84EFF">
      <w:r w:rsidRPr="007F7FEB">
        <w:t xml:space="preserve">Calcul volume : </w:t>
      </w:r>
      <w:r w:rsidR="00815213" w:rsidRPr="007F7FEB">
        <w:t>trop teck à calculer</w:t>
      </w:r>
    </w:p>
    <w:p w14:paraId="7560C617" w14:textId="77777777" w:rsidR="00BD65C4" w:rsidRPr="007F7FEB" w:rsidRDefault="00BD65C4" w:rsidP="00D84EFF"/>
    <w:p w14:paraId="5B2C997B" w14:textId="2525816D" w:rsidR="000B0E89" w:rsidRPr="007F7FEB" w:rsidRDefault="0091562E" w:rsidP="00AE41E3">
      <w:pPr>
        <w:pStyle w:val="Titre2"/>
        <w:rPr>
          <w:color w:val="auto"/>
        </w:rPr>
      </w:pPr>
      <w:bookmarkStart w:id="72" w:name="_Toc531165089"/>
      <w:r w:rsidRPr="007F7FEB">
        <w:rPr>
          <w:color w:val="auto"/>
        </w:rPr>
        <w:t>Les différents systèmes de stockages</w:t>
      </w:r>
      <w:bookmarkEnd w:id="72"/>
    </w:p>
    <w:p w14:paraId="590B346F" w14:textId="3D79C286" w:rsidR="003510BF" w:rsidRPr="007F7FEB" w:rsidRDefault="003510BF" w:rsidP="003510BF">
      <w:pPr>
        <w:pStyle w:val="Titre3"/>
        <w:rPr>
          <w:color w:val="auto"/>
        </w:rPr>
      </w:pPr>
      <w:bookmarkStart w:id="73" w:name="_Toc531165090"/>
      <w:r w:rsidRPr="007F7FEB">
        <w:rPr>
          <w:color w:val="auto"/>
        </w:rPr>
        <w:t>Première génération</w:t>
      </w:r>
      <w:r w:rsidR="0008051F" w:rsidRPr="007F7FEB">
        <w:rPr>
          <w:color w:val="auto"/>
        </w:rPr>
        <w:t xml:space="preserve"> – supports physiques</w:t>
      </w:r>
      <w:bookmarkEnd w:id="73"/>
    </w:p>
    <w:p w14:paraId="4AC53D5A" w14:textId="5A86FCA5" w:rsidR="00A52A68" w:rsidRPr="007F7FEB" w:rsidRDefault="00A52A68" w:rsidP="00DA6430">
      <w:pPr>
        <w:pStyle w:val="Titre4"/>
        <w:rPr>
          <w:color w:val="auto"/>
        </w:rPr>
      </w:pPr>
      <w:bookmarkStart w:id="74" w:name="_Toc531165091"/>
      <w:r w:rsidRPr="007F7FEB">
        <w:rPr>
          <w:color w:val="auto"/>
        </w:rPr>
        <w:t xml:space="preserve">Le </w:t>
      </w:r>
      <w:r w:rsidR="00A03392" w:rsidRPr="007F7FEB">
        <w:rPr>
          <w:color w:val="auto"/>
        </w:rPr>
        <w:t>r</w:t>
      </w:r>
      <w:r w:rsidRPr="007F7FEB">
        <w:rPr>
          <w:color w:val="auto"/>
        </w:rPr>
        <w:t>uban perforé</w:t>
      </w:r>
      <w:bookmarkEnd w:id="74"/>
    </w:p>
    <w:p w14:paraId="0797373D" w14:textId="48437E79" w:rsidR="00EA4CDF" w:rsidRPr="007F7FEB" w:rsidRDefault="00EA4CDF" w:rsidP="00EA4CDF">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77777777" w:rsidR="00016F35" w:rsidRPr="007F7FEB" w:rsidRDefault="00016F35" w:rsidP="00016F35">
      <w:pPr>
        <w:pStyle w:val="Titre4"/>
        <w:rPr>
          <w:color w:val="auto"/>
        </w:rPr>
      </w:pPr>
      <w:bookmarkStart w:id="75" w:name="_Toc531165092"/>
      <w:r w:rsidRPr="007F7FEB">
        <w:rPr>
          <w:color w:val="auto"/>
        </w:rPr>
        <w:t>La carte perforée</w:t>
      </w:r>
      <w:bookmarkEnd w:id="75"/>
    </w:p>
    <w:p w14:paraId="75B823E9" w14:textId="1530000D" w:rsidR="004C47E0" w:rsidRPr="007F7FEB" w:rsidRDefault="00AF1209" w:rsidP="00EA4CDF">
      <w:r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0E66268F" w:rsidR="00016F35" w:rsidRPr="007F7FEB" w:rsidRDefault="004C47E0" w:rsidP="00EA4CDF">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EA4CDF">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52B25429" w:rsidR="003510BF" w:rsidRPr="007F7FEB" w:rsidRDefault="003510BF" w:rsidP="003510BF">
      <w:pPr>
        <w:pStyle w:val="Titre3"/>
        <w:rPr>
          <w:color w:val="auto"/>
        </w:rPr>
      </w:pPr>
      <w:bookmarkStart w:id="76" w:name="_Toc531165093"/>
      <w:r w:rsidRPr="007F7FEB">
        <w:rPr>
          <w:color w:val="auto"/>
        </w:rPr>
        <w:t>Deuxième génération</w:t>
      </w:r>
      <w:r w:rsidR="0008051F" w:rsidRPr="007F7FEB">
        <w:rPr>
          <w:color w:val="auto"/>
        </w:rPr>
        <w:t xml:space="preserve"> – supports magnétiques</w:t>
      </w:r>
      <w:bookmarkEnd w:id="76"/>
    </w:p>
    <w:p w14:paraId="4B9B467B" w14:textId="7926D37C" w:rsidR="00D471FD" w:rsidRPr="007F7FEB" w:rsidRDefault="00A03392" w:rsidP="008A6FA1">
      <w:pPr>
        <w:pStyle w:val="Titre4"/>
        <w:rPr>
          <w:color w:val="auto"/>
        </w:rPr>
      </w:pPr>
      <w:bookmarkStart w:id="77" w:name="_Toc531165094"/>
      <w:r w:rsidRPr="007F7FEB">
        <w:rPr>
          <w:color w:val="auto"/>
        </w:rPr>
        <w:t>La bande magnétique</w:t>
      </w:r>
      <w:bookmarkEnd w:id="77"/>
    </w:p>
    <w:p w14:paraId="618C3F78" w14:textId="5444FDA4" w:rsidR="009E52CF" w:rsidRPr="007F7FEB" w:rsidRDefault="009E52CF" w:rsidP="009E52CF">
      <w:r w:rsidRPr="007F7FEB">
        <w:t xml:space="preserve">La bande magnétique, développée en Allemagne en 1928, est utilisée pour enregistrer et écouter des informations analogiques ou numériques. Le magnétophone servira alors à écouter </w:t>
      </w:r>
      <w:r w:rsidR="00080AB5" w:rsidRPr="007F7FEB">
        <w:t>les signaux audios</w:t>
      </w:r>
      <w:r w:rsidRPr="007F7FEB">
        <w:t xml:space="preserve"> et le magnétoscope pour les signaux </w:t>
      </w:r>
      <w:r w:rsidR="004220BC" w:rsidRPr="007F7FEB">
        <w:t>vidéo</w:t>
      </w:r>
      <w:r w:rsidR="00DC51BF" w:rsidRPr="007F7FEB">
        <w:t>.</w:t>
      </w:r>
    </w:p>
    <w:p w14:paraId="525C0D65" w14:textId="437786A3" w:rsidR="00DC51BF" w:rsidRPr="007F7FEB" w:rsidRDefault="00DC51BF" w:rsidP="009E52CF">
      <w:r w:rsidRPr="007F7FEB">
        <w:t>L’utilisation d’une bande magnétique se caractérisera à l’aide de la largeur de la bande et à son nombre de pistes.</w:t>
      </w:r>
    </w:p>
    <w:p w14:paraId="695C71C6" w14:textId="7E684D81" w:rsidR="00F8195D" w:rsidRPr="007F7FEB" w:rsidRDefault="00F8195D" w:rsidP="00F8195D">
      <w:r w:rsidRPr="007F7FEB">
        <w:t xml:space="preserve">Les bandes magnétiques sont très vite devenues le système de mémoire de masse </w:t>
      </w:r>
      <w:r w:rsidR="00C81BAE" w:rsidRPr="007F7FEB">
        <w:t>par excellence.</w:t>
      </w:r>
    </w:p>
    <w:p w14:paraId="490284D5" w14:textId="1A01E97E" w:rsidR="00CD2AD4" w:rsidRPr="007F7FEB" w:rsidRDefault="00CD2AD4" w:rsidP="008A6FA1">
      <w:pPr>
        <w:pStyle w:val="Titre4"/>
        <w:rPr>
          <w:color w:val="auto"/>
        </w:rPr>
      </w:pPr>
      <w:bookmarkStart w:id="78" w:name="_Toc531165095"/>
      <w:r w:rsidRPr="007F7FEB">
        <w:rPr>
          <w:color w:val="auto"/>
        </w:rPr>
        <w:lastRenderedPageBreak/>
        <w:t>La cassette</w:t>
      </w:r>
      <w:r w:rsidR="004C7230" w:rsidRPr="007F7FEB">
        <w:rPr>
          <w:color w:val="auto"/>
        </w:rPr>
        <w:t xml:space="preserve"> audio</w:t>
      </w:r>
      <w:bookmarkEnd w:id="78"/>
    </w:p>
    <w:p w14:paraId="56674064" w14:textId="4444861C" w:rsidR="00BF10AF" w:rsidRPr="007F7FEB" w:rsidRDefault="00BF10AF" w:rsidP="00BF10AF">
      <w:r w:rsidRPr="007F7FEB">
        <w:t>La cassette audio / minicassette / musicassette a été introduit</w:t>
      </w:r>
      <w:r w:rsidR="00F023F9" w:rsidRPr="007F7FEB">
        <w:t>e</w:t>
      </w:r>
      <w:r w:rsidRPr="007F7FEB">
        <w:t xml:space="preserve"> par Philips. Une cassette contient deux bobines où est enroulée </w:t>
      </w:r>
      <w:r w:rsidR="00035D2C" w:rsidRPr="007F7FEB">
        <w:t>une bande magnétique</w:t>
      </w:r>
      <w:r w:rsidRPr="007F7FEB">
        <w:t>.</w:t>
      </w:r>
    </w:p>
    <w:p w14:paraId="6AB16A1D" w14:textId="6E2A1A14" w:rsidR="00035D2C" w:rsidRPr="007F7FEB" w:rsidRDefault="00035D2C" w:rsidP="00BF10AF">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58870060" w:rsidR="003415FD" w:rsidRPr="007F7FEB" w:rsidRDefault="008A343E" w:rsidP="00BF10AF">
      <w:r w:rsidRPr="007F7FEB">
        <w:t>Une cassette est composée de quatre canaux qui sont écrits en parallèle sur la bande, deux par côté. C’est pour cela qu’il faut retourner la cassette, chaque face comporte deux bandes.</w:t>
      </w:r>
    </w:p>
    <w:p w14:paraId="5C532ECB" w14:textId="77777777" w:rsidR="00994779" w:rsidRPr="007F7FEB" w:rsidRDefault="00994779" w:rsidP="00BF10AF">
      <w:r w:rsidRPr="007F7FEB">
        <w:t>Il existe différents types de cassettes, ces types se différencient par leurs matériaux de constructions et leurs performances :</w:t>
      </w:r>
    </w:p>
    <w:p w14:paraId="4E2638F8" w14:textId="561A985E" w:rsidR="00994779" w:rsidRPr="007F7FEB" w:rsidRDefault="00994779" w:rsidP="007734BD">
      <w:pPr>
        <w:pStyle w:val="Paragraphedeliste"/>
        <w:numPr>
          <w:ilvl w:val="0"/>
          <w:numId w:val="10"/>
        </w:numPr>
      </w:pPr>
      <w:r w:rsidRPr="007F7FEB">
        <w:t>Type 1 – normale : de 30Hz à 15kHz</w:t>
      </w:r>
    </w:p>
    <w:p w14:paraId="5554395F" w14:textId="63E558CB" w:rsidR="00994779" w:rsidRPr="007F7FEB" w:rsidRDefault="00994779" w:rsidP="007734BD">
      <w:pPr>
        <w:pStyle w:val="Paragraphedeliste"/>
        <w:numPr>
          <w:ilvl w:val="0"/>
          <w:numId w:val="10"/>
        </w:numPr>
      </w:pPr>
      <w:r w:rsidRPr="007F7FEB">
        <w:t>Type 2 – chrome : de 30Hz à 16kHz</w:t>
      </w:r>
    </w:p>
    <w:p w14:paraId="4F4D3312" w14:textId="77777777" w:rsidR="00994779" w:rsidRPr="007F7FEB" w:rsidRDefault="00994779" w:rsidP="007734BD">
      <w:pPr>
        <w:pStyle w:val="Paragraphedeliste"/>
        <w:numPr>
          <w:ilvl w:val="0"/>
          <w:numId w:val="10"/>
        </w:numPr>
      </w:pPr>
      <w:r w:rsidRPr="007F7FEB">
        <w:t>Type 3 – ferrichrome : de 30Hz à 16kHz</w:t>
      </w:r>
    </w:p>
    <w:p w14:paraId="2EFB4FEE" w14:textId="4D8F9B36" w:rsidR="001A58BF" w:rsidRPr="007F7FEB" w:rsidRDefault="00994779" w:rsidP="007734BD">
      <w:pPr>
        <w:pStyle w:val="Paragraphedeliste"/>
        <w:numPr>
          <w:ilvl w:val="0"/>
          <w:numId w:val="10"/>
        </w:numPr>
      </w:pPr>
      <w:r w:rsidRPr="007F7FEB">
        <w:t>Type 4 – métal : de 30Hz à 18kHz</w:t>
      </w:r>
    </w:p>
    <w:p w14:paraId="19423D63" w14:textId="1B177DC4" w:rsidR="001A58BF" w:rsidRPr="007F7FEB" w:rsidRDefault="001A58BF" w:rsidP="001A58BF">
      <w:r w:rsidRPr="007F7FEB">
        <w:t xml:space="preserve">La durée d’une cassette </w:t>
      </w:r>
      <w:r w:rsidR="002E7F19" w:rsidRPr="007F7FEB">
        <w:t>peut</w:t>
      </w:r>
      <w:r w:rsidRPr="007F7FEB">
        <w:t xml:space="preserve"> varier en fonction de la longueur de la bande et de la vitesse de défilement.</w:t>
      </w:r>
    </w:p>
    <w:p w14:paraId="19ED2160" w14:textId="3EEDCF52" w:rsidR="004C7230" w:rsidRPr="007F7FEB" w:rsidRDefault="004C7230" w:rsidP="004C7230">
      <w:pPr>
        <w:pStyle w:val="Titre4"/>
        <w:rPr>
          <w:color w:val="auto"/>
        </w:rPr>
      </w:pPr>
      <w:bookmarkStart w:id="79" w:name="_Toc531165096"/>
      <w:r w:rsidRPr="007F7FEB">
        <w:rPr>
          <w:color w:val="auto"/>
        </w:rPr>
        <w:t>La cassette vidéo</w:t>
      </w:r>
      <w:bookmarkEnd w:id="79"/>
    </w:p>
    <w:p w14:paraId="44374A7D" w14:textId="3970DEF4" w:rsidR="002E7F19" w:rsidRPr="007F7FEB" w:rsidRDefault="002E7F19" w:rsidP="002E7F19">
      <w:r w:rsidRPr="007F7FEB">
        <w:t xml:space="preserve">La cassette vidéo fonctionne de la même manière qu’une cassette audio : elle comprend </w:t>
      </w:r>
      <w:r w:rsidR="000F15BF" w:rsidRPr="007F7FEB">
        <w:t>une bobine</w:t>
      </w:r>
      <w:r w:rsidRPr="007F7FEB">
        <w:t xml:space="preserve"> de magnétique capable de défiler afin de pouvoir lire ou enregistrer </w:t>
      </w:r>
      <w:r w:rsidR="00080AB5" w:rsidRPr="007F7FEB">
        <w:t>des signaux audios</w:t>
      </w:r>
      <w:r w:rsidRPr="007F7FEB">
        <w:t xml:space="preserve"> ou vidéos</w:t>
      </w:r>
      <w:r w:rsidR="000F15BF" w:rsidRPr="007F7FEB">
        <w:t>.</w:t>
      </w:r>
    </w:p>
    <w:p w14:paraId="3B5AF4D6" w14:textId="60CDDCA5" w:rsidR="000F15BF" w:rsidRPr="007F7FEB" w:rsidRDefault="003805B1" w:rsidP="002E7F19">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U-matic, etc… La différence entre ces formats se caractérise par une différente largeur de bande pour la luminance et une différente largeur de bande pour la chrominance.</w:t>
      </w:r>
    </w:p>
    <w:p w14:paraId="1CCD58D5" w14:textId="4538EDD9" w:rsidR="00CD2AD4" w:rsidRPr="007F7FEB" w:rsidRDefault="00CD2AD4" w:rsidP="008A6FA1">
      <w:pPr>
        <w:pStyle w:val="Titre4"/>
        <w:rPr>
          <w:color w:val="auto"/>
        </w:rPr>
      </w:pPr>
      <w:bookmarkStart w:id="80" w:name="_Toc531165097"/>
      <w:r w:rsidRPr="007F7FEB">
        <w:rPr>
          <w:color w:val="auto"/>
        </w:rPr>
        <w:t>Le disque dur</w:t>
      </w:r>
      <w:bookmarkEnd w:id="80"/>
    </w:p>
    <w:p w14:paraId="060A2E07" w14:textId="61FCE999" w:rsidR="00C73DC9" w:rsidRPr="007F7FEB" w:rsidRDefault="00F023F9" w:rsidP="00F023F9">
      <w:r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359C09D2" w:rsidR="00F023F9" w:rsidRPr="007F7FEB" w:rsidRDefault="002F76DC" w:rsidP="00F023F9">
      <w:r w:rsidRPr="007F7FEB">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7F7FEB" w:rsidRDefault="00CD2AD4" w:rsidP="008A6FA1">
      <w:pPr>
        <w:pStyle w:val="Titre4"/>
        <w:rPr>
          <w:color w:val="auto"/>
        </w:rPr>
      </w:pPr>
      <w:bookmarkStart w:id="81" w:name="_Toc531165098"/>
      <w:r w:rsidRPr="007F7FEB">
        <w:rPr>
          <w:color w:val="auto"/>
        </w:rPr>
        <w:t>La disquette</w:t>
      </w:r>
      <w:bookmarkEnd w:id="81"/>
    </w:p>
    <w:p w14:paraId="6DC86C8C" w14:textId="5C0AE459" w:rsidR="002A5BC2" w:rsidRPr="007F7FEB" w:rsidRDefault="002A5BC2" w:rsidP="002A5BC2">
      <w:r w:rsidRPr="007F7FEB">
        <w:t>Après plusieurs années de tests, la disquette fut lancée par IBM en 1967. Les disquettes sont des supports de stockages de donnée amovible, elles sont aussi appelées disque souple (floppy disk).</w:t>
      </w:r>
    </w:p>
    <w:p w14:paraId="28E711E3" w14:textId="25BE26EA" w:rsidR="002A5BC2" w:rsidRPr="007F7FEB" w:rsidRDefault="002A5BC2" w:rsidP="002A5BC2">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5176B9B3" w:rsidR="003510BF" w:rsidRPr="007F7FEB" w:rsidRDefault="003510BF" w:rsidP="003510BF">
      <w:pPr>
        <w:pStyle w:val="Titre3"/>
        <w:rPr>
          <w:color w:val="auto"/>
        </w:rPr>
      </w:pPr>
      <w:bookmarkStart w:id="82" w:name="_Toc531165099"/>
      <w:r w:rsidRPr="007F7FEB">
        <w:rPr>
          <w:color w:val="auto"/>
        </w:rPr>
        <w:lastRenderedPageBreak/>
        <w:t>Troisième génération</w:t>
      </w:r>
      <w:r w:rsidR="0008051F" w:rsidRPr="007F7FEB">
        <w:rPr>
          <w:color w:val="auto"/>
        </w:rPr>
        <w:t xml:space="preserve"> – supports optiques</w:t>
      </w:r>
      <w:bookmarkEnd w:id="82"/>
      <w:r w:rsidR="0008051F" w:rsidRPr="007F7FEB">
        <w:rPr>
          <w:color w:val="auto"/>
        </w:rPr>
        <w:t xml:space="preserve"> </w:t>
      </w:r>
    </w:p>
    <w:p w14:paraId="5470F462" w14:textId="207636D6" w:rsidR="003B0B86" w:rsidRPr="007F7FEB" w:rsidRDefault="003B0B86" w:rsidP="008A6FA1">
      <w:pPr>
        <w:pStyle w:val="Titre4"/>
        <w:rPr>
          <w:color w:val="auto"/>
        </w:rPr>
      </w:pPr>
      <w:bookmarkStart w:id="83" w:name="_Toc531165100"/>
      <w:r w:rsidRPr="007F7FEB">
        <w:rPr>
          <w:color w:val="auto"/>
        </w:rPr>
        <w:t>Le disque compact</w:t>
      </w:r>
      <w:bookmarkEnd w:id="83"/>
    </w:p>
    <w:p w14:paraId="72227BCB" w14:textId="7418A89B" w:rsidR="007051C2" w:rsidRPr="007F7FEB" w:rsidRDefault="007051C2" w:rsidP="007051C2">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1BDE2CB1" w:rsidR="00D70F50" w:rsidRPr="007F7FEB" w:rsidRDefault="00D70F50" w:rsidP="007051C2">
      <w:r w:rsidRPr="007F7FEB">
        <w:t>Un CD-ROM possède en général ~700Mo de données et peut tourner à une vitesse linaire de 500 tr/min pour permettre une lecture optimale.</w:t>
      </w:r>
    </w:p>
    <w:p w14:paraId="35654390" w14:textId="567FCF57" w:rsidR="00A43FD6" w:rsidRPr="007F7FEB" w:rsidRDefault="00A43FD6" w:rsidP="007051C2">
      <w:r w:rsidRPr="007F7FEB">
        <w:t>Un CD audio a une longévité qui se situe entre 50 et 200 ans.</w:t>
      </w:r>
    </w:p>
    <w:p w14:paraId="6A93987C" w14:textId="0FA24C0B" w:rsidR="003B0B86" w:rsidRPr="007F7FEB" w:rsidRDefault="003B0B86" w:rsidP="008A6FA1">
      <w:pPr>
        <w:pStyle w:val="Titre4"/>
        <w:rPr>
          <w:color w:val="auto"/>
        </w:rPr>
      </w:pPr>
      <w:bookmarkStart w:id="84" w:name="_Toc531165101"/>
      <w:r w:rsidRPr="007F7FEB">
        <w:rPr>
          <w:color w:val="auto"/>
        </w:rPr>
        <w:t>Le DVD</w:t>
      </w:r>
      <w:bookmarkEnd w:id="84"/>
    </w:p>
    <w:p w14:paraId="23376B06" w14:textId="77777777" w:rsidR="00AD1601" w:rsidRPr="007F7FEB" w:rsidRDefault="001C28D8" w:rsidP="001C28D8">
      <w:r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22CD78C5" w:rsidR="001C28D8" w:rsidRPr="007F7FEB" w:rsidRDefault="00AD1601" w:rsidP="001C28D8">
      <w:r w:rsidRPr="007F7FEB">
        <w:t>Selon la catégorie un DVD peut stocker jusqu’à 18 Go. Le DVD possède différents formats qui se sont développés durant des années.</w:t>
      </w:r>
    </w:p>
    <w:p w14:paraId="36AE54B0" w14:textId="56672E86" w:rsidR="003B0B86" w:rsidRPr="007F7FEB" w:rsidRDefault="003B0B86" w:rsidP="008A6FA1">
      <w:pPr>
        <w:pStyle w:val="Titre4"/>
        <w:rPr>
          <w:color w:val="auto"/>
        </w:rPr>
      </w:pPr>
      <w:bookmarkStart w:id="85" w:name="_Toc531165102"/>
      <w:r w:rsidRPr="007F7FEB">
        <w:rPr>
          <w:color w:val="auto"/>
        </w:rPr>
        <w:t>Le Blu-ray</w:t>
      </w:r>
      <w:bookmarkEnd w:id="85"/>
    </w:p>
    <w:p w14:paraId="4F70ADE2" w14:textId="719A9F82" w:rsidR="00AD1601" w:rsidRPr="007F7FEB" w:rsidRDefault="00AD1601" w:rsidP="00AD1601">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D1601">
      <w:r w:rsidRPr="007F7FEB">
        <w:t>Un Blu-Ray peut contenir jusqu’à 27 Go ou 240 min de vidéo HD.</w:t>
      </w:r>
    </w:p>
    <w:p w14:paraId="34098F10" w14:textId="0DEDA9BE" w:rsidR="003510BF" w:rsidRPr="007F7FEB" w:rsidRDefault="003510BF" w:rsidP="003510BF">
      <w:pPr>
        <w:pStyle w:val="Titre3"/>
        <w:rPr>
          <w:color w:val="auto"/>
        </w:rPr>
      </w:pPr>
      <w:bookmarkStart w:id="86" w:name="_Toc531165103"/>
      <w:r w:rsidRPr="007F7FEB">
        <w:rPr>
          <w:color w:val="auto"/>
        </w:rPr>
        <w:t>Quatrième génération</w:t>
      </w:r>
      <w:r w:rsidR="0008051F" w:rsidRPr="007F7FEB">
        <w:rPr>
          <w:color w:val="auto"/>
        </w:rPr>
        <w:t xml:space="preserve"> – supports numériques</w:t>
      </w:r>
      <w:bookmarkEnd w:id="86"/>
    </w:p>
    <w:p w14:paraId="4CFB1649" w14:textId="139B1BC1" w:rsidR="00603CB4" w:rsidRPr="007F7FEB" w:rsidRDefault="00603CB4" w:rsidP="008A6FA1">
      <w:pPr>
        <w:pStyle w:val="Titre4"/>
        <w:rPr>
          <w:color w:val="auto"/>
        </w:rPr>
      </w:pPr>
      <w:bookmarkStart w:id="87" w:name="_Toc531165104"/>
      <w:r w:rsidRPr="007F7FEB">
        <w:rPr>
          <w:color w:val="auto"/>
        </w:rPr>
        <w:t>La clé USB</w:t>
      </w:r>
      <w:bookmarkEnd w:id="87"/>
    </w:p>
    <w:p w14:paraId="3F3295EC" w14:textId="77777777" w:rsidR="009F07B6" w:rsidRPr="007F7FEB" w:rsidRDefault="003537F7" w:rsidP="003537F7">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3537F7">
      <w:r w:rsidRPr="007F7FEB">
        <w:t xml:space="preserve">Un avantage de la clé USB, c’est qu’elle ne peut pas se rayer et n’est pas sensible à la poussière. Elle est donc plus fiable. </w:t>
      </w:r>
    </w:p>
    <w:p w14:paraId="6F829CB4" w14:textId="4843AAC7" w:rsidR="009F07B6" w:rsidRPr="007F7FEB" w:rsidRDefault="009F07B6" w:rsidP="003537F7">
      <w:r w:rsidRPr="007F7FEB">
        <w:t xml:space="preserve">La durée de vie de la donnée est estimée à 10 ans ou plus, mais cela va dépendre du modèle acheté. </w:t>
      </w:r>
    </w:p>
    <w:p w14:paraId="3BDB1C24" w14:textId="632802A4" w:rsidR="009F07B6" w:rsidRPr="007F7FEB" w:rsidRDefault="009F07B6" w:rsidP="003537F7">
      <w:r w:rsidRPr="007F7FEB">
        <w:t>Les vitesses de transferts diffèrent en fonction de la catégorie de la clé :</w:t>
      </w:r>
    </w:p>
    <w:p w14:paraId="10FA3BCD" w14:textId="59757369" w:rsidR="009F07B6" w:rsidRPr="007F7FEB" w:rsidRDefault="009F07B6" w:rsidP="007734BD">
      <w:pPr>
        <w:pStyle w:val="Paragraphedeliste"/>
        <w:numPr>
          <w:ilvl w:val="0"/>
          <w:numId w:val="15"/>
        </w:numPr>
      </w:pPr>
      <w:r w:rsidRPr="007F7FEB">
        <w:t>USB 1.1 : 12Mbit/s</w:t>
      </w:r>
    </w:p>
    <w:p w14:paraId="09D96022" w14:textId="2C15BAE2" w:rsidR="009F07B6" w:rsidRPr="007F7FEB" w:rsidRDefault="009F07B6" w:rsidP="007734BD">
      <w:pPr>
        <w:pStyle w:val="Paragraphedeliste"/>
        <w:numPr>
          <w:ilvl w:val="0"/>
          <w:numId w:val="15"/>
        </w:numPr>
      </w:pPr>
      <w:r w:rsidRPr="007F7FEB">
        <w:t>USB 2.0 : 480Mbits/s</w:t>
      </w:r>
    </w:p>
    <w:p w14:paraId="58AF34E2" w14:textId="49A792D6" w:rsidR="009F07B6" w:rsidRPr="007F7FEB" w:rsidRDefault="009F07B6" w:rsidP="007734BD">
      <w:pPr>
        <w:pStyle w:val="Paragraphedeliste"/>
        <w:numPr>
          <w:ilvl w:val="0"/>
          <w:numId w:val="15"/>
        </w:numPr>
      </w:pPr>
      <w:r w:rsidRPr="007F7FEB">
        <w:t>USB 3.0 : 640Mbits/s</w:t>
      </w:r>
    </w:p>
    <w:p w14:paraId="3CB8FBA7" w14:textId="6D6C63BE" w:rsidR="009F07B6" w:rsidRPr="007F7FEB" w:rsidRDefault="009F07B6" w:rsidP="009F07B6">
      <w:r w:rsidRPr="007F7FEB">
        <w:t>Ces valeurs sont bien évidemment théoriques et ne relate pas la vérité la vitesse de lecture sera toujours supérieure à la vitesse d’écriture.</w:t>
      </w:r>
    </w:p>
    <w:p w14:paraId="61FC68B2" w14:textId="66D3549C" w:rsidR="00935A52" w:rsidRPr="007F7FEB" w:rsidRDefault="00E95DFF" w:rsidP="00935A52">
      <w:pPr>
        <w:pStyle w:val="Titre2"/>
        <w:rPr>
          <w:color w:val="auto"/>
        </w:rPr>
      </w:pPr>
      <w:bookmarkStart w:id="88" w:name="_Toc531165105"/>
      <w:r w:rsidRPr="007F7FEB">
        <w:rPr>
          <w:noProof/>
          <w:color w:val="auto"/>
          <w:lang w:eastAsia="fr-CH"/>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rPr>
          <w:color w:val="auto"/>
        </w:rPr>
        <w:t>Les types de sauvegardes</w:t>
      </w:r>
      <w:bookmarkEnd w:id="88"/>
    </w:p>
    <w:p w14:paraId="3C9A3927" w14:textId="5602EE8A" w:rsidR="00935A52" w:rsidRPr="007F7FEB" w:rsidRDefault="00935A52" w:rsidP="00935A52">
      <w:pPr>
        <w:pStyle w:val="Titre3"/>
        <w:rPr>
          <w:color w:val="auto"/>
        </w:rPr>
      </w:pPr>
      <w:bookmarkStart w:id="89" w:name="_Toc514709868"/>
      <w:bookmarkStart w:id="90" w:name="_Toc531165106"/>
      <w:r w:rsidRPr="007F7FEB">
        <w:rPr>
          <w:color w:val="auto"/>
        </w:rPr>
        <w:t>Sauvegarde complète</w:t>
      </w:r>
      <w:bookmarkEnd w:id="89"/>
      <w:bookmarkEnd w:id="90"/>
      <w:r w:rsidRPr="007F7FEB">
        <w:rPr>
          <w:color w:val="auto"/>
        </w:rPr>
        <w:t xml:space="preserve"> </w:t>
      </w:r>
    </w:p>
    <w:p w14:paraId="038F61C4" w14:textId="18F8B2F5" w:rsidR="00935A52" w:rsidRPr="007F7FEB" w:rsidRDefault="00935A52" w:rsidP="00935A52">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935A52">
      <w:pPr>
        <w:pStyle w:val="Titre4"/>
        <w:rPr>
          <w:color w:val="auto"/>
        </w:rPr>
      </w:pPr>
      <w:bookmarkStart w:id="91" w:name="_Toc531165107"/>
      <w:r w:rsidRPr="007F7FEB">
        <w:rPr>
          <w:color w:val="auto"/>
        </w:rPr>
        <w:t>Point positif :</w:t>
      </w:r>
      <w:bookmarkEnd w:id="91"/>
      <w:r w:rsidRPr="007F7FEB">
        <w:rPr>
          <w:color w:val="auto"/>
        </w:rPr>
        <w:t xml:space="preserve"> </w:t>
      </w:r>
    </w:p>
    <w:p w14:paraId="3DB5F319" w14:textId="60BE1C26" w:rsidR="00935A52" w:rsidRPr="007F7FEB" w:rsidRDefault="00935A52" w:rsidP="00935A52">
      <w:r w:rsidRPr="007F7FEB">
        <w:t xml:space="preserve">la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935A52">
      <w:pPr>
        <w:pStyle w:val="Titre4"/>
        <w:rPr>
          <w:color w:val="auto"/>
        </w:rPr>
      </w:pPr>
      <w:bookmarkStart w:id="92" w:name="_Toc531165108"/>
      <w:r w:rsidRPr="007F7FEB">
        <w:rPr>
          <w:color w:val="auto"/>
        </w:rPr>
        <w:t>Point Négatif :</w:t>
      </w:r>
      <w:bookmarkEnd w:id="92"/>
    </w:p>
    <w:p w14:paraId="7C1E517F" w14:textId="2F5FE7FA" w:rsidR="00935A52" w:rsidRPr="007F7FEB" w:rsidRDefault="00301B7E" w:rsidP="00935A52">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935A52"/>
    <w:p w14:paraId="7CE32CA0" w14:textId="0B2A926A" w:rsidR="00935A52" w:rsidRPr="007F7FEB" w:rsidRDefault="00E95DFF" w:rsidP="00935A52">
      <w:pPr>
        <w:pStyle w:val="Titre3"/>
        <w:rPr>
          <w:color w:val="auto"/>
        </w:rPr>
      </w:pPr>
      <w:bookmarkStart w:id="93" w:name="_Toc514709869"/>
      <w:bookmarkStart w:id="94" w:name="_Toc531165109"/>
      <w:r w:rsidRPr="007F7FEB">
        <w:rPr>
          <w:noProof/>
          <w:color w:val="auto"/>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rPr>
          <w:color w:val="auto"/>
        </w:rPr>
        <w:t>Sauvegarde incrémentale</w:t>
      </w:r>
      <w:bookmarkEnd w:id="93"/>
      <w:bookmarkEnd w:id="94"/>
      <w:r w:rsidR="00935A52" w:rsidRPr="007F7FEB">
        <w:rPr>
          <w:color w:val="auto"/>
        </w:rPr>
        <w:t xml:space="preserve"> </w:t>
      </w:r>
    </w:p>
    <w:p w14:paraId="3233F5F4" w14:textId="77777777" w:rsidR="00935A52" w:rsidRPr="007F7FEB" w:rsidRDefault="00935A52" w:rsidP="00935A52">
      <w:pPr>
        <w:pStyle w:val="Titre4"/>
        <w:rPr>
          <w:color w:val="auto"/>
        </w:rPr>
      </w:pPr>
      <w:bookmarkStart w:id="95" w:name="_Toc531165110"/>
      <w:r w:rsidRPr="007F7FEB">
        <w:rPr>
          <w:color w:val="auto"/>
        </w:rPr>
        <w:t>Point positif :</w:t>
      </w:r>
      <w:bookmarkEnd w:id="95"/>
      <w:r w:rsidRPr="007F7FEB">
        <w:rPr>
          <w:color w:val="auto"/>
        </w:rPr>
        <w:t xml:space="preserve"> </w:t>
      </w:r>
    </w:p>
    <w:p w14:paraId="0E6F66FD" w14:textId="412C9831" w:rsidR="00935A52" w:rsidRPr="007F7FEB" w:rsidRDefault="00935A52" w:rsidP="00935A52">
      <w:pPr>
        <w:pStyle w:val="Standard"/>
        <w:rPr>
          <w:lang w:val="fr-CH"/>
        </w:rPr>
      </w:pPr>
      <w:r w:rsidRPr="007F7FEB">
        <w:rPr>
          <w:lang w:val="fr-CH"/>
        </w:rPr>
        <w:t>Elle sauvegarde les modifications depuis la dernière sauvegarde,</w:t>
      </w:r>
      <w:r w:rsidR="00C60C95" w:rsidRPr="007F7FEB">
        <w:rPr>
          <w:lang w:val="fr-CH"/>
        </w:rPr>
        <w:t xml:space="preserve"> complète ou incrémentiel. </w:t>
      </w:r>
      <w:r w:rsidRPr="007F7FEB">
        <w:rPr>
          <w:lang w:val="fr-CH"/>
        </w:rPr>
        <w:t xml:space="preserve"> </w:t>
      </w:r>
      <w:r w:rsidR="00C60C95" w:rsidRPr="007F7FEB">
        <w:rPr>
          <w:lang w:val="fr-CH"/>
        </w:rPr>
        <w:t>Elle</w:t>
      </w:r>
      <w:r w:rsidRPr="007F7FEB">
        <w:rPr>
          <w:lang w:val="fr-CH"/>
        </w:rPr>
        <w:t xml:space="preserve"> est accompagnée d'une première sauvegarde complète, qui sera le point de départ en cas de restauration, puis chaque incrémentielle sera ensuite restaurée, jusqu'à atteindre </w:t>
      </w:r>
      <w:r w:rsidR="00301B7E" w:rsidRPr="007F7FEB">
        <w:rPr>
          <w:lang w:val="fr-CH"/>
        </w:rPr>
        <w:t>la sauvegarde voulue</w:t>
      </w:r>
      <w:r w:rsidRPr="007F7FEB">
        <w:rPr>
          <w:lang w:val="fr-CH"/>
        </w:rPr>
        <w:t>.</w:t>
      </w:r>
    </w:p>
    <w:p w14:paraId="62CEA71D" w14:textId="77777777" w:rsidR="00935A52" w:rsidRPr="007F7FEB" w:rsidRDefault="00935A52" w:rsidP="00935A52"/>
    <w:p w14:paraId="2CEDEE02" w14:textId="77777777" w:rsidR="00935A52" w:rsidRPr="007F7FEB" w:rsidRDefault="00935A52" w:rsidP="00935A52">
      <w:pPr>
        <w:pStyle w:val="Titre4"/>
        <w:rPr>
          <w:color w:val="auto"/>
        </w:rPr>
      </w:pPr>
      <w:bookmarkStart w:id="96" w:name="_Toc531165111"/>
      <w:r w:rsidRPr="007F7FEB">
        <w:rPr>
          <w:color w:val="auto"/>
        </w:rPr>
        <w:t>Point Négatif :</w:t>
      </w:r>
      <w:bookmarkEnd w:id="96"/>
    </w:p>
    <w:p w14:paraId="3ED0A0D6" w14:textId="0B46BECF" w:rsidR="00935A52" w:rsidRPr="007F7FEB" w:rsidRDefault="00935A52" w:rsidP="00935A52">
      <w:pPr>
        <w:pStyle w:val="Standard"/>
        <w:rPr>
          <w:lang w:val="fr-CH"/>
        </w:rPr>
      </w:pPr>
      <w:r w:rsidRPr="007F7FEB">
        <w:rPr>
          <w:lang w:val="fr-CH"/>
        </w:rPr>
        <w:t>C'est la plus longue à restaurer, car TOUTES les sauvegardes depuis la dernière complète y compris doivent être restaurées une par une.</w:t>
      </w:r>
      <w:r w:rsidRPr="007F7FEB">
        <w:rPr>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rPr>
          <w:lang w:val="fr-CH"/>
        </w:rPr>
        <w:t>suppriment</w:t>
      </w:r>
      <w:r w:rsidRPr="007F7FEB">
        <w:rPr>
          <w:lang w:val="fr-CH"/>
        </w:rPr>
        <w:t xml:space="preserve"> pas des fichiers déplacé ou dont le nom a changé</w:t>
      </w:r>
    </w:p>
    <w:p w14:paraId="64B710F9" w14:textId="77777777" w:rsidR="00935A52" w:rsidRPr="007F7FEB" w:rsidRDefault="00935A52" w:rsidP="00935A52"/>
    <w:p w14:paraId="5E131B7D" w14:textId="4F6A1031" w:rsidR="00935A52" w:rsidRPr="007F7FEB" w:rsidRDefault="00935A52" w:rsidP="00935A52"/>
    <w:p w14:paraId="1E126DFE" w14:textId="6658392C" w:rsidR="00935A52" w:rsidRPr="007F7FEB" w:rsidRDefault="00E95DFF" w:rsidP="00935A52">
      <w:pPr>
        <w:pStyle w:val="Titre3"/>
        <w:rPr>
          <w:color w:val="auto"/>
        </w:rPr>
      </w:pPr>
      <w:bookmarkStart w:id="97" w:name="_Toc514709870"/>
      <w:bookmarkStart w:id="98" w:name="_Toc531165112"/>
      <w:r w:rsidRPr="007F7FEB">
        <w:rPr>
          <w:noProof/>
          <w:color w:val="auto"/>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rPr>
          <w:color w:val="auto"/>
        </w:rPr>
        <w:t>Sauvegarde différentielle</w:t>
      </w:r>
      <w:bookmarkEnd w:id="97"/>
      <w:bookmarkEnd w:id="98"/>
    </w:p>
    <w:p w14:paraId="44126C1C" w14:textId="0F19A83F" w:rsidR="00935A52" w:rsidRPr="007F7FEB" w:rsidRDefault="00C60C95" w:rsidP="00935A52">
      <w:pPr>
        <w:pStyle w:val="Standard"/>
        <w:rPr>
          <w:lang w:val="fr-CH"/>
        </w:rPr>
      </w:pPr>
      <w:r w:rsidRPr="007F7FEB">
        <w:rPr>
          <w:lang w:val="fr-CH"/>
        </w:rPr>
        <w:t>La sauvegarde différentielle effectue une première sauvegard</w:t>
      </w:r>
      <w:r w:rsidR="00E95DFF" w:rsidRPr="007F7FEB">
        <w:rPr>
          <w:lang w:val="fr-CH"/>
        </w:rPr>
        <w:t>e complète, puis chaque sauvegarde différentielle va comparer les modifications des fichiers comparé à la dernière sauvegarde complète.</w:t>
      </w:r>
      <w:r w:rsidRPr="007F7FEB">
        <w:rPr>
          <w:lang w:val="fr-CH"/>
        </w:rPr>
        <w:t xml:space="preserve"> </w:t>
      </w:r>
    </w:p>
    <w:p w14:paraId="11CA48EA" w14:textId="77777777" w:rsidR="00935A52" w:rsidRPr="007F7FEB" w:rsidRDefault="00935A52" w:rsidP="00935A52">
      <w:pPr>
        <w:pStyle w:val="Standard"/>
        <w:rPr>
          <w:lang w:val="fr-CH"/>
        </w:rPr>
      </w:pPr>
    </w:p>
    <w:p w14:paraId="185BEB36" w14:textId="2E3B795B" w:rsidR="00935A52" w:rsidRPr="007F7FEB" w:rsidRDefault="00935A52" w:rsidP="00935A52">
      <w:pPr>
        <w:pStyle w:val="Standard"/>
        <w:rPr>
          <w:lang w:val="fr-CH"/>
        </w:rPr>
      </w:pPr>
      <w:r w:rsidRPr="007F7FEB">
        <w:rPr>
          <w:lang w:val="fr-CH"/>
        </w:rPr>
        <w:t>C'est un compris entre la sauvegarde complète et l'incrémentale, elle équilibre les points positifs et négatif de chacun</w:t>
      </w:r>
      <w:r w:rsidR="00C60C95" w:rsidRPr="007F7FEB">
        <w:rPr>
          <w:lang w:val="fr-CH"/>
        </w:rPr>
        <w:t>.</w:t>
      </w:r>
      <w:r w:rsidRPr="007F7FEB">
        <w:rPr>
          <w:lang w:val="fr-CH"/>
        </w:rPr>
        <w:t xml:space="preserve">  </w:t>
      </w:r>
    </w:p>
    <w:p w14:paraId="3AAB5487" w14:textId="72ACBA6A" w:rsidR="00E95DFF" w:rsidRPr="007F7FEB" w:rsidRDefault="00E95DFF" w:rsidP="00935A52">
      <w:pPr>
        <w:pStyle w:val="Standard"/>
        <w:rPr>
          <w:lang w:val="fr-CH"/>
        </w:rPr>
      </w:pPr>
    </w:p>
    <w:p w14:paraId="67785C82" w14:textId="6C675E16" w:rsidR="00E95DFF" w:rsidRPr="007F7FEB" w:rsidRDefault="00E95DFF" w:rsidP="00E95DFF">
      <w:pPr>
        <w:pStyle w:val="Titre3"/>
        <w:rPr>
          <w:color w:val="auto"/>
        </w:rPr>
      </w:pPr>
      <w:bookmarkStart w:id="99" w:name="_Toc531165113"/>
      <w:r w:rsidRPr="007F7FEB">
        <w:rPr>
          <w:noProof/>
          <w:color w:val="auto"/>
          <w:lang w:eastAsia="fr-CH"/>
        </w:rPr>
        <w:lastRenderedPageBreak/>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7F7FEB">
        <w:rPr>
          <w:color w:val="auto"/>
        </w:rPr>
        <w:t>Sauvegarde décrémentale</w:t>
      </w:r>
      <w:bookmarkEnd w:id="99"/>
    </w:p>
    <w:p w14:paraId="16D6D803" w14:textId="4140C078" w:rsidR="00E95DFF" w:rsidRPr="007F7FEB" w:rsidRDefault="00E95DFF" w:rsidP="00E95DFF">
      <w:r w:rsidRPr="007F7FEB">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Pr="007F7FEB" w:rsidRDefault="00492884" w:rsidP="00E95DFF"/>
    <w:p w14:paraId="7BEC38E3" w14:textId="3E0E8085" w:rsidR="00492884" w:rsidRPr="007F7FEB" w:rsidRDefault="00492884" w:rsidP="00E95DFF"/>
    <w:p w14:paraId="52F25AFB" w14:textId="2E477A57" w:rsidR="00492884" w:rsidRPr="007F7FEB" w:rsidRDefault="00492884" w:rsidP="00E95DFF"/>
    <w:p w14:paraId="6C6234F7" w14:textId="4EED4B36" w:rsidR="00492884" w:rsidRPr="007F7FEB" w:rsidRDefault="00492884" w:rsidP="00492884">
      <w:pPr>
        <w:pStyle w:val="Titre2"/>
        <w:rPr>
          <w:color w:val="auto"/>
        </w:rPr>
      </w:pPr>
      <w:bookmarkStart w:id="100" w:name="_Toc531165114"/>
      <w:r w:rsidRPr="007F7FEB">
        <w:rPr>
          <w:color w:val="auto"/>
        </w:rPr>
        <w:t>Onduleurs – UPS</w:t>
      </w:r>
      <w:bookmarkEnd w:id="100"/>
    </w:p>
    <w:p w14:paraId="54189286" w14:textId="20F2B228" w:rsidR="00492884" w:rsidRPr="007F7FEB" w:rsidRDefault="00492884" w:rsidP="00492884">
      <w:pPr>
        <w:rPr>
          <w:b/>
        </w:rPr>
      </w:pPr>
      <w:r w:rsidRPr="007F7FEB">
        <w:t xml:space="preserve">Un Onduleur (en anglais UPS pour Uninterruptible Power Supply)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Il est équipé d’une 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7734BD">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7734BD">
      <w:pPr>
        <w:pStyle w:val="Paragraphedeliste"/>
        <w:numPr>
          <w:ilvl w:val="0"/>
          <w:numId w:val="11"/>
        </w:numPr>
      </w:pPr>
      <w:r w:rsidRPr="007F7FEB">
        <w:rPr>
          <w:b/>
        </w:rPr>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7734BD">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516E35">
      <w:pPr>
        <w:pStyle w:val="Titre3"/>
        <w:rPr>
          <w:color w:val="auto"/>
        </w:rPr>
      </w:pPr>
      <w:bookmarkStart w:id="101" w:name="_Toc531165115"/>
      <w:r w:rsidRPr="007F7FEB">
        <w:rPr>
          <w:color w:val="auto"/>
        </w:rPr>
        <w:t>Types d’UPS</w:t>
      </w:r>
      <w:bookmarkEnd w:id="101"/>
    </w:p>
    <w:p w14:paraId="093AFA97" w14:textId="7560BB2E" w:rsidR="00516E35" w:rsidRPr="007F7FEB" w:rsidRDefault="00516E35" w:rsidP="00516E35">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426FF7">
      <w:pPr>
        <w:pStyle w:val="Titre4"/>
        <w:rPr>
          <w:color w:val="auto"/>
        </w:rPr>
      </w:pPr>
      <w:bookmarkStart w:id="102" w:name="_Toc531165116"/>
      <w:r w:rsidRPr="007F7FEB">
        <w:rPr>
          <w:color w:val="auto"/>
        </w:rPr>
        <w:t>Off-line (Passive Standby)</w:t>
      </w:r>
      <w:bookmarkEnd w:id="102"/>
    </w:p>
    <w:p w14:paraId="2C087DDB" w14:textId="0CDEBD77" w:rsidR="008D020E" w:rsidRPr="007F7FEB" w:rsidRDefault="008D020E" w:rsidP="007734BD">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7734BD">
      <w:pPr>
        <w:pStyle w:val="Paragraphedeliste"/>
        <w:numPr>
          <w:ilvl w:val="0"/>
          <w:numId w:val="12"/>
        </w:numPr>
      </w:pPr>
      <w:r w:rsidRPr="007F7FEB">
        <w:t xml:space="preserve">Fonctionnement : </w:t>
      </w:r>
    </w:p>
    <w:p w14:paraId="06FCF5F6" w14:textId="714B41B1" w:rsidR="00D13D78" w:rsidRPr="007F7FEB" w:rsidRDefault="00D13D78" w:rsidP="007734BD">
      <w:pPr>
        <w:pStyle w:val="Paragraphedeliste"/>
        <w:numPr>
          <w:ilvl w:val="1"/>
          <w:numId w:val="12"/>
        </w:numPr>
      </w:pPr>
      <w:r w:rsidRPr="007F7FEB">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7734BD">
      <w:pPr>
        <w:pStyle w:val="Paragraphedeliste"/>
        <w:numPr>
          <w:ilvl w:val="1"/>
          <w:numId w:val="12"/>
        </w:numPr>
      </w:pPr>
      <w:r w:rsidRPr="007F7FEB">
        <w:rPr>
          <w:noProof/>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7734BD">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7734BD">
      <w:pPr>
        <w:pStyle w:val="Paragraphedeliste"/>
        <w:numPr>
          <w:ilvl w:val="1"/>
          <w:numId w:val="12"/>
        </w:numPr>
      </w:pPr>
      <w:r w:rsidRPr="007F7FEB">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7734BD">
      <w:pPr>
        <w:pStyle w:val="Paragraphedeliste"/>
        <w:numPr>
          <w:ilvl w:val="1"/>
          <w:numId w:val="12"/>
        </w:numPr>
      </w:pPr>
      <w:r w:rsidRPr="007F7FEB">
        <w:t xml:space="preserve">Avantage : </w:t>
      </w:r>
    </w:p>
    <w:p w14:paraId="717DA167" w14:textId="5EE5C29E" w:rsidR="00426FF7" w:rsidRPr="007F7FEB" w:rsidRDefault="00426FF7" w:rsidP="007734BD">
      <w:pPr>
        <w:pStyle w:val="Paragraphedeliste"/>
        <w:numPr>
          <w:ilvl w:val="2"/>
          <w:numId w:val="12"/>
        </w:numPr>
      </w:pPr>
      <w:r w:rsidRPr="007F7FEB">
        <w:t>Prix</w:t>
      </w:r>
    </w:p>
    <w:p w14:paraId="747E343B" w14:textId="2FAAE9E2" w:rsidR="00426FF7" w:rsidRPr="007F7FEB" w:rsidRDefault="00426FF7" w:rsidP="007734BD">
      <w:pPr>
        <w:pStyle w:val="Paragraphedeliste"/>
        <w:numPr>
          <w:ilvl w:val="1"/>
          <w:numId w:val="12"/>
        </w:numPr>
      </w:pPr>
      <w:r w:rsidRPr="007F7FEB">
        <w:t xml:space="preserve">Désavantages : </w:t>
      </w:r>
    </w:p>
    <w:p w14:paraId="31CAF20E" w14:textId="6801CC73" w:rsidR="00426FF7" w:rsidRPr="007F7FEB" w:rsidRDefault="00426FF7" w:rsidP="007734BD">
      <w:pPr>
        <w:pStyle w:val="Paragraphedeliste"/>
        <w:numPr>
          <w:ilvl w:val="2"/>
          <w:numId w:val="12"/>
        </w:numPr>
      </w:pPr>
      <w:r w:rsidRPr="007F7FEB">
        <w:t>Temps de bascule trop élevé.</w:t>
      </w:r>
    </w:p>
    <w:p w14:paraId="1EF0F7CA" w14:textId="4F989064" w:rsidR="00442226" w:rsidRPr="007F7FEB" w:rsidRDefault="00426FF7" w:rsidP="007734BD">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426FF7">
      <w:pPr>
        <w:pStyle w:val="Titre4"/>
        <w:rPr>
          <w:color w:val="auto"/>
        </w:rPr>
      </w:pPr>
      <w:bookmarkStart w:id="103" w:name="_Toc531165117"/>
      <w:r w:rsidRPr="007F7FEB">
        <w:rPr>
          <w:color w:val="auto"/>
        </w:rPr>
        <w:t>In-line (Line-Interactive):</w:t>
      </w:r>
      <w:bookmarkEnd w:id="103"/>
    </w:p>
    <w:p w14:paraId="5D82982E" w14:textId="24C8E133" w:rsidR="00426FF7" w:rsidRPr="007F7FEB" w:rsidRDefault="00426FF7" w:rsidP="007734BD">
      <w:pPr>
        <w:pStyle w:val="Paragraphedeliste"/>
        <w:numPr>
          <w:ilvl w:val="0"/>
          <w:numId w:val="12"/>
        </w:numPr>
        <w:rPr>
          <w:b/>
        </w:rPr>
      </w:pPr>
      <w:r w:rsidRPr="007F7FEB">
        <w:t>C’est une version améliorée du Off-line.</w:t>
      </w:r>
    </w:p>
    <w:p w14:paraId="497435F9" w14:textId="1B06663E" w:rsidR="00426FF7" w:rsidRPr="007F7FEB" w:rsidRDefault="00426FF7" w:rsidP="007734BD">
      <w:pPr>
        <w:pStyle w:val="Paragraphedeliste"/>
        <w:numPr>
          <w:ilvl w:val="0"/>
          <w:numId w:val="12"/>
        </w:numPr>
        <w:rPr>
          <w:b/>
        </w:rPr>
      </w:pPr>
      <w:r w:rsidRPr="007F7FEB">
        <w:t>Fonctionnement :</w:t>
      </w:r>
      <w:r w:rsidRPr="007F7FEB">
        <w:tab/>
      </w:r>
    </w:p>
    <w:p w14:paraId="7DFA99E3" w14:textId="37549327" w:rsidR="008D020E" w:rsidRPr="007F7FEB" w:rsidRDefault="00426FF7" w:rsidP="007734BD">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7734BD">
      <w:pPr>
        <w:pStyle w:val="Paragraphedeliste"/>
        <w:numPr>
          <w:ilvl w:val="1"/>
          <w:numId w:val="12"/>
        </w:numPr>
      </w:pPr>
      <w:r w:rsidRPr="007F7FEB">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7734BD">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7734BD">
      <w:pPr>
        <w:pStyle w:val="Paragraphedeliste"/>
        <w:numPr>
          <w:ilvl w:val="1"/>
          <w:numId w:val="12"/>
        </w:numPr>
      </w:pPr>
      <w:r w:rsidRPr="007F7FEB">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7734BD">
      <w:pPr>
        <w:pStyle w:val="Paragraphedeliste"/>
        <w:numPr>
          <w:ilvl w:val="1"/>
          <w:numId w:val="12"/>
        </w:numPr>
      </w:pPr>
      <w:r w:rsidRPr="007F7FEB">
        <w:t xml:space="preserve">Avantages : </w:t>
      </w:r>
    </w:p>
    <w:p w14:paraId="72774850" w14:textId="09E0E425" w:rsidR="00426FF7" w:rsidRPr="007F7FEB" w:rsidRDefault="00426FF7" w:rsidP="007734BD">
      <w:pPr>
        <w:pStyle w:val="Paragraphedeliste"/>
        <w:numPr>
          <w:ilvl w:val="2"/>
          <w:numId w:val="12"/>
        </w:numPr>
      </w:pPr>
      <w:r w:rsidRPr="007F7FEB">
        <w:t>Temps de bascule très court.</w:t>
      </w:r>
    </w:p>
    <w:p w14:paraId="5AAAE950" w14:textId="456DD3C5" w:rsidR="00426FF7" w:rsidRPr="007F7FEB" w:rsidRDefault="00426FF7" w:rsidP="007734BD">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7734BD">
      <w:pPr>
        <w:pStyle w:val="Paragraphedeliste"/>
        <w:numPr>
          <w:ilvl w:val="1"/>
          <w:numId w:val="12"/>
        </w:numPr>
      </w:pPr>
      <w:r w:rsidRPr="007F7FEB">
        <w:t>Désavantages : Prix légèrement élevé.</w:t>
      </w:r>
    </w:p>
    <w:p w14:paraId="42DFC761" w14:textId="77777777" w:rsidR="00426FF7" w:rsidRPr="007F7FEB" w:rsidRDefault="00426FF7" w:rsidP="007734BD">
      <w:pPr>
        <w:pStyle w:val="Paragraphedeliste"/>
      </w:pPr>
    </w:p>
    <w:p w14:paraId="4B3F363A" w14:textId="1ABC5762" w:rsidR="008D020E" w:rsidRPr="007F7FEB" w:rsidRDefault="00426FF7" w:rsidP="00426FF7">
      <w:pPr>
        <w:pStyle w:val="Titre4"/>
        <w:rPr>
          <w:color w:val="auto"/>
        </w:rPr>
      </w:pPr>
      <w:bookmarkStart w:id="104" w:name="_Toc531165118"/>
      <w:r w:rsidRPr="007F7FEB">
        <w:rPr>
          <w:color w:val="auto"/>
        </w:rPr>
        <w:t>On-line (Double conversion)</w:t>
      </w:r>
      <w:bookmarkEnd w:id="104"/>
    </w:p>
    <w:p w14:paraId="46711980" w14:textId="0DD009D2" w:rsidR="00426FF7" w:rsidRPr="007F7FEB" w:rsidRDefault="00426FF7" w:rsidP="007734BD">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7734BD">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7734BD">
      <w:pPr>
        <w:pStyle w:val="Paragraphedeliste"/>
        <w:numPr>
          <w:ilvl w:val="1"/>
          <w:numId w:val="13"/>
        </w:numPr>
      </w:pPr>
      <w:r w:rsidRPr="007F7FEB">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7734BD">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7734BD">
      <w:pPr>
        <w:pStyle w:val="Paragraphedeliste"/>
        <w:numPr>
          <w:ilvl w:val="1"/>
          <w:numId w:val="13"/>
        </w:numPr>
      </w:pPr>
      <w:r w:rsidRPr="007F7FEB">
        <w:rPr>
          <w:noProof/>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7F7FEB" w:rsidRDefault="00426FF7" w:rsidP="007734BD">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7734BD">
      <w:pPr>
        <w:pStyle w:val="Paragraphedeliste"/>
        <w:numPr>
          <w:ilvl w:val="1"/>
          <w:numId w:val="13"/>
        </w:numPr>
      </w:pPr>
      <w:r w:rsidRPr="007F7FEB">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7734BD">
      <w:pPr>
        <w:pStyle w:val="Paragraphedeliste"/>
      </w:pPr>
    </w:p>
    <w:p w14:paraId="269A61C7" w14:textId="77777777" w:rsidR="00426FF7" w:rsidRPr="007F7FEB" w:rsidRDefault="00426FF7" w:rsidP="007734BD">
      <w:pPr>
        <w:pStyle w:val="Paragraphedeliste"/>
        <w:numPr>
          <w:ilvl w:val="1"/>
          <w:numId w:val="13"/>
        </w:numPr>
      </w:pPr>
      <w:r w:rsidRPr="007F7FEB">
        <w:t>Fonctionnement avec By-pass :</w:t>
      </w:r>
    </w:p>
    <w:p w14:paraId="0A809778" w14:textId="7C8B2325" w:rsidR="00426FF7" w:rsidRPr="007F7FEB" w:rsidRDefault="00426FF7" w:rsidP="007734BD">
      <w:pPr>
        <w:pStyle w:val="Paragraphedeliste"/>
        <w:numPr>
          <w:ilvl w:val="2"/>
          <w:numId w:val="13"/>
        </w:numPr>
      </w:pPr>
      <w:r w:rsidRPr="007F7FEB">
        <w:t xml:space="preserve">Son fonctionnement est le même d’un onduleur Off-line. </w:t>
      </w:r>
    </w:p>
    <w:p w14:paraId="00D02BB8" w14:textId="5D3B2F31" w:rsidR="00426FF7" w:rsidRPr="007F7FEB" w:rsidRDefault="00426FF7" w:rsidP="007734BD">
      <w:pPr>
        <w:pStyle w:val="Paragraphedeliste"/>
        <w:numPr>
          <w:ilvl w:val="1"/>
          <w:numId w:val="13"/>
        </w:numPr>
      </w:pPr>
      <w:r w:rsidRPr="007F7FEB">
        <w:t>Avantages :</w:t>
      </w:r>
    </w:p>
    <w:p w14:paraId="428E5A4B" w14:textId="31D2DB53" w:rsidR="00426FF7" w:rsidRPr="007F7FEB" w:rsidRDefault="00426FF7" w:rsidP="007734BD">
      <w:pPr>
        <w:pStyle w:val="Paragraphedeliste"/>
        <w:numPr>
          <w:ilvl w:val="2"/>
          <w:numId w:val="13"/>
        </w:numPr>
      </w:pPr>
      <w:r w:rsidRPr="007F7FEB">
        <w:t>Temps de bascule vers la batterie égale à nul.</w:t>
      </w:r>
    </w:p>
    <w:p w14:paraId="62374BBB" w14:textId="6F2070C0" w:rsidR="00426FF7" w:rsidRPr="007F7FEB" w:rsidRDefault="00426FF7" w:rsidP="007734BD">
      <w:pPr>
        <w:pStyle w:val="Paragraphedeliste"/>
        <w:numPr>
          <w:ilvl w:val="2"/>
          <w:numId w:val="13"/>
        </w:numPr>
      </w:pPr>
      <w:r w:rsidRPr="007F7FEB">
        <w:t>Conseillée même en cas de réseaux électriques très perturbés</w:t>
      </w:r>
    </w:p>
    <w:p w14:paraId="4A92641E" w14:textId="2A601F0A" w:rsidR="00426FF7" w:rsidRPr="007F7FEB" w:rsidRDefault="00426FF7" w:rsidP="007734BD">
      <w:pPr>
        <w:pStyle w:val="Paragraphedeliste"/>
        <w:numPr>
          <w:ilvl w:val="2"/>
          <w:numId w:val="13"/>
        </w:numPr>
      </w:pPr>
      <w:r w:rsidRPr="007F7FEB">
        <w:t>Logiciel de gestion et d’arrêt automatique.</w:t>
      </w:r>
    </w:p>
    <w:p w14:paraId="449395CE" w14:textId="0A9801C9" w:rsidR="00426FF7" w:rsidRPr="007F7FEB" w:rsidRDefault="00426FF7" w:rsidP="007734BD">
      <w:pPr>
        <w:pStyle w:val="Paragraphedeliste"/>
        <w:numPr>
          <w:ilvl w:val="1"/>
          <w:numId w:val="13"/>
        </w:numPr>
      </w:pPr>
      <w:r w:rsidRPr="007F7FEB">
        <w:t>Désavantages : Prix</w:t>
      </w:r>
    </w:p>
    <w:p w14:paraId="04893857" w14:textId="53072C4A" w:rsidR="00426FF7" w:rsidRPr="007F7FEB" w:rsidRDefault="00426FF7" w:rsidP="00426FF7">
      <w:pPr>
        <w:pStyle w:val="Titre3"/>
        <w:rPr>
          <w:color w:val="auto"/>
        </w:rPr>
      </w:pPr>
      <w:bookmarkStart w:id="105" w:name="_Toc531165119"/>
      <w:r w:rsidRPr="007F7FEB">
        <w:rPr>
          <w:color w:val="auto"/>
        </w:rPr>
        <w:t>Comment choisir son Onduleur</w:t>
      </w:r>
      <w:bookmarkEnd w:id="105"/>
    </w:p>
    <w:p w14:paraId="553AE767" w14:textId="25103420" w:rsidR="00426FF7" w:rsidRPr="007F7FEB" w:rsidRDefault="00426FF7" w:rsidP="00426FF7">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7734BD">
      <w:pPr>
        <w:pStyle w:val="Paragraphedeliste"/>
        <w:numPr>
          <w:ilvl w:val="0"/>
          <w:numId w:val="14"/>
        </w:numPr>
      </w:pPr>
      <w:r w:rsidRPr="007F7FEB">
        <w:t>Notion de puissance</w:t>
      </w:r>
    </w:p>
    <w:p w14:paraId="5C803BC3" w14:textId="4EDDD04C" w:rsidR="00426FF7" w:rsidRPr="007F7FEB" w:rsidRDefault="00426FF7" w:rsidP="007734BD">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7734BD">
      <w:pPr>
        <w:pStyle w:val="Paragraphedeliste"/>
        <w:numPr>
          <w:ilvl w:val="1"/>
          <w:numId w:val="14"/>
        </w:numPr>
      </w:pPr>
      <w:r w:rsidRPr="007F7FEB">
        <w:t>En général les équipements informatiques expriment une consommation en Watts. Dans ce cas il faut convertir les Watts en VA avec la formule suivante :</w:t>
      </w:r>
    </w:p>
    <w:p w14:paraId="7B111BB9" w14:textId="53166367" w:rsidR="00426FF7" w:rsidRPr="007F7FEB" w:rsidRDefault="00426FF7" w:rsidP="007734BD">
      <w:pPr>
        <w:pStyle w:val="Paragraphedeliste"/>
        <w:numPr>
          <w:ilvl w:val="2"/>
          <w:numId w:val="14"/>
        </w:numPr>
      </w:pPr>
      <w:r w:rsidRPr="007F7FEB">
        <w:t>Nombre de VA = Nombre de Watts / 0.66</w:t>
      </w:r>
    </w:p>
    <w:p w14:paraId="6F10AA67" w14:textId="35BBAD96" w:rsidR="00426FF7" w:rsidRPr="007F7FEB" w:rsidRDefault="00426FF7" w:rsidP="007734BD">
      <w:pPr>
        <w:pStyle w:val="Paragraphedeliste"/>
        <w:numPr>
          <w:ilvl w:val="2"/>
          <w:numId w:val="14"/>
        </w:numPr>
      </w:pPr>
      <w:r w:rsidRPr="007F7FEB">
        <w:t xml:space="preserve">Exemple : </w:t>
      </w:r>
    </w:p>
    <w:p w14:paraId="7BFF2CE1" w14:textId="498BBB17" w:rsidR="00426FF7" w:rsidRPr="007F7FEB" w:rsidRDefault="00426FF7" w:rsidP="007734BD">
      <w:pPr>
        <w:pStyle w:val="Paragraphedeliste"/>
        <w:numPr>
          <w:ilvl w:val="3"/>
          <w:numId w:val="14"/>
        </w:numPr>
      </w:pPr>
      <w:r w:rsidRPr="007F7FEB">
        <w:t>1 PC 300W</w:t>
      </w:r>
    </w:p>
    <w:p w14:paraId="109535BA" w14:textId="7B5E25C5" w:rsidR="00426FF7" w:rsidRPr="007F7FEB" w:rsidRDefault="00426FF7" w:rsidP="007734BD">
      <w:pPr>
        <w:pStyle w:val="Paragraphedeliste"/>
        <w:numPr>
          <w:ilvl w:val="3"/>
          <w:numId w:val="14"/>
        </w:numPr>
      </w:pPr>
      <w:r w:rsidRPr="007F7FEB">
        <w:t>1 écran 90W</w:t>
      </w:r>
    </w:p>
    <w:p w14:paraId="48F133D7" w14:textId="1F794041" w:rsidR="00426FF7" w:rsidRPr="007F7FEB" w:rsidRDefault="00426FF7" w:rsidP="007734BD">
      <w:pPr>
        <w:pStyle w:val="Paragraphedeliste"/>
        <w:numPr>
          <w:ilvl w:val="3"/>
          <w:numId w:val="14"/>
        </w:numPr>
      </w:pPr>
      <w:r w:rsidRPr="007F7FEB">
        <w:lastRenderedPageBreak/>
        <w:t>Somme 390W</w:t>
      </w:r>
    </w:p>
    <w:p w14:paraId="09A2C061" w14:textId="08037B75" w:rsidR="00426FF7" w:rsidRPr="007F7FEB" w:rsidRDefault="00426FF7" w:rsidP="007734BD">
      <w:pPr>
        <w:pStyle w:val="Paragraphedeliste"/>
        <w:numPr>
          <w:ilvl w:val="3"/>
          <w:numId w:val="14"/>
        </w:numPr>
      </w:pPr>
      <w:r w:rsidRPr="007F7FEB">
        <w:t>VA= 390 / 0.66</w:t>
      </w:r>
    </w:p>
    <w:p w14:paraId="08A3DBD9" w14:textId="303BAAD9" w:rsidR="00426FF7" w:rsidRPr="007F7FEB" w:rsidRDefault="00426FF7" w:rsidP="007734BD">
      <w:pPr>
        <w:pStyle w:val="Paragraphedeliste"/>
        <w:numPr>
          <w:ilvl w:val="3"/>
          <w:numId w:val="14"/>
        </w:numPr>
      </w:pPr>
      <w:r w:rsidRPr="007F7FEB">
        <w:t>VA = 590VA</w:t>
      </w:r>
    </w:p>
    <w:p w14:paraId="7C1609AA" w14:textId="5A7ACA46" w:rsidR="00500409" w:rsidRPr="007F7FEB" w:rsidRDefault="00500409" w:rsidP="00500409">
      <w:pPr>
        <w:pStyle w:val="Titre2"/>
        <w:rPr>
          <w:color w:val="auto"/>
        </w:rPr>
      </w:pPr>
      <w:bookmarkStart w:id="106" w:name="_Toc531165120"/>
      <w:r w:rsidRPr="007F7FEB">
        <w:rPr>
          <w:color w:val="auto"/>
        </w:rPr>
        <w:t>DRP – Plan de reprise d’activité</w:t>
      </w:r>
      <w:bookmarkEnd w:id="106"/>
    </w:p>
    <w:p w14:paraId="33AEBF44" w14:textId="031A5EA2" w:rsidR="00500409" w:rsidRPr="007F7FEB" w:rsidRDefault="00500409" w:rsidP="00500409">
      <w:r w:rsidRPr="007F7FEB">
        <w:t xml:space="preserve">Un plan de reprise </w:t>
      </w:r>
      <w:r w:rsidR="001E0226" w:rsidRPr="007F7FEB">
        <w:t>d’activité (</w:t>
      </w:r>
      <w:r w:rsidRPr="007F7FEB">
        <w:t>Disaster Recovery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500409">
      <w:r w:rsidRPr="007F7FEB">
        <w:t xml:space="preserve">Le plan de reprise d’activité diffère du plan de continuité d’activité : </w:t>
      </w:r>
    </w:p>
    <w:p w14:paraId="25AD1D7B" w14:textId="07CEDD45" w:rsidR="007734BD" w:rsidRPr="007F7FEB" w:rsidRDefault="007734BD" w:rsidP="007734BD">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7734BD">
      <w:pPr>
        <w:pStyle w:val="Paragraphedeliste"/>
      </w:pPr>
      <w:r w:rsidRPr="007F7FEB">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076E34">
      <w:r w:rsidRPr="007F7FEB">
        <w:t>Les plans de reprise d’activité sont conçus et évoluent en fonction des besoins du business.</w:t>
      </w:r>
    </w:p>
    <w:p w14:paraId="138AB77F" w14:textId="44B9C672" w:rsidR="002037AA" w:rsidRPr="007F7FEB" w:rsidRDefault="002037AA" w:rsidP="002037AA">
      <w:pPr>
        <w:pStyle w:val="Titre3"/>
        <w:rPr>
          <w:color w:val="auto"/>
        </w:rPr>
      </w:pPr>
      <w:bookmarkStart w:id="107" w:name="_Toc531165121"/>
      <w:r w:rsidRPr="007F7FEB">
        <w:rPr>
          <w:color w:val="auto"/>
        </w:rPr>
        <w:t>RTO</w:t>
      </w:r>
      <w:bookmarkEnd w:id="107"/>
    </w:p>
    <w:p w14:paraId="145CB864" w14:textId="77777777" w:rsidR="00D75970" w:rsidRPr="007F7FEB" w:rsidRDefault="002037AA" w:rsidP="002037A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2037AA">
      <w:r w:rsidRPr="007F7FEB">
        <w:t>Cette durée d’interruption comprend :</w:t>
      </w:r>
    </w:p>
    <w:p w14:paraId="25FED35D" w14:textId="4F07C8DA" w:rsidR="002037AA" w:rsidRPr="007F7FEB" w:rsidRDefault="00D75970" w:rsidP="00D75970">
      <w:pPr>
        <w:pStyle w:val="Paragraphedeliste"/>
      </w:pPr>
      <w:r w:rsidRPr="007F7FEB">
        <w:t>Le délai de détection</w:t>
      </w:r>
    </w:p>
    <w:p w14:paraId="78B1223E" w14:textId="5D8DFC47" w:rsidR="00D75970" w:rsidRPr="007F7FEB" w:rsidRDefault="00D75970" w:rsidP="00D75970">
      <w:pPr>
        <w:pStyle w:val="Paragraphedeliste"/>
      </w:pPr>
      <w:r w:rsidRPr="007F7FEB">
        <w:t>Le temps nécessaire à la décision pour lancer la procédure de reprise</w:t>
      </w:r>
    </w:p>
    <w:p w14:paraId="2B1411BA" w14:textId="335F4E3D" w:rsidR="00D75970" w:rsidRPr="007F7FEB" w:rsidRDefault="00D75970" w:rsidP="00D75970">
      <w:pPr>
        <w:pStyle w:val="Paragraphedeliste"/>
      </w:pPr>
      <w:r w:rsidRPr="007F7FEB">
        <w:t>Le délai de mise en œuvre du plan de reprise d’activité</w:t>
      </w:r>
    </w:p>
    <w:p w14:paraId="6A493E31" w14:textId="76F2EA54" w:rsidR="00655539" w:rsidRPr="007F7FEB" w:rsidRDefault="00655539" w:rsidP="00655539">
      <w:pPr>
        <w:pStyle w:val="Titre3"/>
        <w:rPr>
          <w:color w:val="auto"/>
        </w:rPr>
      </w:pPr>
      <w:bookmarkStart w:id="108" w:name="_Toc531165122"/>
      <w:r w:rsidRPr="007F7FEB">
        <w:rPr>
          <w:color w:val="auto"/>
        </w:rPr>
        <w:t>RPO</w:t>
      </w:r>
      <w:bookmarkEnd w:id="108"/>
    </w:p>
    <w:p w14:paraId="6014920C" w14:textId="4BAA9307" w:rsidR="00655539" w:rsidRPr="007F7FEB" w:rsidRDefault="00655539" w:rsidP="00655539">
      <w:r w:rsidRPr="007F7FEB">
        <w:t>Le RPO, La Perte de Données Maximale Admissible (Recovery Point Objective</w:t>
      </w:r>
      <w:r w:rsidR="006A590F" w:rsidRPr="007F7FEB">
        <w:t>) détermine la quantité maximale de données qui peut être perdue suite à un sinistre. Cette quantité est la différence entre la dernière sauvegarde valide et le sinistre.</w:t>
      </w:r>
    </w:p>
    <w:p w14:paraId="42BCDBF4" w14:textId="6E9D9ADD" w:rsidR="00BA3F1C" w:rsidRPr="007F7FEB" w:rsidRDefault="00BA3F1C" w:rsidP="00BA3F1C">
      <w:pPr>
        <w:pStyle w:val="Titre3"/>
        <w:rPr>
          <w:color w:val="auto"/>
        </w:rPr>
      </w:pPr>
      <w:bookmarkStart w:id="109" w:name="_Toc531165123"/>
      <w:r w:rsidRPr="007F7FEB">
        <w:rPr>
          <w:color w:val="auto"/>
        </w:rPr>
        <w:t>Schématisation d’un incident</w:t>
      </w:r>
      <w:bookmarkEnd w:id="109"/>
    </w:p>
    <w:p w14:paraId="499E5934" w14:textId="5AD0F77B" w:rsidR="00BA3F1C" w:rsidRPr="007F7FEB" w:rsidRDefault="00BA3F1C" w:rsidP="00BA3F1C">
      <w:r w:rsidRPr="007F7FEB">
        <w:t xml:space="preserve">Le schéma ci-dessous représente l’évolution du niveau de service dans le temps : </w:t>
      </w:r>
    </w:p>
    <w:p w14:paraId="006A1EFF" w14:textId="1D934315" w:rsidR="00BA3F1C" w:rsidRPr="007F7FEB" w:rsidRDefault="00BA3F1C" w:rsidP="00BA3F1C">
      <w:pPr>
        <w:jc w:val="center"/>
      </w:pPr>
      <w:r w:rsidRPr="007F7FEB">
        <w:rPr>
          <w:noProof/>
          <w:lang w:eastAsia="fr-CH"/>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Pr="007F7FEB" w:rsidRDefault="00935A52" w:rsidP="00935A52"/>
    <w:p w14:paraId="586D3C2C" w14:textId="64624D5C" w:rsidR="00733767" w:rsidRPr="007F7FEB" w:rsidRDefault="00733767" w:rsidP="00935A52"/>
    <w:p w14:paraId="2A3EAB53" w14:textId="74368920" w:rsidR="00733767" w:rsidRPr="007F7FEB" w:rsidRDefault="00733767" w:rsidP="00733767">
      <w:pPr>
        <w:pStyle w:val="Titre2"/>
        <w:rPr>
          <w:color w:val="auto"/>
        </w:rPr>
      </w:pPr>
      <w:bookmarkStart w:id="110" w:name="_Toc531165124"/>
      <w:r w:rsidRPr="007F7FEB">
        <w:rPr>
          <w:color w:val="auto"/>
        </w:rPr>
        <w:t>iSCSI</w:t>
      </w:r>
      <w:bookmarkEnd w:id="110"/>
    </w:p>
    <w:p w14:paraId="6B377421" w14:textId="062D45DE" w:rsidR="00733767" w:rsidRPr="007F7FEB" w:rsidRDefault="00733767" w:rsidP="00733767">
      <w:r w:rsidRPr="007F7FEB">
        <w:t>Le i</w:t>
      </w:r>
      <w:r w:rsidR="00BB56AF" w:rsidRPr="007F7FEB">
        <w:t>SCSI</w:t>
      </w:r>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1BAD2FCA" w:rsidR="00791F1B" w:rsidRPr="007F7FEB" w:rsidRDefault="00791F1B" w:rsidP="00791F1B">
      <w:pPr>
        <w:pStyle w:val="Titre3"/>
        <w:rPr>
          <w:color w:val="auto"/>
        </w:rPr>
      </w:pPr>
      <w:bookmarkStart w:id="111" w:name="_Toc531165125"/>
      <w:r w:rsidRPr="007F7FEB">
        <w:rPr>
          <w:color w:val="auto"/>
        </w:rPr>
        <w:t>Utilité</w:t>
      </w:r>
      <w:bookmarkEnd w:id="111"/>
    </w:p>
    <w:p w14:paraId="5E0F18BF" w14:textId="51670B26" w:rsidR="00340066" w:rsidRPr="007F7FEB" w:rsidRDefault="00340066" w:rsidP="00340066">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r w:rsidRPr="007F7FEB">
        <w:rPr>
          <w:b/>
        </w:rPr>
        <w:t>iSCSI</w:t>
      </w:r>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791F1B">
      <w:r w:rsidRPr="007F7FEB">
        <w:t xml:space="preserve">Le protocole </w:t>
      </w:r>
      <w:r w:rsidRPr="007F7FEB">
        <w:rPr>
          <w:b/>
        </w:rPr>
        <w:t>iSCSI</w:t>
      </w:r>
      <w:r w:rsidRPr="007F7FEB">
        <w:t xml:space="preserve"> est né afin de pouvoir interconnecter des sous-systèmes de stockage ou de sauvegarde en utilisant le réseau IP et les infrastructures de transport qui le soutiennes (Ethernet, ATM, etc).</w:t>
      </w:r>
    </w:p>
    <w:p w14:paraId="2C714D97" w14:textId="5994A6A8" w:rsidR="00791F1B" w:rsidRPr="007F7FEB" w:rsidRDefault="00340066" w:rsidP="00340066">
      <w:r w:rsidRPr="007F7FEB">
        <w:rPr>
          <w:noProof/>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340066">
      <w:r w:rsidRPr="007F7FEB">
        <w:t>iSCSI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285A14">
      <w:pPr>
        <w:rPr>
          <w:sz w:val="27"/>
          <w:szCs w:val="27"/>
        </w:rPr>
      </w:pPr>
      <w:r w:rsidRPr="007F7FEB">
        <w:t xml:space="preserve">Afin de simuler une connexion logique continue, iSCSI envoie plusieurs connexions TCP simultanément, elles seront considérées comme un seul canal de transmission et identifiées comme de la même session iSCSI. </w:t>
      </w:r>
      <w:r w:rsidR="00285A14" w:rsidRPr="007F7FEB">
        <w:t xml:space="preserve">Les instructions et les données iSCSI sont envoyées en désordre. Le destinataire doit avoir un </w:t>
      </w:r>
      <w:r w:rsidR="00285A14" w:rsidRPr="007F7FEB">
        <w:rPr>
          <w:b/>
        </w:rPr>
        <w:t>contrôleur iSCSI</w:t>
      </w:r>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340066">
      <w:r w:rsidRPr="007F7FEB">
        <w:rPr>
          <w:noProof/>
          <w:lang w:eastAsia="fr-CH"/>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340066"/>
    <w:p w14:paraId="4E81C18D" w14:textId="1FD5596E" w:rsidR="00A97195" w:rsidRPr="007F7FEB" w:rsidRDefault="00A97195" w:rsidP="00410E42">
      <w:pPr>
        <w:pStyle w:val="Titre1"/>
        <w:pageBreakBefore/>
        <w:rPr>
          <w:color w:val="auto"/>
          <w:lang w:eastAsia="fr-CH"/>
        </w:rPr>
      </w:pPr>
      <w:bookmarkStart w:id="112" w:name="_Toc531165126"/>
      <w:r w:rsidRPr="007F7FEB">
        <w:rPr>
          <w:color w:val="auto"/>
          <w:lang w:eastAsia="fr-CH"/>
        </w:rPr>
        <w:lastRenderedPageBreak/>
        <w:t>Partie 3</w:t>
      </w:r>
      <w:bookmarkEnd w:id="112"/>
    </w:p>
    <w:p w14:paraId="56D49645" w14:textId="5C94D2AD" w:rsidR="004579F1" w:rsidRPr="007F7FEB" w:rsidRDefault="007A620B" w:rsidP="004579F1">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4579F1">
      <w:pPr>
        <w:rPr>
          <w:lang w:eastAsia="fr-CH"/>
        </w:rPr>
      </w:pPr>
      <w:r w:rsidRPr="007F7FEB">
        <w:t>L’entreprise n’a pas de budget spécifié, c’est pour ça que nous avons choisi des équipements et des stratégies de haute gamme ou d’une qualité considérable.</w:t>
      </w:r>
    </w:p>
    <w:p w14:paraId="5B205CC9" w14:textId="576C1755" w:rsidR="004579F1" w:rsidRPr="007F7FEB" w:rsidRDefault="004579F1" w:rsidP="00C6493E">
      <w:pPr>
        <w:pStyle w:val="Titre2"/>
        <w:rPr>
          <w:lang w:eastAsia="fr-CH"/>
        </w:rPr>
      </w:pPr>
      <w:r w:rsidRPr="007F7FEB">
        <w:rPr>
          <w:lang w:eastAsia="fr-CH"/>
        </w:rPr>
        <w:t>Mise en conformité LPD/RGPD</w:t>
      </w:r>
    </w:p>
    <w:p w14:paraId="4F1FB0AB" w14:textId="3223A211" w:rsidR="004579F1" w:rsidRPr="007F7FEB" w:rsidRDefault="004579F1" w:rsidP="004579F1">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4579F1">
      <w:pPr>
        <w:pStyle w:val="Paragraphedeliste"/>
        <w:numPr>
          <w:ilvl w:val="1"/>
          <w:numId w:val="2"/>
        </w:numPr>
        <w:rPr>
          <w:lang w:eastAsia="fr-CH"/>
        </w:rPr>
      </w:pPr>
      <w:r w:rsidRPr="007F7FEB">
        <w:rPr>
          <w:lang w:eastAsia="fr-CH"/>
        </w:rPr>
        <w:t>Création d’une charte informatique à signer par les utilisateurs.</w:t>
      </w:r>
    </w:p>
    <w:p w14:paraId="3C098D79" w14:textId="3A52F669" w:rsidR="004579F1" w:rsidRPr="007F7FEB" w:rsidRDefault="004579F1" w:rsidP="004579F1">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06EEBBA9" w:rsidR="004579F1" w:rsidRPr="007F7FEB" w:rsidRDefault="004579F1" w:rsidP="004579F1">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4579F1">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4579F1">
      <w:pPr>
        <w:pStyle w:val="Paragraphedeliste"/>
        <w:numPr>
          <w:ilvl w:val="1"/>
          <w:numId w:val="2"/>
        </w:numPr>
        <w:rPr>
          <w:lang w:eastAsia="fr-CH"/>
        </w:rPr>
      </w:pPr>
      <w:r w:rsidRPr="007F7FEB">
        <w:rPr>
          <w:lang w:eastAsia="fr-CH"/>
        </w:rPr>
        <w:t>Création des comptes nominatifs pour tous les utilisateurs traitant des données personnelles.</w:t>
      </w:r>
    </w:p>
    <w:p w14:paraId="3D5BBC8F" w14:textId="64FF1B4D" w:rsidR="004579F1" w:rsidRPr="007F7FEB" w:rsidRDefault="004579F1" w:rsidP="00334272">
      <w:pPr>
        <w:pStyle w:val="Paragraphedeliste"/>
        <w:numPr>
          <w:ilvl w:val="1"/>
          <w:numId w:val="2"/>
        </w:numPr>
        <w:rPr>
          <w:lang w:eastAsia="fr-CH"/>
        </w:rPr>
      </w:pPr>
      <w:r w:rsidRPr="007F7FEB">
        <w:rPr>
          <w:lang w:eastAsia="fr-CH"/>
        </w:rPr>
        <w:t>Badges d’accès (ID unique), pour les accès aux local de stockage de données.</w:t>
      </w:r>
    </w:p>
    <w:p w14:paraId="035D8C4D" w14:textId="54DB7FDF" w:rsidR="004579F1" w:rsidRPr="007F7FEB" w:rsidRDefault="004579F1" w:rsidP="004579F1">
      <w:pPr>
        <w:pStyle w:val="Paragraphedeliste"/>
        <w:numPr>
          <w:ilvl w:val="0"/>
          <w:numId w:val="2"/>
        </w:numPr>
        <w:rPr>
          <w:lang w:eastAsia="fr-CH"/>
        </w:rPr>
      </w:pPr>
      <w:r w:rsidRPr="007F7FEB">
        <w:rPr>
          <w:lang w:eastAsia="fr-CH"/>
        </w:rPr>
        <w:t>Protéger le réseau informatique interne ;</w:t>
      </w:r>
    </w:p>
    <w:p w14:paraId="03C56B9A" w14:textId="12AA27D7" w:rsidR="00334272" w:rsidRPr="007F7FEB" w:rsidRDefault="00334272" w:rsidP="00334272">
      <w:pPr>
        <w:pStyle w:val="Paragraphedeliste"/>
        <w:numPr>
          <w:ilvl w:val="1"/>
          <w:numId w:val="2"/>
        </w:numPr>
        <w:rPr>
          <w:lang w:eastAsia="fr-CH"/>
        </w:rPr>
      </w:pPr>
      <w:r w:rsidRPr="007F7FEB">
        <w:rPr>
          <w:lang w:eastAsia="fr-CH"/>
        </w:rPr>
        <w:t xml:space="preserve">Les actifs réseaux seront sécurisé par mot de passe administrateur (détenu uniquement par les administrateurs et par le directeur de l’entreprise). </w:t>
      </w:r>
    </w:p>
    <w:p w14:paraId="36DC0AFD" w14:textId="471A607F" w:rsidR="004579F1" w:rsidRPr="007F7FEB" w:rsidRDefault="004579F1" w:rsidP="004579F1">
      <w:pPr>
        <w:pStyle w:val="Paragraphedeliste"/>
        <w:numPr>
          <w:ilvl w:val="0"/>
          <w:numId w:val="2"/>
        </w:numPr>
        <w:rPr>
          <w:lang w:eastAsia="fr-CH"/>
        </w:rPr>
      </w:pPr>
      <w:r w:rsidRPr="007F7FEB">
        <w:rPr>
          <w:lang w:eastAsia="fr-CH"/>
        </w:rPr>
        <w:t>Sécuriser les serveurs ;</w:t>
      </w:r>
    </w:p>
    <w:p w14:paraId="59F4B1F1" w14:textId="0ED83A8D" w:rsidR="00334272" w:rsidRPr="007F7FEB" w:rsidRDefault="00334272" w:rsidP="00334272">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00259A46" w14:textId="42AEB0E1" w:rsidR="004579F1" w:rsidRPr="007F7FEB" w:rsidRDefault="004579F1" w:rsidP="004579F1">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334272">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4579F1">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334272">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4579F1">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C72575">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4579F1">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C72575">
      <w:pPr>
        <w:pStyle w:val="Paragraphedeliste"/>
        <w:numPr>
          <w:ilvl w:val="1"/>
          <w:numId w:val="2"/>
        </w:numPr>
        <w:rPr>
          <w:lang w:eastAsia="fr-CH"/>
        </w:rPr>
      </w:pPr>
      <w:r w:rsidRPr="007F7FEB">
        <w:rPr>
          <w:lang w:eastAsia="fr-CH"/>
        </w:rPr>
        <w:t>Les locaux informatiques devront être sécurisé par :</w:t>
      </w:r>
    </w:p>
    <w:p w14:paraId="774250AC" w14:textId="306C81A5" w:rsidR="00C72575" w:rsidRPr="007F7FEB" w:rsidRDefault="00C72575" w:rsidP="00C72575">
      <w:pPr>
        <w:pStyle w:val="Paragraphedeliste"/>
        <w:numPr>
          <w:ilvl w:val="1"/>
          <w:numId w:val="2"/>
        </w:numPr>
        <w:rPr>
          <w:lang w:eastAsia="fr-CH"/>
        </w:rPr>
      </w:pPr>
      <w:r w:rsidRPr="007F7FEB">
        <w:rPr>
          <w:lang w:eastAsia="fr-CH"/>
        </w:rPr>
        <w:t>Portes sécurisé</w:t>
      </w:r>
    </w:p>
    <w:p w14:paraId="26ADD594" w14:textId="0E12D96B" w:rsidR="004579F1" w:rsidRPr="007F7FEB" w:rsidRDefault="00C72575" w:rsidP="00C72575">
      <w:pPr>
        <w:pStyle w:val="Paragraphedeliste"/>
        <w:numPr>
          <w:ilvl w:val="1"/>
          <w:numId w:val="2"/>
        </w:numPr>
        <w:rPr>
          <w:lang w:eastAsia="fr-CH"/>
        </w:rPr>
      </w:pPr>
      <w:r w:rsidRPr="007F7FEB">
        <w:rPr>
          <w:lang w:eastAsia="fr-CH"/>
        </w:rPr>
        <w:t>Equipement anti-incendie</w:t>
      </w:r>
    </w:p>
    <w:p w14:paraId="042B897C" w14:textId="2885396A" w:rsidR="00F91D4F" w:rsidRPr="007F7FEB" w:rsidRDefault="00F91D4F" w:rsidP="00F91D4F">
      <w:pPr>
        <w:rPr>
          <w:lang w:eastAsia="fr-CH"/>
        </w:rPr>
      </w:pPr>
    </w:p>
    <w:p w14:paraId="217DB787" w14:textId="72F311FE" w:rsidR="00F91D4F" w:rsidRPr="007F7FEB" w:rsidRDefault="00F91D4F" w:rsidP="00C6493E">
      <w:pPr>
        <w:pStyle w:val="Titre2"/>
        <w:rPr>
          <w:lang w:eastAsia="fr-CH"/>
        </w:rPr>
      </w:pPr>
      <w:r w:rsidRPr="007F7FEB">
        <w:rPr>
          <w:lang w:eastAsia="fr-CH"/>
        </w:rPr>
        <w:t>Infra</w:t>
      </w:r>
      <w:r w:rsidR="0048747D" w:rsidRPr="007F7FEB">
        <w:rPr>
          <w:lang w:eastAsia="fr-CH"/>
        </w:rPr>
        <w:t>structure</w:t>
      </w:r>
      <w:r w:rsidRPr="007F7FEB">
        <w:rPr>
          <w:lang w:eastAsia="fr-CH"/>
        </w:rPr>
        <w:t xml:space="preserve"> Informatique</w:t>
      </w:r>
    </w:p>
    <w:p w14:paraId="01177AAE" w14:textId="38BD5EFD" w:rsidR="00F91D4F" w:rsidRPr="007F7FEB" w:rsidRDefault="00F91D4F" w:rsidP="00F91D4F">
      <w:pPr>
        <w:rPr>
          <w:lang w:eastAsia="fr-CH"/>
        </w:rPr>
      </w:pPr>
    </w:p>
    <w:p w14:paraId="1A0705D3" w14:textId="436178B2" w:rsidR="00F91D4F" w:rsidRPr="007F7FEB" w:rsidRDefault="00934C11" w:rsidP="00F91D4F">
      <w:pPr>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r w:rsidR="006E74B9" w:rsidRPr="007F7FEB">
        <w:rPr>
          <w:lang w:eastAsia="fr-CH"/>
        </w:rPr>
        <w:t>hyperV</w:t>
      </w:r>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6E74B9">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58D70ED2"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4B5C8568"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4650E2CE"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18709422" w:rsidR="00D10F47" w:rsidRPr="007F7FEB" w:rsidRDefault="00D10F47" w:rsidP="00D10F47">
      <w:pPr>
        <w:pStyle w:val="Sansinterligne"/>
        <w:numPr>
          <w:ilvl w:val="3"/>
          <w:numId w:val="20"/>
        </w:numPr>
        <w:rPr>
          <w:lang w:eastAsia="fr-CH"/>
        </w:rPr>
      </w:pPr>
      <w:r w:rsidRPr="007F7FEB">
        <w:rPr>
          <w:lang w:eastAsia="fr-CH"/>
        </w:rPr>
        <w:lastRenderedPageBreak/>
        <w:t>VHD1 : LUN01, Stockage des données SQL, mappage du disque S :.</w:t>
      </w:r>
    </w:p>
    <w:p w14:paraId="56E0E30F" w14:textId="0F558152" w:rsidR="00D10F47" w:rsidRPr="007F7FEB" w:rsidRDefault="00D10F47" w:rsidP="00D10F47">
      <w:pPr>
        <w:pStyle w:val="Sansinterligne"/>
        <w:numPr>
          <w:ilvl w:val="3"/>
          <w:numId w:val="20"/>
        </w:numPr>
        <w:rPr>
          <w:lang w:eastAsia="fr-CH"/>
        </w:rPr>
      </w:pPr>
      <w:r w:rsidRPr="007F7FEB">
        <w:rPr>
          <w:lang w:eastAsia="fr-CH"/>
        </w:rPr>
        <w:t>VDH2 : LUN02, Stockage des données du serveur de messagerie, mappage du disque M :.</w:t>
      </w:r>
    </w:p>
    <w:p w14:paraId="3581B919" w14:textId="78163F33" w:rsidR="00D10F47" w:rsidRPr="007F7FEB" w:rsidRDefault="00D10F47" w:rsidP="00D10F47">
      <w:pPr>
        <w:pStyle w:val="Sansinterligne"/>
        <w:numPr>
          <w:ilvl w:val="3"/>
          <w:numId w:val="20"/>
        </w:numPr>
        <w:rPr>
          <w:lang w:eastAsia="fr-CH"/>
        </w:rPr>
      </w:pPr>
      <w:r w:rsidRPr="007F7FEB">
        <w:rPr>
          <w:lang w:eastAsia="fr-CH"/>
        </w:rPr>
        <w:t>VHD3 : LUN03, Stockage de données des Machines virtuels, mappage du disque D :</w:t>
      </w:r>
    </w:p>
    <w:p w14:paraId="7A85C384" w14:textId="17A02BCA"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 :.</w:t>
      </w:r>
    </w:p>
    <w:p w14:paraId="028AF33E" w14:textId="6D1395BA" w:rsidR="00D10F47" w:rsidRPr="007F7FEB" w:rsidRDefault="00D10F47" w:rsidP="00D10F47">
      <w:pPr>
        <w:pStyle w:val="Sansinterligne"/>
        <w:numPr>
          <w:ilvl w:val="3"/>
          <w:numId w:val="20"/>
        </w:numPr>
        <w:rPr>
          <w:lang w:eastAsia="fr-CH"/>
        </w:rPr>
      </w:pPr>
      <w:r w:rsidRPr="007F7FEB">
        <w:rPr>
          <w:lang w:eastAsia="fr-CH"/>
        </w:rPr>
        <w:t>VHD4 : LUN05, Stockage des fichiers partagés, mappage du disque F :.</w:t>
      </w:r>
    </w:p>
    <w:p w14:paraId="326C3B28" w14:textId="61BB5313"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r w:rsidR="00F91D4F" w:rsidRPr="007F7FEB">
        <w:rPr>
          <w:b/>
        </w:rPr>
        <w:t>iSCSI</w:t>
      </w:r>
      <w:r w:rsidR="006E48C2" w:rsidRPr="007F7FEB">
        <w:t xml:space="preserve"> par</w:t>
      </w:r>
      <w:r w:rsidR="00F91D4F" w:rsidRPr="007F7FEB">
        <w:t xml:space="preserve"> câble SFP 10Gb directement sur </w:t>
      </w:r>
      <w:r w:rsidR="006E48C2" w:rsidRPr="007F7FEB">
        <w:t>les deux contrôleurs de la baie.</w:t>
      </w:r>
    </w:p>
    <w:p w14:paraId="6A6EFC95" w14:textId="21490174"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62FCD6AC" w:rsidR="007C724C" w:rsidRPr="007F7FEB" w:rsidRDefault="007C724C" w:rsidP="007C724C">
      <w:pPr>
        <w:pStyle w:val="Sansinterligne"/>
        <w:numPr>
          <w:ilvl w:val="1"/>
          <w:numId w:val="20"/>
        </w:numPr>
        <w:rPr>
          <w:lang w:eastAsia="fr-CH"/>
        </w:rPr>
      </w:pPr>
      <w:r w:rsidRPr="007F7FEB">
        <w:t>Serveurs HP : 4x1600</w:t>
      </w:r>
    </w:p>
    <w:p w14:paraId="408ACE57" w14:textId="1ECFA107" w:rsidR="007C724C" w:rsidRPr="007F7FEB" w:rsidRDefault="007C724C" w:rsidP="007C724C">
      <w:pPr>
        <w:pStyle w:val="Sansinterligne"/>
        <w:numPr>
          <w:ilvl w:val="1"/>
          <w:numId w:val="20"/>
        </w:numPr>
        <w:rPr>
          <w:lang w:eastAsia="fr-CH"/>
        </w:rPr>
      </w:pPr>
      <w:r w:rsidRPr="007F7FEB">
        <w:t>SAN HP MSA 2040 : 2x430</w:t>
      </w:r>
    </w:p>
    <w:p w14:paraId="24F3ADDF" w14:textId="3A35E038" w:rsidR="00F91D4F" w:rsidRPr="007F7FEB" w:rsidRDefault="00F91D4F" w:rsidP="00A44B55">
      <w:pPr>
        <w:rPr>
          <w:lang w:eastAsia="fr-CH"/>
        </w:rPr>
      </w:pPr>
    </w:p>
    <w:p w14:paraId="0E2E4FF4" w14:textId="40DE89C9" w:rsidR="00F91D4F" w:rsidRPr="007F7FEB" w:rsidRDefault="00F91D4F" w:rsidP="00A44B55">
      <w:pPr>
        <w:rPr>
          <w:lang w:eastAsia="fr-CH"/>
        </w:rPr>
      </w:pPr>
    </w:p>
    <w:p w14:paraId="628A5BDA" w14:textId="3458B3D2" w:rsidR="00F91D4F" w:rsidRPr="007F7FEB" w:rsidRDefault="00C6493E" w:rsidP="00A44B55">
      <w:pPr>
        <w:rPr>
          <w:lang w:eastAsia="fr-CH"/>
        </w:rPr>
      </w:pPr>
      <w:r w:rsidRPr="00C6493E">
        <w:rPr>
          <w:lang w:eastAsia="fr-CH"/>
        </w:rPr>
        <w:drawing>
          <wp:anchor distT="0" distB="0" distL="114300" distR="114300" simplePos="0" relativeHeight="251692032" behindDoc="0" locked="0" layoutInCell="1" allowOverlap="1" wp14:anchorId="43109145" wp14:editId="21B2F4C0">
            <wp:simplePos x="0" y="0"/>
            <wp:positionH relativeFrom="margin">
              <wp:align>center</wp:align>
            </wp:positionH>
            <wp:positionV relativeFrom="paragraph">
              <wp:posOffset>7620</wp:posOffset>
            </wp:positionV>
            <wp:extent cx="4877481" cy="5753903"/>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77481" cy="5753903"/>
                    </a:xfrm>
                    <a:prstGeom prst="rect">
                      <a:avLst/>
                    </a:prstGeom>
                  </pic:spPr>
                </pic:pic>
              </a:graphicData>
            </a:graphic>
          </wp:anchor>
        </w:drawing>
      </w:r>
    </w:p>
    <w:p w14:paraId="5FEA3E71" w14:textId="32B2B277" w:rsidR="00296F45" w:rsidRDefault="007D3843" w:rsidP="00C6493E">
      <w:pPr>
        <w:pStyle w:val="Titre2"/>
        <w:rPr>
          <w:lang w:eastAsia="fr-CH"/>
        </w:rPr>
      </w:pPr>
      <w:r w:rsidRPr="007F7FEB">
        <w:rPr>
          <w:lang w:eastAsia="fr-CH"/>
        </w:rPr>
        <w:lastRenderedPageBreak/>
        <w:t>Backup</w:t>
      </w:r>
    </w:p>
    <w:p w14:paraId="0C755A32" w14:textId="69FF28BA" w:rsidR="00296F45" w:rsidRPr="00C6493E" w:rsidRDefault="00296F45" w:rsidP="00296F45">
      <w:pPr>
        <w:rPr>
          <w:i/>
          <w:lang w:eastAsia="fr-CH"/>
        </w:rPr>
      </w:pPr>
      <w:r w:rsidRPr="00C6493E">
        <w:rPr>
          <w:i/>
          <w:lang w:eastAsia="fr-CH"/>
        </w:rPr>
        <w:t xml:space="preserve">Les sauvegardes seront faites pendant la nuit entre 22h et </w:t>
      </w:r>
      <w:r w:rsidR="00C6493E" w:rsidRPr="00C6493E">
        <w:rPr>
          <w:i/>
          <w:lang w:eastAsia="fr-CH"/>
        </w:rPr>
        <w:t>6h.</w:t>
      </w:r>
    </w:p>
    <w:p w14:paraId="07FD5871" w14:textId="5198F9FE" w:rsidR="0055666B" w:rsidRPr="007F7FEB" w:rsidRDefault="0055666B" w:rsidP="0055666B">
      <w:pPr>
        <w:rPr>
          <w:b/>
          <w:lang w:eastAsia="fr-CH"/>
        </w:rPr>
      </w:pPr>
      <w:r w:rsidRPr="007F7FEB">
        <w:rPr>
          <w:b/>
          <w:lang w:eastAsia="fr-CH"/>
        </w:rPr>
        <w:t>SERVEUR SQL</w:t>
      </w:r>
    </w:p>
    <w:p w14:paraId="2F2B5330" w14:textId="74BB6973" w:rsidR="007D3843" w:rsidRPr="007F7FEB" w:rsidRDefault="00D479F5" w:rsidP="007D3843">
      <w:pPr>
        <w:rPr>
          <w:lang w:eastAsia="fr-CH"/>
        </w:rPr>
      </w:pPr>
      <w:r w:rsidRPr="007F7FEB">
        <w:rPr>
          <w:lang w:eastAsia="fr-CH"/>
        </w:rPr>
        <w:t>Pour le serveur SQL, nous effectuerons des DUMPS de la base de données deux fois par jours. 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54C966D3" w14:textId="37267532" w:rsidR="0055666B" w:rsidRPr="007F7FEB" w:rsidRDefault="0055666B" w:rsidP="007D3843">
      <w:pPr>
        <w:rPr>
          <w:b/>
          <w:lang w:eastAsia="fr-CH"/>
        </w:rPr>
      </w:pPr>
      <w:r w:rsidRPr="007F7FEB">
        <w:rPr>
          <w:b/>
          <w:lang w:eastAsia="fr-CH"/>
        </w:rPr>
        <w:t>SERVEUR DE MESSAGERIE</w:t>
      </w:r>
    </w:p>
    <w:p w14:paraId="26162578" w14:textId="596AD149" w:rsidR="003B5E2A" w:rsidRPr="007F7FEB" w:rsidRDefault="003B5E2A" w:rsidP="007D3843">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71EBBA5A" w14:textId="7D214439" w:rsidR="0055666B" w:rsidRPr="007F7FEB" w:rsidRDefault="0055666B" w:rsidP="007D3843">
      <w:pPr>
        <w:rPr>
          <w:b/>
          <w:lang w:eastAsia="fr-CH"/>
        </w:rPr>
      </w:pPr>
      <w:r w:rsidRPr="007F7FEB">
        <w:rPr>
          <w:b/>
          <w:lang w:eastAsia="fr-CH"/>
        </w:rPr>
        <w:t>SERVEUR DE FICHIERS</w:t>
      </w:r>
    </w:p>
    <w:p w14:paraId="7AC6E1EA" w14:textId="00434B94" w:rsidR="0021182A" w:rsidRPr="007F7FEB" w:rsidRDefault="00FD0B29" w:rsidP="007D3843">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snapshots des dossiers qui contiennent l’ensemble des fichiers. Ces snapshots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Nous ferons aussi u</w:t>
      </w:r>
      <w:r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13</w:t>
      </w:r>
      <w:r w:rsidR="002D7C02" w:rsidRPr="007F7FEB">
        <w:rPr>
          <w:lang w:eastAsia="fr-CH"/>
        </w:rPr>
        <w:t xml:space="preserve"> bandes.</w:t>
      </w:r>
      <w:r w:rsidR="002902A3" w:rsidRPr="007F7FEB">
        <w:rPr>
          <w:lang w:eastAsia="fr-CH"/>
        </w:rPr>
        <w:t xml:space="preserve"> </w:t>
      </w:r>
    </w:p>
    <w:p w14:paraId="30B70C76" w14:textId="0A73EBD6" w:rsidR="0055666B" w:rsidRPr="007F7FEB" w:rsidRDefault="0055666B" w:rsidP="007D3843">
      <w:pPr>
        <w:rPr>
          <w:b/>
          <w:lang w:eastAsia="fr-CH"/>
        </w:rPr>
      </w:pPr>
      <w:r w:rsidRPr="007F7FEB">
        <w:rPr>
          <w:b/>
          <w:lang w:eastAsia="fr-CH"/>
        </w:rPr>
        <w:t>SERVEUR WEB</w:t>
      </w:r>
    </w:p>
    <w:p w14:paraId="3FB2EFAC" w14:textId="4EF425DB" w:rsidR="002231D9" w:rsidRPr="007F7FEB" w:rsidRDefault="002902A3" w:rsidP="007D3843">
      <w:pPr>
        <w:rPr>
          <w:lang w:eastAsia="fr-CH"/>
        </w:rPr>
      </w:pPr>
      <w:r w:rsidRPr="007F7FEB">
        <w:rPr>
          <w:lang w:eastAsia="fr-CH"/>
        </w:rPr>
        <w:t>Pour le serveur web</w:t>
      </w:r>
      <w:r w:rsidR="002231D9" w:rsidRPr="007F7FEB">
        <w:rPr>
          <w:lang w:eastAsia="fr-CH"/>
        </w:rPr>
        <w:t>, nous effectuerons chaque 2 jours un snapshot de la VM sur l’espace de stockage</w:t>
      </w:r>
      <w:r w:rsidR="006C494F" w:rsidRPr="007F7FEB">
        <w:rPr>
          <w:lang w:eastAsia="fr-CH"/>
        </w:rPr>
        <w:t xml:space="preserve"> « LUN04_DATA_WEB_W » et ces snapshots seront conservés pendant 1 semaine.</w:t>
      </w:r>
    </w:p>
    <w:p w14:paraId="075D343B" w14:textId="1D4CE2AC" w:rsidR="00641B73" w:rsidRPr="007F7FEB" w:rsidRDefault="00641B73" w:rsidP="007D3843">
      <w:pPr>
        <w:rPr>
          <w:b/>
          <w:lang w:eastAsia="fr-CH"/>
        </w:rPr>
      </w:pPr>
      <w:r w:rsidRPr="007F7FEB">
        <w:rPr>
          <w:b/>
          <w:lang w:eastAsia="fr-CH"/>
        </w:rPr>
        <w:t>SERVEUR AD</w:t>
      </w:r>
    </w:p>
    <w:p w14:paraId="4800ADAC" w14:textId="345E5B5F" w:rsidR="00004679" w:rsidRPr="007F7FEB" w:rsidRDefault="00004679" w:rsidP="007D3843">
      <w:pPr>
        <w:rPr>
          <w:lang w:eastAsia="fr-CH"/>
        </w:rPr>
      </w:pPr>
      <w:r w:rsidRPr="007F7FEB">
        <w:rPr>
          <w:lang w:eastAsia="fr-CH"/>
        </w:rPr>
        <w:t xml:space="preserve">Pour le serveur d’Active Directory, nous effectuerons chaque </w:t>
      </w:r>
      <w:r w:rsidR="00DB162D" w:rsidRPr="007F7FEB">
        <w:rPr>
          <w:lang w:eastAsia="fr-CH"/>
        </w:rPr>
        <w:t>1 fois par semaine un snapshot de la VM sur l’espace de stockage « LUN03_DATA_WEB_D » et chaque snapshot sera conservé durant 1 mois.</w:t>
      </w:r>
    </w:p>
    <w:p w14:paraId="22E40E33" w14:textId="6200C81F" w:rsidR="00820F97" w:rsidRPr="007F7FEB" w:rsidRDefault="00820F97" w:rsidP="007D3843">
      <w:pPr>
        <w:rPr>
          <w:b/>
          <w:lang w:eastAsia="fr-CH"/>
        </w:rPr>
      </w:pPr>
      <w:r w:rsidRPr="007F7FEB">
        <w:rPr>
          <w:b/>
          <w:lang w:eastAsia="fr-CH"/>
        </w:rPr>
        <w:t>CLOUD</w:t>
      </w:r>
    </w:p>
    <w:p w14:paraId="530A4033" w14:textId="66815F5F" w:rsidR="00820F97" w:rsidRDefault="00C51003" w:rsidP="007D3843">
      <w:pPr>
        <w:rPr>
          <w:lang w:eastAsia="fr-CH"/>
        </w:rPr>
      </w:pPr>
      <w:r w:rsidRPr="007F7FEB">
        <w:rPr>
          <w:lang w:eastAsia="fr-CH"/>
        </w:rPr>
        <w:t>U</w:t>
      </w:r>
      <w:r w:rsidR="00820F97" w:rsidRPr="007F7FEB">
        <w:rPr>
          <w:lang w:eastAsia="fr-CH"/>
        </w:rPr>
        <w:t xml:space="preserve">ne fois par semaine, les espaces de stockage </w:t>
      </w:r>
      <w:r w:rsidR="00296F45">
        <w:rPr>
          <w:lang w:eastAsia="fr-CH"/>
        </w:rPr>
        <w:t>M :, D; et W :,</w:t>
      </w:r>
      <w:r w:rsidR="00820F97" w:rsidRPr="007F7FEB">
        <w:rPr>
          <w:lang w:eastAsia="fr-CH"/>
        </w:rPr>
        <w:t xml:space="preserve"> seront stockés sur un serveur cloud de chez Infomaniak.</w:t>
      </w:r>
      <w:r w:rsidR="00296F45">
        <w:rPr>
          <w:lang w:eastAsia="fr-CH"/>
        </w:rPr>
        <w:t xml:space="preserve"> </w:t>
      </w:r>
    </w:p>
    <w:p w14:paraId="0C34C051" w14:textId="4878E08B" w:rsidR="00296F45" w:rsidRPr="007F7FEB" w:rsidRDefault="00296F45" w:rsidP="007D3843">
      <w:pPr>
        <w:rPr>
          <w:lang w:eastAsia="fr-CH"/>
        </w:rPr>
      </w:pPr>
      <w:r>
        <w:rPr>
          <w:lang w:eastAsia="fr-CH"/>
        </w:rPr>
        <w:t>Une fois par jour pour les espaces de stockage S : et F :.</w:t>
      </w:r>
    </w:p>
    <w:p w14:paraId="442E1994" w14:textId="5D4FB718" w:rsidR="007F7FEB" w:rsidRDefault="007F7FEB" w:rsidP="00C6493E">
      <w:pPr>
        <w:pStyle w:val="Titre2"/>
        <w:rPr>
          <w:lang w:eastAsia="fr-CH"/>
        </w:rPr>
      </w:pPr>
      <w:r>
        <w:rPr>
          <w:lang w:eastAsia="fr-CH"/>
        </w:rPr>
        <w:t>Reprise d’activité</w:t>
      </w:r>
    </w:p>
    <w:p w14:paraId="562FE9F6" w14:textId="2F92096A" w:rsidR="00702522" w:rsidRPr="00702522" w:rsidRDefault="00702522" w:rsidP="00702522">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3AF8E13" w:rsidR="00702522" w:rsidRDefault="00604067" w:rsidP="00C6493E">
      <w:pPr>
        <w:pStyle w:val="Titre3"/>
        <w:rPr>
          <w:lang w:eastAsia="fr-CH"/>
        </w:rPr>
      </w:pPr>
      <w:r>
        <w:rPr>
          <w:lang w:eastAsia="fr-CH"/>
        </w:rPr>
        <w:t>RTO</w:t>
      </w:r>
    </w:p>
    <w:p w14:paraId="3AA70C86" w14:textId="43FA7D8A" w:rsidR="00604067" w:rsidRDefault="00702522" w:rsidP="00702522">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E66708">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604067">
      <w:pPr>
        <w:pStyle w:val="Paragraphedeliste"/>
        <w:numPr>
          <w:ilvl w:val="0"/>
          <w:numId w:val="21"/>
        </w:numPr>
        <w:rPr>
          <w:lang w:eastAsia="fr-CH"/>
        </w:rPr>
      </w:pPr>
      <w:r>
        <w:rPr>
          <w:lang w:eastAsia="fr-CH"/>
        </w:rPr>
        <w:lastRenderedPageBreak/>
        <w:t>Temps maximum de détection : 1 h</w:t>
      </w:r>
    </w:p>
    <w:p w14:paraId="105499EB" w14:textId="29CFA761" w:rsidR="00E66708" w:rsidRDefault="00604067" w:rsidP="00E66708">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604067">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604067">
      <w:pPr>
        <w:pStyle w:val="Paragraphedeliste"/>
        <w:numPr>
          <w:ilvl w:val="0"/>
          <w:numId w:val="0"/>
        </w:numPr>
        <w:ind w:left="360"/>
        <w:rPr>
          <w:lang w:eastAsia="fr-CH"/>
        </w:rPr>
      </w:pPr>
      <w:r>
        <w:rPr>
          <w:lang w:eastAsia="fr-CH"/>
        </w:rPr>
        <w:t>RTO = 6h Max</w:t>
      </w:r>
    </w:p>
    <w:p w14:paraId="44B32A51" w14:textId="508BEBD8" w:rsidR="00604067" w:rsidRDefault="00604067" w:rsidP="00C6493E">
      <w:pPr>
        <w:pStyle w:val="Titre3"/>
        <w:rPr>
          <w:lang w:eastAsia="fr-CH"/>
        </w:rPr>
      </w:pPr>
      <w:r>
        <w:rPr>
          <w:lang w:eastAsia="fr-CH"/>
        </w:rPr>
        <w:t>RPO</w:t>
      </w:r>
    </w:p>
    <w:p w14:paraId="22E39DE7" w14:textId="0A9D52E1" w:rsidR="00604067" w:rsidRDefault="00296F45" w:rsidP="00C6493E">
      <w:pPr>
        <w:pStyle w:val="Paragraphedeliste"/>
        <w:numPr>
          <w:ilvl w:val="0"/>
          <w:numId w:val="22"/>
        </w:numPr>
        <w:rPr>
          <w:lang w:eastAsia="fr-CH"/>
        </w:rPr>
      </w:pPr>
      <w:r>
        <w:rPr>
          <w:lang w:eastAsia="fr-CH"/>
        </w:rPr>
        <w:t>Maximum une semaine de perte de données pour les serveur Web, Mail et AD.</w:t>
      </w:r>
    </w:p>
    <w:p w14:paraId="5081489F" w14:textId="615EAD53" w:rsidR="00296F45" w:rsidRPr="00604067" w:rsidRDefault="00296F45" w:rsidP="00C6493E">
      <w:pPr>
        <w:pStyle w:val="Paragraphedeliste"/>
        <w:numPr>
          <w:ilvl w:val="0"/>
          <w:numId w:val="22"/>
        </w:numPr>
        <w:rPr>
          <w:lang w:eastAsia="fr-CH"/>
        </w:rPr>
      </w:pPr>
      <w:r>
        <w:rPr>
          <w:lang w:eastAsia="fr-CH"/>
        </w:rPr>
        <w:t>Une journée pour les serveur SQL et de fichiers.</w:t>
      </w:r>
    </w:p>
    <w:p w14:paraId="40942AC3" w14:textId="39286B15" w:rsidR="00702522" w:rsidRPr="00702522" w:rsidRDefault="00702522" w:rsidP="00702522">
      <w:pPr>
        <w:rPr>
          <w:lang w:eastAsia="fr-CH"/>
        </w:rPr>
      </w:pPr>
      <w:bookmarkStart w:id="113" w:name="_GoBack"/>
      <w:bookmarkEnd w:id="113"/>
    </w:p>
    <w:p w14:paraId="08EBAF69" w14:textId="482E2836" w:rsidR="003D007D" w:rsidRPr="007F7FEB" w:rsidRDefault="003D007D" w:rsidP="003D007D">
      <w:pPr>
        <w:pStyle w:val="Titre1"/>
        <w:pageBreakBefore/>
        <w:rPr>
          <w:color w:val="auto"/>
          <w:lang w:eastAsia="fr-CH"/>
        </w:rPr>
      </w:pPr>
      <w:bookmarkStart w:id="114" w:name="_Toc531165127"/>
      <w:r w:rsidRPr="007F7FEB">
        <w:rPr>
          <w:color w:val="auto"/>
          <w:lang w:eastAsia="fr-CH"/>
        </w:rPr>
        <w:lastRenderedPageBreak/>
        <w:t>Sources</w:t>
      </w:r>
      <w:bookmarkEnd w:id="114"/>
    </w:p>
    <w:tbl>
      <w:tblPr>
        <w:tblStyle w:val="TableauGrille2"/>
        <w:tblW w:w="0" w:type="auto"/>
        <w:tblLook w:val="04A0" w:firstRow="1" w:lastRow="0" w:firstColumn="1" w:lastColumn="0" w:noHBand="0" w:noVBand="1"/>
      </w:tblPr>
      <w:tblGrid>
        <w:gridCol w:w="578"/>
        <w:gridCol w:w="8492"/>
      </w:tblGrid>
      <w:tr w:rsidR="007F7FEB" w:rsidRPr="007F7FEB" w14:paraId="340470A7" w14:textId="77777777" w:rsidTr="0023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373D07" w14:textId="49E053CE" w:rsidR="003D007D" w:rsidRPr="007F7FEB" w:rsidRDefault="003D007D" w:rsidP="003D007D">
            <w:pPr>
              <w:rPr>
                <w:lang w:eastAsia="fr-CH"/>
              </w:rPr>
            </w:pPr>
            <w:r w:rsidRPr="007F7FEB">
              <w:rPr>
                <w:lang w:eastAsia="fr-CH"/>
              </w:rPr>
              <w:t>N° de page</w:t>
            </w:r>
          </w:p>
        </w:tc>
        <w:tc>
          <w:tcPr>
            <w:tcW w:w="7936" w:type="dxa"/>
          </w:tcPr>
          <w:p w14:paraId="382D117B" w14:textId="25598017" w:rsidR="003D007D" w:rsidRPr="007F7FEB"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628FC2" w14:textId="61BC761B" w:rsidR="003D007D" w:rsidRPr="007F7FEB" w:rsidRDefault="003D007D" w:rsidP="003D007D">
            <w:pPr>
              <w:jc w:val="center"/>
              <w:rPr>
                <w:lang w:eastAsia="fr-CH"/>
              </w:rPr>
            </w:pPr>
            <w:r w:rsidRPr="007F7FEB">
              <w:rPr>
                <w:highlight w:val="lightGray"/>
                <w:lang w:eastAsia="fr-CH"/>
              </w:rPr>
              <w:t>5</w:t>
            </w:r>
          </w:p>
        </w:tc>
        <w:tc>
          <w:tcPr>
            <w:tcW w:w="7936" w:type="dxa"/>
          </w:tcPr>
          <w:p w14:paraId="4531DE31" w14:textId="533F10F7" w:rsidR="003D007D" w:rsidRPr="007F7FEB" w:rsidRDefault="007F7FEB" w:rsidP="003D007D">
            <w:pPr>
              <w:cnfStyle w:val="000000100000" w:firstRow="0" w:lastRow="0" w:firstColumn="0" w:lastColumn="0" w:oddVBand="0" w:evenVBand="0" w:oddHBand="1" w:evenHBand="0" w:firstRowFirstColumn="0" w:firstRowLastColumn="0" w:lastRowFirstColumn="0" w:lastRowLastColumn="0"/>
              <w:rPr>
                <w:lang w:eastAsia="fr-CH"/>
              </w:rPr>
            </w:pPr>
            <w:hyperlink r:id="rId48" w:history="1">
              <w:r w:rsidR="003D007D" w:rsidRPr="007F7FEB">
                <w:rPr>
                  <w:rStyle w:val="Lienhypertexte"/>
                  <w:color w:val="auto"/>
                  <w:highlight w:val="lightGray"/>
                </w:rPr>
                <w:t>https://www.casinosbarriere.com/fr/montreux.html</w:t>
              </w:r>
            </w:hyperlink>
          </w:p>
        </w:tc>
      </w:tr>
      <w:tr w:rsidR="007F7FEB" w:rsidRPr="007F7FEB" w14:paraId="7618984A"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82A7C1D" w14:textId="718D7721" w:rsidR="003D007D" w:rsidRPr="007F7FEB" w:rsidRDefault="00B62CB3" w:rsidP="003D007D">
            <w:pPr>
              <w:jc w:val="center"/>
              <w:rPr>
                <w:lang w:eastAsia="fr-CH"/>
              </w:rPr>
            </w:pPr>
            <w:r w:rsidRPr="007F7FEB">
              <w:rPr>
                <w:lang w:eastAsia="fr-CH"/>
              </w:rPr>
              <w:t>7</w:t>
            </w:r>
          </w:p>
        </w:tc>
        <w:tc>
          <w:tcPr>
            <w:tcW w:w="7936" w:type="dxa"/>
          </w:tcPr>
          <w:p w14:paraId="50E82D24" w14:textId="7BDD03E5" w:rsidR="003D007D" w:rsidRPr="007F7FEB" w:rsidRDefault="007F7FEB" w:rsidP="003D007D">
            <w:pPr>
              <w:cnfStyle w:val="000000000000" w:firstRow="0" w:lastRow="0" w:firstColumn="0" w:lastColumn="0" w:oddVBand="0" w:evenVBand="0" w:oddHBand="0" w:evenHBand="0" w:firstRowFirstColumn="0" w:firstRowLastColumn="0" w:lastRowFirstColumn="0" w:lastRowLastColumn="0"/>
              <w:rPr>
                <w:lang w:eastAsia="fr-CH"/>
              </w:rPr>
            </w:pPr>
            <w:hyperlink r:id="rId49" w:history="1">
              <w:r w:rsidR="00B62CB3" w:rsidRPr="007F7FEB">
                <w:rPr>
                  <w:rStyle w:val="Lienhypertexte"/>
                  <w:color w:val="auto"/>
                </w:rPr>
                <w:t>https://www.loro.ch</w:t>
              </w:r>
            </w:hyperlink>
          </w:p>
        </w:tc>
      </w:tr>
      <w:tr w:rsidR="007F7FEB" w:rsidRPr="007F7FEB" w14:paraId="26893C14"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8974366" w14:textId="43020992" w:rsidR="003D007D" w:rsidRPr="007F7FEB" w:rsidRDefault="00105B71" w:rsidP="003D007D">
            <w:pPr>
              <w:jc w:val="center"/>
              <w:rPr>
                <w:lang w:eastAsia="fr-CH"/>
              </w:rPr>
            </w:pPr>
            <w:r w:rsidRPr="007F7FEB">
              <w:rPr>
                <w:highlight w:val="lightGray"/>
                <w:lang w:eastAsia="fr-CH"/>
              </w:rPr>
              <w:t>10</w:t>
            </w:r>
          </w:p>
        </w:tc>
        <w:tc>
          <w:tcPr>
            <w:tcW w:w="7936" w:type="dxa"/>
          </w:tcPr>
          <w:p w14:paraId="4E0164EA" w14:textId="70E9104E" w:rsidR="003D007D" w:rsidRPr="007F7FEB" w:rsidRDefault="007F7FEB" w:rsidP="003D007D">
            <w:pPr>
              <w:cnfStyle w:val="000000100000" w:firstRow="0" w:lastRow="0" w:firstColumn="0" w:lastColumn="0" w:oddVBand="0" w:evenVBand="0" w:oddHBand="1" w:evenHBand="0" w:firstRowFirstColumn="0" w:firstRowLastColumn="0" w:lastRowFirstColumn="0" w:lastRowLastColumn="0"/>
              <w:rPr>
                <w:lang w:eastAsia="fr-CH"/>
              </w:rPr>
            </w:pPr>
            <w:hyperlink r:id="rId50" w:history="1">
              <w:r w:rsidR="00105B71" w:rsidRPr="007F7FEB">
                <w:rPr>
                  <w:rStyle w:val="Lienhypertexte"/>
                  <w:color w:val="auto"/>
                  <w:highlight w:val="lightGray"/>
                </w:rPr>
                <w:t>https://www.vtx.ch</w:t>
              </w:r>
            </w:hyperlink>
          </w:p>
        </w:tc>
      </w:tr>
      <w:tr w:rsidR="007F7FEB" w:rsidRPr="007F7FEB" w14:paraId="4EC86656"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79D28149" w14:textId="7FEE13D2" w:rsidR="003D007D" w:rsidRPr="007F7FEB" w:rsidRDefault="00105B71" w:rsidP="003D007D">
            <w:pPr>
              <w:jc w:val="center"/>
              <w:rPr>
                <w:lang w:eastAsia="fr-CH"/>
              </w:rPr>
            </w:pPr>
            <w:r w:rsidRPr="007F7FEB">
              <w:rPr>
                <w:lang w:eastAsia="fr-CH"/>
              </w:rPr>
              <w:t>12</w:t>
            </w:r>
          </w:p>
        </w:tc>
        <w:tc>
          <w:tcPr>
            <w:tcW w:w="7936" w:type="dxa"/>
          </w:tcPr>
          <w:p w14:paraId="1BB6CC4D" w14:textId="1A0BAADB" w:rsidR="003D007D" w:rsidRPr="007F7FEB"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78D0966" w14:textId="7559CAA5" w:rsidR="00595B95" w:rsidRPr="007F7FEB" w:rsidRDefault="00595B95" w:rsidP="003D007D">
            <w:pPr>
              <w:jc w:val="center"/>
              <w:rPr>
                <w:highlight w:val="lightGray"/>
                <w:lang w:eastAsia="fr-CH"/>
              </w:rPr>
            </w:pPr>
            <w:r w:rsidRPr="007F7FEB">
              <w:rPr>
                <w:highlight w:val="lightGray"/>
                <w:lang w:eastAsia="fr-CH"/>
              </w:rPr>
              <w:t>14</w:t>
            </w:r>
          </w:p>
        </w:tc>
        <w:tc>
          <w:tcPr>
            <w:tcW w:w="7936" w:type="dxa"/>
          </w:tcPr>
          <w:p w14:paraId="6D4403B8" w14:textId="77777777" w:rsidR="00595B95" w:rsidRPr="007F7FEB" w:rsidRDefault="007F7FEB" w:rsidP="003D007D">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51"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7F7FEB" w:rsidP="003D007D">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52" w:history="1">
              <w:r w:rsidR="00595B95" w:rsidRPr="007F7FEB">
                <w:rPr>
                  <w:rStyle w:val="Lienhypertexte"/>
                  <w:color w:val="auto"/>
                  <w:highlight w:val="lightGray"/>
                </w:rPr>
                <w:t>https://fr.wikipedia.org/wiki/N%C5%93ud_(r%C3%A9seau)</w:t>
              </w:r>
            </w:hyperlink>
          </w:p>
        </w:tc>
      </w:tr>
      <w:tr w:rsidR="007F7FEB" w:rsidRPr="007F7FEB" w14:paraId="3B07B5CC"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790ACC34" w14:textId="74D66490" w:rsidR="003D007D" w:rsidRPr="007F7FEB" w:rsidRDefault="001C5A09" w:rsidP="001C5A09">
            <w:pPr>
              <w:jc w:val="center"/>
              <w:rPr>
                <w:lang w:eastAsia="fr-CH"/>
              </w:rPr>
            </w:pPr>
            <w:r w:rsidRPr="007F7FEB">
              <w:rPr>
                <w:lang w:eastAsia="fr-CH"/>
              </w:rPr>
              <w:t>17</w:t>
            </w:r>
          </w:p>
        </w:tc>
        <w:tc>
          <w:tcPr>
            <w:tcW w:w="7936" w:type="dxa"/>
          </w:tcPr>
          <w:p w14:paraId="1D5CCC67" w14:textId="5D9C0243" w:rsidR="001C5A09" w:rsidRPr="007F7FEB" w:rsidRDefault="007F7FEB" w:rsidP="001C5A09">
            <w:pPr>
              <w:pStyle w:val="Notedebasdepage"/>
              <w:cnfStyle w:val="000000000000" w:firstRow="0" w:lastRow="0" w:firstColumn="0" w:lastColumn="0" w:oddVBand="0" w:evenVBand="0" w:oddHBand="0" w:evenHBand="0" w:firstRowFirstColumn="0" w:firstRowLastColumn="0" w:lastRowFirstColumn="0" w:lastRowLastColumn="0"/>
            </w:pPr>
            <w:hyperlink r:id="rId53" w:history="1">
              <w:r w:rsidR="001C5A09" w:rsidRPr="007F7FEB">
                <w:rPr>
                  <w:rStyle w:val="Lienhypertexte"/>
                  <w:color w:val="auto"/>
                </w:rPr>
                <w:t>https://www.admin.ch/opc/fr/classified-compilation/19920153/index.html</w:t>
              </w:r>
            </w:hyperlink>
          </w:p>
          <w:p w14:paraId="0C1A5C45" w14:textId="391706C8" w:rsidR="001C5A09" w:rsidRPr="007F7FEB" w:rsidRDefault="007F7FEB" w:rsidP="001C5A09">
            <w:pPr>
              <w:pStyle w:val="Notedebasdepage"/>
              <w:cnfStyle w:val="000000000000" w:firstRow="0" w:lastRow="0" w:firstColumn="0" w:lastColumn="0" w:oddVBand="0" w:evenVBand="0" w:oddHBand="0" w:evenHBand="0" w:firstRowFirstColumn="0" w:firstRowLastColumn="0" w:lastRowFirstColumn="0" w:lastRowLastColumn="0"/>
            </w:pPr>
            <w:hyperlink r:id="rId54" w:history="1">
              <w:r w:rsidR="001C5A09" w:rsidRPr="007F7FEB">
                <w:rPr>
                  <w:rStyle w:val="Lienhypertexte"/>
                  <w:color w:val="auto"/>
                </w:rPr>
                <w:t>https://m.youtube.com/watch?v=OUMGp3HHel4</w:t>
              </w:r>
            </w:hyperlink>
          </w:p>
          <w:p w14:paraId="2E48D45D" w14:textId="750DEFAF" w:rsidR="003D007D" w:rsidRPr="007F7FEB" w:rsidRDefault="007F7FEB" w:rsidP="001C5A09">
            <w:pPr>
              <w:cnfStyle w:val="000000000000" w:firstRow="0" w:lastRow="0" w:firstColumn="0" w:lastColumn="0" w:oddVBand="0" w:evenVBand="0" w:oddHBand="0" w:evenHBand="0" w:firstRowFirstColumn="0" w:firstRowLastColumn="0" w:lastRowFirstColumn="0" w:lastRowLastColumn="0"/>
              <w:rPr>
                <w:lang w:eastAsia="fr-CH"/>
              </w:rPr>
            </w:pPr>
            <w:hyperlink r:id="rId55" w:history="1">
              <w:r w:rsidR="001C5A09" w:rsidRPr="007F7FEB">
                <w:rPr>
                  <w:rStyle w:val="Lienhypertexte"/>
                  <w:color w:val="auto"/>
                </w:rPr>
                <w:t>http://urlz.fr/7Kpu</w:t>
              </w:r>
            </w:hyperlink>
          </w:p>
        </w:tc>
      </w:tr>
      <w:tr w:rsidR="007F7FEB" w:rsidRPr="007F7FEB" w14:paraId="780D9F3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1D62DEC" w14:textId="72374CE3" w:rsidR="003D007D" w:rsidRPr="007F7FEB" w:rsidRDefault="00512BD6" w:rsidP="00512BD6">
            <w:pPr>
              <w:jc w:val="center"/>
              <w:rPr>
                <w:highlight w:val="lightGray"/>
                <w:lang w:eastAsia="fr-CH"/>
              </w:rPr>
            </w:pPr>
            <w:r w:rsidRPr="007F7FEB">
              <w:rPr>
                <w:highlight w:val="lightGray"/>
                <w:lang w:eastAsia="fr-CH"/>
              </w:rPr>
              <w:t>19</w:t>
            </w:r>
          </w:p>
        </w:tc>
        <w:tc>
          <w:tcPr>
            <w:tcW w:w="7936" w:type="dxa"/>
          </w:tcPr>
          <w:p w14:paraId="25334933" w14:textId="77777777" w:rsidR="00512BD6" w:rsidRPr="007F7FEB" w:rsidRDefault="007F7FEB"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6"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7F7FEB"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7"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7F7FEB"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8"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DA306FC" w14:textId="5831DBCC" w:rsidR="003D007D" w:rsidRPr="007F7FEB" w:rsidRDefault="00512BD6" w:rsidP="003D007D">
            <w:pPr>
              <w:jc w:val="center"/>
              <w:rPr>
                <w:lang w:eastAsia="fr-CH"/>
              </w:rPr>
            </w:pPr>
            <w:r w:rsidRPr="007F7FEB">
              <w:rPr>
                <w:lang w:eastAsia="fr-CH"/>
              </w:rPr>
              <w:t>22</w:t>
            </w:r>
            <w:r w:rsidR="00263DF6" w:rsidRPr="007F7FEB">
              <w:rPr>
                <w:lang w:eastAsia="fr-CH"/>
              </w:rPr>
              <w:t xml:space="preserve"> -&gt; 25</w:t>
            </w:r>
          </w:p>
        </w:tc>
        <w:tc>
          <w:tcPr>
            <w:tcW w:w="7936" w:type="dxa"/>
          </w:tcPr>
          <w:p w14:paraId="70F06EB2" w14:textId="325A95BC" w:rsidR="003D007D" w:rsidRPr="007F7FEB" w:rsidRDefault="007F7FEB" w:rsidP="003D007D">
            <w:pPr>
              <w:cnfStyle w:val="000000000000" w:firstRow="0" w:lastRow="0" w:firstColumn="0" w:lastColumn="0" w:oddVBand="0" w:evenVBand="0" w:oddHBand="0" w:evenHBand="0" w:firstRowFirstColumn="0" w:firstRowLastColumn="0" w:lastRowFirstColumn="0" w:lastRowLastColumn="0"/>
            </w:pPr>
            <w:hyperlink r:id="rId59" w:history="1">
              <w:r w:rsidR="00263DF6" w:rsidRPr="007F7FEB">
                <w:rPr>
                  <w:rStyle w:val="Lienhypertexte"/>
                  <w:color w:val="auto"/>
                </w:rPr>
                <w:t>https://fr.wikipedia.org/wiki/Stockage_d%27information</w:t>
              </w:r>
            </w:hyperlink>
          </w:p>
          <w:p w14:paraId="1997A500" w14:textId="323F256E" w:rsidR="00263DF6" w:rsidRPr="007F7FEB" w:rsidRDefault="007F7FEB"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263DF6" w:rsidRPr="007F7FEB">
                <w:rPr>
                  <w:rStyle w:val="Lienhypertexte"/>
                  <w:color w:val="auto"/>
                  <w:lang w:eastAsia="fr-CH"/>
                </w:rPr>
                <w:t>https://www.commentcamarche.com/contents/739-cle-usb</w:t>
              </w:r>
            </w:hyperlink>
          </w:p>
          <w:p w14:paraId="1EE4DB25" w14:textId="4FB31ACB" w:rsidR="00263DF6" w:rsidRPr="007F7FEB" w:rsidRDefault="007F7FEB" w:rsidP="003D007D">
            <w:pPr>
              <w:cnfStyle w:val="000000000000" w:firstRow="0" w:lastRow="0" w:firstColumn="0" w:lastColumn="0" w:oddVBand="0" w:evenVBand="0" w:oddHBand="0" w:evenHBand="0" w:firstRowFirstColumn="0" w:firstRowLastColumn="0" w:lastRowFirstColumn="0" w:lastRowLastColumn="0"/>
              <w:rPr>
                <w:lang w:eastAsia="fr-CH"/>
              </w:rPr>
            </w:pPr>
            <w:hyperlink r:id="rId61" w:history="1">
              <w:r w:rsidR="001D0DD0" w:rsidRPr="007F7FEB">
                <w:rPr>
                  <w:rStyle w:val="Lienhypertexte"/>
                  <w:color w:val="auto"/>
                  <w:lang w:eastAsia="fr-CH"/>
                </w:rPr>
                <w:t>https://fr.wikipedia.org/wiki/Cl%C3%A9_USB</w:t>
              </w:r>
            </w:hyperlink>
          </w:p>
          <w:p w14:paraId="324FC17F" w14:textId="6C56C933" w:rsidR="001D0DD0" w:rsidRPr="007F7FEB" w:rsidRDefault="001D0DD0" w:rsidP="003D007D">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https://fr.wikipedia.org/wiki/Disque_dur</w:t>
            </w:r>
          </w:p>
        </w:tc>
      </w:tr>
      <w:tr w:rsidR="007F7FEB" w:rsidRPr="007F7FEB" w14:paraId="7E73F65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C689EE" w14:textId="10E66A7C" w:rsidR="00512BD6" w:rsidRPr="007F7FEB" w:rsidRDefault="00512BD6" w:rsidP="00512BD6">
            <w:pPr>
              <w:jc w:val="center"/>
              <w:rPr>
                <w:lang w:eastAsia="fr-CH"/>
              </w:rPr>
            </w:pPr>
            <w:r w:rsidRPr="007F7FEB">
              <w:rPr>
                <w:highlight w:val="lightGray"/>
                <w:lang w:eastAsia="fr-CH"/>
              </w:rPr>
              <w:t>25</w:t>
            </w:r>
          </w:p>
        </w:tc>
        <w:tc>
          <w:tcPr>
            <w:tcW w:w="7936" w:type="dxa"/>
          </w:tcPr>
          <w:p w14:paraId="42A63CB6" w14:textId="0703A81B" w:rsidR="00512BD6" w:rsidRPr="007F7FEB" w:rsidRDefault="00512BD6" w:rsidP="003D007D">
            <w:pPr>
              <w:cnfStyle w:val="000000100000" w:firstRow="0" w:lastRow="0" w:firstColumn="0" w:lastColumn="0" w:oddVBand="0" w:evenVBand="0" w:oddHBand="1" w:evenHBand="0" w:firstRowFirstColumn="0" w:firstRowLastColumn="0" w:lastRowFirstColumn="0" w:lastRowLastColumn="0"/>
            </w:pPr>
            <w:r w:rsidRPr="007F7FEB">
              <w:rPr>
                <w:highlight w:val="lightGray"/>
              </w:rPr>
              <w:t>Les images sont tirées du polycopié de l’enseignant M. Rogeiro intitulés « Les sauvegardes ».</w:t>
            </w:r>
          </w:p>
        </w:tc>
      </w:tr>
      <w:tr w:rsidR="007F7FEB" w:rsidRPr="007F7FEB" w14:paraId="1D21EC57"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449C718A" w14:textId="3C255ABD" w:rsidR="00512BD6" w:rsidRPr="007F7FEB" w:rsidRDefault="00512BD6" w:rsidP="00512BD6">
            <w:pPr>
              <w:jc w:val="center"/>
              <w:rPr>
                <w:lang w:eastAsia="fr-CH"/>
              </w:rPr>
            </w:pPr>
            <w:r w:rsidRPr="007F7FEB">
              <w:rPr>
                <w:lang w:eastAsia="fr-CH"/>
              </w:rPr>
              <w:t>26</w:t>
            </w:r>
          </w:p>
        </w:tc>
        <w:tc>
          <w:tcPr>
            <w:tcW w:w="7936" w:type="dxa"/>
          </w:tcPr>
          <w:p w14:paraId="5EAE71DA" w14:textId="77777777" w:rsidR="00512BD6" w:rsidRPr="007F7FEB" w:rsidRDefault="007F7FEB"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7F7FEB">
                <w:rPr>
                  <w:rStyle w:val="Lienhypertexte"/>
                  <w:color w:val="auto"/>
                </w:rPr>
                <w:t>https://www.commentcamarche.com/contents/994-onduleur</w:t>
              </w:r>
            </w:hyperlink>
          </w:p>
          <w:p w14:paraId="6552B014" w14:textId="77777777" w:rsidR="00512BD6" w:rsidRPr="007F7FEB" w:rsidRDefault="007F7FEB"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7F7FEB">
                <w:rPr>
                  <w:rStyle w:val="Lienhypertexte"/>
                  <w:color w:val="auto"/>
                </w:rPr>
                <w:t>https://sitelec.org/cours/abati/flash/onduleur.htm</w:t>
              </w:r>
            </w:hyperlink>
          </w:p>
          <w:p w14:paraId="3039E115" w14:textId="77777777" w:rsidR="00512BD6" w:rsidRPr="007F7FEB" w:rsidRDefault="007F7FEB"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7F7FEB">
                <w:rPr>
                  <w:rStyle w:val="Lienhypertexte"/>
                  <w:color w:val="auto"/>
                </w:rPr>
                <w:t>https://www.ldlc.com/guides/AL00000601/guide+les+onduleurs/</w:t>
              </w:r>
            </w:hyperlink>
          </w:p>
          <w:p w14:paraId="40BC9160" w14:textId="1AF2F16E" w:rsidR="00512BD6" w:rsidRPr="007F7FEB" w:rsidRDefault="007F7FEB" w:rsidP="00512BD6">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512BD6" w:rsidRPr="007F7FEB">
                <w:rPr>
                  <w:rStyle w:val="Lienhypertexte"/>
                  <w:color w:val="auto"/>
                </w:rPr>
                <w:t>http://www.europ-computer.com/dossiers/dossier_6_18.html</w:t>
              </w:r>
            </w:hyperlink>
          </w:p>
        </w:tc>
      </w:tr>
      <w:tr w:rsidR="007F7FEB" w:rsidRPr="007F7FEB" w14:paraId="67566B97"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0EF401" w14:textId="2F13FE18" w:rsidR="00512BD6" w:rsidRPr="007F7FEB" w:rsidRDefault="00413807" w:rsidP="003D007D">
            <w:pPr>
              <w:jc w:val="center"/>
              <w:rPr>
                <w:highlight w:val="lightGray"/>
                <w:lang w:eastAsia="fr-CH"/>
              </w:rPr>
            </w:pPr>
            <w:r w:rsidRPr="007F7FEB">
              <w:rPr>
                <w:highlight w:val="lightGray"/>
                <w:lang w:eastAsia="fr-CH"/>
              </w:rPr>
              <w:t>31</w:t>
            </w:r>
          </w:p>
        </w:tc>
        <w:tc>
          <w:tcPr>
            <w:tcW w:w="7936" w:type="dxa"/>
          </w:tcPr>
          <w:p w14:paraId="288DCCBE" w14:textId="73867F1B" w:rsidR="00512BD6" w:rsidRPr="007F7FEB" w:rsidRDefault="007F7FEB" w:rsidP="003D007D">
            <w:pPr>
              <w:cnfStyle w:val="000000100000" w:firstRow="0" w:lastRow="0" w:firstColumn="0" w:lastColumn="0" w:oddVBand="0" w:evenVBand="0" w:oddHBand="1" w:evenHBand="0" w:firstRowFirstColumn="0" w:firstRowLastColumn="0" w:lastRowFirstColumn="0" w:lastRowLastColumn="0"/>
              <w:rPr>
                <w:highlight w:val="lightGray"/>
              </w:rPr>
            </w:pPr>
            <w:hyperlink r:id="rId66" w:history="1">
              <w:r w:rsidR="00413807" w:rsidRPr="007F7FEB">
                <w:rPr>
                  <w:rStyle w:val="Lienhypertexte"/>
                  <w:color w:val="auto"/>
                  <w:highlight w:val="lightGray"/>
                </w:rPr>
                <w:t>https://fr.wikipedia.org/wiki/Plan_de_reprise_d%27activit%C3%A9</w:t>
              </w:r>
            </w:hyperlink>
          </w:p>
          <w:p w14:paraId="3FB3948B" w14:textId="028661AD" w:rsidR="00413807" w:rsidRPr="007F7FEB" w:rsidRDefault="00413807" w:rsidP="003D007D">
            <w:pPr>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https://www.cases.lu/drp.html</w:t>
            </w:r>
          </w:p>
        </w:tc>
      </w:tr>
      <w:tr w:rsidR="007F7FEB" w:rsidRPr="007F7FEB" w14:paraId="1CEB4E3E"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0C2CA908" w14:textId="62E320DB" w:rsidR="00BB56AF" w:rsidRPr="007F7FEB" w:rsidRDefault="00BB56AF" w:rsidP="003D007D">
            <w:pPr>
              <w:jc w:val="center"/>
              <w:rPr>
                <w:lang w:eastAsia="fr-CH"/>
              </w:rPr>
            </w:pPr>
            <w:r w:rsidRPr="007F7FEB">
              <w:rPr>
                <w:lang w:eastAsia="fr-CH"/>
              </w:rPr>
              <w:t>32</w:t>
            </w:r>
          </w:p>
        </w:tc>
        <w:tc>
          <w:tcPr>
            <w:tcW w:w="7936" w:type="dxa"/>
          </w:tcPr>
          <w:p w14:paraId="7544A208" w14:textId="07969FA0" w:rsidR="00BB56AF" w:rsidRPr="007F7FEB" w:rsidRDefault="007F7FEB" w:rsidP="003D007D">
            <w:pPr>
              <w:cnfStyle w:val="000000000000" w:firstRow="0" w:lastRow="0" w:firstColumn="0" w:lastColumn="0" w:oddVBand="0" w:evenVBand="0" w:oddHBand="0" w:evenHBand="0" w:firstRowFirstColumn="0" w:firstRowLastColumn="0" w:lastRowFirstColumn="0" w:lastRowLastColumn="0"/>
            </w:pPr>
            <w:hyperlink r:id="rId67" w:history="1">
              <w:r w:rsidR="00BB56AF" w:rsidRPr="007F7FEB">
                <w:rPr>
                  <w:rStyle w:val="Lienhypertexte"/>
                  <w:color w:val="auto"/>
                </w:rPr>
                <w:t>https://fr.wikipedia.org/wiki/Small_Computer_System_Interface</w:t>
              </w:r>
            </w:hyperlink>
          </w:p>
          <w:p w14:paraId="0B3D6A4C" w14:textId="194FDA7F" w:rsidR="00BB56AF" w:rsidRPr="007F7FEB" w:rsidRDefault="007F7FEB"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7F7FEB">
                <w:rPr>
                  <w:rStyle w:val="Lienhypertexte"/>
                  <w:color w:val="auto"/>
                </w:rPr>
                <w:t>https://blog.netapp.com/wp-content/uploads/2016/05/iscsi_blog_images-1.jpg</w:t>
              </w:r>
            </w:hyperlink>
          </w:p>
          <w:p w14:paraId="4EA87E70" w14:textId="27137E4C" w:rsidR="00BB56AF" w:rsidRPr="007F7FEB" w:rsidRDefault="007F7FEB"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7F7FEB">
                <w:rPr>
                  <w:rStyle w:val="Lienhypertexte"/>
                  <w:color w:val="auto"/>
                </w:rPr>
                <w:t>https://www.snia.org/sites/default/orig/sdc_archives/2010_presentations/monday/MahmoudJibbe_ISCSI_FCoE__testing-verA.pdf</w:t>
              </w:r>
            </w:hyperlink>
          </w:p>
          <w:p w14:paraId="48FFE773" w14:textId="0B0B69EA" w:rsidR="00BB56AF" w:rsidRPr="007F7FEB" w:rsidRDefault="007F7FEB" w:rsidP="003D007D">
            <w:pPr>
              <w:cnfStyle w:val="000000000000" w:firstRow="0" w:lastRow="0" w:firstColumn="0" w:lastColumn="0" w:oddVBand="0" w:evenVBand="0" w:oddHBand="0" w:evenHBand="0" w:firstRowFirstColumn="0" w:firstRowLastColumn="0" w:lastRowFirstColumn="0" w:lastRowLastColumn="0"/>
            </w:pPr>
            <w:hyperlink r:id="rId70" w:history="1">
              <w:r w:rsidR="00BB56AF" w:rsidRPr="007F7FEB">
                <w:rPr>
                  <w:rStyle w:val="Lienhypertexte"/>
                  <w:color w:val="auto"/>
                </w:rPr>
                <w:t>https://www.01net.com/actualites/le-protocole-iscsi-152216.html</w:t>
              </w:r>
            </w:hyperlink>
          </w:p>
          <w:p w14:paraId="285D434B" w14:textId="31C40BA8" w:rsidR="00BB56AF" w:rsidRPr="007F7FEB"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7F7FEB" w:rsidRDefault="003D007D" w:rsidP="003D007D">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C2505" w14:textId="77777777" w:rsidR="00984BFA" w:rsidRDefault="00984BFA" w:rsidP="00242F35">
      <w:r>
        <w:separator/>
      </w:r>
    </w:p>
  </w:endnote>
  <w:endnote w:type="continuationSeparator" w:id="0">
    <w:p w14:paraId="1F5F3A2B" w14:textId="77777777" w:rsidR="00984BFA" w:rsidRDefault="00984BFA"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62B6D26A" w:rsidR="007F7FEB" w:rsidRDefault="007F7FEB"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C6493E">
      <w:rPr>
        <w:noProof/>
      </w:rPr>
      <w:t>37</w:t>
    </w:r>
    <w:r>
      <w:fldChar w:fldCharType="end"/>
    </w:r>
    <w:r>
      <w:t xml:space="preserve"> / </w:t>
    </w:r>
    <w:r>
      <w:rPr>
        <w:noProof/>
      </w:rPr>
      <w:fldChar w:fldCharType="begin"/>
    </w:r>
    <w:r>
      <w:rPr>
        <w:noProof/>
      </w:rPr>
      <w:instrText xml:space="preserve"> NUMPAGES   \* MERGEFORMAT </w:instrText>
    </w:r>
    <w:r>
      <w:rPr>
        <w:noProof/>
      </w:rPr>
      <w:fldChar w:fldCharType="separate"/>
    </w:r>
    <w:r w:rsidR="00C6493E">
      <w:rPr>
        <w:noProof/>
      </w:rPr>
      <w:t>38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70B53" w14:textId="77777777" w:rsidR="00984BFA" w:rsidRDefault="00984BFA" w:rsidP="00242F35">
      <w:r>
        <w:separator/>
      </w:r>
    </w:p>
  </w:footnote>
  <w:footnote w:type="continuationSeparator" w:id="0">
    <w:p w14:paraId="51D457B6" w14:textId="77777777" w:rsidR="00984BFA" w:rsidRDefault="00984BFA" w:rsidP="00242F35">
      <w:r>
        <w:continuationSeparator/>
      </w:r>
    </w:p>
  </w:footnote>
  <w:footnote w:id="1">
    <w:p w14:paraId="5D34CAC0" w14:textId="77777777" w:rsidR="007F7FEB" w:rsidRDefault="007F7FEB"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7F7FEB" w:rsidRPr="001665F3" w:rsidRDefault="007F7FEB"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7F7FEB" w:rsidRPr="000205AA" w:rsidRDefault="007F7FEB"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7F7FEB" w:rsidRPr="00B55C34" w:rsidRDefault="007F7FEB" w:rsidP="00CA62F9">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7F7FEB" w:rsidRDefault="007F7FEB"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0"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0"/>
  </w:num>
  <w:num w:numId="5">
    <w:abstractNumId w:val="17"/>
  </w:num>
  <w:num w:numId="6">
    <w:abstractNumId w:val="14"/>
  </w:num>
  <w:num w:numId="7">
    <w:abstractNumId w:val="9"/>
  </w:num>
  <w:num w:numId="8">
    <w:abstractNumId w:val="13"/>
  </w:num>
  <w:num w:numId="9">
    <w:abstractNumId w:val="6"/>
  </w:num>
  <w:num w:numId="10">
    <w:abstractNumId w:val="19"/>
  </w:num>
  <w:num w:numId="11">
    <w:abstractNumId w:val="15"/>
  </w:num>
  <w:num w:numId="12">
    <w:abstractNumId w:val="7"/>
  </w:num>
  <w:num w:numId="13">
    <w:abstractNumId w:val="18"/>
  </w:num>
  <w:num w:numId="14">
    <w:abstractNumId w:val="16"/>
  </w:num>
  <w:num w:numId="15">
    <w:abstractNumId w:val="20"/>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4679"/>
    <w:rsid w:val="00006F5D"/>
    <w:rsid w:val="00010C0E"/>
    <w:rsid w:val="00016F35"/>
    <w:rsid w:val="0002726E"/>
    <w:rsid w:val="00035D2C"/>
    <w:rsid w:val="00071265"/>
    <w:rsid w:val="00076E34"/>
    <w:rsid w:val="0008051F"/>
    <w:rsid w:val="00080AB5"/>
    <w:rsid w:val="000B0E89"/>
    <w:rsid w:val="000B40B9"/>
    <w:rsid w:val="000C0F9C"/>
    <w:rsid w:val="000C663C"/>
    <w:rsid w:val="000C79C4"/>
    <w:rsid w:val="000D2104"/>
    <w:rsid w:val="000E4E78"/>
    <w:rsid w:val="000E55E1"/>
    <w:rsid w:val="000F05F8"/>
    <w:rsid w:val="000F15BF"/>
    <w:rsid w:val="000F574D"/>
    <w:rsid w:val="00105B71"/>
    <w:rsid w:val="00122DCC"/>
    <w:rsid w:val="00127389"/>
    <w:rsid w:val="0012748E"/>
    <w:rsid w:val="00131A7B"/>
    <w:rsid w:val="00131E0C"/>
    <w:rsid w:val="001368E3"/>
    <w:rsid w:val="00136BD8"/>
    <w:rsid w:val="00137A85"/>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1E73BA"/>
    <w:rsid w:val="002037AA"/>
    <w:rsid w:val="0021182A"/>
    <w:rsid w:val="00213D03"/>
    <w:rsid w:val="00215F7E"/>
    <w:rsid w:val="00217891"/>
    <w:rsid w:val="00220947"/>
    <w:rsid w:val="00220D09"/>
    <w:rsid w:val="002231D9"/>
    <w:rsid w:val="00231B33"/>
    <w:rsid w:val="00234033"/>
    <w:rsid w:val="00242F35"/>
    <w:rsid w:val="00263DF6"/>
    <w:rsid w:val="00272E81"/>
    <w:rsid w:val="002737E2"/>
    <w:rsid w:val="00274307"/>
    <w:rsid w:val="00275197"/>
    <w:rsid w:val="00285A14"/>
    <w:rsid w:val="002902A3"/>
    <w:rsid w:val="00296BCE"/>
    <w:rsid w:val="00296F45"/>
    <w:rsid w:val="002A20AC"/>
    <w:rsid w:val="002A3BD5"/>
    <w:rsid w:val="002A5532"/>
    <w:rsid w:val="002A5BC2"/>
    <w:rsid w:val="002A7374"/>
    <w:rsid w:val="002C3149"/>
    <w:rsid w:val="002C3375"/>
    <w:rsid w:val="002D5754"/>
    <w:rsid w:val="002D7338"/>
    <w:rsid w:val="002D7C02"/>
    <w:rsid w:val="002E7F19"/>
    <w:rsid w:val="002F76DC"/>
    <w:rsid w:val="00301B7E"/>
    <w:rsid w:val="00311293"/>
    <w:rsid w:val="00322659"/>
    <w:rsid w:val="00326FDE"/>
    <w:rsid w:val="00334272"/>
    <w:rsid w:val="00340066"/>
    <w:rsid w:val="003415FD"/>
    <w:rsid w:val="0034315A"/>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32A4"/>
    <w:rsid w:val="003C79B1"/>
    <w:rsid w:val="003C7DBF"/>
    <w:rsid w:val="003D007D"/>
    <w:rsid w:val="003E67D9"/>
    <w:rsid w:val="003F547E"/>
    <w:rsid w:val="00410E42"/>
    <w:rsid w:val="00413807"/>
    <w:rsid w:val="004207B1"/>
    <w:rsid w:val="004220BC"/>
    <w:rsid w:val="00425E2E"/>
    <w:rsid w:val="00426FF7"/>
    <w:rsid w:val="00442226"/>
    <w:rsid w:val="004579F1"/>
    <w:rsid w:val="004603DD"/>
    <w:rsid w:val="004708A7"/>
    <w:rsid w:val="0047481D"/>
    <w:rsid w:val="00480BB8"/>
    <w:rsid w:val="0048747D"/>
    <w:rsid w:val="00492884"/>
    <w:rsid w:val="00492B29"/>
    <w:rsid w:val="004A176F"/>
    <w:rsid w:val="004B0DE4"/>
    <w:rsid w:val="004B2998"/>
    <w:rsid w:val="004B2D1E"/>
    <w:rsid w:val="004C47E0"/>
    <w:rsid w:val="004C4E01"/>
    <w:rsid w:val="004C7230"/>
    <w:rsid w:val="004D4F99"/>
    <w:rsid w:val="004D769E"/>
    <w:rsid w:val="00500409"/>
    <w:rsid w:val="00503415"/>
    <w:rsid w:val="00510772"/>
    <w:rsid w:val="005113DB"/>
    <w:rsid w:val="00512BD6"/>
    <w:rsid w:val="0051309C"/>
    <w:rsid w:val="005131E4"/>
    <w:rsid w:val="00516E35"/>
    <w:rsid w:val="0052570D"/>
    <w:rsid w:val="005428AB"/>
    <w:rsid w:val="00545088"/>
    <w:rsid w:val="00555373"/>
    <w:rsid w:val="0055666B"/>
    <w:rsid w:val="005569A8"/>
    <w:rsid w:val="00564293"/>
    <w:rsid w:val="00584457"/>
    <w:rsid w:val="00585833"/>
    <w:rsid w:val="00592F69"/>
    <w:rsid w:val="00595B95"/>
    <w:rsid w:val="005B5B89"/>
    <w:rsid w:val="005B612B"/>
    <w:rsid w:val="005C1404"/>
    <w:rsid w:val="005C14F6"/>
    <w:rsid w:val="005C522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708E9"/>
    <w:rsid w:val="00677D06"/>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473D"/>
    <w:rsid w:val="007051C2"/>
    <w:rsid w:val="007153B4"/>
    <w:rsid w:val="00724DF3"/>
    <w:rsid w:val="00726010"/>
    <w:rsid w:val="0072716F"/>
    <w:rsid w:val="00733767"/>
    <w:rsid w:val="0073791E"/>
    <w:rsid w:val="00744A1C"/>
    <w:rsid w:val="00744B4A"/>
    <w:rsid w:val="00746200"/>
    <w:rsid w:val="00750665"/>
    <w:rsid w:val="00764212"/>
    <w:rsid w:val="00765A24"/>
    <w:rsid w:val="00770B10"/>
    <w:rsid w:val="007734BD"/>
    <w:rsid w:val="00791F1B"/>
    <w:rsid w:val="007A620B"/>
    <w:rsid w:val="007B1F58"/>
    <w:rsid w:val="007C172B"/>
    <w:rsid w:val="007C3689"/>
    <w:rsid w:val="007C3DC9"/>
    <w:rsid w:val="007C525E"/>
    <w:rsid w:val="007C724C"/>
    <w:rsid w:val="007D3843"/>
    <w:rsid w:val="007D7BA6"/>
    <w:rsid w:val="007E7C3C"/>
    <w:rsid w:val="007F6229"/>
    <w:rsid w:val="007F7E75"/>
    <w:rsid w:val="007F7FEB"/>
    <w:rsid w:val="00803301"/>
    <w:rsid w:val="00815213"/>
    <w:rsid w:val="00820F97"/>
    <w:rsid w:val="0082292C"/>
    <w:rsid w:val="00832F15"/>
    <w:rsid w:val="00852E8B"/>
    <w:rsid w:val="00855571"/>
    <w:rsid w:val="00870B2C"/>
    <w:rsid w:val="0087303A"/>
    <w:rsid w:val="00877428"/>
    <w:rsid w:val="00884944"/>
    <w:rsid w:val="00887CA8"/>
    <w:rsid w:val="008A343E"/>
    <w:rsid w:val="008A686D"/>
    <w:rsid w:val="008A6FA1"/>
    <w:rsid w:val="008C3D17"/>
    <w:rsid w:val="008D020E"/>
    <w:rsid w:val="008D4D51"/>
    <w:rsid w:val="008E5498"/>
    <w:rsid w:val="0091562E"/>
    <w:rsid w:val="0091779D"/>
    <w:rsid w:val="00931CFC"/>
    <w:rsid w:val="00934C11"/>
    <w:rsid w:val="00935A52"/>
    <w:rsid w:val="00937F16"/>
    <w:rsid w:val="00952C48"/>
    <w:rsid w:val="00957CB9"/>
    <w:rsid w:val="00973625"/>
    <w:rsid w:val="00975EB0"/>
    <w:rsid w:val="00984BFA"/>
    <w:rsid w:val="00985A0E"/>
    <w:rsid w:val="00991580"/>
    <w:rsid w:val="00994779"/>
    <w:rsid w:val="009A5BC9"/>
    <w:rsid w:val="009C45E9"/>
    <w:rsid w:val="009D351D"/>
    <w:rsid w:val="009E0444"/>
    <w:rsid w:val="009E264F"/>
    <w:rsid w:val="009E52CF"/>
    <w:rsid w:val="009F07B6"/>
    <w:rsid w:val="009F0C12"/>
    <w:rsid w:val="009F4F61"/>
    <w:rsid w:val="00A03392"/>
    <w:rsid w:val="00A1680F"/>
    <w:rsid w:val="00A22403"/>
    <w:rsid w:val="00A23D6E"/>
    <w:rsid w:val="00A32644"/>
    <w:rsid w:val="00A3384D"/>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1AD"/>
    <w:rsid w:val="00B82D83"/>
    <w:rsid w:val="00B84EF0"/>
    <w:rsid w:val="00BA3F1C"/>
    <w:rsid w:val="00BA4492"/>
    <w:rsid w:val="00BA54B8"/>
    <w:rsid w:val="00BB56AF"/>
    <w:rsid w:val="00BB6AF6"/>
    <w:rsid w:val="00BD2E05"/>
    <w:rsid w:val="00BD54BE"/>
    <w:rsid w:val="00BD65C4"/>
    <w:rsid w:val="00BD6ECF"/>
    <w:rsid w:val="00BE336F"/>
    <w:rsid w:val="00BE3F00"/>
    <w:rsid w:val="00BF10AF"/>
    <w:rsid w:val="00BF2EC9"/>
    <w:rsid w:val="00C01154"/>
    <w:rsid w:val="00C13C93"/>
    <w:rsid w:val="00C14417"/>
    <w:rsid w:val="00C17B63"/>
    <w:rsid w:val="00C32031"/>
    <w:rsid w:val="00C37BCF"/>
    <w:rsid w:val="00C4001E"/>
    <w:rsid w:val="00C44B66"/>
    <w:rsid w:val="00C5055C"/>
    <w:rsid w:val="00C51003"/>
    <w:rsid w:val="00C60C95"/>
    <w:rsid w:val="00C6462B"/>
    <w:rsid w:val="00C6493E"/>
    <w:rsid w:val="00C67346"/>
    <w:rsid w:val="00C72575"/>
    <w:rsid w:val="00C73DC9"/>
    <w:rsid w:val="00C81BAE"/>
    <w:rsid w:val="00C82886"/>
    <w:rsid w:val="00C82B46"/>
    <w:rsid w:val="00C92CCB"/>
    <w:rsid w:val="00CA3342"/>
    <w:rsid w:val="00CA62F9"/>
    <w:rsid w:val="00CA79C9"/>
    <w:rsid w:val="00CC5AC6"/>
    <w:rsid w:val="00CD2AD4"/>
    <w:rsid w:val="00CD3B85"/>
    <w:rsid w:val="00CD4A35"/>
    <w:rsid w:val="00CE192C"/>
    <w:rsid w:val="00CF1B4B"/>
    <w:rsid w:val="00D03ADF"/>
    <w:rsid w:val="00D10F47"/>
    <w:rsid w:val="00D12D19"/>
    <w:rsid w:val="00D13D78"/>
    <w:rsid w:val="00D1689F"/>
    <w:rsid w:val="00D2278D"/>
    <w:rsid w:val="00D32C0E"/>
    <w:rsid w:val="00D471FD"/>
    <w:rsid w:val="00D477B3"/>
    <w:rsid w:val="00D479F5"/>
    <w:rsid w:val="00D55A95"/>
    <w:rsid w:val="00D66835"/>
    <w:rsid w:val="00D66CF5"/>
    <w:rsid w:val="00D70F50"/>
    <w:rsid w:val="00D75970"/>
    <w:rsid w:val="00D84EFF"/>
    <w:rsid w:val="00D85867"/>
    <w:rsid w:val="00D958EE"/>
    <w:rsid w:val="00DA2687"/>
    <w:rsid w:val="00DA6430"/>
    <w:rsid w:val="00DB162D"/>
    <w:rsid w:val="00DB2DFE"/>
    <w:rsid w:val="00DB7028"/>
    <w:rsid w:val="00DC51BF"/>
    <w:rsid w:val="00DD2FC8"/>
    <w:rsid w:val="00DE1404"/>
    <w:rsid w:val="00DE3FD2"/>
    <w:rsid w:val="00DF3DE9"/>
    <w:rsid w:val="00E026F5"/>
    <w:rsid w:val="00E078ED"/>
    <w:rsid w:val="00E11D6B"/>
    <w:rsid w:val="00E12B5C"/>
    <w:rsid w:val="00E27919"/>
    <w:rsid w:val="00E30988"/>
    <w:rsid w:val="00E66708"/>
    <w:rsid w:val="00E71B05"/>
    <w:rsid w:val="00E813BF"/>
    <w:rsid w:val="00E95DFF"/>
    <w:rsid w:val="00EA4CDF"/>
    <w:rsid w:val="00EC137C"/>
    <w:rsid w:val="00ED54AC"/>
    <w:rsid w:val="00EE0F4E"/>
    <w:rsid w:val="00EE0F63"/>
    <w:rsid w:val="00EE482B"/>
    <w:rsid w:val="00EE565D"/>
    <w:rsid w:val="00EF2BF6"/>
    <w:rsid w:val="00F00779"/>
    <w:rsid w:val="00F01060"/>
    <w:rsid w:val="00F022E4"/>
    <w:rsid w:val="00F023F9"/>
    <w:rsid w:val="00F11BBC"/>
    <w:rsid w:val="00F23A19"/>
    <w:rsid w:val="00F26897"/>
    <w:rsid w:val="00F43606"/>
    <w:rsid w:val="00F43CDC"/>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itelec.org/cours/abati/flash/onduleur.htm" TargetMode="External"/><Relationship Id="rId68" Type="http://schemas.openxmlformats.org/officeDocument/2006/relationships/hyperlink" Target="https://blog.netapp.com/wp-content/uploads/2016/05/iscsi_blog_images-1.jp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dmin.ch/opc/fr/classified-compilation/19920153/index.html" TargetMode="External"/><Relationship Id="rId58" Type="http://schemas.openxmlformats.org/officeDocument/2006/relationships/hyperlink" Target="https://stuff.mit.edu/afs/athena/project/rhel-doc/3/rhel-sag-fr-3/s1-raid-approaches.html" TargetMode="External"/><Relationship Id="rId66" Type="http://schemas.openxmlformats.org/officeDocument/2006/relationships/hyperlink" Target="https://fr.wikipedia.org/wiki/Plan_de_reprise_d%27activit%C3%A9" TargetMode="External"/><Relationship Id="rId5" Type="http://schemas.openxmlformats.org/officeDocument/2006/relationships/webSettings" Target="webSettings.xml"/><Relationship Id="rId61" Type="http://schemas.openxmlformats.org/officeDocument/2006/relationships/hyperlink" Target="https://fr.wikipedia.org/wiki/Cl%C3%A9_USB"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casinosbarriere.com/fr/montreux.html" TargetMode="External"/><Relationship Id="rId56" Type="http://schemas.openxmlformats.org/officeDocument/2006/relationships/hyperlink" Target="https://fr.wikipedia.org/wiki/RAID_(informatique)" TargetMode="External"/><Relationship Id="rId64" Type="http://schemas.openxmlformats.org/officeDocument/2006/relationships/hyperlink" Target="https://www.ldlc.com/guides/AL00000601/guide+les+onduleurs/" TargetMode="External"/><Relationship Id="rId69" Type="http://schemas.openxmlformats.org/officeDocument/2006/relationships/hyperlink" Target="https://www.snia.org/sites/default/orig/sdc_archives/2010_presentations/monday/MahmoudJibbe_ISCSI_FCoE__testing-verA.pdf" TargetMode="External"/><Relationship Id="rId8" Type="http://schemas.openxmlformats.org/officeDocument/2006/relationships/header" Target="header1.xml"/><Relationship Id="rId51" Type="http://schemas.openxmlformats.org/officeDocument/2006/relationships/hyperlink" Target="https://fr.wikipedia.org/wiki/Grappe_de_serveurs"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fr.wikipedia.org/wiki/Stockage_d%27information" TargetMode="External"/><Relationship Id="rId67" Type="http://schemas.openxmlformats.org/officeDocument/2006/relationships/hyperlink" Target="https://fr.wikipedia.org/wiki/Small_Computer_System_Interfac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youtube.com/watch?v=OUMGp3HHel4" TargetMode="External"/><Relationship Id="rId62" Type="http://schemas.openxmlformats.org/officeDocument/2006/relationships/hyperlink" Target="https://www.commentcamarche.com/contents/994-onduleur" TargetMode="External"/><Relationship Id="rId70" Type="http://schemas.openxmlformats.org/officeDocument/2006/relationships/hyperlink" Target="https://www.01net.com/actualites/le-protocole-iscsi-152216.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loro.ch" TargetMode="External"/><Relationship Id="rId57" Type="http://schemas.openxmlformats.org/officeDocument/2006/relationships/hyperlink" Target="http://www.hardware-attitude.com/fiche-885-carte-raid-sata-adaptec-2820sa---8-ports-sata-ii-pci-x.html" TargetMode="Externa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r.wikipedia.org/wiki/N%C5%93ud_(r%C3%A9seau)" TargetMode="External"/><Relationship Id="rId60" Type="http://schemas.openxmlformats.org/officeDocument/2006/relationships/hyperlink" Target="https://www.commentcamarche.com/contents/739-cle-usb" TargetMode="External"/><Relationship Id="rId65" Type="http://schemas.openxmlformats.org/officeDocument/2006/relationships/hyperlink" Target="http://www.europ-computer.com/dossiers/dossier_6_18.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11.vsdx"/><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vtx.ch" TargetMode="External"/><Relationship Id="rId55" Type="http://schemas.openxmlformats.org/officeDocument/2006/relationships/hyperlink" Target="http://urlz.fr/7Kpu" TargetMode="External"/><Relationship Id="rId7" Type="http://schemas.openxmlformats.org/officeDocument/2006/relationships/endnotes" Target="endnotes.xml"/><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F1E7E-0B7A-40B3-8B7B-A11DF560C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4528</TotalTime>
  <Pages>38</Pages>
  <Words>9120</Words>
  <Characters>50164</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32</cp:revision>
  <cp:lastPrinted>2018-09-08T15:16:00Z</cp:lastPrinted>
  <dcterms:created xsi:type="dcterms:W3CDTF">2018-12-06T10:36:00Z</dcterms:created>
  <dcterms:modified xsi:type="dcterms:W3CDTF">2018-12-11T20:10:00Z</dcterms:modified>
</cp:coreProperties>
</file>