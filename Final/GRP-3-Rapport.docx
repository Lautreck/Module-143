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7F7FEB" w:rsidRDefault="007C525E" w:rsidP="00A00A7A">
      <w:pPr>
        <w:pStyle w:val="Titre"/>
      </w:pPr>
      <w:r w:rsidRPr="007F7FEB">
        <w:t xml:space="preserve">EPSIC </w:t>
      </w:r>
      <w:r w:rsidR="006373EE" w:rsidRPr="007F7FEB">
        <w:t>–</w:t>
      </w:r>
      <w:r w:rsidRPr="007F7FEB">
        <w:t xml:space="preserve"> 2018</w:t>
      </w:r>
    </w:p>
    <w:p w14:paraId="7D8DD10D" w14:textId="5BB994C9" w:rsidR="007C525E" w:rsidRPr="007F7FEB" w:rsidRDefault="007C525E" w:rsidP="00A00A7A">
      <w:pPr>
        <w:rPr>
          <w:lang w:eastAsia="fr-CH"/>
        </w:rPr>
      </w:pPr>
    </w:p>
    <w:p w14:paraId="26852B86" w14:textId="0F94025E" w:rsidR="00BE336F" w:rsidRPr="007F7FEB" w:rsidRDefault="007C525E" w:rsidP="00A00A7A">
      <w:pPr>
        <w:pStyle w:val="Titre"/>
      </w:pPr>
      <w:r w:rsidRPr="007F7FEB">
        <w:t xml:space="preserve"> </w:t>
      </w:r>
      <w:r w:rsidR="00B32163" w:rsidRPr="007F7FEB">
        <w:t>Module ICT 143</w:t>
      </w:r>
    </w:p>
    <w:p w14:paraId="5DE38E1E" w14:textId="129F1691" w:rsidR="00B32163" w:rsidRPr="007F7FEB" w:rsidRDefault="00B32163" w:rsidP="00A00A7A">
      <w:pPr>
        <w:rPr>
          <w:lang w:eastAsia="fr-CH"/>
        </w:rPr>
      </w:pPr>
    </w:p>
    <w:p w14:paraId="7DCFF7F3" w14:textId="7CC07F9C" w:rsidR="0047481D" w:rsidRPr="007F7FEB" w:rsidRDefault="00B32163" w:rsidP="00A00A7A">
      <w:pPr>
        <w:pStyle w:val="Sous-titre"/>
      </w:pPr>
      <w:r w:rsidRPr="007F7FEB">
        <w:t>Rapport du groupe 3 – Winston, Quentin, Pablo, Dylan</w:t>
      </w:r>
    </w:p>
    <w:p w14:paraId="2E682A6D" w14:textId="5BC72765" w:rsidR="0047481D" w:rsidRPr="007F7FEB" w:rsidRDefault="00AA0F25" w:rsidP="00A00A7A">
      <w:pPr>
        <w:sectPr w:rsidR="0047481D" w:rsidRPr="007F7FEB"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sidRPr="007F7FEB">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Start w:id="0" w:name="_Toc532372334" w:displacedByCustomXml="next"/>
    <w:sdt>
      <w:sdtPr>
        <w:rPr>
          <w:rFonts w:eastAsiaTheme="minorHAnsi"/>
          <w:sz w:val="22"/>
          <w:szCs w:val="22"/>
          <w:lang w:val="fr-FR"/>
        </w:rPr>
        <w:id w:val="1991446728"/>
        <w:docPartObj>
          <w:docPartGallery w:val="Table of Contents"/>
          <w:docPartUnique/>
        </w:docPartObj>
      </w:sdtPr>
      <w:sdtEndPr>
        <w:rPr>
          <w:b w:val="0"/>
          <w:color w:val="auto"/>
        </w:rPr>
      </w:sdtEndPr>
      <w:sdtContent>
        <w:p w14:paraId="0AFE3F82" w14:textId="17F20943" w:rsidR="005131E4" w:rsidRPr="007F7FEB" w:rsidRDefault="005131E4" w:rsidP="00A00A7A">
          <w:pPr>
            <w:pStyle w:val="Titre1"/>
          </w:pPr>
          <w:r w:rsidRPr="007F7FEB">
            <w:t>Table des matières</w:t>
          </w:r>
          <w:bookmarkEnd w:id="0"/>
        </w:p>
        <w:p w14:paraId="00F2DE5D" w14:textId="182F326C" w:rsidR="00E9104D"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sidRPr="007F7FEB">
            <w:rPr>
              <w:noProof/>
              <w:lang w:val="fr-FR"/>
            </w:rPr>
            <w:fldChar w:fldCharType="begin"/>
          </w:r>
          <w:r w:rsidRPr="007F7FEB">
            <w:rPr>
              <w:noProof/>
              <w:lang w:val="fr-FR"/>
            </w:rPr>
            <w:instrText xml:space="preserve"> TOC \o "1-4" \h \z \u </w:instrText>
          </w:r>
          <w:r w:rsidRPr="007F7FEB">
            <w:rPr>
              <w:noProof/>
              <w:lang w:val="fr-FR"/>
            </w:rPr>
            <w:fldChar w:fldCharType="separate"/>
          </w:r>
          <w:hyperlink w:anchor="_Toc532372334" w:history="1">
            <w:r w:rsidR="00E9104D" w:rsidRPr="00B9166C">
              <w:rPr>
                <w:rStyle w:val="Lienhypertexte"/>
                <w:noProof/>
              </w:rPr>
              <w:t>1</w:t>
            </w:r>
            <w:r w:rsidR="00E9104D">
              <w:rPr>
                <w:rFonts w:asciiTheme="minorHAnsi" w:eastAsiaTheme="minorEastAsia" w:hAnsiTheme="minorHAnsi" w:cstheme="minorBidi"/>
                <w:b w:val="0"/>
                <w:bCs w:val="0"/>
                <w:caps w:val="0"/>
                <w:noProof/>
                <w:sz w:val="22"/>
                <w:szCs w:val="22"/>
                <w:shd w:val="clear" w:color="auto" w:fill="auto"/>
                <w:lang w:eastAsia="fr-CH"/>
              </w:rPr>
              <w:tab/>
            </w:r>
            <w:r w:rsidR="00E9104D" w:rsidRPr="00B9166C">
              <w:rPr>
                <w:rStyle w:val="Lienhypertexte"/>
                <w:noProof/>
              </w:rPr>
              <w:t>Table des matières</w:t>
            </w:r>
            <w:r w:rsidR="00E9104D">
              <w:rPr>
                <w:noProof/>
                <w:webHidden/>
              </w:rPr>
              <w:tab/>
            </w:r>
            <w:r w:rsidR="00E9104D">
              <w:rPr>
                <w:noProof/>
                <w:webHidden/>
              </w:rPr>
              <w:fldChar w:fldCharType="begin"/>
            </w:r>
            <w:r w:rsidR="00E9104D">
              <w:rPr>
                <w:noProof/>
                <w:webHidden/>
              </w:rPr>
              <w:instrText xml:space="preserve"> PAGEREF _Toc532372334 \h </w:instrText>
            </w:r>
            <w:r w:rsidR="00E9104D">
              <w:rPr>
                <w:noProof/>
                <w:webHidden/>
              </w:rPr>
            </w:r>
            <w:r w:rsidR="00E9104D">
              <w:rPr>
                <w:noProof/>
                <w:webHidden/>
              </w:rPr>
              <w:fldChar w:fldCharType="separate"/>
            </w:r>
            <w:r w:rsidR="00E9104D">
              <w:rPr>
                <w:noProof/>
                <w:webHidden/>
              </w:rPr>
              <w:t>2</w:t>
            </w:r>
            <w:r w:rsidR="00E9104D">
              <w:rPr>
                <w:noProof/>
                <w:webHidden/>
              </w:rPr>
              <w:fldChar w:fldCharType="end"/>
            </w:r>
          </w:hyperlink>
        </w:p>
        <w:p w14:paraId="00493F4D" w14:textId="34FAC4CB" w:rsidR="00E9104D" w:rsidRDefault="00E9104D">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372335" w:history="1">
            <w:r w:rsidRPr="00B9166C">
              <w:rPr>
                <w:rStyle w:val="Lienhypertexte"/>
                <w:noProof/>
              </w:rPr>
              <w:t>2</w:t>
            </w:r>
            <w:r>
              <w:rPr>
                <w:rFonts w:asciiTheme="minorHAnsi" w:eastAsiaTheme="minorEastAsia" w:hAnsiTheme="minorHAnsi" w:cstheme="minorBidi"/>
                <w:b w:val="0"/>
                <w:bCs w:val="0"/>
                <w:caps w:val="0"/>
                <w:noProof/>
                <w:sz w:val="22"/>
                <w:szCs w:val="22"/>
                <w:shd w:val="clear" w:color="auto" w:fill="auto"/>
                <w:lang w:eastAsia="fr-CH"/>
              </w:rPr>
              <w:tab/>
            </w:r>
            <w:r w:rsidRPr="00B9166C">
              <w:rPr>
                <w:rStyle w:val="Lienhypertexte"/>
                <w:noProof/>
              </w:rPr>
              <w:t>Partie 1</w:t>
            </w:r>
            <w:r>
              <w:rPr>
                <w:noProof/>
                <w:webHidden/>
              </w:rPr>
              <w:tab/>
            </w:r>
            <w:r>
              <w:rPr>
                <w:noProof/>
                <w:webHidden/>
              </w:rPr>
              <w:fldChar w:fldCharType="begin"/>
            </w:r>
            <w:r>
              <w:rPr>
                <w:noProof/>
                <w:webHidden/>
              </w:rPr>
              <w:instrText xml:space="preserve"> PAGEREF _Toc532372335 \h </w:instrText>
            </w:r>
            <w:r>
              <w:rPr>
                <w:noProof/>
                <w:webHidden/>
              </w:rPr>
            </w:r>
            <w:r>
              <w:rPr>
                <w:noProof/>
                <w:webHidden/>
              </w:rPr>
              <w:fldChar w:fldCharType="separate"/>
            </w:r>
            <w:r>
              <w:rPr>
                <w:noProof/>
                <w:webHidden/>
              </w:rPr>
              <w:t>6</w:t>
            </w:r>
            <w:r>
              <w:rPr>
                <w:noProof/>
                <w:webHidden/>
              </w:rPr>
              <w:fldChar w:fldCharType="end"/>
            </w:r>
          </w:hyperlink>
        </w:p>
        <w:p w14:paraId="150E1237" w14:textId="5150BECC" w:rsidR="00E9104D" w:rsidRDefault="00E9104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336" w:history="1">
            <w:r w:rsidRPr="00B9166C">
              <w:rPr>
                <w:rStyle w:val="Lienhypertexte"/>
                <w:noProof/>
              </w:rPr>
              <w:t>2.1</w:t>
            </w:r>
            <w:r>
              <w:rPr>
                <w:rFonts w:asciiTheme="minorHAnsi" w:eastAsiaTheme="minorEastAsia" w:hAnsiTheme="minorHAnsi" w:cstheme="minorBidi"/>
                <w:b w:val="0"/>
                <w:bCs w:val="0"/>
                <w:noProof/>
                <w:sz w:val="22"/>
                <w:szCs w:val="22"/>
                <w:shd w:val="clear" w:color="auto" w:fill="auto"/>
                <w:lang w:eastAsia="fr-CH"/>
              </w:rPr>
              <w:tab/>
            </w:r>
            <w:r w:rsidRPr="00B9166C">
              <w:rPr>
                <w:rStyle w:val="Lienhypertexte"/>
                <w:noProof/>
              </w:rPr>
              <w:t>Casino de Montreux</w:t>
            </w:r>
            <w:r>
              <w:rPr>
                <w:noProof/>
                <w:webHidden/>
              </w:rPr>
              <w:tab/>
            </w:r>
            <w:r>
              <w:rPr>
                <w:noProof/>
                <w:webHidden/>
              </w:rPr>
              <w:fldChar w:fldCharType="begin"/>
            </w:r>
            <w:r>
              <w:rPr>
                <w:noProof/>
                <w:webHidden/>
              </w:rPr>
              <w:instrText xml:space="preserve"> PAGEREF _Toc532372336 \h </w:instrText>
            </w:r>
            <w:r>
              <w:rPr>
                <w:noProof/>
                <w:webHidden/>
              </w:rPr>
            </w:r>
            <w:r>
              <w:rPr>
                <w:noProof/>
                <w:webHidden/>
              </w:rPr>
              <w:fldChar w:fldCharType="separate"/>
            </w:r>
            <w:r>
              <w:rPr>
                <w:noProof/>
                <w:webHidden/>
              </w:rPr>
              <w:t>6</w:t>
            </w:r>
            <w:r>
              <w:rPr>
                <w:noProof/>
                <w:webHidden/>
              </w:rPr>
              <w:fldChar w:fldCharType="end"/>
            </w:r>
          </w:hyperlink>
        </w:p>
        <w:p w14:paraId="57DD9185" w14:textId="2E4EC693"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37" w:history="1">
            <w:r w:rsidRPr="00B9166C">
              <w:rPr>
                <w:rStyle w:val="Lienhypertexte"/>
                <w:noProof/>
              </w:rPr>
              <w:t>2.1.1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Introduction</w:t>
            </w:r>
            <w:r>
              <w:rPr>
                <w:noProof/>
                <w:webHidden/>
              </w:rPr>
              <w:tab/>
            </w:r>
            <w:r>
              <w:rPr>
                <w:noProof/>
                <w:webHidden/>
              </w:rPr>
              <w:fldChar w:fldCharType="begin"/>
            </w:r>
            <w:r>
              <w:rPr>
                <w:noProof/>
                <w:webHidden/>
              </w:rPr>
              <w:instrText xml:space="preserve"> PAGEREF _Toc532372337 \h </w:instrText>
            </w:r>
            <w:r>
              <w:rPr>
                <w:noProof/>
                <w:webHidden/>
              </w:rPr>
            </w:r>
            <w:r>
              <w:rPr>
                <w:noProof/>
                <w:webHidden/>
              </w:rPr>
              <w:fldChar w:fldCharType="separate"/>
            </w:r>
            <w:r>
              <w:rPr>
                <w:noProof/>
                <w:webHidden/>
              </w:rPr>
              <w:t>6</w:t>
            </w:r>
            <w:r>
              <w:rPr>
                <w:noProof/>
                <w:webHidden/>
              </w:rPr>
              <w:fldChar w:fldCharType="end"/>
            </w:r>
          </w:hyperlink>
        </w:p>
        <w:p w14:paraId="6A247EF8" w14:textId="2E81D389"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38" w:history="1">
            <w:r w:rsidRPr="00B9166C">
              <w:rPr>
                <w:rStyle w:val="Lienhypertexte"/>
                <w:noProof/>
              </w:rPr>
              <w:t>2.1.2</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Traitement de données.</w:t>
            </w:r>
            <w:r>
              <w:rPr>
                <w:noProof/>
                <w:webHidden/>
              </w:rPr>
              <w:tab/>
            </w:r>
            <w:r>
              <w:rPr>
                <w:noProof/>
                <w:webHidden/>
              </w:rPr>
              <w:fldChar w:fldCharType="begin"/>
            </w:r>
            <w:r>
              <w:rPr>
                <w:noProof/>
                <w:webHidden/>
              </w:rPr>
              <w:instrText xml:space="preserve"> PAGEREF _Toc532372338 \h </w:instrText>
            </w:r>
            <w:r>
              <w:rPr>
                <w:noProof/>
                <w:webHidden/>
              </w:rPr>
            </w:r>
            <w:r>
              <w:rPr>
                <w:noProof/>
                <w:webHidden/>
              </w:rPr>
              <w:fldChar w:fldCharType="separate"/>
            </w:r>
            <w:r>
              <w:rPr>
                <w:noProof/>
                <w:webHidden/>
              </w:rPr>
              <w:t>6</w:t>
            </w:r>
            <w:r>
              <w:rPr>
                <w:noProof/>
                <w:webHidden/>
              </w:rPr>
              <w:fldChar w:fldCharType="end"/>
            </w:r>
          </w:hyperlink>
        </w:p>
        <w:p w14:paraId="1527E044" w14:textId="755608F0"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39" w:history="1">
            <w:r w:rsidRPr="00B9166C">
              <w:rPr>
                <w:rStyle w:val="Lienhypertexte"/>
                <w:noProof/>
              </w:rPr>
              <w:t>2.1.3</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Actions et mesures prises.</w:t>
            </w:r>
            <w:r>
              <w:rPr>
                <w:noProof/>
                <w:webHidden/>
              </w:rPr>
              <w:tab/>
            </w:r>
            <w:r>
              <w:rPr>
                <w:noProof/>
                <w:webHidden/>
              </w:rPr>
              <w:fldChar w:fldCharType="begin"/>
            </w:r>
            <w:r>
              <w:rPr>
                <w:noProof/>
                <w:webHidden/>
              </w:rPr>
              <w:instrText xml:space="preserve"> PAGEREF _Toc532372339 \h </w:instrText>
            </w:r>
            <w:r>
              <w:rPr>
                <w:noProof/>
                <w:webHidden/>
              </w:rPr>
            </w:r>
            <w:r>
              <w:rPr>
                <w:noProof/>
                <w:webHidden/>
              </w:rPr>
              <w:fldChar w:fldCharType="separate"/>
            </w:r>
            <w:r>
              <w:rPr>
                <w:noProof/>
                <w:webHidden/>
              </w:rPr>
              <w:t>6</w:t>
            </w:r>
            <w:r>
              <w:rPr>
                <w:noProof/>
                <w:webHidden/>
              </w:rPr>
              <w:fldChar w:fldCharType="end"/>
            </w:r>
          </w:hyperlink>
        </w:p>
        <w:p w14:paraId="35D340F5" w14:textId="48865258"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40" w:history="1">
            <w:r w:rsidRPr="00B9166C">
              <w:rPr>
                <w:rStyle w:val="Lienhypertexte"/>
                <w:noProof/>
              </w:rPr>
              <w:t>2.1.4</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Techniques de protections des données.</w:t>
            </w:r>
            <w:r>
              <w:rPr>
                <w:noProof/>
                <w:webHidden/>
              </w:rPr>
              <w:tab/>
            </w:r>
            <w:r>
              <w:rPr>
                <w:noProof/>
                <w:webHidden/>
              </w:rPr>
              <w:fldChar w:fldCharType="begin"/>
            </w:r>
            <w:r>
              <w:rPr>
                <w:noProof/>
                <w:webHidden/>
              </w:rPr>
              <w:instrText xml:space="preserve"> PAGEREF _Toc532372340 \h </w:instrText>
            </w:r>
            <w:r>
              <w:rPr>
                <w:noProof/>
                <w:webHidden/>
              </w:rPr>
            </w:r>
            <w:r>
              <w:rPr>
                <w:noProof/>
                <w:webHidden/>
              </w:rPr>
              <w:fldChar w:fldCharType="separate"/>
            </w:r>
            <w:r>
              <w:rPr>
                <w:noProof/>
                <w:webHidden/>
              </w:rPr>
              <w:t>6</w:t>
            </w:r>
            <w:r>
              <w:rPr>
                <w:noProof/>
                <w:webHidden/>
              </w:rPr>
              <w:fldChar w:fldCharType="end"/>
            </w:r>
          </w:hyperlink>
        </w:p>
        <w:p w14:paraId="046FCFF3" w14:textId="27C71A54" w:rsidR="00E9104D" w:rsidRDefault="00E9104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341" w:history="1">
            <w:r w:rsidRPr="00B9166C">
              <w:rPr>
                <w:rStyle w:val="Lienhypertexte"/>
                <w:noProof/>
              </w:rPr>
              <w:t>2.2</w:t>
            </w:r>
            <w:r>
              <w:rPr>
                <w:rFonts w:asciiTheme="minorHAnsi" w:eastAsiaTheme="minorEastAsia" w:hAnsiTheme="minorHAnsi" w:cstheme="minorBidi"/>
                <w:b w:val="0"/>
                <w:bCs w:val="0"/>
                <w:noProof/>
                <w:sz w:val="22"/>
                <w:szCs w:val="22"/>
                <w:shd w:val="clear" w:color="auto" w:fill="auto"/>
                <w:lang w:eastAsia="fr-CH"/>
              </w:rPr>
              <w:tab/>
            </w:r>
            <w:r w:rsidRPr="00B9166C">
              <w:rPr>
                <w:rStyle w:val="Lienhypertexte"/>
                <w:noProof/>
              </w:rPr>
              <w:t>La Loterie Romande</w:t>
            </w:r>
            <w:r>
              <w:rPr>
                <w:noProof/>
                <w:webHidden/>
              </w:rPr>
              <w:tab/>
            </w:r>
            <w:r>
              <w:rPr>
                <w:noProof/>
                <w:webHidden/>
              </w:rPr>
              <w:fldChar w:fldCharType="begin"/>
            </w:r>
            <w:r>
              <w:rPr>
                <w:noProof/>
                <w:webHidden/>
              </w:rPr>
              <w:instrText xml:space="preserve"> PAGEREF _Toc532372341 \h </w:instrText>
            </w:r>
            <w:r>
              <w:rPr>
                <w:noProof/>
                <w:webHidden/>
              </w:rPr>
            </w:r>
            <w:r>
              <w:rPr>
                <w:noProof/>
                <w:webHidden/>
              </w:rPr>
              <w:fldChar w:fldCharType="separate"/>
            </w:r>
            <w:r>
              <w:rPr>
                <w:noProof/>
                <w:webHidden/>
              </w:rPr>
              <w:t>8</w:t>
            </w:r>
            <w:r>
              <w:rPr>
                <w:noProof/>
                <w:webHidden/>
              </w:rPr>
              <w:fldChar w:fldCharType="end"/>
            </w:r>
          </w:hyperlink>
        </w:p>
        <w:p w14:paraId="508941B1" w14:textId="61A240DA"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42" w:history="1">
            <w:r w:rsidRPr="00B9166C">
              <w:rPr>
                <w:rStyle w:val="Lienhypertexte"/>
                <w:noProof/>
              </w:rPr>
              <w:t>2.2.1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Introduction</w:t>
            </w:r>
            <w:r>
              <w:rPr>
                <w:noProof/>
                <w:webHidden/>
              </w:rPr>
              <w:tab/>
            </w:r>
            <w:r>
              <w:rPr>
                <w:noProof/>
                <w:webHidden/>
              </w:rPr>
              <w:fldChar w:fldCharType="begin"/>
            </w:r>
            <w:r>
              <w:rPr>
                <w:noProof/>
                <w:webHidden/>
              </w:rPr>
              <w:instrText xml:space="preserve"> PAGEREF _Toc532372342 \h </w:instrText>
            </w:r>
            <w:r>
              <w:rPr>
                <w:noProof/>
                <w:webHidden/>
              </w:rPr>
            </w:r>
            <w:r>
              <w:rPr>
                <w:noProof/>
                <w:webHidden/>
              </w:rPr>
              <w:fldChar w:fldCharType="separate"/>
            </w:r>
            <w:r>
              <w:rPr>
                <w:noProof/>
                <w:webHidden/>
              </w:rPr>
              <w:t>8</w:t>
            </w:r>
            <w:r>
              <w:rPr>
                <w:noProof/>
                <w:webHidden/>
              </w:rPr>
              <w:fldChar w:fldCharType="end"/>
            </w:r>
          </w:hyperlink>
        </w:p>
        <w:p w14:paraId="3CAA07C8" w14:textId="4092619F"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43" w:history="1">
            <w:r w:rsidRPr="00B9166C">
              <w:rPr>
                <w:rStyle w:val="Lienhypertexte"/>
                <w:noProof/>
              </w:rPr>
              <w:t>2.2.2</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Les données au sein de la Loterie Romande</w:t>
            </w:r>
            <w:r>
              <w:rPr>
                <w:noProof/>
                <w:webHidden/>
              </w:rPr>
              <w:tab/>
            </w:r>
            <w:r>
              <w:rPr>
                <w:noProof/>
                <w:webHidden/>
              </w:rPr>
              <w:fldChar w:fldCharType="begin"/>
            </w:r>
            <w:r>
              <w:rPr>
                <w:noProof/>
                <w:webHidden/>
              </w:rPr>
              <w:instrText xml:space="preserve"> PAGEREF _Toc532372343 \h </w:instrText>
            </w:r>
            <w:r>
              <w:rPr>
                <w:noProof/>
                <w:webHidden/>
              </w:rPr>
            </w:r>
            <w:r>
              <w:rPr>
                <w:noProof/>
                <w:webHidden/>
              </w:rPr>
              <w:fldChar w:fldCharType="separate"/>
            </w:r>
            <w:r>
              <w:rPr>
                <w:noProof/>
                <w:webHidden/>
              </w:rPr>
              <w:t>8</w:t>
            </w:r>
            <w:r>
              <w:rPr>
                <w:noProof/>
                <w:webHidden/>
              </w:rPr>
              <w:fldChar w:fldCharType="end"/>
            </w:r>
          </w:hyperlink>
        </w:p>
        <w:p w14:paraId="61F94D62" w14:textId="444E28EA"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44" w:history="1">
            <w:r w:rsidRPr="00B9166C">
              <w:rPr>
                <w:rStyle w:val="Lienhypertexte"/>
                <w:noProof/>
              </w:rPr>
              <w:t>2.2.3</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Actions et mesures</w:t>
            </w:r>
            <w:r>
              <w:rPr>
                <w:noProof/>
                <w:webHidden/>
              </w:rPr>
              <w:tab/>
            </w:r>
            <w:r>
              <w:rPr>
                <w:noProof/>
                <w:webHidden/>
              </w:rPr>
              <w:fldChar w:fldCharType="begin"/>
            </w:r>
            <w:r>
              <w:rPr>
                <w:noProof/>
                <w:webHidden/>
              </w:rPr>
              <w:instrText xml:space="preserve"> PAGEREF _Toc532372344 \h </w:instrText>
            </w:r>
            <w:r>
              <w:rPr>
                <w:noProof/>
                <w:webHidden/>
              </w:rPr>
            </w:r>
            <w:r>
              <w:rPr>
                <w:noProof/>
                <w:webHidden/>
              </w:rPr>
              <w:fldChar w:fldCharType="separate"/>
            </w:r>
            <w:r>
              <w:rPr>
                <w:noProof/>
                <w:webHidden/>
              </w:rPr>
              <w:t>8</w:t>
            </w:r>
            <w:r>
              <w:rPr>
                <w:noProof/>
                <w:webHidden/>
              </w:rPr>
              <w:fldChar w:fldCharType="end"/>
            </w:r>
          </w:hyperlink>
        </w:p>
        <w:p w14:paraId="341A9E9D" w14:textId="72673C0B"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45" w:history="1">
            <w:r w:rsidRPr="00B9166C">
              <w:rPr>
                <w:rStyle w:val="Lienhypertexte"/>
                <w:noProof/>
              </w:rPr>
              <w:t>2.2.3.1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Protections logiques</w:t>
            </w:r>
            <w:r>
              <w:rPr>
                <w:noProof/>
                <w:webHidden/>
              </w:rPr>
              <w:tab/>
            </w:r>
            <w:r>
              <w:rPr>
                <w:noProof/>
                <w:webHidden/>
              </w:rPr>
              <w:fldChar w:fldCharType="begin"/>
            </w:r>
            <w:r>
              <w:rPr>
                <w:noProof/>
                <w:webHidden/>
              </w:rPr>
              <w:instrText xml:space="preserve"> PAGEREF _Toc532372345 \h </w:instrText>
            </w:r>
            <w:r>
              <w:rPr>
                <w:noProof/>
                <w:webHidden/>
              </w:rPr>
            </w:r>
            <w:r>
              <w:rPr>
                <w:noProof/>
                <w:webHidden/>
              </w:rPr>
              <w:fldChar w:fldCharType="separate"/>
            </w:r>
            <w:r>
              <w:rPr>
                <w:noProof/>
                <w:webHidden/>
              </w:rPr>
              <w:t>8</w:t>
            </w:r>
            <w:r>
              <w:rPr>
                <w:noProof/>
                <w:webHidden/>
              </w:rPr>
              <w:fldChar w:fldCharType="end"/>
            </w:r>
          </w:hyperlink>
        </w:p>
        <w:p w14:paraId="7C43CA18" w14:textId="4BC7DB54"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46" w:history="1">
            <w:r w:rsidRPr="00B9166C">
              <w:rPr>
                <w:rStyle w:val="Lienhypertexte"/>
                <w:noProof/>
              </w:rPr>
              <w:t>2.2.3.2</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Protections techniques</w:t>
            </w:r>
            <w:r>
              <w:rPr>
                <w:noProof/>
                <w:webHidden/>
              </w:rPr>
              <w:tab/>
            </w:r>
            <w:r>
              <w:rPr>
                <w:noProof/>
                <w:webHidden/>
              </w:rPr>
              <w:fldChar w:fldCharType="begin"/>
            </w:r>
            <w:r>
              <w:rPr>
                <w:noProof/>
                <w:webHidden/>
              </w:rPr>
              <w:instrText xml:space="preserve"> PAGEREF _Toc532372346 \h </w:instrText>
            </w:r>
            <w:r>
              <w:rPr>
                <w:noProof/>
                <w:webHidden/>
              </w:rPr>
            </w:r>
            <w:r>
              <w:rPr>
                <w:noProof/>
                <w:webHidden/>
              </w:rPr>
              <w:fldChar w:fldCharType="separate"/>
            </w:r>
            <w:r>
              <w:rPr>
                <w:noProof/>
                <w:webHidden/>
              </w:rPr>
              <w:t>8</w:t>
            </w:r>
            <w:r>
              <w:rPr>
                <w:noProof/>
                <w:webHidden/>
              </w:rPr>
              <w:fldChar w:fldCharType="end"/>
            </w:r>
          </w:hyperlink>
        </w:p>
        <w:p w14:paraId="4FACEB7C" w14:textId="6F434814"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47" w:history="1">
            <w:r w:rsidRPr="00B9166C">
              <w:rPr>
                <w:rStyle w:val="Lienhypertexte"/>
                <w:noProof/>
              </w:rPr>
              <w:t>2.2.4</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Stratégies de sauvegardes</w:t>
            </w:r>
            <w:r>
              <w:rPr>
                <w:noProof/>
                <w:webHidden/>
              </w:rPr>
              <w:tab/>
            </w:r>
            <w:r>
              <w:rPr>
                <w:noProof/>
                <w:webHidden/>
              </w:rPr>
              <w:fldChar w:fldCharType="begin"/>
            </w:r>
            <w:r>
              <w:rPr>
                <w:noProof/>
                <w:webHidden/>
              </w:rPr>
              <w:instrText xml:space="preserve"> PAGEREF _Toc532372347 \h </w:instrText>
            </w:r>
            <w:r>
              <w:rPr>
                <w:noProof/>
                <w:webHidden/>
              </w:rPr>
            </w:r>
            <w:r>
              <w:rPr>
                <w:noProof/>
                <w:webHidden/>
              </w:rPr>
              <w:fldChar w:fldCharType="separate"/>
            </w:r>
            <w:r>
              <w:rPr>
                <w:noProof/>
                <w:webHidden/>
              </w:rPr>
              <w:t>9</w:t>
            </w:r>
            <w:r>
              <w:rPr>
                <w:noProof/>
                <w:webHidden/>
              </w:rPr>
              <w:fldChar w:fldCharType="end"/>
            </w:r>
          </w:hyperlink>
        </w:p>
        <w:p w14:paraId="37D2DC20" w14:textId="0CD56C07"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48" w:history="1">
            <w:r w:rsidRPr="00B9166C">
              <w:rPr>
                <w:rStyle w:val="Lienhypertexte"/>
                <w:noProof/>
              </w:rPr>
              <w:t>2.2.4.1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Infrastructures</w:t>
            </w:r>
            <w:r>
              <w:rPr>
                <w:noProof/>
                <w:webHidden/>
              </w:rPr>
              <w:tab/>
            </w:r>
            <w:r>
              <w:rPr>
                <w:noProof/>
                <w:webHidden/>
              </w:rPr>
              <w:fldChar w:fldCharType="begin"/>
            </w:r>
            <w:r>
              <w:rPr>
                <w:noProof/>
                <w:webHidden/>
              </w:rPr>
              <w:instrText xml:space="preserve"> PAGEREF _Toc532372348 \h </w:instrText>
            </w:r>
            <w:r>
              <w:rPr>
                <w:noProof/>
                <w:webHidden/>
              </w:rPr>
            </w:r>
            <w:r>
              <w:rPr>
                <w:noProof/>
                <w:webHidden/>
              </w:rPr>
              <w:fldChar w:fldCharType="separate"/>
            </w:r>
            <w:r>
              <w:rPr>
                <w:noProof/>
                <w:webHidden/>
              </w:rPr>
              <w:t>9</w:t>
            </w:r>
            <w:r>
              <w:rPr>
                <w:noProof/>
                <w:webHidden/>
              </w:rPr>
              <w:fldChar w:fldCharType="end"/>
            </w:r>
          </w:hyperlink>
        </w:p>
        <w:p w14:paraId="2F537691" w14:textId="4BD7CD48"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49" w:history="1">
            <w:r w:rsidRPr="00B9166C">
              <w:rPr>
                <w:rStyle w:val="Lienhypertexte"/>
                <w:noProof/>
              </w:rPr>
              <w:t>2.2.4.2</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Stratégie de conservation des sauvegardes</w:t>
            </w:r>
            <w:r>
              <w:rPr>
                <w:noProof/>
                <w:webHidden/>
              </w:rPr>
              <w:tab/>
            </w:r>
            <w:r>
              <w:rPr>
                <w:noProof/>
                <w:webHidden/>
              </w:rPr>
              <w:fldChar w:fldCharType="begin"/>
            </w:r>
            <w:r>
              <w:rPr>
                <w:noProof/>
                <w:webHidden/>
              </w:rPr>
              <w:instrText xml:space="preserve"> PAGEREF _Toc532372349 \h </w:instrText>
            </w:r>
            <w:r>
              <w:rPr>
                <w:noProof/>
                <w:webHidden/>
              </w:rPr>
            </w:r>
            <w:r>
              <w:rPr>
                <w:noProof/>
                <w:webHidden/>
              </w:rPr>
              <w:fldChar w:fldCharType="separate"/>
            </w:r>
            <w:r>
              <w:rPr>
                <w:noProof/>
                <w:webHidden/>
              </w:rPr>
              <w:t>9</w:t>
            </w:r>
            <w:r>
              <w:rPr>
                <w:noProof/>
                <w:webHidden/>
              </w:rPr>
              <w:fldChar w:fldCharType="end"/>
            </w:r>
          </w:hyperlink>
        </w:p>
        <w:p w14:paraId="2FF86255" w14:textId="607AA512" w:rsidR="00E9104D" w:rsidRDefault="00E9104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350" w:history="1">
            <w:r w:rsidRPr="00B9166C">
              <w:rPr>
                <w:rStyle w:val="Lienhypertexte"/>
                <w:noProof/>
              </w:rPr>
              <w:t>2.3</w:t>
            </w:r>
            <w:r>
              <w:rPr>
                <w:rFonts w:asciiTheme="minorHAnsi" w:eastAsiaTheme="minorEastAsia" w:hAnsiTheme="minorHAnsi" w:cstheme="minorBidi"/>
                <w:b w:val="0"/>
                <w:bCs w:val="0"/>
                <w:noProof/>
                <w:sz w:val="22"/>
                <w:szCs w:val="22"/>
                <w:shd w:val="clear" w:color="auto" w:fill="auto"/>
                <w:lang w:eastAsia="fr-CH"/>
              </w:rPr>
              <w:tab/>
            </w:r>
            <w:r w:rsidRPr="00B9166C">
              <w:rPr>
                <w:rStyle w:val="Lienhypertexte"/>
                <w:noProof/>
              </w:rPr>
              <w:t>VTX</w:t>
            </w:r>
            <w:r>
              <w:rPr>
                <w:noProof/>
                <w:webHidden/>
              </w:rPr>
              <w:tab/>
            </w:r>
            <w:r>
              <w:rPr>
                <w:noProof/>
                <w:webHidden/>
              </w:rPr>
              <w:fldChar w:fldCharType="begin"/>
            </w:r>
            <w:r>
              <w:rPr>
                <w:noProof/>
                <w:webHidden/>
              </w:rPr>
              <w:instrText xml:space="preserve"> PAGEREF _Toc532372350 \h </w:instrText>
            </w:r>
            <w:r>
              <w:rPr>
                <w:noProof/>
                <w:webHidden/>
              </w:rPr>
            </w:r>
            <w:r>
              <w:rPr>
                <w:noProof/>
                <w:webHidden/>
              </w:rPr>
              <w:fldChar w:fldCharType="separate"/>
            </w:r>
            <w:r>
              <w:rPr>
                <w:noProof/>
                <w:webHidden/>
              </w:rPr>
              <w:t>12</w:t>
            </w:r>
            <w:r>
              <w:rPr>
                <w:noProof/>
                <w:webHidden/>
              </w:rPr>
              <w:fldChar w:fldCharType="end"/>
            </w:r>
          </w:hyperlink>
        </w:p>
        <w:p w14:paraId="66E11F8F" w14:textId="698BCACF"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51" w:history="1">
            <w:r w:rsidRPr="00B9166C">
              <w:rPr>
                <w:rStyle w:val="Lienhypertexte"/>
                <w:noProof/>
              </w:rPr>
              <w:t>2.3.1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Introduction</w:t>
            </w:r>
            <w:r>
              <w:rPr>
                <w:noProof/>
                <w:webHidden/>
              </w:rPr>
              <w:tab/>
            </w:r>
            <w:r>
              <w:rPr>
                <w:noProof/>
                <w:webHidden/>
              </w:rPr>
              <w:fldChar w:fldCharType="begin"/>
            </w:r>
            <w:r>
              <w:rPr>
                <w:noProof/>
                <w:webHidden/>
              </w:rPr>
              <w:instrText xml:space="preserve"> PAGEREF _Toc532372351 \h </w:instrText>
            </w:r>
            <w:r>
              <w:rPr>
                <w:noProof/>
                <w:webHidden/>
              </w:rPr>
            </w:r>
            <w:r>
              <w:rPr>
                <w:noProof/>
                <w:webHidden/>
              </w:rPr>
              <w:fldChar w:fldCharType="separate"/>
            </w:r>
            <w:r>
              <w:rPr>
                <w:noProof/>
                <w:webHidden/>
              </w:rPr>
              <w:t>12</w:t>
            </w:r>
            <w:r>
              <w:rPr>
                <w:noProof/>
                <w:webHidden/>
              </w:rPr>
              <w:fldChar w:fldCharType="end"/>
            </w:r>
          </w:hyperlink>
        </w:p>
        <w:p w14:paraId="65849221" w14:textId="53635EA5"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52" w:history="1">
            <w:r w:rsidRPr="00B9166C">
              <w:rPr>
                <w:rStyle w:val="Lienhypertexte"/>
                <w:noProof/>
              </w:rPr>
              <w:t>2.3.2</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Les techniques utilisées</w:t>
            </w:r>
            <w:r>
              <w:rPr>
                <w:noProof/>
                <w:webHidden/>
              </w:rPr>
              <w:tab/>
            </w:r>
            <w:r>
              <w:rPr>
                <w:noProof/>
                <w:webHidden/>
              </w:rPr>
              <w:fldChar w:fldCharType="begin"/>
            </w:r>
            <w:r>
              <w:rPr>
                <w:noProof/>
                <w:webHidden/>
              </w:rPr>
              <w:instrText xml:space="preserve"> PAGEREF _Toc532372352 \h </w:instrText>
            </w:r>
            <w:r>
              <w:rPr>
                <w:noProof/>
                <w:webHidden/>
              </w:rPr>
            </w:r>
            <w:r>
              <w:rPr>
                <w:noProof/>
                <w:webHidden/>
              </w:rPr>
              <w:fldChar w:fldCharType="separate"/>
            </w:r>
            <w:r>
              <w:rPr>
                <w:noProof/>
                <w:webHidden/>
              </w:rPr>
              <w:t>12</w:t>
            </w:r>
            <w:r>
              <w:rPr>
                <w:noProof/>
                <w:webHidden/>
              </w:rPr>
              <w:fldChar w:fldCharType="end"/>
            </w:r>
          </w:hyperlink>
        </w:p>
        <w:p w14:paraId="29E6EC62" w14:textId="1F80B08B" w:rsidR="00E9104D" w:rsidRDefault="00E9104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353" w:history="1">
            <w:r w:rsidRPr="00B9166C">
              <w:rPr>
                <w:rStyle w:val="Lienhypertexte"/>
                <w:noProof/>
              </w:rPr>
              <w:t>2.4</w:t>
            </w:r>
            <w:r>
              <w:rPr>
                <w:rFonts w:asciiTheme="minorHAnsi" w:eastAsiaTheme="minorEastAsia" w:hAnsiTheme="minorHAnsi" w:cstheme="minorBidi"/>
                <w:b w:val="0"/>
                <w:bCs w:val="0"/>
                <w:noProof/>
                <w:sz w:val="22"/>
                <w:szCs w:val="22"/>
                <w:shd w:val="clear" w:color="auto" w:fill="auto"/>
                <w:lang w:eastAsia="fr-CH"/>
              </w:rPr>
              <w:tab/>
            </w:r>
            <w:r w:rsidRPr="00B9166C">
              <w:rPr>
                <w:rStyle w:val="Lienhypertexte"/>
                <w:noProof/>
              </w:rPr>
              <w:t>Université de Lausanne</w:t>
            </w:r>
            <w:r>
              <w:rPr>
                <w:noProof/>
                <w:webHidden/>
              </w:rPr>
              <w:tab/>
            </w:r>
            <w:r>
              <w:rPr>
                <w:noProof/>
                <w:webHidden/>
              </w:rPr>
              <w:fldChar w:fldCharType="begin"/>
            </w:r>
            <w:r>
              <w:rPr>
                <w:noProof/>
                <w:webHidden/>
              </w:rPr>
              <w:instrText xml:space="preserve"> PAGEREF _Toc532372353 \h </w:instrText>
            </w:r>
            <w:r>
              <w:rPr>
                <w:noProof/>
                <w:webHidden/>
              </w:rPr>
            </w:r>
            <w:r>
              <w:rPr>
                <w:noProof/>
                <w:webHidden/>
              </w:rPr>
              <w:fldChar w:fldCharType="separate"/>
            </w:r>
            <w:r>
              <w:rPr>
                <w:noProof/>
                <w:webHidden/>
              </w:rPr>
              <w:t>14</w:t>
            </w:r>
            <w:r>
              <w:rPr>
                <w:noProof/>
                <w:webHidden/>
              </w:rPr>
              <w:fldChar w:fldCharType="end"/>
            </w:r>
          </w:hyperlink>
        </w:p>
        <w:p w14:paraId="1B0730C3" w14:textId="26BA7C80"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54" w:history="1">
            <w:r w:rsidRPr="00B9166C">
              <w:rPr>
                <w:rStyle w:val="Lienhypertexte"/>
                <w:noProof/>
              </w:rPr>
              <w:t>2.4.1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Présentation entreprise</w:t>
            </w:r>
            <w:r>
              <w:rPr>
                <w:noProof/>
                <w:webHidden/>
              </w:rPr>
              <w:tab/>
            </w:r>
            <w:r>
              <w:rPr>
                <w:noProof/>
                <w:webHidden/>
              </w:rPr>
              <w:fldChar w:fldCharType="begin"/>
            </w:r>
            <w:r>
              <w:rPr>
                <w:noProof/>
                <w:webHidden/>
              </w:rPr>
              <w:instrText xml:space="preserve"> PAGEREF _Toc532372354 \h </w:instrText>
            </w:r>
            <w:r>
              <w:rPr>
                <w:noProof/>
                <w:webHidden/>
              </w:rPr>
            </w:r>
            <w:r>
              <w:rPr>
                <w:noProof/>
                <w:webHidden/>
              </w:rPr>
              <w:fldChar w:fldCharType="separate"/>
            </w:r>
            <w:r>
              <w:rPr>
                <w:noProof/>
                <w:webHidden/>
              </w:rPr>
              <w:t>14</w:t>
            </w:r>
            <w:r>
              <w:rPr>
                <w:noProof/>
                <w:webHidden/>
              </w:rPr>
              <w:fldChar w:fldCharType="end"/>
            </w:r>
          </w:hyperlink>
        </w:p>
        <w:p w14:paraId="7DE6756A" w14:textId="6DA37056"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55" w:history="1">
            <w:r w:rsidRPr="00B9166C">
              <w:rPr>
                <w:rStyle w:val="Lienhypertexte"/>
                <w:noProof/>
              </w:rPr>
              <w:t>2.4.2</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Présentation du système</w:t>
            </w:r>
            <w:r>
              <w:rPr>
                <w:noProof/>
                <w:webHidden/>
              </w:rPr>
              <w:tab/>
            </w:r>
            <w:r>
              <w:rPr>
                <w:noProof/>
                <w:webHidden/>
              </w:rPr>
              <w:fldChar w:fldCharType="begin"/>
            </w:r>
            <w:r>
              <w:rPr>
                <w:noProof/>
                <w:webHidden/>
              </w:rPr>
              <w:instrText xml:space="preserve"> PAGEREF _Toc532372355 \h </w:instrText>
            </w:r>
            <w:r>
              <w:rPr>
                <w:noProof/>
                <w:webHidden/>
              </w:rPr>
            </w:r>
            <w:r>
              <w:rPr>
                <w:noProof/>
                <w:webHidden/>
              </w:rPr>
              <w:fldChar w:fldCharType="separate"/>
            </w:r>
            <w:r>
              <w:rPr>
                <w:noProof/>
                <w:webHidden/>
              </w:rPr>
              <w:t>14</w:t>
            </w:r>
            <w:r>
              <w:rPr>
                <w:noProof/>
                <w:webHidden/>
              </w:rPr>
              <w:fldChar w:fldCharType="end"/>
            </w:r>
          </w:hyperlink>
        </w:p>
        <w:p w14:paraId="0D3355C7" w14:textId="3C94FCE2"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56" w:history="1">
            <w:r w:rsidRPr="00B9166C">
              <w:rPr>
                <w:rStyle w:val="Lienhypertexte"/>
                <w:noProof/>
              </w:rPr>
              <w:t>2.4.3</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Problématique</w:t>
            </w:r>
            <w:r>
              <w:rPr>
                <w:noProof/>
                <w:webHidden/>
              </w:rPr>
              <w:tab/>
            </w:r>
            <w:r>
              <w:rPr>
                <w:noProof/>
                <w:webHidden/>
              </w:rPr>
              <w:fldChar w:fldCharType="begin"/>
            </w:r>
            <w:r>
              <w:rPr>
                <w:noProof/>
                <w:webHidden/>
              </w:rPr>
              <w:instrText xml:space="preserve"> PAGEREF _Toc532372356 \h </w:instrText>
            </w:r>
            <w:r>
              <w:rPr>
                <w:noProof/>
                <w:webHidden/>
              </w:rPr>
            </w:r>
            <w:r>
              <w:rPr>
                <w:noProof/>
                <w:webHidden/>
              </w:rPr>
              <w:fldChar w:fldCharType="separate"/>
            </w:r>
            <w:r>
              <w:rPr>
                <w:noProof/>
                <w:webHidden/>
              </w:rPr>
              <w:t>14</w:t>
            </w:r>
            <w:r>
              <w:rPr>
                <w:noProof/>
                <w:webHidden/>
              </w:rPr>
              <w:fldChar w:fldCharType="end"/>
            </w:r>
          </w:hyperlink>
        </w:p>
        <w:p w14:paraId="056E66EC" w14:textId="6F6B60BE"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57" w:history="1">
            <w:r w:rsidRPr="00B9166C">
              <w:rPr>
                <w:rStyle w:val="Lienhypertexte"/>
                <w:noProof/>
              </w:rPr>
              <w:t>2.4.3.1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Hardware</w:t>
            </w:r>
            <w:r>
              <w:rPr>
                <w:noProof/>
                <w:webHidden/>
              </w:rPr>
              <w:tab/>
            </w:r>
            <w:r>
              <w:rPr>
                <w:noProof/>
                <w:webHidden/>
              </w:rPr>
              <w:fldChar w:fldCharType="begin"/>
            </w:r>
            <w:r>
              <w:rPr>
                <w:noProof/>
                <w:webHidden/>
              </w:rPr>
              <w:instrText xml:space="preserve"> PAGEREF _Toc532372357 \h </w:instrText>
            </w:r>
            <w:r>
              <w:rPr>
                <w:noProof/>
                <w:webHidden/>
              </w:rPr>
            </w:r>
            <w:r>
              <w:rPr>
                <w:noProof/>
                <w:webHidden/>
              </w:rPr>
              <w:fldChar w:fldCharType="separate"/>
            </w:r>
            <w:r>
              <w:rPr>
                <w:noProof/>
                <w:webHidden/>
              </w:rPr>
              <w:t>14</w:t>
            </w:r>
            <w:r>
              <w:rPr>
                <w:noProof/>
                <w:webHidden/>
              </w:rPr>
              <w:fldChar w:fldCharType="end"/>
            </w:r>
          </w:hyperlink>
        </w:p>
        <w:p w14:paraId="776F24FA" w14:textId="0B5D6E5B"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58" w:history="1">
            <w:r w:rsidRPr="00B9166C">
              <w:rPr>
                <w:rStyle w:val="Lienhypertexte"/>
                <w:noProof/>
              </w:rPr>
              <w:t>2.4.3.2</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Humaine</w:t>
            </w:r>
            <w:r>
              <w:rPr>
                <w:noProof/>
                <w:webHidden/>
              </w:rPr>
              <w:tab/>
            </w:r>
            <w:r>
              <w:rPr>
                <w:noProof/>
                <w:webHidden/>
              </w:rPr>
              <w:fldChar w:fldCharType="begin"/>
            </w:r>
            <w:r>
              <w:rPr>
                <w:noProof/>
                <w:webHidden/>
              </w:rPr>
              <w:instrText xml:space="preserve"> PAGEREF _Toc532372358 \h </w:instrText>
            </w:r>
            <w:r>
              <w:rPr>
                <w:noProof/>
                <w:webHidden/>
              </w:rPr>
            </w:r>
            <w:r>
              <w:rPr>
                <w:noProof/>
                <w:webHidden/>
              </w:rPr>
              <w:fldChar w:fldCharType="separate"/>
            </w:r>
            <w:r>
              <w:rPr>
                <w:noProof/>
                <w:webHidden/>
              </w:rPr>
              <w:t>15</w:t>
            </w:r>
            <w:r>
              <w:rPr>
                <w:noProof/>
                <w:webHidden/>
              </w:rPr>
              <w:fldChar w:fldCharType="end"/>
            </w:r>
          </w:hyperlink>
        </w:p>
        <w:p w14:paraId="7DEA8254" w14:textId="68C3B076"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59" w:history="1">
            <w:r w:rsidRPr="00B9166C">
              <w:rPr>
                <w:rStyle w:val="Lienhypertexte"/>
                <w:noProof/>
              </w:rPr>
              <w:t>2.4.3.3</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Évènement majeur</w:t>
            </w:r>
            <w:r>
              <w:rPr>
                <w:noProof/>
                <w:webHidden/>
              </w:rPr>
              <w:tab/>
            </w:r>
            <w:r>
              <w:rPr>
                <w:noProof/>
                <w:webHidden/>
              </w:rPr>
              <w:fldChar w:fldCharType="begin"/>
            </w:r>
            <w:r>
              <w:rPr>
                <w:noProof/>
                <w:webHidden/>
              </w:rPr>
              <w:instrText xml:space="preserve"> PAGEREF _Toc532372359 \h </w:instrText>
            </w:r>
            <w:r>
              <w:rPr>
                <w:noProof/>
                <w:webHidden/>
              </w:rPr>
            </w:r>
            <w:r>
              <w:rPr>
                <w:noProof/>
                <w:webHidden/>
              </w:rPr>
              <w:fldChar w:fldCharType="separate"/>
            </w:r>
            <w:r>
              <w:rPr>
                <w:noProof/>
                <w:webHidden/>
              </w:rPr>
              <w:t>15</w:t>
            </w:r>
            <w:r>
              <w:rPr>
                <w:noProof/>
                <w:webHidden/>
              </w:rPr>
              <w:fldChar w:fldCharType="end"/>
            </w:r>
          </w:hyperlink>
        </w:p>
        <w:p w14:paraId="2896C5EE" w14:textId="78A8E846"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60" w:history="1">
            <w:r w:rsidRPr="00B9166C">
              <w:rPr>
                <w:rStyle w:val="Lienhypertexte"/>
                <w:noProof/>
              </w:rPr>
              <w:t>2.4.3.4</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Archivage</w:t>
            </w:r>
            <w:r>
              <w:rPr>
                <w:noProof/>
                <w:webHidden/>
              </w:rPr>
              <w:tab/>
            </w:r>
            <w:r>
              <w:rPr>
                <w:noProof/>
                <w:webHidden/>
              </w:rPr>
              <w:fldChar w:fldCharType="begin"/>
            </w:r>
            <w:r>
              <w:rPr>
                <w:noProof/>
                <w:webHidden/>
              </w:rPr>
              <w:instrText xml:space="preserve"> PAGEREF _Toc532372360 \h </w:instrText>
            </w:r>
            <w:r>
              <w:rPr>
                <w:noProof/>
                <w:webHidden/>
              </w:rPr>
            </w:r>
            <w:r>
              <w:rPr>
                <w:noProof/>
                <w:webHidden/>
              </w:rPr>
              <w:fldChar w:fldCharType="separate"/>
            </w:r>
            <w:r>
              <w:rPr>
                <w:noProof/>
                <w:webHidden/>
              </w:rPr>
              <w:t>16</w:t>
            </w:r>
            <w:r>
              <w:rPr>
                <w:noProof/>
                <w:webHidden/>
              </w:rPr>
              <w:fldChar w:fldCharType="end"/>
            </w:r>
          </w:hyperlink>
        </w:p>
        <w:p w14:paraId="3B340737" w14:textId="2A249DBF"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61" w:history="1">
            <w:r w:rsidRPr="00B9166C">
              <w:rPr>
                <w:rStyle w:val="Lienhypertexte"/>
                <w:noProof/>
              </w:rPr>
              <w:t>2.4.4</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Les stratégies de sauvegardes</w:t>
            </w:r>
            <w:r>
              <w:rPr>
                <w:noProof/>
                <w:webHidden/>
              </w:rPr>
              <w:tab/>
            </w:r>
            <w:r>
              <w:rPr>
                <w:noProof/>
                <w:webHidden/>
              </w:rPr>
              <w:fldChar w:fldCharType="begin"/>
            </w:r>
            <w:r>
              <w:rPr>
                <w:noProof/>
                <w:webHidden/>
              </w:rPr>
              <w:instrText xml:space="preserve"> PAGEREF _Toc532372361 \h </w:instrText>
            </w:r>
            <w:r>
              <w:rPr>
                <w:noProof/>
                <w:webHidden/>
              </w:rPr>
            </w:r>
            <w:r>
              <w:rPr>
                <w:noProof/>
                <w:webHidden/>
              </w:rPr>
              <w:fldChar w:fldCharType="separate"/>
            </w:r>
            <w:r>
              <w:rPr>
                <w:noProof/>
                <w:webHidden/>
              </w:rPr>
              <w:t>16</w:t>
            </w:r>
            <w:r>
              <w:rPr>
                <w:noProof/>
                <w:webHidden/>
              </w:rPr>
              <w:fldChar w:fldCharType="end"/>
            </w:r>
          </w:hyperlink>
        </w:p>
        <w:p w14:paraId="560594F5" w14:textId="5AC80DFC"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62" w:history="1">
            <w:r w:rsidRPr="00B9166C">
              <w:rPr>
                <w:rStyle w:val="Lienhypertexte"/>
                <w:noProof/>
              </w:rPr>
              <w:t>2.4.4.1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Cohesity</w:t>
            </w:r>
            <w:r>
              <w:rPr>
                <w:noProof/>
                <w:webHidden/>
              </w:rPr>
              <w:tab/>
            </w:r>
            <w:r>
              <w:rPr>
                <w:noProof/>
                <w:webHidden/>
              </w:rPr>
              <w:fldChar w:fldCharType="begin"/>
            </w:r>
            <w:r>
              <w:rPr>
                <w:noProof/>
                <w:webHidden/>
              </w:rPr>
              <w:instrText xml:space="preserve"> PAGEREF _Toc532372362 \h </w:instrText>
            </w:r>
            <w:r>
              <w:rPr>
                <w:noProof/>
                <w:webHidden/>
              </w:rPr>
            </w:r>
            <w:r>
              <w:rPr>
                <w:noProof/>
                <w:webHidden/>
              </w:rPr>
              <w:fldChar w:fldCharType="separate"/>
            </w:r>
            <w:r>
              <w:rPr>
                <w:noProof/>
                <w:webHidden/>
              </w:rPr>
              <w:t>16</w:t>
            </w:r>
            <w:r>
              <w:rPr>
                <w:noProof/>
                <w:webHidden/>
              </w:rPr>
              <w:fldChar w:fldCharType="end"/>
            </w:r>
          </w:hyperlink>
        </w:p>
        <w:p w14:paraId="2F305BE3" w14:textId="66814CCC"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63" w:history="1">
            <w:r w:rsidRPr="00B9166C">
              <w:rPr>
                <w:rStyle w:val="Lienhypertexte"/>
                <w:noProof/>
              </w:rPr>
              <w:t>2.4.4.2</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Networker</w:t>
            </w:r>
            <w:r>
              <w:rPr>
                <w:noProof/>
                <w:webHidden/>
              </w:rPr>
              <w:tab/>
            </w:r>
            <w:r>
              <w:rPr>
                <w:noProof/>
                <w:webHidden/>
              </w:rPr>
              <w:fldChar w:fldCharType="begin"/>
            </w:r>
            <w:r>
              <w:rPr>
                <w:noProof/>
                <w:webHidden/>
              </w:rPr>
              <w:instrText xml:space="preserve"> PAGEREF _Toc532372363 \h </w:instrText>
            </w:r>
            <w:r>
              <w:rPr>
                <w:noProof/>
                <w:webHidden/>
              </w:rPr>
            </w:r>
            <w:r>
              <w:rPr>
                <w:noProof/>
                <w:webHidden/>
              </w:rPr>
              <w:fldChar w:fldCharType="separate"/>
            </w:r>
            <w:r>
              <w:rPr>
                <w:noProof/>
                <w:webHidden/>
              </w:rPr>
              <w:t>16</w:t>
            </w:r>
            <w:r>
              <w:rPr>
                <w:noProof/>
                <w:webHidden/>
              </w:rPr>
              <w:fldChar w:fldCharType="end"/>
            </w:r>
          </w:hyperlink>
        </w:p>
        <w:p w14:paraId="6D41E7FB" w14:textId="51A6C72A"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64" w:history="1">
            <w:r w:rsidRPr="00B9166C">
              <w:rPr>
                <w:rStyle w:val="Lienhypertexte"/>
                <w:noProof/>
              </w:rPr>
              <w:t>2.4.4.3</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Avamar</w:t>
            </w:r>
            <w:r>
              <w:rPr>
                <w:noProof/>
                <w:webHidden/>
              </w:rPr>
              <w:tab/>
            </w:r>
            <w:r>
              <w:rPr>
                <w:noProof/>
                <w:webHidden/>
              </w:rPr>
              <w:fldChar w:fldCharType="begin"/>
            </w:r>
            <w:r>
              <w:rPr>
                <w:noProof/>
                <w:webHidden/>
              </w:rPr>
              <w:instrText xml:space="preserve"> PAGEREF _Toc532372364 \h </w:instrText>
            </w:r>
            <w:r>
              <w:rPr>
                <w:noProof/>
                <w:webHidden/>
              </w:rPr>
            </w:r>
            <w:r>
              <w:rPr>
                <w:noProof/>
                <w:webHidden/>
              </w:rPr>
              <w:fldChar w:fldCharType="separate"/>
            </w:r>
            <w:r>
              <w:rPr>
                <w:noProof/>
                <w:webHidden/>
              </w:rPr>
              <w:t>17</w:t>
            </w:r>
            <w:r>
              <w:rPr>
                <w:noProof/>
                <w:webHidden/>
              </w:rPr>
              <w:fldChar w:fldCharType="end"/>
            </w:r>
          </w:hyperlink>
        </w:p>
        <w:p w14:paraId="146D8431" w14:textId="1AE96848"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65" w:history="1">
            <w:r w:rsidRPr="00B9166C">
              <w:rPr>
                <w:rStyle w:val="Lienhypertexte"/>
                <w:noProof/>
              </w:rPr>
              <w:t>2.4.5</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Les stratégies en cas de récupération</w:t>
            </w:r>
            <w:r>
              <w:rPr>
                <w:noProof/>
                <w:webHidden/>
              </w:rPr>
              <w:tab/>
            </w:r>
            <w:r>
              <w:rPr>
                <w:noProof/>
                <w:webHidden/>
              </w:rPr>
              <w:fldChar w:fldCharType="begin"/>
            </w:r>
            <w:r>
              <w:rPr>
                <w:noProof/>
                <w:webHidden/>
              </w:rPr>
              <w:instrText xml:space="preserve"> PAGEREF _Toc532372365 \h </w:instrText>
            </w:r>
            <w:r>
              <w:rPr>
                <w:noProof/>
                <w:webHidden/>
              </w:rPr>
            </w:r>
            <w:r>
              <w:rPr>
                <w:noProof/>
                <w:webHidden/>
              </w:rPr>
              <w:fldChar w:fldCharType="separate"/>
            </w:r>
            <w:r>
              <w:rPr>
                <w:noProof/>
                <w:webHidden/>
              </w:rPr>
              <w:t>17</w:t>
            </w:r>
            <w:r>
              <w:rPr>
                <w:noProof/>
                <w:webHidden/>
              </w:rPr>
              <w:fldChar w:fldCharType="end"/>
            </w:r>
          </w:hyperlink>
        </w:p>
        <w:p w14:paraId="487516F4" w14:textId="4FD4B8E7" w:rsidR="00E9104D" w:rsidRDefault="00E9104D">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372366" w:history="1">
            <w:r w:rsidRPr="00B9166C">
              <w:rPr>
                <w:rStyle w:val="Lienhypertexte"/>
                <w:noProof/>
              </w:rPr>
              <w:t>3</w:t>
            </w:r>
            <w:r>
              <w:rPr>
                <w:rFonts w:asciiTheme="minorHAnsi" w:eastAsiaTheme="minorEastAsia" w:hAnsiTheme="minorHAnsi" w:cstheme="minorBidi"/>
                <w:b w:val="0"/>
                <w:bCs w:val="0"/>
                <w:caps w:val="0"/>
                <w:noProof/>
                <w:sz w:val="22"/>
                <w:szCs w:val="22"/>
                <w:shd w:val="clear" w:color="auto" w:fill="auto"/>
                <w:lang w:eastAsia="fr-CH"/>
              </w:rPr>
              <w:tab/>
            </w:r>
            <w:r w:rsidRPr="00B9166C">
              <w:rPr>
                <w:rStyle w:val="Lienhypertexte"/>
                <w:noProof/>
              </w:rPr>
              <w:t>Partie 2</w:t>
            </w:r>
            <w:r>
              <w:rPr>
                <w:noProof/>
                <w:webHidden/>
              </w:rPr>
              <w:tab/>
            </w:r>
            <w:r>
              <w:rPr>
                <w:noProof/>
                <w:webHidden/>
              </w:rPr>
              <w:fldChar w:fldCharType="begin"/>
            </w:r>
            <w:r>
              <w:rPr>
                <w:noProof/>
                <w:webHidden/>
              </w:rPr>
              <w:instrText xml:space="preserve"> PAGEREF _Toc532372366 \h </w:instrText>
            </w:r>
            <w:r>
              <w:rPr>
                <w:noProof/>
                <w:webHidden/>
              </w:rPr>
            </w:r>
            <w:r>
              <w:rPr>
                <w:noProof/>
                <w:webHidden/>
              </w:rPr>
              <w:fldChar w:fldCharType="separate"/>
            </w:r>
            <w:r>
              <w:rPr>
                <w:noProof/>
                <w:webHidden/>
              </w:rPr>
              <w:t>17</w:t>
            </w:r>
            <w:r>
              <w:rPr>
                <w:noProof/>
                <w:webHidden/>
              </w:rPr>
              <w:fldChar w:fldCharType="end"/>
            </w:r>
          </w:hyperlink>
        </w:p>
        <w:p w14:paraId="4EFE6F99" w14:textId="4A052417" w:rsidR="00E9104D" w:rsidRDefault="00E9104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367" w:history="1">
            <w:r w:rsidRPr="00B9166C">
              <w:rPr>
                <w:rStyle w:val="Lienhypertexte"/>
                <w:noProof/>
              </w:rPr>
              <w:t>3.1</w:t>
            </w:r>
            <w:r>
              <w:rPr>
                <w:rFonts w:asciiTheme="minorHAnsi" w:eastAsiaTheme="minorEastAsia" w:hAnsiTheme="minorHAnsi" w:cstheme="minorBidi"/>
                <w:b w:val="0"/>
                <w:bCs w:val="0"/>
                <w:noProof/>
                <w:sz w:val="22"/>
                <w:szCs w:val="22"/>
                <w:shd w:val="clear" w:color="auto" w:fill="auto"/>
                <w:lang w:eastAsia="fr-CH"/>
              </w:rPr>
              <w:tab/>
            </w:r>
            <w:r w:rsidRPr="00B9166C">
              <w:rPr>
                <w:rStyle w:val="Lienhypertexte"/>
                <w:noProof/>
              </w:rPr>
              <w:t>Lois sur les protections des données</w:t>
            </w:r>
            <w:r>
              <w:rPr>
                <w:noProof/>
                <w:webHidden/>
              </w:rPr>
              <w:tab/>
            </w:r>
            <w:r>
              <w:rPr>
                <w:noProof/>
                <w:webHidden/>
              </w:rPr>
              <w:fldChar w:fldCharType="begin"/>
            </w:r>
            <w:r>
              <w:rPr>
                <w:noProof/>
                <w:webHidden/>
              </w:rPr>
              <w:instrText xml:space="preserve"> PAGEREF _Toc532372367 \h </w:instrText>
            </w:r>
            <w:r>
              <w:rPr>
                <w:noProof/>
                <w:webHidden/>
              </w:rPr>
            </w:r>
            <w:r>
              <w:rPr>
                <w:noProof/>
                <w:webHidden/>
              </w:rPr>
              <w:fldChar w:fldCharType="separate"/>
            </w:r>
            <w:r>
              <w:rPr>
                <w:noProof/>
                <w:webHidden/>
              </w:rPr>
              <w:t>17</w:t>
            </w:r>
            <w:r>
              <w:rPr>
                <w:noProof/>
                <w:webHidden/>
              </w:rPr>
              <w:fldChar w:fldCharType="end"/>
            </w:r>
          </w:hyperlink>
        </w:p>
        <w:p w14:paraId="120C1C13" w14:textId="2CE64689"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68" w:history="1">
            <w:r w:rsidRPr="00B9166C">
              <w:rPr>
                <w:rStyle w:val="Lienhypertexte"/>
                <w:noProof/>
              </w:rPr>
              <w:t>3.1.1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LPD</w:t>
            </w:r>
            <w:r>
              <w:rPr>
                <w:noProof/>
                <w:webHidden/>
              </w:rPr>
              <w:tab/>
            </w:r>
            <w:r>
              <w:rPr>
                <w:noProof/>
                <w:webHidden/>
              </w:rPr>
              <w:fldChar w:fldCharType="begin"/>
            </w:r>
            <w:r>
              <w:rPr>
                <w:noProof/>
                <w:webHidden/>
              </w:rPr>
              <w:instrText xml:space="preserve"> PAGEREF _Toc532372368 \h </w:instrText>
            </w:r>
            <w:r>
              <w:rPr>
                <w:noProof/>
                <w:webHidden/>
              </w:rPr>
            </w:r>
            <w:r>
              <w:rPr>
                <w:noProof/>
                <w:webHidden/>
              </w:rPr>
              <w:fldChar w:fldCharType="separate"/>
            </w:r>
            <w:r>
              <w:rPr>
                <w:noProof/>
                <w:webHidden/>
              </w:rPr>
              <w:t>17</w:t>
            </w:r>
            <w:r>
              <w:rPr>
                <w:noProof/>
                <w:webHidden/>
              </w:rPr>
              <w:fldChar w:fldCharType="end"/>
            </w:r>
          </w:hyperlink>
        </w:p>
        <w:p w14:paraId="759DB00F" w14:textId="22701231"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69" w:history="1">
            <w:r w:rsidRPr="00B9166C">
              <w:rPr>
                <w:rStyle w:val="Lienhypertexte"/>
                <w:noProof/>
              </w:rPr>
              <w:t>3.1.2</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RGPD</w:t>
            </w:r>
            <w:r>
              <w:rPr>
                <w:noProof/>
                <w:webHidden/>
              </w:rPr>
              <w:tab/>
            </w:r>
            <w:r>
              <w:rPr>
                <w:noProof/>
                <w:webHidden/>
              </w:rPr>
              <w:fldChar w:fldCharType="begin"/>
            </w:r>
            <w:r>
              <w:rPr>
                <w:noProof/>
                <w:webHidden/>
              </w:rPr>
              <w:instrText xml:space="preserve"> PAGEREF _Toc532372369 \h </w:instrText>
            </w:r>
            <w:r>
              <w:rPr>
                <w:noProof/>
                <w:webHidden/>
              </w:rPr>
            </w:r>
            <w:r>
              <w:rPr>
                <w:noProof/>
                <w:webHidden/>
              </w:rPr>
              <w:fldChar w:fldCharType="separate"/>
            </w:r>
            <w:r>
              <w:rPr>
                <w:noProof/>
                <w:webHidden/>
              </w:rPr>
              <w:t>17</w:t>
            </w:r>
            <w:r>
              <w:rPr>
                <w:noProof/>
                <w:webHidden/>
              </w:rPr>
              <w:fldChar w:fldCharType="end"/>
            </w:r>
          </w:hyperlink>
        </w:p>
        <w:p w14:paraId="3D782144" w14:textId="397E9E81"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70" w:history="1">
            <w:r w:rsidRPr="00B9166C">
              <w:rPr>
                <w:rStyle w:val="Lienhypertexte"/>
                <w:noProof/>
              </w:rPr>
              <w:t>3.1.2.1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Première chose à se demander : Qu’est qu’une donnée personnelle ?</w:t>
            </w:r>
            <w:r>
              <w:rPr>
                <w:noProof/>
                <w:webHidden/>
              </w:rPr>
              <w:tab/>
            </w:r>
            <w:r>
              <w:rPr>
                <w:noProof/>
                <w:webHidden/>
              </w:rPr>
              <w:fldChar w:fldCharType="begin"/>
            </w:r>
            <w:r>
              <w:rPr>
                <w:noProof/>
                <w:webHidden/>
              </w:rPr>
              <w:instrText xml:space="preserve"> PAGEREF _Toc532372370 \h </w:instrText>
            </w:r>
            <w:r>
              <w:rPr>
                <w:noProof/>
                <w:webHidden/>
              </w:rPr>
            </w:r>
            <w:r>
              <w:rPr>
                <w:noProof/>
                <w:webHidden/>
              </w:rPr>
              <w:fldChar w:fldCharType="separate"/>
            </w:r>
            <w:r>
              <w:rPr>
                <w:noProof/>
                <w:webHidden/>
              </w:rPr>
              <w:t>17</w:t>
            </w:r>
            <w:r>
              <w:rPr>
                <w:noProof/>
                <w:webHidden/>
              </w:rPr>
              <w:fldChar w:fldCharType="end"/>
            </w:r>
          </w:hyperlink>
        </w:p>
        <w:p w14:paraId="44A1043F" w14:textId="365E76A8"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71" w:history="1">
            <w:r w:rsidRPr="00B9166C">
              <w:rPr>
                <w:rStyle w:val="Lienhypertexte"/>
                <w:noProof/>
              </w:rPr>
              <w:t>3.1.2.2</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En vrai, à quoi servent ces deux lois ?</w:t>
            </w:r>
            <w:r>
              <w:rPr>
                <w:noProof/>
                <w:webHidden/>
              </w:rPr>
              <w:tab/>
            </w:r>
            <w:r>
              <w:rPr>
                <w:noProof/>
                <w:webHidden/>
              </w:rPr>
              <w:fldChar w:fldCharType="begin"/>
            </w:r>
            <w:r>
              <w:rPr>
                <w:noProof/>
                <w:webHidden/>
              </w:rPr>
              <w:instrText xml:space="preserve"> PAGEREF _Toc532372371 \h </w:instrText>
            </w:r>
            <w:r>
              <w:rPr>
                <w:noProof/>
                <w:webHidden/>
              </w:rPr>
            </w:r>
            <w:r>
              <w:rPr>
                <w:noProof/>
                <w:webHidden/>
              </w:rPr>
              <w:fldChar w:fldCharType="separate"/>
            </w:r>
            <w:r>
              <w:rPr>
                <w:noProof/>
                <w:webHidden/>
              </w:rPr>
              <w:t>17</w:t>
            </w:r>
            <w:r>
              <w:rPr>
                <w:noProof/>
                <w:webHidden/>
              </w:rPr>
              <w:fldChar w:fldCharType="end"/>
            </w:r>
          </w:hyperlink>
        </w:p>
        <w:p w14:paraId="702CB6DB" w14:textId="7CB68FFF"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72" w:history="1">
            <w:r w:rsidRPr="00B9166C">
              <w:rPr>
                <w:rStyle w:val="Lienhypertexte"/>
                <w:noProof/>
              </w:rPr>
              <w:t>3.1.2.3</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Qui est concerné ?</w:t>
            </w:r>
            <w:r>
              <w:rPr>
                <w:noProof/>
                <w:webHidden/>
              </w:rPr>
              <w:tab/>
            </w:r>
            <w:r>
              <w:rPr>
                <w:noProof/>
                <w:webHidden/>
              </w:rPr>
              <w:fldChar w:fldCharType="begin"/>
            </w:r>
            <w:r>
              <w:rPr>
                <w:noProof/>
                <w:webHidden/>
              </w:rPr>
              <w:instrText xml:space="preserve"> PAGEREF _Toc532372372 \h </w:instrText>
            </w:r>
            <w:r>
              <w:rPr>
                <w:noProof/>
                <w:webHidden/>
              </w:rPr>
            </w:r>
            <w:r>
              <w:rPr>
                <w:noProof/>
                <w:webHidden/>
              </w:rPr>
              <w:fldChar w:fldCharType="separate"/>
            </w:r>
            <w:r>
              <w:rPr>
                <w:noProof/>
                <w:webHidden/>
              </w:rPr>
              <w:t>17</w:t>
            </w:r>
            <w:r>
              <w:rPr>
                <w:noProof/>
                <w:webHidden/>
              </w:rPr>
              <w:fldChar w:fldCharType="end"/>
            </w:r>
          </w:hyperlink>
        </w:p>
        <w:p w14:paraId="7E6FE4D1" w14:textId="4FF06B2F"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73" w:history="1">
            <w:r w:rsidRPr="00B9166C">
              <w:rPr>
                <w:rStyle w:val="Lienhypertexte"/>
                <w:noProof/>
              </w:rPr>
              <w:t>3.1.3</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Mise en conformité</w:t>
            </w:r>
            <w:r>
              <w:rPr>
                <w:noProof/>
                <w:webHidden/>
              </w:rPr>
              <w:tab/>
            </w:r>
            <w:r>
              <w:rPr>
                <w:noProof/>
                <w:webHidden/>
              </w:rPr>
              <w:fldChar w:fldCharType="begin"/>
            </w:r>
            <w:r>
              <w:rPr>
                <w:noProof/>
                <w:webHidden/>
              </w:rPr>
              <w:instrText xml:space="preserve"> PAGEREF _Toc532372373 \h </w:instrText>
            </w:r>
            <w:r>
              <w:rPr>
                <w:noProof/>
                <w:webHidden/>
              </w:rPr>
            </w:r>
            <w:r>
              <w:rPr>
                <w:noProof/>
                <w:webHidden/>
              </w:rPr>
              <w:fldChar w:fldCharType="separate"/>
            </w:r>
            <w:r>
              <w:rPr>
                <w:noProof/>
                <w:webHidden/>
              </w:rPr>
              <w:t>18</w:t>
            </w:r>
            <w:r>
              <w:rPr>
                <w:noProof/>
                <w:webHidden/>
              </w:rPr>
              <w:fldChar w:fldCharType="end"/>
            </w:r>
          </w:hyperlink>
        </w:p>
        <w:p w14:paraId="25AA3078" w14:textId="13198440"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74" w:history="1">
            <w:r w:rsidRPr="00B9166C">
              <w:rPr>
                <w:rStyle w:val="Lienhypertexte"/>
                <w:noProof/>
              </w:rPr>
              <w:t>3.1.4</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Organisation et actions :</w:t>
            </w:r>
            <w:r>
              <w:rPr>
                <w:noProof/>
                <w:webHidden/>
              </w:rPr>
              <w:tab/>
            </w:r>
            <w:r>
              <w:rPr>
                <w:noProof/>
                <w:webHidden/>
              </w:rPr>
              <w:fldChar w:fldCharType="begin"/>
            </w:r>
            <w:r>
              <w:rPr>
                <w:noProof/>
                <w:webHidden/>
              </w:rPr>
              <w:instrText xml:space="preserve"> PAGEREF _Toc532372374 \h </w:instrText>
            </w:r>
            <w:r>
              <w:rPr>
                <w:noProof/>
                <w:webHidden/>
              </w:rPr>
            </w:r>
            <w:r>
              <w:rPr>
                <w:noProof/>
                <w:webHidden/>
              </w:rPr>
              <w:fldChar w:fldCharType="separate"/>
            </w:r>
            <w:r>
              <w:rPr>
                <w:noProof/>
                <w:webHidden/>
              </w:rPr>
              <w:t>18</w:t>
            </w:r>
            <w:r>
              <w:rPr>
                <w:noProof/>
                <w:webHidden/>
              </w:rPr>
              <w:fldChar w:fldCharType="end"/>
            </w:r>
          </w:hyperlink>
        </w:p>
        <w:p w14:paraId="0D123FE4" w14:textId="01876288"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75" w:history="1">
            <w:r w:rsidRPr="00B9166C">
              <w:rPr>
                <w:rStyle w:val="Lienhypertexte"/>
                <w:noProof/>
              </w:rPr>
              <w:t>3.1.5</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Mesures techniques adéquates</w:t>
            </w:r>
            <w:r>
              <w:rPr>
                <w:noProof/>
                <w:webHidden/>
              </w:rPr>
              <w:tab/>
            </w:r>
            <w:r>
              <w:rPr>
                <w:noProof/>
                <w:webHidden/>
              </w:rPr>
              <w:fldChar w:fldCharType="begin"/>
            </w:r>
            <w:r>
              <w:rPr>
                <w:noProof/>
                <w:webHidden/>
              </w:rPr>
              <w:instrText xml:space="preserve"> PAGEREF _Toc532372375 \h </w:instrText>
            </w:r>
            <w:r>
              <w:rPr>
                <w:noProof/>
                <w:webHidden/>
              </w:rPr>
            </w:r>
            <w:r>
              <w:rPr>
                <w:noProof/>
                <w:webHidden/>
              </w:rPr>
              <w:fldChar w:fldCharType="separate"/>
            </w:r>
            <w:r>
              <w:rPr>
                <w:noProof/>
                <w:webHidden/>
              </w:rPr>
              <w:t>18</w:t>
            </w:r>
            <w:r>
              <w:rPr>
                <w:noProof/>
                <w:webHidden/>
              </w:rPr>
              <w:fldChar w:fldCharType="end"/>
            </w:r>
          </w:hyperlink>
        </w:p>
        <w:p w14:paraId="1029CE92" w14:textId="59B62C12" w:rsidR="00E9104D" w:rsidRDefault="00E9104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376" w:history="1">
            <w:r w:rsidRPr="00B9166C">
              <w:rPr>
                <w:rStyle w:val="Lienhypertexte"/>
                <w:noProof/>
              </w:rPr>
              <w:t>3.2</w:t>
            </w:r>
            <w:r>
              <w:rPr>
                <w:rFonts w:asciiTheme="minorHAnsi" w:eastAsiaTheme="minorEastAsia" w:hAnsiTheme="minorHAnsi" w:cstheme="minorBidi"/>
                <w:b w:val="0"/>
                <w:bCs w:val="0"/>
                <w:noProof/>
                <w:sz w:val="22"/>
                <w:szCs w:val="22"/>
                <w:shd w:val="clear" w:color="auto" w:fill="auto"/>
                <w:lang w:eastAsia="fr-CH"/>
              </w:rPr>
              <w:tab/>
            </w:r>
            <w:r w:rsidRPr="00B9166C">
              <w:rPr>
                <w:rStyle w:val="Lienhypertexte"/>
                <w:noProof/>
              </w:rPr>
              <w:t>Les disques durs et le systèmes RAIDs</w:t>
            </w:r>
            <w:r>
              <w:rPr>
                <w:noProof/>
                <w:webHidden/>
              </w:rPr>
              <w:tab/>
            </w:r>
            <w:r>
              <w:rPr>
                <w:noProof/>
                <w:webHidden/>
              </w:rPr>
              <w:fldChar w:fldCharType="begin"/>
            </w:r>
            <w:r>
              <w:rPr>
                <w:noProof/>
                <w:webHidden/>
              </w:rPr>
              <w:instrText xml:space="preserve"> PAGEREF _Toc532372376 \h </w:instrText>
            </w:r>
            <w:r>
              <w:rPr>
                <w:noProof/>
                <w:webHidden/>
              </w:rPr>
            </w:r>
            <w:r>
              <w:rPr>
                <w:noProof/>
                <w:webHidden/>
              </w:rPr>
              <w:fldChar w:fldCharType="separate"/>
            </w:r>
            <w:r>
              <w:rPr>
                <w:noProof/>
                <w:webHidden/>
              </w:rPr>
              <w:t>19</w:t>
            </w:r>
            <w:r>
              <w:rPr>
                <w:noProof/>
                <w:webHidden/>
              </w:rPr>
              <w:fldChar w:fldCharType="end"/>
            </w:r>
          </w:hyperlink>
        </w:p>
        <w:p w14:paraId="2EE6681E" w14:textId="46201DA0"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77" w:history="1">
            <w:r w:rsidRPr="00B9166C">
              <w:rPr>
                <w:rStyle w:val="Lienhypertexte"/>
                <w:noProof/>
              </w:rPr>
              <w:t>3.2.1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Raid Logiciel et matériel</w:t>
            </w:r>
            <w:r>
              <w:rPr>
                <w:noProof/>
                <w:webHidden/>
              </w:rPr>
              <w:tab/>
            </w:r>
            <w:r>
              <w:rPr>
                <w:noProof/>
                <w:webHidden/>
              </w:rPr>
              <w:fldChar w:fldCharType="begin"/>
            </w:r>
            <w:r>
              <w:rPr>
                <w:noProof/>
                <w:webHidden/>
              </w:rPr>
              <w:instrText xml:space="preserve"> PAGEREF _Toc532372377 \h </w:instrText>
            </w:r>
            <w:r>
              <w:rPr>
                <w:noProof/>
                <w:webHidden/>
              </w:rPr>
            </w:r>
            <w:r>
              <w:rPr>
                <w:noProof/>
                <w:webHidden/>
              </w:rPr>
              <w:fldChar w:fldCharType="separate"/>
            </w:r>
            <w:r>
              <w:rPr>
                <w:noProof/>
                <w:webHidden/>
              </w:rPr>
              <w:t>19</w:t>
            </w:r>
            <w:r>
              <w:rPr>
                <w:noProof/>
                <w:webHidden/>
              </w:rPr>
              <w:fldChar w:fldCharType="end"/>
            </w:r>
          </w:hyperlink>
        </w:p>
        <w:p w14:paraId="58351FC3" w14:textId="3FEF7134"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78" w:history="1">
            <w:r w:rsidRPr="00B9166C">
              <w:rPr>
                <w:rStyle w:val="Lienhypertexte"/>
                <w:noProof/>
              </w:rPr>
              <w:t>3.2.1.1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Raid matériel</w:t>
            </w:r>
            <w:r>
              <w:rPr>
                <w:noProof/>
                <w:webHidden/>
              </w:rPr>
              <w:tab/>
            </w:r>
            <w:r>
              <w:rPr>
                <w:noProof/>
                <w:webHidden/>
              </w:rPr>
              <w:fldChar w:fldCharType="begin"/>
            </w:r>
            <w:r>
              <w:rPr>
                <w:noProof/>
                <w:webHidden/>
              </w:rPr>
              <w:instrText xml:space="preserve"> PAGEREF _Toc532372378 \h </w:instrText>
            </w:r>
            <w:r>
              <w:rPr>
                <w:noProof/>
                <w:webHidden/>
              </w:rPr>
            </w:r>
            <w:r>
              <w:rPr>
                <w:noProof/>
                <w:webHidden/>
              </w:rPr>
              <w:fldChar w:fldCharType="separate"/>
            </w:r>
            <w:r>
              <w:rPr>
                <w:noProof/>
                <w:webHidden/>
              </w:rPr>
              <w:t>20</w:t>
            </w:r>
            <w:r>
              <w:rPr>
                <w:noProof/>
                <w:webHidden/>
              </w:rPr>
              <w:fldChar w:fldCharType="end"/>
            </w:r>
          </w:hyperlink>
        </w:p>
        <w:p w14:paraId="09106604" w14:textId="783EA4B3"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79" w:history="1">
            <w:r w:rsidRPr="00B9166C">
              <w:rPr>
                <w:rStyle w:val="Lienhypertexte"/>
                <w:noProof/>
              </w:rPr>
              <w:t>3.2.1.2</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Raid Logiciel</w:t>
            </w:r>
            <w:r>
              <w:rPr>
                <w:noProof/>
                <w:webHidden/>
              </w:rPr>
              <w:tab/>
            </w:r>
            <w:r>
              <w:rPr>
                <w:noProof/>
                <w:webHidden/>
              </w:rPr>
              <w:fldChar w:fldCharType="begin"/>
            </w:r>
            <w:r>
              <w:rPr>
                <w:noProof/>
                <w:webHidden/>
              </w:rPr>
              <w:instrText xml:space="preserve"> PAGEREF _Toc532372379 \h </w:instrText>
            </w:r>
            <w:r>
              <w:rPr>
                <w:noProof/>
                <w:webHidden/>
              </w:rPr>
            </w:r>
            <w:r>
              <w:rPr>
                <w:noProof/>
                <w:webHidden/>
              </w:rPr>
              <w:fldChar w:fldCharType="separate"/>
            </w:r>
            <w:r>
              <w:rPr>
                <w:noProof/>
                <w:webHidden/>
              </w:rPr>
              <w:t>20</w:t>
            </w:r>
            <w:r>
              <w:rPr>
                <w:noProof/>
                <w:webHidden/>
              </w:rPr>
              <w:fldChar w:fldCharType="end"/>
            </w:r>
          </w:hyperlink>
        </w:p>
        <w:p w14:paraId="552669B0" w14:textId="5B7C1271"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0" w:history="1">
            <w:r w:rsidRPr="00B9166C">
              <w:rPr>
                <w:rStyle w:val="Lienhypertexte"/>
                <w:noProof/>
                <w:lang w:val="en-GB"/>
              </w:rPr>
              <w:t>3.2.2</w:t>
            </w:r>
            <w:r>
              <w:rPr>
                <w:rFonts w:asciiTheme="minorHAnsi" w:eastAsiaTheme="minorEastAsia" w:hAnsiTheme="minorHAnsi" w:cstheme="minorBidi"/>
                <w:noProof/>
                <w:sz w:val="22"/>
                <w:szCs w:val="22"/>
                <w:shd w:val="clear" w:color="auto" w:fill="auto"/>
                <w:lang w:eastAsia="fr-CH"/>
              </w:rPr>
              <w:tab/>
            </w:r>
            <w:r w:rsidRPr="00B9166C">
              <w:rPr>
                <w:rStyle w:val="Lienhypertexte"/>
                <w:noProof/>
                <w:lang w:val="en-GB"/>
              </w:rPr>
              <w:t>Le JBOD (Just A Bunch Of Disks):</w:t>
            </w:r>
            <w:r>
              <w:rPr>
                <w:noProof/>
                <w:webHidden/>
              </w:rPr>
              <w:tab/>
            </w:r>
            <w:r>
              <w:rPr>
                <w:noProof/>
                <w:webHidden/>
              </w:rPr>
              <w:fldChar w:fldCharType="begin"/>
            </w:r>
            <w:r>
              <w:rPr>
                <w:noProof/>
                <w:webHidden/>
              </w:rPr>
              <w:instrText xml:space="preserve"> PAGEREF _Toc532372380 \h </w:instrText>
            </w:r>
            <w:r>
              <w:rPr>
                <w:noProof/>
                <w:webHidden/>
              </w:rPr>
            </w:r>
            <w:r>
              <w:rPr>
                <w:noProof/>
                <w:webHidden/>
              </w:rPr>
              <w:fldChar w:fldCharType="separate"/>
            </w:r>
            <w:r>
              <w:rPr>
                <w:noProof/>
                <w:webHidden/>
              </w:rPr>
              <w:t>20</w:t>
            </w:r>
            <w:r>
              <w:rPr>
                <w:noProof/>
                <w:webHidden/>
              </w:rPr>
              <w:fldChar w:fldCharType="end"/>
            </w:r>
          </w:hyperlink>
        </w:p>
        <w:p w14:paraId="3DB174A8" w14:textId="4D1431F7"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1" w:history="1">
            <w:r w:rsidRPr="00B9166C">
              <w:rPr>
                <w:rStyle w:val="Lienhypertexte"/>
                <w:noProof/>
              </w:rPr>
              <w:t>3.2.3</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RAID 0 (entrelacement) :</w:t>
            </w:r>
            <w:r>
              <w:rPr>
                <w:noProof/>
                <w:webHidden/>
              </w:rPr>
              <w:tab/>
            </w:r>
            <w:r>
              <w:rPr>
                <w:noProof/>
                <w:webHidden/>
              </w:rPr>
              <w:fldChar w:fldCharType="begin"/>
            </w:r>
            <w:r>
              <w:rPr>
                <w:noProof/>
                <w:webHidden/>
              </w:rPr>
              <w:instrText xml:space="preserve"> PAGEREF _Toc532372381 \h </w:instrText>
            </w:r>
            <w:r>
              <w:rPr>
                <w:noProof/>
                <w:webHidden/>
              </w:rPr>
            </w:r>
            <w:r>
              <w:rPr>
                <w:noProof/>
                <w:webHidden/>
              </w:rPr>
              <w:fldChar w:fldCharType="separate"/>
            </w:r>
            <w:r>
              <w:rPr>
                <w:noProof/>
                <w:webHidden/>
              </w:rPr>
              <w:t>20</w:t>
            </w:r>
            <w:r>
              <w:rPr>
                <w:noProof/>
                <w:webHidden/>
              </w:rPr>
              <w:fldChar w:fldCharType="end"/>
            </w:r>
          </w:hyperlink>
        </w:p>
        <w:p w14:paraId="5BD52433" w14:textId="5A976255"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2" w:history="1">
            <w:r w:rsidRPr="00B9166C">
              <w:rPr>
                <w:rStyle w:val="Lienhypertexte"/>
                <w:noProof/>
              </w:rPr>
              <w:t>3.2.4</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RAID 1 (écriture miroir) :</w:t>
            </w:r>
            <w:r>
              <w:rPr>
                <w:noProof/>
                <w:webHidden/>
              </w:rPr>
              <w:tab/>
            </w:r>
            <w:r>
              <w:rPr>
                <w:noProof/>
                <w:webHidden/>
              </w:rPr>
              <w:fldChar w:fldCharType="begin"/>
            </w:r>
            <w:r>
              <w:rPr>
                <w:noProof/>
                <w:webHidden/>
              </w:rPr>
              <w:instrText xml:space="preserve"> PAGEREF _Toc532372382 \h </w:instrText>
            </w:r>
            <w:r>
              <w:rPr>
                <w:noProof/>
                <w:webHidden/>
              </w:rPr>
            </w:r>
            <w:r>
              <w:rPr>
                <w:noProof/>
                <w:webHidden/>
              </w:rPr>
              <w:fldChar w:fldCharType="separate"/>
            </w:r>
            <w:r>
              <w:rPr>
                <w:noProof/>
                <w:webHidden/>
              </w:rPr>
              <w:t>21</w:t>
            </w:r>
            <w:r>
              <w:rPr>
                <w:noProof/>
                <w:webHidden/>
              </w:rPr>
              <w:fldChar w:fldCharType="end"/>
            </w:r>
          </w:hyperlink>
        </w:p>
        <w:p w14:paraId="1ADAAA32" w14:textId="7D3510B3"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3" w:history="1">
            <w:r w:rsidRPr="00B9166C">
              <w:rPr>
                <w:rStyle w:val="Lienhypertexte"/>
                <w:noProof/>
              </w:rPr>
              <w:t>3.2.5</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RAID 1E (écriture miroir entrelacée) :</w:t>
            </w:r>
            <w:r>
              <w:rPr>
                <w:noProof/>
                <w:webHidden/>
              </w:rPr>
              <w:tab/>
            </w:r>
            <w:r>
              <w:rPr>
                <w:noProof/>
                <w:webHidden/>
              </w:rPr>
              <w:fldChar w:fldCharType="begin"/>
            </w:r>
            <w:r>
              <w:rPr>
                <w:noProof/>
                <w:webHidden/>
              </w:rPr>
              <w:instrText xml:space="preserve"> PAGEREF _Toc532372383 \h </w:instrText>
            </w:r>
            <w:r>
              <w:rPr>
                <w:noProof/>
                <w:webHidden/>
              </w:rPr>
            </w:r>
            <w:r>
              <w:rPr>
                <w:noProof/>
                <w:webHidden/>
              </w:rPr>
              <w:fldChar w:fldCharType="separate"/>
            </w:r>
            <w:r>
              <w:rPr>
                <w:noProof/>
                <w:webHidden/>
              </w:rPr>
              <w:t>21</w:t>
            </w:r>
            <w:r>
              <w:rPr>
                <w:noProof/>
                <w:webHidden/>
              </w:rPr>
              <w:fldChar w:fldCharType="end"/>
            </w:r>
          </w:hyperlink>
        </w:p>
        <w:p w14:paraId="51C008B2" w14:textId="383EFD8F"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4" w:history="1">
            <w:r w:rsidRPr="00B9166C">
              <w:rPr>
                <w:rStyle w:val="Lienhypertexte"/>
                <w:noProof/>
              </w:rPr>
              <w:t>3.2.6</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RAID 5 (entrelacement avec parité) :</w:t>
            </w:r>
            <w:r>
              <w:rPr>
                <w:noProof/>
                <w:webHidden/>
              </w:rPr>
              <w:tab/>
            </w:r>
            <w:r>
              <w:rPr>
                <w:noProof/>
                <w:webHidden/>
              </w:rPr>
              <w:fldChar w:fldCharType="begin"/>
            </w:r>
            <w:r>
              <w:rPr>
                <w:noProof/>
                <w:webHidden/>
              </w:rPr>
              <w:instrText xml:space="preserve"> PAGEREF _Toc532372384 \h </w:instrText>
            </w:r>
            <w:r>
              <w:rPr>
                <w:noProof/>
                <w:webHidden/>
              </w:rPr>
            </w:r>
            <w:r>
              <w:rPr>
                <w:noProof/>
                <w:webHidden/>
              </w:rPr>
              <w:fldChar w:fldCharType="separate"/>
            </w:r>
            <w:r>
              <w:rPr>
                <w:noProof/>
                <w:webHidden/>
              </w:rPr>
              <w:t>22</w:t>
            </w:r>
            <w:r>
              <w:rPr>
                <w:noProof/>
                <w:webHidden/>
              </w:rPr>
              <w:fldChar w:fldCharType="end"/>
            </w:r>
          </w:hyperlink>
        </w:p>
        <w:p w14:paraId="4F1A67E9" w14:textId="4413EE67"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5" w:history="1">
            <w:r w:rsidRPr="00B9166C">
              <w:rPr>
                <w:rStyle w:val="Lienhypertexte"/>
                <w:noProof/>
              </w:rPr>
              <w:t>3.2.7</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RAID 6 (entrelacement avec double parité) :</w:t>
            </w:r>
            <w:r>
              <w:rPr>
                <w:noProof/>
                <w:webHidden/>
              </w:rPr>
              <w:tab/>
            </w:r>
            <w:r>
              <w:rPr>
                <w:noProof/>
                <w:webHidden/>
              </w:rPr>
              <w:fldChar w:fldCharType="begin"/>
            </w:r>
            <w:r>
              <w:rPr>
                <w:noProof/>
                <w:webHidden/>
              </w:rPr>
              <w:instrText xml:space="preserve"> PAGEREF _Toc532372385 \h </w:instrText>
            </w:r>
            <w:r>
              <w:rPr>
                <w:noProof/>
                <w:webHidden/>
              </w:rPr>
            </w:r>
            <w:r>
              <w:rPr>
                <w:noProof/>
                <w:webHidden/>
              </w:rPr>
              <w:fldChar w:fldCharType="separate"/>
            </w:r>
            <w:r>
              <w:rPr>
                <w:noProof/>
                <w:webHidden/>
              </w:rPr>
              <w:t>22</w:t>
            </w:r>
            <w:r>
              <w:rPr>
                <w:noProof/>
                <w:webHidden/>
              </w:rPr>
              <w:fldChar w:fldCharType="end"/>
            </w:r>
          </w:hyperlink>
        </w:p>
        <w:p w14:paraId="431127EA" w14:textId="4235624E"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6" w:history="1">
            <w:r w:rsidRPr="00B9166C">
              <w:rPr>
                <w:rStyle w:val="Lienhypertexte"/>
                <w:noProof/>
              </w:rPr>
              <w:t>3.2.8</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RAID 10 (ensembles RAID 1 entrelacés) :</w:t>
            </w:r>
            <w:r>
              <w:rPr>
                <w:noProof/>
                <w:webHidden/>
              </w:rPr>
              <w:tab/>
            </w:r>
            <w:r>
              <w:rPr>
                <w:noProof/>
                <w:webHidden/>
              </w:rPr>
              <w:fldChar w:fldCharType="begin"/>
            </w:r>
            <w:r>
              <w:rPr>
                <w:noProof/>
                <w:webHidden/>
              </w:rPr>
              <w:instrText xml:space="preserve"> PAGEREF _Toc532372386 \h </w:instrText>
            </w:r>
            <w:r>
              <w:rPr>
                <w:noProof/>
                <w:webHidden/>
              </w:rPr>
            </w:r>
            <w:r>
              <w:rPr>
                <w:noProof/>
                <w:webHidden/>
              </w:rPr>
              <w:fldChar w:fldCharType="separate"/>
            </w:r>
            <w:r>
              <w:rPr>
                <w:noProof/>
                <w:webHidden/>
              </w:rPr>
              <w:t>22</w:t>
            </w:r>
            <w:r>
              <w:rPr>
                <w:noProof/>
                <w:webHidden/>
              </w:rPr>
              <w:fldChar w:fldCharType="end"/>
            </w:r>
          </w:hyperlink>
        </w:p>
        <w:p w14:paraId="043526C9" w14:textId="13B2F6EC"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7" w:history="1">
            <w:r w:rsidRPr="00B9166C">
              <w:rPr>
                <w:rStyle w:val="Lienhypertexte"/>
                <w:noProof/>
              </w:rPr>
              <w:t>3.2.9</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RAID 50 (ensembles RAID 5 entrelacés) :</w:t>
            </w:r>
            <w:r>
              <w:rPr>
                <w:noProof/>
                <w:webHidden/>
              </w:rPr>
              <w:tab/>
            </w:r>
            <w:r>
              <w:rPr>
                <w:noProof/>
                <w:webHidden/>
              </w:rPr>
              <w:fldChar w:fldCharType="begin"/>
            </w:r>
            <w:r>
              <w:rPr>
                <w:noProof/>
                <w:webHidden/>
              </w:rPr>
              <w:instrText xml:space="preserve"> PAGEREF _Toc532372387 \h </w:instrText>
            </w:r>
            <w:r>
              <w:rPr>
                <w:noProof/>
                <w:webHidden/>
              </w:rPr>
            </w:r>
            <w:r>
              <w:rPr>
                <w:noProof/>
                <w:webHidden/>
              </w:rPr>
              <w:fldChar w:fldCharType="separate"/>
            </w:r>
            <w:r>
              <w:rPr>
                <w:noProof/>
                <w:webHidden/>
              </w:rPr>
              <w:t>23</w:t>
            </w:r>
            <w:r>
              <w:rPr>
                <w:noProof/>
                <w:webHidden/>
              </w:rPr>
              <w:fldChar w:fldCharType="end"/>
            </w:r>
          </w:hyperlink>
        </w:p>
        <w:p w14:paraId="061D9A48" w14:textId="129D2D85"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8" w:history="1">
            <w:r w:rsidRPr="00B9166C">
              <w:rPr>
                <w:rStyle w:val="Lienhypertexte"/>
                <w:noProof/>
              </w:rPr>
              <w:t>3.2.10</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RAID 60 (ensembles RAID 6 entrelacés) :</w:t>
            </w:r>
            <w:r>
              <w:rPr>
                <w:noProof/>
                <w:webHidden/>
              </w:rPr>
              <w:tab/>
            </w:r>
            <w:r>
              <w:rPr>
                <w:noProof/>
                <w:webHidden/>
              </w:rPr>
              <w:fldChar w:fldCharType="begin"/>
            </w:r>
            <w:r>
              <w:rPr>
                <w:noProof/>
                <w:webHidden/>
              </w:rPr>
              <w:instrText xml:space="preserve"> PAGEREF _Toc532372388 \h </w:instrText>
            </w:r>
            <w:r>
              <w:rPr>
                <w:noProof/>
                <w:webHidden/>
              </w:rPr>
            </w:r>
            <w:r>
              <w:rPr>
                <w:noProof/>
                <w:webHidden/>
              </w:rPr>
              <w:fldChar w:fldCharType="separate"/>
            </w:r>
            <w:r>
              <w:rPr>
                <w:noProof/>
                <w:webHidden/>
              </w:rPr>
              <w:t>23</w:t>
            </w:r>
            <w:r>
              <w:rPr>
                <w:noProof/>
                <w:webHidden/>
              </w:rPr>
              <w:fldChar w:fldCharType="end"/>
            </w:r>
          </w:hyperlink>
        </w:p>
        <w:p w14:paraId="38B4648B" w14:textId="3A6062EE"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9" w:history="1">
            <w:r w:rsidRPr="00B9166C">
              <w:rPr>
                <w:rStyle w:val="Lienhypertexte"/>
                <w:noProof/>
              </w:rPr>
              <w:t>3.2.11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Raid DP</w:t>
            </w:r>
            <w:r>
              <w:rPr>
                <w:noProof/>
                <w:webHidden/>
              </w:rPr>
              <w:tab/>
            </w:r>
            <w:r>
              <w:rPr>
                <w:noProof/>
                <w:webHidden/>
              </w:rPr>
              <w:fldChar w:fldCharType="begin"/>
            </w:r>
            <w:r>
              <w:rPr>
                <w:noProof/>
                <w:webHidden/>
              </w:rPr>
              <w:instrText xml:space="preserve"> PAGEREF _Toc532372389 \h </w:instrText>
            </w:r>
            <w:r>
              <w:rPr>
                <w:noProof/>
                <w:webHidden/>
              </w:rPr>
            </w:r>
            <w:r>
              <w:rPr>
                <w:noProof/>
                <w:webHidden/>
              </w:rPr>
              <w:fldChar w:fldCharType="separate"/>
            </w:r>
            <w:r>
              <w:rPr>
                <w:noProof/>
                <w:webHidden/>
              </w:rPr>
              <w:t>23</w:t>
            </w:r>
            <w:r>
              <w:rPr>
                <w:noProof/>
                <w:webHidden/>
              </w:rPr>
              <w:fldChar w:fldCharType="end"/>
            </w:r>
          </w:hyperlink>
        </w:p>
        <w:p w14:paraId="7B81FEA9" w14:textId="6BE33AAA" w:rsidR="00E9104D" w:rsidRDefault="00E9104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390" w:history="1">
            <w:r w:rsidRPr="00B9166C">
              <w:rPr>
                <w:rStyle w:val="Lienhypertexte"/>
                <w:noProof/>
              </w:rPr>
              <w:t>3.3</w:t>
            </w:r>
            <w:r>
              <w:rPr>
                <w:rFonts w:asciiTheme="minorHAnsi" w:eastAsiaTheme="minorEastAsia" w:hAnsiTheme="minorHAnsi" w:cstheme="minorBidi"/>
                <w:b w:val="0"/>
                <w:bCs w:val="0"/>
                <w:noProof/>
                <w:sz w:val="22"/>
                <w:szCs w:val="22"/>
                <w:shd w:val="clear" w:color="auto" w:fill="auto"/>
                <w:lang w:eastAsia="fr-CH"/>
              </w:rPr>
              <w:tab/>
            </w:r>
            <w:r w:rsidRPr="00B9166C">
              <w:rPr>
                <w:rStyle w:val="Lienhypertexte"/>
                <w:noProof/>
              </w:rPr>
              <w:t>Les différents systèmes de stockages</w:t>
            </w:r>
            <w:r>
              <w:rPr>
                <w:noProof/>
                <w:webHidden/>
              </w:rPr>
              <w:tab/>
            </w:r>
            <w:r>
              <w:rPr>
                <w:noProof/>
                <w:webHidden/>
              </w:rPr>
              <w:fldChar w:fldCharType="begin"/>
            </w:r>
            <w:r>
              <w:rPr>
                <w:noProof/>
                <w:webHidden/>
              </w:rPr>
              <w:instrText xml:space="preserve"> PAGEREF _Toc532372390 \h </w:instrText>
            </w:r>
            <w:r>
              <w:rPr>
                <w:noProof/>
                <w:webHidden/>
              </w:rPr>
            </w:r>
            <w:r>
              <w:rPr>
                <w:noProof/>
                <w:webHidden/>
              </w:rPr>
              <w:fldChar w:fldCharType="separate"/>
            </w:r>
            <w:r>
              <w:rPr>
                <w:noProof/>
                <w:webHidden/>
              </w:rPr>
              <w:t>23</w:t>
            </w:r>
            <w:r>
              <w:rPr>
                <w:noProof/>
                <w:webHidden/>
              </w:rPr>
              <w:fldChar w:fldCharType="end"/>
            </w:r>
          </w:hyperlink>
        </w:p>
        <w:p w14:paraId="45139540" w14:textId="30978134"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91" w:history="1">
            <w:r w:rsidRPr="00B9166C">
              <w:rPr>
                <w:rStyle w:val="Lienhypertexte"/>
                <w:noProof/>
              </w:rPr>
              <w:t>3.3.1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Première génération – supports physiques</w:t>
            </w:r>
            <w:r>
              <w:rPr>
                <w:noProof/>
                <w:webHidden/>
              </w:rPr>
              <w:tab/>
            </w:r>
            <w:r>
              <w:rPr>
                <w:noProof/>
                <w:webHidden/>
              </w:rPr>
              <w:fldChar w:fldCharType="begin"/>
            </w:r>
            <w:r>
              <w:rPr>
                <w:noProof/>
                <w:webHidden/>
              </w:rPr>
              <w:instrText xml:space="preserve"> PAGEREF _Toc532372391 \h </w:instrText>
            </w:r>
            <w:r>
              <w:rPr>
                <w:noProof/>
                <w:webHidden/>
              </w:rPr>
            </w:r>
            <w:r>
              <w:rPr>
                <w:noProof/>
                <w:webHidden/>
              </w:rPr>
              <w:fldChar w:fldCharType="separate"/>
            </w:r>
            <w:r>
              <w:rPr>
                <w:noProof/>
                <w:webHidden/>
              </w:rPr>
              <w:t>23</w:t>
            </w:r>
            <w:r>
              <w:rPr>
                <w:noProof/>
                <w:webHidden/>
              </w:rPr>
              <w:fldChar w:fldCharType="end"/>
            </w:r>
          </w:hyperlink>
        </w:p>
        <w:p w14:paraId="1B519BD5" w14:textId="17F9799B"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92" w:history="1">
            <w:r w:rsidRPr="00B9166C">
              <w:rPr>
                <w:rStyle w:val="Lienhypertexte"/>
                <w:noProof/>
              </w:rPr>
              <w:t>3.3.1.1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Le ruban perforé</w:t>
            </w:r>
            <w:r>
              <w:rPr>
                <w:noProof/>
                <w:webHidden/>
              </w:rPr>
              <w:tab/>
            </w:r>
            <w:r>
              <w:rPr>
                <w:noProof/>
                <w:webHidden/>
              </w:rPr>
              <w:fldChar w:fldCharType="begin"/>
            </w:r>
            <w:r>
              <w:rPr>
                <w:noProof/>
                <w:webHidden/>
              </w:rPr>
              <w:instrText xml:space="preserve"> PAGEREF _Toc532372392 \h </w:instrText>
            </w:r>
            <w:r>
              <w:rPr>
                <w:noProof/>
                <w:webHidden/>
              </w:rPr>
            </w:r>
            <w:r>
              <w:rPr>
                <w:noProof/>
                <w:webHidden/>
              </w:rPr>
              <w:fldChar w:fldCharType="separate"/>
            </w:r>
            <w:r>
              <w:rPr>
                <w:noProof/>
                <w:webHidden/>
              </w:rPr>
              <w:t>23</w:t>
            </w:r>
            <w:r>
              <w:rPr>
                <w:noProof/>
                <w:webHidden/>
              </w:rPr>
              <w:fldChar w:fldCharType="end"/>
            </w:r>
          </w:hyperlink>
        </w:p>
        <w:p w14:paraId="24D3FD38" w14:textId="6BA8D9E6"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93" w:history="1">
            <w:r w:rsidRPr="00B9166C">
              <w:rPr>
                <w:rStyle w:val="Lienhypertexte"/>
                <w:noProof/>
              </w:rPr>
              <w:t>3.3.1.2</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La carte perforée</w:t>
            </w:r>
            <w:r>
              <w:rPr>
                <w:noProof/>
                <w:webHidden/>
              </w:rPr>
              <w:tab/>
            </w:r>
            <w:r>
              <w:rPr>
                <w:noProof/>
                <w:webHidden/>
              </w:rPr>
              <w:fldChar w:fldCharType="begin"/>
            </w:r>
            <w:r>
              <w:rPr>
                <w:noProof/>
                <w:webHidden/>
              </w:rPr>
              <w:instrText xml:space="preserve"> PAGEREF _Toc532372393 \h </w:instrText>
            </w:r>
            <w:r>
              <w:rPr>
                <w:noProof/>
                <w:webHidden/>
              </w:rPr>
            </w:r>
            <w:r>
              <w:rPr>
                <w:noProof/>
                <w:webHidden/>
              </w:rPr>
              <w:fldChar w:fldCharType="separate"/>
            </w:r>
            <w:r>
              <w:rPr>
                <w:noProof/>
                <w:webHidden/>
              </w:rPr>
              <w:t>24</w:t>
            </w:r>
            <w:r>
              <w:rPr>
                <w:noProof/>
                <w:webHidden/>
              </w:rPr>
              <w:fldChar w:fldCharType="end"/>
            </w:r>
          </w:hyperlink>
        </w:p>
        <w:p w14:paraId="73A601B7" w14:textId="0A8ACD31"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94" w:history="1">
            <w:r w:rsidRPr="00B9166C">
              <w:rPr>
                <w:rStyle w:val="Lienhypertexte"/>
                <w:noProof/>
              </w:rPr>
              <w:t>3.3.2</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Deuxième génération – supports magnétiques</w:t>
            </w:r>
            <w:r>
              <w:rPr>
                <w:noProof/>
                <w:webHidden/>
              </w:rPr>
              <w:tab/>
            </w:r>
            <w:r>
              <w:rPr>
                <w:noProof/>
                <w:webHidden/>
              </w:rPr>
              <w:fldChar w:fldCharType="begin"/>
            </w:r>
            <w:r>
              <w:rPr>
                <w:noProof/>
                <w:webHidden/>
              </w:rPr>
              <w:instrText xml:space="preserve"> PAGEREF _Toc532372394 \h </w:instrText>
            </w:r>
            <w:r>
              <w:rPr>
                <w:noProof/>
                <w:webHidden/>
              </w:rPr>
            </w:r>
            <w:r>
              <w:rPr>
                <w:noProof/>
                <w:webHidden/>
              </w:rPr>
              <w:fldChar w:fldCharType="separate"/>
            </w:r>
            <w:r>
              <w:rPr>
                <w:noProof/>
                <w:webHidden/>
              </w:rPr>
              <w:t>24</w:t>
            </w:r>
            <w:r>
              <w:rPr>
                <w:noProof/>
                <w:webHidden/>
              </w:rPr>
              <w:fldChar w:fldCharType="end"/>
            </w:r>
          </w:hyperlink>
        </w:p>
        <w:p w14:paraId="429CC869" w14:textId="6892ACCE"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95" w:history="1">
            <w:r w:rsidRPr="00B9166C">
              <w:rPr>
                <w:rStyle w:val="Lienhypertexte"/>
                <w:noProof/>
              </w:rPr>
              <w:t>3.3.2.1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La bande magnétique</w:t>
            </w:r>
            <w:r>
              <w:rPr>
                <w:noProof/>
                <w:webHidden/>
              </w:rPr>
              <w:tab/>
            </w:r>
            <w:r>
              <w:rPr>
                <w:noProof/>
                <w:webHidden/>
              </w:rPr>
              <w:fldChar w:fldCharType="begin"/>
            </w:r>
            <w:r>
              <w:rPr>
                <w:noProof/>
                <w:webHidden/>
              </w:rPr>
              <w:instrText xml:space="preserve"> PAGEREF _Toc532372395 \h </w:instrText>
            </w:r>
            <w:r>
              <w:rPr>
                <w:noProof/>
                <w:webHidden/>
              </w:rPr>
            </w:r>
            <w:r>
              <w:rPr>
                <w:noProof/>
                <w:webHidden/>
              </w:rPr>
              <w:fldChar w:fldCharType="separate"/>
            </w:r>
            <w:r>
              <w:rPr>
                <w:noProof/>
                <w:webHidden/>
              </w:rPr>
              <w:t>24</w:t>
            </w:r>
            <w:r>
              <w:rPr>
                <w:noProof/>
                <w:webHidden/>
              </w:rPr>
              <w:fldChar w:fldCharType="end"/>
            </w:r>
          </w:hyperlink>
        </w:p>
        <w:p w14:paraId="13C13299" w14:textId="7CD0E7EE"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96" w:history="1">
            <w:r w:rsidRPr="00B9166C">
              <w:rPr>
                <w:rStyle w:val="Lienhypertexte"/>
                <w:noProof/>
              </w:rPr>
              <w:t>3.3.2.2</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La cassette audio</w:t>
            </w:r>
            <w:r>
              <w:rPr>
                <w:noProof/>
                <w:webHidden/>
              </w:rPr>
              <w:tab/>
            </w:r>
            <w:r>
              <w:rPr>
                <w:noProof/>
                <w:webHidden/>
              </w:rPr>
              <w:fldChar w:fldCharType="begin"/>
            </w:r>
            <w:r>
              <w:rPr>
                <w:noProof/>
                <w:webHidden/>
              </w:rPr>
              <w:instrText xml:space="preserve"> PAGEREF _Toc532372396 \h </w:instrText>
            </w:r>
            <w:r>
              <w:rPr>
                <w:noProof/>
                <w:webHidden/>
              </w:rPr>
            </w:r>
            <w:r>
              <w:rPr>
                <w:noProof/>
                <w:webHidden/>
              </w:rPr>
              <w:fldChar w:fldCharType="separate"/>
            </w:r>
            <w:r>
              <w:rPr>
                <w:noProof/>
                <w:webHidden/>
              </w:rPr>
              <w:t>25</w:t>
            </w:r>
            <w:r>
              <w:rPr>
                <w:noProof/>
                <w:webHidden/>
              </w:rPr>
              <w:fldChar w:fldCharType="end"/>
            </w:r>
          </w:hyperlink>
        </w:p>
        <w:p w14:paraId="75BED1E0" w14:textId="02F9F415"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97" w:history="1">
            <w:r w:rsidRPr="00B9166C">
              <w:rPr>
                <w:rStyle w:val="Lienhypertexte"/>
                <w:noProof/>
              </w:rPr>
              <w:t>3.3.2.3</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La cassette vidéo</w:t>
            </w:r>
            <w:r>
              <w:rPr>
                <w:noProof/>
                <w:webHidden/>
              </w:rPr>
              <w:tab/>
            </w:r>
            <w:r>
              <w:rPr>
                <w:noProof/>
                <w:webHidden/>
              </w:rPr>
              <w:fldChar w:fldCharType="begin"/>
            </w:r>
            <w:r>
              <w:rPr>
                <w:noProof/>
                <w:webHidden/>
              </w:rPr>
              <w:instrText xml:space="preserve"> PAGEREF _Toc532372397 \h </w:instrText>
            </w:r>
            <w:r>
              <w:rPr>
                <w:noProof/>
                <w:webHidden/>
              </w:rPr>
            </w:r>
            <w:r>
              <w:rPr>
                <w:noProof/>
                <w:webHidden/>
              </w:rPr>
              <w:fldChar w:fldCharType="separate"/>
            </w:r>
            <w:r>
              <w:rPr>
                <w:noProof/>
                <w:webHidden/>
              </w:rPr>
              <w:t>25</w:t>
            </w:r>
            <w:r>
              <w:rPr>
                <w:noProof/>
                <w:webHidden/>
              </w:rPr>
              <w:fldChar w:fldCharType="end"/>
            </w:r>
          </w:hyperlink>
        </w:p>
        <w:p w14:paraId="3486645A" w14:textId="31E573CE"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98" w:history="1">
            <w:r w:rsidRPr="00B9166C">
              <w:rPr>
                <w:rStyle w:val="Lienhypertexte"/>
                <w:noProof/>
              </w:rPr>
              <w:t>3.3.2.4</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Le disque dur</w:t>
            </w:r>
            <w:r>
              <w:rPr>
                <w:noProof/>
                <w:webHidden/>
              </w:rPr>
              <w:tab/>
            </w:r>
            <w:r>
              <w:rPr>
                <w:noProof/>
                <w:webHidden/>
              </w:rPr>
              <w:fldChar w:fldCharType="begin"/>
            </w:r>
            <w:r>
              <w:rPr>
                <w:noProof/>
                <w:webHidden/>
              </w:rPr>
              <w:instrText xml:space="preserve"> PAGEREF _Toc532372398 \h </w:instrText>
            </w:r>
            <w:r>
              <w:rPr>
                <w:noProof/>
                <w:webHidden/>
              </w:rPr>
            </w:r>
            <w:r>
              <w:rPr>
                <w:noProof/>
                <w:webHidden/>
              </w:rPr>
              <w:fldChar w:fldCharType="separate"/>
            </w:r>
            <w:r>
              <w:rPr>
                <w:noProof/>
                <w:webHidden/>
              </w:rPr>
              <w:t>25</w:t>
            </w:r>
            <w:r>
              <w:rPr>
                <w:noProof/>
                <w:webHidden/>
              </w:rPr>
              <w:fldChar w:fldCharType="end"/>
            </w:r>
          </w:hyperlink>
        </w:p>
        <w:p w14:paraId="22C4B2C7" w14:textId="3ADEDD25"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99" w:history="1">
            <w:r w:rsidRPr="00B9166C">
              <w:rPr>
                <w:rStyle w:val="Lienhypertexte"/>
                <w:noProof/>
              </w:rPr>
              <w:t>3.3.2.5</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La disquette</w:t>
            </w:r>
            <w:r>
              <w:rPr>
                <w:noProof/>
                <w:webHidden/>
              </w:rPr>
              <w:tab/>
            </w:r>
            <w:r>
              <w:rPr>
                <w:noProof/>
                <w:webHidden/>
              </w:rPr>
              <w:fldChar w:fldCharType="begin"/>
            </w:r>
            <w:r>
              <w:rPr>
                <w:noProof/>
                <w:webHidden/>
              </w:rPr>
              <w:instrText xml:space="preserve"> PAGEREF _Toc532372399 \h </w:instrText>
            </w:r>
            <w:r>
              <w:rPr>
                <w:noProof/>
                <w:webHidden/>
              </w:rPr>
            </w:r>
            <w:r>
              <w:rPr>
                <w:noProof/>
                <w:webHidden/>
              </w:rPr>
              <w:fldChar w:fldCharType="separate"/>
            </w:r>
            <w:r>
              <w:rPr>
                <w:noProof/>
                <w:webHidden/>
              </w:rPr>
              <w:t>26</w:t>
            </w:r>
            <w:r>
              <w:rPr>
                <w:noProof/>
                <w:webHidden/>
              </w:rPr>
              <w:fldChar w:fldCharType="end"/>
            </w:r>
          </w:hyperlink>
        </w:p>
        <w:p w14:paraId="6F0B4D37" w14:textId="0B791E4F"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00" w:history="1">
            <w:r w:rsidRPr="00B9166C">
              <w:rPr>
                <w:rStyle w:val="Lienhypertexte"/>
                <w:noProof/>
              </w:rPr>
              <w:t>3.3.3</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Troisième génération – supports optiques</w:t>
            </w:r>
            <w:r>
              <w:rPr>
                <w:noProof/>
                <w:webHidden/>
              </w:rPr>
              <w:tab/>
            </w:r>
            <w:r>
              <w:rPr>
                <w:noProof/>
                <w:webHidden/>
              </w:rPr>
              <w:fldChar w:fldCharType="begin"/>
            </w:r>
            <w:r>
              <w:rPr>
                <w:noProof/>
                <w:webHidden/>
              </w:rPr>
              <w:instrText xml:space="preserve"> PAGEREF _Toc532372400 \h </w:instrText>
            </w:r>
            <w:r>
              <w:rPr>
                <w:noProof/>
                <w:webHidden/>
              </w:rPr>
            </w:r>
            <w:r>
              <w:rPr>
                <w:noProof/>
                <w:webHidden/>
              </w:rPr>
              <w:fldChar w:fldCharType="separate"/>
            </w:r>
            <w:r>
              <w:rPr>
                <w:noProof/>
                <w:webHidden/>
              </w:rPr>
              <w:t>26</w:t>
            </w:r>
            <w:r>
              <w:rPr>
                <w:noProof/>
                <w:webHidden/>
              </w:rPr>
              <w:fldChar w:fldCharType="end"/>
            </w:r>
          </w:hyperlink>
        </w:p>
        <w:p w14:paraId="1F9E176A" w14:textId="2C5E066A"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01" w:history="1">
            <w:r w:rsidRPr="00B9166C">
              <w:rPr>
                <w:rStyle w:val="Lienhypertexte"/>
                <w:noProof/>
              </w:rPr>
              <w:t>3.3.3.1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Le disque compact</w:t>
            </w:r>
            <w:r>
              <w:rPr>
                <w:noProof/>
                <w:webHidden/>
              </w:rPr>
              <w:tab/>
            </w:r>
            <w:r>
              <w:rPr>
                <w:noProof/>
                <w:webHidden/>
              </w:rPr>
              <w:fldChar w:fldCharType="begin"/>
            </w:r>
            <w:r>
              <w:rPr>
                <w:noProof/>
                <w:webHidden/>
              </w:rPr>
              <w:instrText xml:space="preserve"> PAGEREF _Toc532372401 \h </w:instrText>
            </w:r>
            <w:r>
              <w:rPr>
                <w:noProof/>
                <w:webHidden/>
              </w:rPr>
            </w:r>
            <w:r>
              <w:rPr>
                <w:noProof/>
                <w:webHidden/>
              </w:rPr>
              <w:fldChar w:fldCharType="separate"/>
            </w:r>
            <w:r>
              <w:rPr>
                <w:noProof/>
                <w:webHidden/>
              </w:rPr>
              <w:t>26</w:t>
            </w:r>
            <w:r>
              <w:rPr>
                <w:noProof/>
                <w:webHidden/>
              </w:rPr>
              <w:fldChar w:fldCharType="end"/>
            </w:r>
          </w:hyperlink>
        </w:p>
        <w:p w14:paraId="0EF50EA9" w14:textId="3B603853"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02" w:history="1">
            <w:r w:rsidRPr="00B9166C">
              <w:rPr>
                <w:rStyle w:val="Lienhypertexte"/>
                <w:noProof/>
              </w:rPr>
              <w:t>3.3.3.2</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Le DVD</w:t>
            </w:r>
            <w:r>
              <w:rPr>
                <w:noProof/>
                <w:webHidden/>
              </w:rPr>
              <w:tab/>
            </w:r>
            <w:r>
              <w:rPr>
                <w:noProof/>
                <w:webHidden/>
              </w:rPr>
              <w:fldChar w:fldCharType="begin"/>
            </w:r>
            <w:r>
              <w:rPr>
                <w:noProof/>
                <w:webHidden/>
              </w:rPr>
              <w:instrText xml:space="preserve"> PAGEREF _Toc532372402 \h </w:instrText>
            </w:r>
            <w:r>
              <w:rPr>
                <w:noProof/>
                <w:webHidden/>
              </w:rPr>
            </w:r>
            <w:r>
              <w:rPr>
                <w:noProof/>
                <w:webHidden/>
              </w:rPr>
              <w:fldChar w:fldCharType="separate"/>
            </w:r>
            <w:r>
              <w:rPr>
                <w:noProof/>
                <w:webHidden/>
              </w:rPr>
              <w:t>26</w:t>
            </w:r>
            <w:r>
              <w:rPr>
                <w:noProof/>
                <w:webHidden/>
              </w:rPr>
              <w:fldChar w:fldCharType="end"/>
            </w:r>
          </w:hyperlink>
        </w:p>
        <w:p w14:paraId="6A401201" w14:textId="1F711254"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03" w:history="1">
            <w:r w:rsidRPr="00B9166C">
              <w:rPr>
                <w:rStyle w:val="Lienhypertexte"/>
                <w:noProof/>
              </w:rPr>
              <w:t>3.3.3.3</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Le Blu-ray</w:t>
            </w:r>
            <w:r>
              <w:rPr>
                <w:noProof/>
                <w:webHidden/>
              </w:rPr>
              <w:tab/>
            </w:r>
            <w:r>
              <w:rPr>
                <w:noProof/>
                <w:webHidden/>
              </w:rPr>
              <w:fldChar w:fldCharType="begin"/>
            </w:r>
            <w:r>
              <w:rPr>
                <w:noProof/>
                <w:webHidden/>
              </w:rPr>
              <w:instrText xml:space="preserve"> PAGEREF _Toc532372403 \h </w:instrText>
            </w:r>
            <w:r>
              <w:rPr>
                <w:noProof/>
                <w:webHidden/>
              </w:rPr>
            </w:r>
            <w:r>
              <w:rPr>
                <w:noProof/>
                <w:webHidden/>
              </w:rPr>
              <w:fldChar w:fldCharType="separate"/>
            </w:r>
            <w:r>
              <w:rPr>
                <w:noProof/>
                <w:webHidden/>
              </w:rPr>
              <w:t>26</w:t>
            </w:r>
            <w:r>
              <w:rPr>
                <w:noProof/>
                <w:webHidden/>
              </w:rPr>
              <w:fldChar w:fldCharType="end"/>
            </w:r>
          </w:hyperlink>
        </w:p>
        <w:p w14:paraId="36FF9B70" w14:textId="4FB7A4D3"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04" w:history="1">
            <w:r w:rsidRPr="00B9166C">
              <w:rPr>
                <w:rStyle w:val="Lienhypertexte"/>
                <w:noProof/>
              </w:rPr>
              <w:t>3.3.4</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Quatrième génération – supports numériques</w:t>
            </w:r>
            <w:r>
              <w:rPr>
                <w:noProof/>
                <w:webHidden/>
              </w:rPr>
              <w:tab/>
            </w:r>
            <w:r>
              <w:rPr>
                <w:noProof/>
                <w:webHidden/>
              </w:rPr>
              <w:fldChar w:fldCharType="begin"/>
            </w:r>
            <w:r>
              <w:rPr>
                <w:noProof/>
                <w:webHidden/>
              </w:rPr>
              <w:instrText xml:space="preserve"> PAGEREF _Toc532372404 \h </w:instrText>
            </w:r>
            <w:r>
              <w:rPr>
                <w:noProof/>
                <w:webHidden/>
              </w:rPr>
            </w:r>
            <w:r>
              <w:rPr>
                <w:noProof/>
                <w:webHidden/>
              </w:rPr>
              <w:fldChar w:fldCharType="separate"/>
            </w:r>
            <w:r>
              <w:rPr>
                <w:noProof/>
                <w:webHidden/>
              </w:rPr>
              <w:t>27</w:t>
            </w:r>
            <w:r>
              <w:rPr>
                <w:noProof/>
                <w:webHidden/>
              </w:rPr>
              <w:fldChar w:fldCharType="end"/>
            </w:r>
          </w:hyperlink>
        </w:p>
        <w:p w14:paraId="06FAE0D2" w14:textId="7A0F7421"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05" w:history="1">
            <w:r w:rsidRPr="00B9166C">
              <w:rPr>
                <w:rStyle w:val="Lienhypertexte"/>
                <w:noProof/>
              </w:rPr>
              <w:t>3.3.4.1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La clé USB</w:t>
            </w:r>
            <w:r>
              <w:rPr>
                <w:noProof/>
                <w:webHidden/>
              </w:rPr>
              <w:tab/>
            </w:r>
            <w:r>
              <w:rPr>
                <w:noProof/>
                <w:webHidden/>
              </w:rPr>
              <w:fldChar w:fldCharType="begin"/>
            </w:r>
            <w:r>
              <w:rPr>
                <w:noProof/>
                <w:webHidden/>
              </w:rPr>
              <w:instrText xml:space="preserve"> PAGEREF _Toc532372405 \h </w:instrText>
            </w:r>
            <w:r>
              <w:rPr>
                <w:noProof/>
                <w:webHidden/>
              </w:rPr>
            </w:r>
            <w:r>
              <w:rPr>
                <w:noProof/>
                <w:webHidden/>
              </w:rPr>
              <w:fldChar w:fldCharType="separate"/>
            </w:r>
            <w:r>
              <w:rPr>
                <w:noProof/>
                <w:webHidden/>
              </w:rPr>
              <w:t>27</w:t>
            </w:r>
            <w:r>
              <w:rPr>
                <w:noProof/>
                <w:webHidden/>
              </w:rPr>
              <w:fldChar w:fldCharType="end"/>
            </w:r>
          </w:hyperlink>
        </w:p>
        <w:p w14:paraId="618F968E" w14:textId="3ED7B3BB" w:rsidR="00E9104D" w:rsidRDefault="00E9104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06" w:history="1">
            <w:r w:rsidRPr="00B9166C">
              <w:rPr>
                <w:rStyle w:val="Lienhypertexte"/>
                <w:noProof/>
              </w:rPr>
              <w:t>3.4</w:t>
            </w:r>
            <w:r>
              <w:rPr>
                <w:rFonts w:asciiTheme="minorHAnsi" w:eastAsiaTheme="minorEastAsia" w:hAnsiTheme="minorHAnsi" w:cstheme="minorBidi"/>
                <w:b w:val="0"/>
                <w:bCs w:val="0"/>
                <w:noProof/>
                <w:sz w:val="22"/>
                <w:szCs w:val="22"/>
                <w:shd w:val="clear" w:color="auto" w:fill="auto"/>
                <w:lang w:eastAsia="fr-CH"/>
              </w:rPr>
              <w:tab/>
            </w:r>
            <w:r w:rsidRPr="00B9166C">
              <w:rPr>
                <w:rStyle w:val="Lienhypertexte"/>
                <w:noProof/>
              </w:rPr>
              <w:t>Les types de sauvegardes</w:t>
            </w:r>
            <w:r>
              <w:rPr>
                <w:noProof/>
                <w:webHidden/>
              </w:rPr>
              <w:tab/>
            </w:r>
            <w:r>
              <w:rPr>
                <w:noProof/>
                <w:webHidden/>
              </w:rPr>
              <w:fldChar w:fldCharType="begin"/>
            </w:r>
            <w:r>
              <w:rPr>
                <w:noProof/>
                <w:webHidden/>
              </w:rPr>
              <w:instrText xml:space="preserve"> PAGEREF _Toc532372406 \h </w:instrText>
            </w:r>
            <w:r>
              <w:rPr>
                <w:noProof/>
                <w:webHidden/>
              </w:rPr>
            </w:r>
            <w:r>
              <w:rPr>
                <w:noProof/>
                <w:webHidden/>
              </w:rPr>
              <w:fldChar w:fldCharType="separate"/>
            </w:r>
            <w:r>
              <w:rPr>
                <w:noProof/>
                <w:webHidden/>
              </w:rPr>
              <w:t>27</w:t>
            </w:r>
            <w:r>
              <w:rPr>
                <w:noProof/>
                <w:webHidden/>
              </w:rPr>
              <w:fldChar w:fldCharType="end"/>
            </w:r>
          </w:hyperlink>
        </w:p>
        <w:p w14:paraId="5C8F9D40" w14:textId="7EE32BA7"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07" w:history="1">
            <w:r w:rsidRPr="00B9166C">
              <w:rPr>
                <w:rStyle w:val="Lienhypertexte"/>
                <w:noProof/>
              </w:rPr>
              <w:t>3.4.1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Sauvegarde complète</w:t>
            </w:r>
            <w:r>
              <w:rPr>
                <w:noProof/>
                <w:webHidden/>
              </w:rPr>
              <w:tab/>
            </w:r>
            <w:r>
              <w:rPr>
                <w:noProof/>
                <w:webHidden/>
              </w:rPr>
              <w:fldChar w:fldCharType="begin"/>
            </w:r>
            <w:r>
              <w:rPr>
                <w:noProof/>
                <w:webHidden/>
              </w:rPr>
              <w:instrText xml:space="preserve"> PAGEREF _Toc532372407 \h </w:instrText>
            </w:r>
            <w:r>
              <w:rPr>
                <w:noProof/>
                <w:webHidden/>
              </w:rPr>
            </w:r>
            <w:r>
              <w:rPr>
                <w:noProof/>
                <w:webHidden/>
              </w:rPr>
              <w:fldChar w:fldCharType="separate"/>
            </w:r>
            <w:r>
              <w:rPr>
                <w:noProof/>
                <w:webHidden/>
              </w:rPr>
              <w:t>27</w:t>
            </w:r>
            <w:r>
              <w:rPr>
                <w:noProof/>
                <w:webHidden/>
              </w:rPr>
              <w:fldChar w:fldCharType="end"/>
            </w:r>
          </w:hyperlink>
        </w:p>
        <w:p w14:paraId="0C908E06" w14:textId="3C2C0D42"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08" w:history="1">
            <w:r w:rsidRPr="00B9166C">
              <w:rPr>
                <w:rStyle w:val="Lienhypertexte"/>
                <w:noProof/>
              </w:rPr>
              <w:t>3.4.1.1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Point positif :</w:t>
            </w:r>
            <w:r>
              <w:rPr>
                <w:noProof/>
                <w:webHidden/>
              </w:rPr>
              <w:tab/>
            </w:r>
            <w:r>
              <w:rPr>
                <w:noProof/>
                <w:webHidden/>
              </w:rPr>
              <w:fldChar w:fldCharType="begin"/>
            </w:r>
            <w:r>
              <w:rPr>
                <w:noProof/>
                <w:webHidden/>
              </w:rPr>
              <w:instrText xml:space="preserve"> PAGEREF _Toc532372408 \h </w:instrText>
            </w:r>
            <w:r>
              <w:rPr>
                <w:noProof/>
                <w:webHidden/>
              </w:rPr>
            </w:r>
            <w:r>
              <w:rPr>
                <w:noProof/>
                <w:webHidden/>
              </w:rPr>
              <w:fldChar w:fldCharType="separate"/>
            </w:r>
            <w:r>
              <w:rPr>
                <w:noProof/>
                <w:webHidden/>
              </w:rPr>
              <w:t>27</w:t>
            </w:r>
            <w:r>
              <w:rPr>
                <w:noProof/>
                <w:webHidden/>
              </w:rPr>
              <w:fldChar w:fldCharType="end"/>
            </w:r>
          </w:hyperlink>
        </w:p>
        <w:p w14:paraId="20A533A1" w14:textId="28E20D29"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09" w:history="1">
            <w:r w:rsidRPr="00B9166C">
              <w:rPr>
                <w:rStyle w:val="Lienhypertexte"/>
                <w:noProof/>
              </w:rPr>
              <w:t>3.4.1.2</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Point Négatif :</w:t>
            </w:r>
            <w:r>
              <w:rPr>
                <w:noProof/>
                <w:webHidden/>
              </w:rPr>
              <w:tab/>
            </w:r>
            <w:r>
              <w:rPr>
                <w:noProof/>
                <w:webHidden/>
              </w:rPr>
              <w:fldChar w:fldCharType="begin"/>
            </w:r>
            <w:r>
              <w:rPr>
                <w:noProof/>
                <w:webHidden/>
              </w:rPr>
              <w:instrText xml:space="preserve"> PAGEREF _Toc532372409 \h </w:instrText>
            </w:r>
            <w:r>
              <w:rPr>
                <w:noProof/>
                <w:webHidden/>
              </w:rPr>
            </w:r>
            <w:r>
              <w:rPr>
                <w:noProof/>
                <w:webHidden/>
              </w:rPr>
              <w:fldChar w:fldCharType="separate"/>
            </w:r>
            <w:r>
              <w:rPr>
                <w:noProof/>
                <w:webHidden/>
              </w:rPr>
              <w:t>27</w:t>
            </w:r>
            <w:r>
              <w:rPr>
                <w:noProof/>
                <w:webHidden/>
              </w:rPr>
              <w:fldChar w:fldCharType="end"/>
            </w:r>
          </w:hyperlink>
        </w:p>
        <w:p w14:paraId="7CBA6AD8" w14:textId="41324A1E"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10" w:history="1">
            <w:r w:rsidRPr="00B9166C">
              <w:rPr>
                <w:rStyle w:val="Lienhypertexte"/>
                <w:noProof/>
              </w:rPr>
              <w:t>3.4.2</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Sauvegarde incrémentale</w:t>
            </w:r>
            <w:r>
              <w:rPr>
                <w:noProof/>
                <w:webHidden/>
              </w:rPr>
              <w:tab/>
            </w:r>
            <w:r>
              <w:rPr>
                <w:noProof/>
                <w:webHidden/>
              </w:rPr>
              <w:fldChar w:fldCharType="begin"/>
            </w:r>
            <w:r>
              <w:rPr>
                <w:noProof/>
                <w:webHidden/>
              </w:rPr>
              <w:instrText xml:space="preserve"> PAGEREF _Toc532372410 \h </w:instrText>
            </w:r>
            <w:r>
              <w:rPr>
                <w:noProof/>
                <w:webHidden/>
              </w:rPr>
            </w:r>
            <w:r>
              <w:rPr>
                <w:noProof/>
                <w:webHidden/>
              </w:rPr>
              <w:fldChar w:fldCharType="separate"/>
            </w:r>
            <w:r>
              <w:rPr>
                <w:noProof/>
                <w:webHidden/>
              </w:rPr>
              <w:t>28</w:t>
            </w:r>
            <w:r>
              <w:rPr>
                <w:noProof/>
                <w:webHidden/>
              </w:rPr>
              <w:fldChar w:fldCharType="end"/>
            </w:r>
          </w:hyperlink>
        </w:p>
        <w:p w14:paraId="16A1EBFD" w14:textId="0D49414B"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11" w:history="1">
            <w:r w:rsidRPr="00B9166C">
              <w:rPr>
                <w:rStyle w:val="Lienhypertexte"/>
                <w:noProof/>
              </w:rPr>
              <w:t>3.4.2.1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Point positif :</w:t>
            </w:r>
            <w:r>
              <w:rPr>
                <w:noProof/>
                <w:webHidden/>
              </w:rPr>
              <w:tab/>
            </w:r>
            <w:r>
              <w:rPr>
                <w:noProof/>
                <w:webHidden/>
              </w:rPr>
              <w:fldChar w:fldCharType="begin"/>
            </w:r>
            <w:r>
              <w:rPr>
                <w:noProof/>
                <w:webHidden/>
              </w:rPr>
              <w:instrText xml:space="preserve"> PAGEREF _Toc532372411 \h </w:instrText>
            </w:r>
            <w:r>
              <w:rPr>
                <w:noProof/>
                <w:webHidden/>
              </w:rPr>
            </w:r>
            <w:r>
              <w:rPr>
                <w:noProof/>
                <w:webHidden/>
              </w:rPr>
              <w:fldChar w:fldCharType="separate"/>
            </w:r>
            <w:r>
              <w:rPr>
                <w:noProof/>
                <w:webHidden/>
              </w:rPr>
              <w:t>28</w:t>
            </w:r>
            <w:r>
              <w:rPr>
                <w:noProof/>
                <w:webHidden/>
              </w:rPr>
              <w:fldChar w:fldCharType="end"/>
            </w:r>
          </w:hyperlink>
        </w:p>
        <w:p w14:paraId="5CE704C7" w14:textId="184FA394"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12" w:history="1">
            <w:r w:rsidRPr="00B9166C">
              <w:rPr>
                <w:rStyle w:val="Lienhypertexte"/>
                <w:noProof/>
              </w:rPr>
              <w:t>3.4.2.2</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Point Négatif :</w:t>
            </w:r>
            <w:r>
              <w:rPr>
                <w:noProof/>
                <w:webHidden/>
              </w:rPr>
              <w:tab/>
            </w:r>
            <w:r>
              <w:rPr>
                <w:noProof/>
                <w:webHidden/>
              </w:rPr>
              <w:fldChar w:fldCharType="begin"/>
            </w:r>
            <w:r>
              <w:rPr>
                <w:noProof/>
                <w:webHidden/>
              </w:rPr>
              <w:instrText xml:space="preserve"> PAGEREF _Toc532372412 \h </w:instrText>
            </w:r>
            <w:r>
              <w:rPr>
                <w:noProof/>
                <w:webHidden/>
              </w:rPr>
            </w:r>
            <w:r>
              <w:rPr>
                <w:noProof/>
                <w:webHidden/>
              </w:rPr>
              <w:fldChar w:fldCharType="separate"/>
            </w:r>
            <w:r>
              <w:rPr>
                <w:noProof/>
                <w:webHidden/>
              </w:rPr>
              <w:t>28</w:t>
            </w:r>
            <w:r>
              <w:rPr>
                <w:noProof/>
                <w:webHidden/>
              </w:rPr>
              <w:fldChar w:fldCharType="end"/>
            </w:r>
          </w:hyperlink>
        </w:p>
        <w:p w14:paraId="25AF2527" w14:textId="7026D338"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13" w:history="1">
            <w:r w:rsidRPr="00B9166C">
              <w:rPr>
                <w:rStyle w:val="Lienhypertexte"/>
                <w:noProof/>
              </w:rPr>
              <w:t>3.4.3</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Sauvegarde différentielle</w:t>
            </w:r>
            <w:r>
              <w:rPr>
                <w:noProof/>
                <w:webHidden/>
              </w:rPr>
              <w:tab/>
            </w:r>
            <w:r>
              <w:rPr>
                <w:noProof/>
                <w:webHidden/>
              </w:rPr>
              <w:fldChar w:fldCharType="begin"/>
            </w:r>
            <w:r>
              <w:rPr>
                <w:noProof/>
                <w:webHidden/>
              </w:rPr>
              <w:instrText xml:space="preserve"> PAGEREF _Toc532372413 \h </w:instrText>
            </w:r>
            <w:r>
              <w:rPr>
                <w:noProof/>
                <w:webHidden/>
              </w:rPr>
            </w:r>
            <w:r>
              <w:rPr>
                <w:noProof/>
                <w:webHidden/>
              </w:rPr>
              <w:fldChar w:fldCharType="separate"/>
            </w:r>
            <w:r>
              <w:rPr>
                <w:noProof/>
                <w:webHidden/>
              </w:rPr>
              <w:t>28</w:t>
            </w:r>
            <w:r>
              <w:rPr>
                <w:noProof/>
                <w:webHidden/>
              </w:rPr>
              <w:fldChar w:fldCharType="end"/>
            </w:r>
          </w:hyperlink>
        </w:p>
        <w:p w14:paraId="4B31215C" w14:textId="59076FA9"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14" w:history="1">
            <w:r w:rsidRPr="00B9166C">
              <w:rPr>
                <w:rStyle w:val="Lienhypertexte"/>
                <w:noProof/>
              </w:rPr>
              <w:t>3.4.4</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Sauvegarde décrémentale</w:t>
            </w:r>
            <w:r>
              <w:rPr>
                <w:noProof/>
                <w:webHidden/>
              </w:rPr>
              <w:tab/>
            </w:r>
            <w:r>
              <w:rPr>
                <w:noProof/>
                <w:webHidden/>
              </w:rPr>
              <w:fldChar w:fldCharType="begin"/>
            </w:r>
            <w:r>
              <w:rPr>
                <w:noProof/>
                <w:webHidden/>
              </w:rPr>
              <w:instrText xml:space="preserve"> PAGEREF _Toc532372414 \h </w:instrText>
            </w:r>
            <w:r>
              <w:rPr>
                <w:noProof/>
                <w:webHidden/>
              </w:rPr>
            </w:r>
            <w:r>
              <w:rPr>
                <w:noProof/>
                <w:webHidden/>
              </w:rPr>
              <w:fldChar w:fldCharType="separate"/>
            </w:r>
            <w:r>
              <w:rPr>
                <w:noProof/>
                <w:webHidden/>
              </w:rPr>
              <w:t>28</w:t>
            </w:r>
            <w:r>
              <w:rPr>
                <w:noProof/>
                <w:webHidden/>
              </w:rPr>
              <w:fldChar w:fldCharType="end"/>
            </w:r>
          </w:hyperlink>
        </w:p>
        <w:p w14:paraId="36D9983F" w14:textId="716AA5CC" w:rsidR="00E9104D" w:rsidRDefault="00E9104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15" w:history="1">
            <w:r w:rsidRPr="00B9166C">
              <w:rPr>
                <w:rStyle w:val="Lienhypertexte"/>
                <w:noProof/>
              </w:rPr>
              <w:t>3.5</w:t>
            </w:r>
            <w:r>
              <w:rPr>
                <w:rFonts w:asciiTheme="minorHAnsi" w:eastAsiaTheme="minorEastAsia" w:hAnsiTheme="minorHAnsi" w:cstheme="minorBidi"/>
                <w:b w:val="0"/>
                <w:bCs w:val="0"/>
                <w:noProof/>
                <w:sz w:val="22"/>
                <w:szCs w:val="22"/>
                <w:shd w:val="clear" w:color="auto" w:fill="auto"/>
                <w:lang w:eastAsia="fr-CH"/>
              </w:rPr>
              <w:tab/>
            </w:r>
            <w:r w:rsidRPr="00B9166C">
              <w:rPr>
                <w:rStyle w:val="Lienhypertexte"/>
                <w:noProof/>
              </w:rPr>
              <w:t>Onduleurs – UPS</w:t>
            </w:r>
            <w:r>
              <w:rPr>
                <w:noProof/>
                <w:webHidden/>
              </w:rPr>
              <w:tab/>
            </w:r>
            <w:r>
              <w:rPr>
                <w:noProof/>
                <w:webHidden/>
              </w:rPr>
              <w:fldChar w:fldCharType="begin"/>
            </w:r>
            <w:r>
              <w:rPr>
                <w:noProof/>
                <w:webHidden/>
              </w:rPr>
              <w:instrText xml:space="preserve"> PAGEREF _Toc532372415 \h </w:instrText>
            </w:r>
            <w:r>
              <w:rPr>
                <w:noProof/>
                <w:webHidden/>
              </w:rPr>
            </w:r>
            <w:r>
              <w:rPr>
                <w:noProof/>
                <w:webHidden/>
              </w:rPr>
              <w:fldChar w:fldCharType="separate"/>
            </w:r>
            <w:r>
              <w:rPr>
                <w:noProof/>
                <w:webHidden/>
              </w:rPr>
              <w:t>28</w:t>
            </w:r>
            <w:r>
              <w:rPr>
                <w:noProof/>
                <w:webHidden/>
              </w:rPr>
              <w:fldChar w:fldCharType="end"/>
            </w:r>
          </w:hyperlink>
        </w:p>
        <w:p w14:paraId="54B269D9" w14:textId="647F246E"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16" w:history="1">
            <w:r w:rsidRPr="00B9166C">
              <w:rPr>
                <w:rStyle w:val="Lienhypertexte"/>
                <w:noProof/>
              </w:rPr>
              <w:t>3.5.1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Types d’UPS</w:t>
            </w:r>
            <w:r>
              <w:rPr>
                <w:noProof/>
                <w:webHidden/>
              </w:rPr>
              <w:tab/>
            </w:r>
            <w:r>
              <w:rPr>
                <w:noProof/>
                <w:webHidden/>
              </w:rPr>
              <w:fldChar w:fldCharType="begin"/>
            </w:r>
            <w:r>
              <w:rPr>
                <w:noProof/>
                <w:webHidden/>
              </w:rPr>
              <w:instrText xml:space="preserve"> PAGEREF _Toc532372416 \h </w:instrText>
            </w:r>
            <w:r>
              <w:rPr>
                <w:noProof/>
                <w:webHidden/>
              </w:rPr>
            </w:r>
            <w:r>
              <w:rPr>
                <w:noProof/>
                <w:webHidden/>
              </w:rPr>
              <w:fldChar w:fldCharType="separate"/>
            </w:r>
            <w:r>
              <w:rPr>
                <w:noProof/>
                <w:webHidden/>
              </w:rPr>
              <w:t>29</w:t>
            </w:r>
            <w:r>
              <w:rPr>
                <w:noProof/>
                <w:webHidden/>
              </w:rPr>
              <w:fldChar w:fldCharType="end"/>
            </w:r>
          </w:hyperlink>
        </w:p>
        <w:p w14:paraId="5B93962D" w14:textId="7B7EF733"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17" w:history="1">
            <w:r w:rsidRPr="00B9166C">
              <w:rPr>
                <w:rStyle w:val="Lienhypertexte"/>
                <w:noProof/>
              </w:rPr>
              <w:t>3.5.1.1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Off-line (Passive Standby)</w:t>
            </w:r>
            <w:r>
              <w:rPr>
                <w:noProof/>
                <w:webHidden/>
              </w:rPr>
              <w:tab/>
            </w:r>
            <w:r>
              <w:rPr>
                <w:noProof/>
                <w:webHidden/>
              </w:rPr>
              <w:fldChar w:fldCharType="begin"/>
            </w:r>
            <w:r>
              <w:rPr>
                <w:noProof/>
                <w:webHidden/>
              </w:rPr>
              <w:instrText xml:space="preserve"> PAGEREF _Toc532372417 \h </w:instrText>
            </w:r>
            <w:r>
              <w:rPr>
                <w:noProof/>
                <w:webHidden/>
              </w:rPr>
            </w:r>
            <w:r>
              <w:rPr>
                <w:noProof/>
                <w:webHidden/>
              </w:rPr>
              <w:fldChar w:fldCharType="separate"/>
            </w:r>
            <w:r>
              <w:rPr>
                <w:noProof/>
                <w:webHidden/>
              </w:rPr>
              <w:t>29</w:t>
            </w:r>
            <w:r>
              <w:rPr>
                <w:noProof/>
                <w:webHidden/>
              </w:rPr>
              <w:fldChar w:fldCharType="end"/>
            </w:r>
          </w:hyperlink>
        </w:p>
        <w:p w14:paraId="47F52F36" w14:textId="27275056"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18" w:history="1">
            <w:r w:rsidRPr="00B9166C">
              <w:rPr>
                <w:rStyle w:val="Lienhypertexte"/>
                <w:noProof/>
              </w:rPr>
              <w:t>3.5.1.2</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In-line (Line-Interactive):</w:t>
            </w:r>
            <w:r>
              <w:rPr>
                <w:noProof/>
                <w:webHidden/>
              </w:rPr>
              <w:tab/>
            </w:r>
            <w:r>
              <w:rPr>
                <w:noProof/>
                <w:webHidden/>
              </w:rPr>
              <w:fldChar w:fldCharType="begin"/>
            </w:r>
            <w:r>
              <w:rPr>
                <w:noProof/>
                <w:webHidden/>
              </w:rPr>
              <w:instrText xml:space="preserve"> PAGEREF _Toc532372418 \h </w:instrText>
            </w:r>
            <w:r>
              <w:rPr>
                <w:noProof/>
                <w:webHidden/>
              </w:rPr>
            </w:r>
            <w:r>
              <w:rPr>
                <w:noProof/>
                <w:webHidden/>
              </w:rPr>
              <w:fldChar w:fldCharType="separate"/>
            </w:r>
            <w:r>
              <w:rPr>
                <w:noProof/>
                <w:webHidden/>
              </w:rPr>
              <w:t>30</w:t>
            </w:r>
            <w:r>
              <w:rPr>
                <w:noProof/>
                <w:webHidden/>
              </w:rPr>
              <w:fldChar w:fldCharType="end"/>
            </w:r>
          </w:hyperlink>
        </w:p>
        <w:p w14:paraId="242115EB" w14:textId="47610B33" w:rsidR="00E9104D" w:rsidRDefault="00E9104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19" w:history="1">
            <w:r w:rsidRPr="00B9166C">
              <w:rPr>
                <w:rStyle w:val="Lienhypertexte"/>
                <w:noProof/>
              </w:rPr>
              <w:t>3.5.1.3</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On-line (Double conversion)</w:t>
            </w:r>
            <w:r>
              <w:rPr>
                <w:noProof/>
                <w:webHidden/>
              </w:rPr>
              <w:tab/>
            </w:r>
            <w:r>
              <w:rPr>
                <w:noProof/>
                <w:webHidden/>
              </w:rPr>
              <w:fldChar w:fldCharType="begin"/>
            </w:r>
            <w:r>
              <w:rPr>
                <w:noProof/>
                <w:webHidden/>
              </w:rPr>
              <w:instrText xml:space="preserve"> PAGEREF _Toc532372419 \h </w:instrText>
            </w:r>
            <w:r>
              <w:rPr>
                <w:noProof/>
                <w:webHidden/>
              </w:rPr>
            </w:r>
            <w:r>
              <w:rPr>
                <w:noProof/>
                <w:webHidden/>
              </w:rPr>
              <w:fldChar w:fldCharType="separate"/>
            </w:r>
            <w:r>
              <w:rPr>
                <w:noProof/>
                <w:webHidden/>
              </w:rPr>
              <w:t>30</w:t>
            </w:r>
            <w:r>
              <w:rPr>
                <w:noProof/>
                <w:webHidden/>
              </w:rPr>
              <w:fldChar w:fldCharType="end"/>
            </w:r>
          </w:hyperlink>
        </w:p>
        <w:p w14:paraId="2452900B" w14:textId="177CF944"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20" w:history="1">
            <w:r w:rsidRPr="00B9166C">
              <w:rPr>
                <w:rStyle w:val="Lienhypertexte"/>
                <w:noProof/>
              </w:rPr>
              <w:t>3.5.2</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Comment choisir son Onduleur</w:t>
            </w:r>
            <w:r>
              <w:rPr>
                <w:noProof/>
                <w:webHidden/>
              </w:rPr>
              <w:tab/>
            </w:r>
            <w:r>
              <w:rPr>
                <w:noProof/>
                <w:webHidden/>
              </w:rPr>
              <w:fldChar w:fldCharType="begin"/>
            </w:r>
            <w:r>
              <w:rPr>
                <w:noProof/>
                <w:webHidden/>
              </w:rPr>
              <w:instrText xml:space="preserve"> PAGEREF _Toc532372420 \h </w:instrText>
            </w:r>
            <w:r>
              <w:rPr>
                <w:noProof/>
                <w:webHidden/>
              </w:rPr>
            </w:r>
            <w:r>
              <w:rPr>
                <w:noProof/>
                <w:webHidden/>
              </w:rPr>
              <w:fldChar w:fldCharType="separate"/>
            </w:r>
            <w:r>
              <w:rPr>
                <w:noProof/>
                <w:webHidden/>
              </w:rPr>
              <w:t>31</w:t>
            </w:r>
            <w:r>
              <w:rPr>
                <w:noProof/>
                <w:webHidden/>
              </w:rPr>
              <w:fldChar w:fldCharType="end"/>
            </w:r>
          </w:hyperlink>
        </w:p>
        <w:p w14:paraId="0E6CCE44" w14:textId="69CC6F22" w:rsidR="00E9104D" w:rsidRDefault="00E9104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21" w:history="1">
            <w:r w:rsidRPr="00B9166C">
              <w:rPr>
                <w:rStyle w:val="Lienhypertexte"/>
                <w:noProof/>
              </w:rPr>
              <w:t>3.6</w:t>
            </w:r>
            <w:r>
              <w:rPr>
                <w:rFonts w:asciiTheme="minorHAnsi" w:eastAsiaTheme="minorEastAsia" w:hAnsiTheme="minorHAnsi" w:cstheme="minorBidi"/>
                <w:b w:val="0"/>
                <w:bCs w:val="0"/>
                <w:noProof/>
                <w:sz w:val="22"/>
                <w:szCs w:val="22"/>
                <w:shd w:val="clear" w:color="auto" w:fill="auto"/>
                <w:lang w:eastAsia="fr-CH"/>
              </w:rPr>
              <w:tab/>
            </w:r>
            <w:r w:rsidRPr="00B9166C">
              <w:rPr>
                <w:rStyle w:val="Lienhypertexte"/>
                <w:noProof/>
              </w:rPr>
              <w:t>DRP – Plan de reprise d’activité</w:t>
            </w:r>
            <w:r>
              <w:rPr>
                <w:noProof/>
                <w:webHidden/>
              </w:rPr>
              <w:tab/>
            </w:r>
            <w:r>
              <w:rPr>
                <w:noProof/>
                <w:webHidden/>
              </w:rPr>
              <w:fldChar w:fldCharType="begin"/>
            </w:r>
            <w:r>
              <w:rPr>
                <w:noProof/>
                <w:webHidden/>
              </w:rPr>
              <w:instrText xml:space="preserve"> PAGEREF _Toc532372421 \h </w:instrText>
            </w:r>
            <w:r>
              <w:rPr>
                <w:noProof/>
                <w:webHidden/>
              </w:rPr>
            </w:r>
            <w:r>
              <w:rPr>
                <w:noProof/>
                <w:webHidden/>
              </w:rPr>
              <w:fldChar w:fldCharType="separate"/>
            </w:r>
            <w:r>
              <w:rPr>
                <w:noProof/>
                <w:webHidden/>
              </w:rPr>
              <w:t>32</w:t>
            </w:r>
            <w:r>
              <w:rPr>
                <w:noProof/>
                <w:webHidden/>
              </w:rPr>
              <w:fldChar w:fldCharType="end"/>
            </w:r>
          </w:hyperlink>
        </w:p>
        <w:p w14:paraId="7F31B920" w14:textId="658BDA73"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22" w:history="1">
            <w:r w:rsidRPr="00B9166C">
              <w:rPr>
                <w:rStyle w:val="Lienhypertexte"/>
                <w:noProof/>
              </w:rPr>
              <w:t>3.6.1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RTO</w:t>
            </w:r>
            <w:r>
              <w:rPr>
                <w:noProof/>
                <w:webHidden/>
              </w:rPr>
              <w:tab/>
            </w:r>
            <w:r>
              <w:rPr>
                <w:noProof/>
                <w:webHidden/>
              </w:rPr>
              <w:fldChar w:fldCharType="begin"/>
            </w:r>
            <w:r>
              <w:rPr>
                <w:noProof/>
                <w:webHidden/>
              </w:rPr>
              <w:instrText xml:space="preserve"> PAGEREF _Toc532372422 \h </w:instrText>
            </w:r>
            <w:r>
              <w:rPr>
                <w:noProof/>
                <w:webHidden/>
              </w:rPr>
            </w:r>
            <w:r>
              <w:rPr>
                <w:noProof/>
                <w:webHidden/>
              </w:rPr>
              <w:fldChar w:fldCharType="separate"/>
            </w:r>
            <w:r>
              <w:rPr>
                <w:noProof/>
                <w:webHidden/>
              </w:rPr>
              <w:t>32</w:t>
            </w:r>
            <w:r>
              <w:rPr>
                <w:noProof/>
                <w:webHidden/>
              </w:rPr>
              <w:fldChar w:fldCharType="end"/>
            </w:r>
          </w:hyperlink>
        </w:p>
        <w:p w14:paraId="31980A32" w14:textId="27E83BFF"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23" w:history="1">
            <w:r w:rsidRPr="00B9166C">
              <w:rPr>
                <w:rStyle w:val="Lienhypertexte"/>
                <w:noProof/>
              </w:rPr>
              <w:t>3.6.2</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RPO</w:t>
            </w:r>
            <w:r>
              <w:rPr>
                <w:noProof/>
                <w:webHidden/>
              </w:rPr>
              <w:tab/>
            </w:r>
            <w:r>
              <w:rPr>
                <w:noProof/>
                <w:webHidden/>
              </w:rPr>
              <w:fldChar w:fldCharType="begin"/>
            </w:r>
            <w:r>
              <w:rPr>
                <w:noProof/>
                <w:webHidden/>
              </w:rPr>
              <w:instrText xml:space="preserve"> PAGEREF _Toc532372423 \h </w:instrText>
            </w:r>
            <w:r>
              <w:rPr>
                <w:noProof/>
                <w:webHidden/>
              </w:rPr>
            </w:r>
            <w:r>
              <w:rPr>
                <w:noProof/>
                <w:webHidden/>
              </w:rPr>
              <w:fldChar w:fldCharType="separate"/>
            </w:r>
            <w:r>
              <w:rPr>
                <w:noProof/>
                <w:webHidden/>
              </w:rPr>
              <w:t>32</w:t>
            </w:r>
            <w:r>
              <w:rPr>
                <w:noProof/>
                <w:webHidden/>
              </w:rPr>
              <w:fldChar w:fldCharType="end"/>
            </w:r>
          </w:hyperlink>
        </w:p>
        <w:p w14:paraId="30CBE686" w14:textId="4FC64CF1"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24" w:history="1">
            <w:r w:rsidRPr="00B9166C">
              <w:rPr>
                <w:rStyle w:val="Lienhypertexte"/>
                <w:noProof/>
              </w:rPr>
              <w:t>3.6.3</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Schématisation d’un incident</w:t>
            </w:r>
            <w:r>
              <w:rPr>
                <w:noProof/>
                <w:webHidden/>
              </w:rPr>
              <w:tab/>
            </w:r>
            <w:r>
              <w:rPr>
                <w:noProof/>
                <w:webHidden/>
              </w:rPr>
              <w:fldChar w:fldCharType="begin"/>
            </w:r>
            <w:r>
              <w:rPr>
                <w:noProof/>
                <w:webHidden/>
              </w:rPr>
              <w:instrText xml:space="preserve"> PAGEREF _Toc532372424 \h </w:instrText>
            </w:r>
            <w:r>
              <w:rPr>
                <w:noProof/>
                <w:webHidden/>
              </w:rPr>
            </w:r>
            <w:r>
              <w:rPr>
                <w:noProof/>
                <w:webHidden/>
              </w:rPr>
              <w:fldChar w:fldCharType="separate"/>
            </w:r>
            <w:r>
              <w:rPr>
                <w:noProof/>
                <w:webHidden/>
              </w:rPr>
              <w:t>32</w:t>
            </w:r>
            <w:r>
              <w:rPr>
                <w:noProof/>
                <w:webHidden/>
              </w:rPr>
              <w:fldChar w:fldCharType="end"/>
            </w:r>
          </w:hyperlink>
        </w:p>
        <w:p w14:paraId="19576BAA" w14:textId="370D9211" w:rsidR="00E9104D" w:rsidRDefault="00E9104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25" w:history="1">
            <w:r w:rsidRPr="00B9166C">
              <w:rPr>
                <w:rStyle w:val="Lienhypertexte"/>
                <w:noProof/>
              </w:rPr>
              <w:t>3.7</w:t>
            </w:r>
            <w:r>
              <w:rPr>
                <w:rFonts w:asciiTheme="minorHAnsi" w:eastAsiaTheme="minorEastAsia" w:hAnsiTheme="minorHAnsi" w:cstheme="minorBidi"/>
                <w:b w:val="0"/>
                <w:bCs w:val="0"/>
                <w:noProof/>
                <w:sz w:val="22"/>
                <w:szCs w:val="22"/>
                <w:shd w:val="clear" w:color="auto" w:fill="auto"/>
                <w:lang w:eastAsia="fr-CH"/>
              </w:rPr>
              <w:tab/>
            </w:r>
            <w:r w:rsidRPr="00B9166C">
              <w:rPr>
                <w:rStyle w:val="Lienhypertexte"/>
                <w:noProof/>
              </w:rPr>
              <w:t>iSCSI</w:t>
            </w:r>
            <w:r>
              <w:rPr>
                <w:noProof/>
                <w:webHidden/>
              </w:rPr>
              <w:tab/>
            </w:r>
            <w:r>
              <w:rPr>
                <w:noProof/>
                <w:webHidden/>
              </w:rPr>
              <w:fldChar w:fldCharType="begin"/>
            </w:r>
            <w:r>
              <w:rPr>
                <w:noProof/>
                <w:webHidden/>
              </w:rPr>
              <w:instrText xml:space="preserve"> PAGEREF _Toc532372425 \h </w:instrText>
            </w:r>
            <w:r>
              <w:rPr>
                <w:noProof/>
                <w:webHidden/>
              </w:rPr>
            </w:r>
            <w:r>
              <w:rPr>
                <w:noProof/>
                <w:webHidden/>
              </w:rPr>
              <w:fldChar w:fldCharType="separate"/>
            </w:r>
            <w:r>
              <w:rPr>
                <w:noProof/>
                <w:webHidden/>
              </w:rPr>
              <w:t>33</w:t>
            </w:r>
            <w:r>
              <w:rPr>
                <w:noProof/>
                <w:webHidden/>
              </w:rPr>
              <w:fldChar w:fldCharType="end"/>
            </w:r>
          </w:hyperlink>
        </w:p>
        <w:p w14:paraId="49CA0916" w14:textId="2917186C"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26" w:history="1">
            <w:r w:rsidRPr="00B9166C">
              <w:rPr>
                <w:rStyle w:val="Lienhypertexte"/>
                <w:noProof/>
              </w:rPr>
              <w:t>3.7.1</w:t>
            </w:r>
            <w:r>
              <w:rPr>
                <w:rFonts w:asciiTheme="minorHAnsi" w:eastAsiaTheme="minorEastAsia" w:hAnsiTheme="minorHAnsi" w:cstheme="minorBidi"/>
                <w:noProof/>
                <w:sz w:val="22"/>
                <w:szCs w:val="22"/>
                <w:shd w:val="clear" w:color="auto" w:fill="auto"/>
                <w:lang w:eastAsia="fr-CH"/>
              </w:rPr>
              <w:tab/>
            </w:r>
            <w:r w:rsidRPr="00B9166C">
              <w:rPr>
                <w:rStyle w:val="Lienhypertexte"/>
                <w:noProof/>
              </w:rPr>
              <w:t>Utilité</w:t>
            </w:r>
            <w:r>
              <w:rPr>
                <w:noProof/>
                <w:webHidden/>
              </w:rPr>
              <w:tab/>
            </w:r>
            <w:r>
              <w:rPr>
                <w:noProof/>
                <w:webHidden/>
              </w:rPr>
              <w:fldChar w:fldCharType="begin"/>
            </w:r>
            <w:r>
              <w:rPr>
                <w:noProof/>
                <w:webHidden/>
              </w:rPr>
              <w:instrText xml:space="preserve"> PAGEREF _Toc532372426 \h </w:instrText>
            </w:r>
            <w:r>
              <w:rPr>
                <w:noProof/>
                <w:webHidden/>
              </w:rPr>
            </w:r>
            <w:r>
              <w:rPr>
                <w:noProof/>
                <w:webHidden/>
              </w:rPr>
              <w:fldChar w:fldCharType="separate"/>
            </w:r>
            <w:r>
              <w:rPr>
                <w:noProof/>
                <w:webHidden/>
              </w:rPr>
              <w:t>33</w:t>
            </w:r>
            <w:r>
              <w:rPr>
                <w:noProof/>
                <w:webHidden/>
              </w:rPr>
              <w:fldChar w:fldCharType="end"/>
            </w:r>
          </w:hyperlink>
        </w:p>
        <w:p w14:paraId="66CB70E6" w14:textId="5F81704A" w:rsidR="00E9104D" w:rsidRDefault="00E9104D">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372427" w:history="1">
            <w:r w:rsidRPr="00B9166C">
              <w:rPr>
                <w:rStyle w:val="Lienhypertexte"/>
                <w:noProof/>
                <w:lang w:eastAsia="fr-CH"/>
              </w:rPr>
              <w:t>4</w:t>
            </w:r>
            <w:r>
              <w:rPr>
                <w:rFonts w:asciiTheme="minorHAnsi" w:eastAsiaTheme="minorEastAsia" w:hAnsiTheme="minorHAnsi" w:cstheme="minorBidi"/>
                <w:b w:val="0"/>
                <w:bCs w:val="0"/>
                <w:caps w:val="0"/>
                <w:noProof/>
                <w:sz w:val="22"/>
                <w:szCs w:val="22"/>
                <w:shd w:val="clear" w:color="auto" w:fill="auto"/>
                <w:lang w:eastAsia="fr-CH"/>
              </w:rPr>
              <w:tab/>
            </w:r>
            <w:r w:rsidRPr="00B9166C">
              <w:rPr>
                <w:rStyle w:val="Lienhypertexte"/>
                <w:noProof/>
                <w:lang w:eastAsia="fr-CH"/>
              </w:rPr>
              <w:t>Partie 3</w:t>
            </w:r>
            <w:r>
              <w:rPr>
                <w:noProof/>
                <w:webHidden/>
              </w:rPr>
              <w:tab/>
            </w:r>
            <w:r>
              <w:rPr>
                <w:noProof/>
                <w:webHidden/>
              </w:rPr>
              <w:fldChar w:fldCharType="begin"/>
            </w:r>
            <w:r>
              <w:rPr>
                <w:noProof/>
                <w:webHidden/>
              </w:rPr>
              <w:instrText xml:space="preserve"> PAGEREF _Toc532372427 \h </w:instrText>
            </w:r>
            <w:r>
              <w:rPr>
                <w:noProof/>
                <w:webHidden/>
              </w:rPr>
            </w:r>
            <w:r>
              <w:rPr>
                <w:noProof/>
                <w:webHidden/>
              </w:rPr>
              <w:fldChar w:fldCharType="separate"/>
            </w:r>
            <w:r>
              <w:rPr>
                <w:noProof/>
                <w:webHidden/>
              </w:rPr>
              <w:t>34</w:t>
            </w:r>
            <w:r>
              <w:rPr>
                <w:noProof/>
                <w:webHidden/>
              </w:rPr>
              <w:fldChar w:fldCharType="end"/>
            </w:r>
          </w:hyperlink>
        </w:p>
        <w:p w14:paraId="25B71494" w14:textId="24DF8050" w:rsidR="00E9104D" w:rsidRDefault="00E9104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28" w:history="1">
            <w:r w:rsidRPr="00B9166C">
              <w:rPr>
                <w:rStyle w:val="Lienhypertexte"/>
                <w:noProof/>
                <w:lang w:eastAsia="fr-CH"/>
              </w:rPr>
              <w:t>4.1</w:t>
            </w:r>
            <w:r>
              <w:rPr>
                <w:rFonts w:asciiTheme="minorHAnsi" w:eastAsiaTheme="minorEastAsia" w:hAnsiTheme="minorHAnsi" w:cstheme="minorBidi"/>
                <w:b w:val="0"/>
                <w:bCs w:val="0"/>
                <w:noProof/>
                <w:sz w:val="22"/>
                <w:szCs w:val="22"/>
                <w:shd w:val="clear" w:color="auto" w:fill="auto"/>
                <w:lang w:eastAsia="fr-CH"/>
              </w:rPr>
              <w:tab/>
            </w:r>
            <w:r w:rsidRPr="00B9166C">
              <w:rPr>
                <w:rStyle w:val="Lienhypertexte"/>
                <w:noProof/>
                <w:lang w:eastAsia="fr-CH"/>
              </w:rPr>
              <w:t>Mise en conformité LPD/RGPD</w:t>
            </w:r>
            <w:r>
              <w:rPr>
                <w:noProof/>
                <w:webHidden/>
              </w:rPr>
              <w:tab/>
            </w:r>
            <w:r>
              <w:rPr>
                <w:noProof/>
                <w:webHidden/>
              </w:rPr>
              <w:fldChar w:fldCharType="begin"/>
            </w:r>
            <w:r>
              <w:rPr>
                <w:noProof/>
                <w:webHidden/>
              </w:rPr>
              <w:instrText xml:space="preserve"> PAGEREF _Toc532372428 \h </w:instrText>
            </w:r>
            <w:r>
              <w:rPr>
                <w:noProof/>
                <w:webHidden/>
              </w:rPr>
            </w:r>
            <w:r>
              <w:rPr>
                <w:noProof/>
                <w:webHidden/>
              </w:rPr>
              <w:fldChar w:fldCharType="separate"/>
            </w:r>
            <w:r>
              <w:rPr>
                <w:noProof/>
                <w:webHidden/>
              </w:rPr>
              <w:t>34</w:t>
            </w:r>
            <w:r>
              <w:rPr>
                <w:noProof/>
                <w:webHidden/>
              </w:rPr>
              <w:fldChar w:fldCharType="end"/>
            </w:r>
          </w:hyperlink>
        </w:p>
        <w:p w14:paraId="7B9D3041" w14:textId="71A5CB1B" w:rsidR="00E9104D" w:rsidRDefault="00E9104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29" w:history="1">
            <w:r w:rsidRPr="00B9166C">
              <w:rPr>
                <w:rStyle w:val="Lienhypertexte"/>
                <w:noProof/>
                <w:lang w:eastAsia="fr-CH"/>
              </w:rPr>
              <w:t>4.2</w:t>
            </w:r>
            <w:r>
              <w:rPr>
                <w:rFonts w:asciiTheme="minorHAnsi" w:eastAsiaTheme="minorEastAsia" w:hAnsiTheme="minorHAnsi" w:cstheme="minorBidi"/>
                <w:b w:val="0"/>
                <w:bCs w:val="0"/>
                <w:noProof/>
                <w:sz w:val="22"/>
                <w:szCs w:val="22"/>
                <w:shd w:val="clear" w:color="auto" w:fill="auto"/>
                <w:lang w:eastAsia="fr-CH"/>
              </w:rPr>
              <w:tab/>
            </w:r>
            <w:r w:rsidRPr="00B9166C">
              <w:rPr>
                <w:rStyle w:val="Lienhypertexte"/>
                <w:noProof/>
                <w:lang w:eastAsia="fr-CH"/>
              </w:rPr>
              <w:t>Infrastructure Informatique</w:t>
            </w:r>
            <w:r>
              <w:rPr>
                <w:noProof/>
                <w:webHidden/>
              </w:rPr>
              <w:tab/>
            </w:r>
            <w:r>
              <w:rPr>
                <w:noProof/>
                <w:webHidden/>
              </w:rPr>
              <w:fldChar w:fldCharType="begin"/>
            </w:r>
            <w:r>
              <w:rPr>
                <w:noProof/>
                <w:webHidden/>
              </w:rPr>
              <w:instrText xml:space="preserve"> PAGEREF _Toc532372429 \h </w:instrText>
            </w:r>
            <w:r>
              <w:rPr>
                <w:noProof/>
                <w:webHidden/>
              </w:rPr>
            </w:r>
            <w:r>
              <w:rPr>
                <w:noProof/>
                <w:webHidden/>
              </w:rPr>
              <w:fldChar w:fldCharType="separate"/>
            </w:r>
            <w:r>
              <w:rPr>
                <w:noProof/>
                <w:webHidden/>
              </w:rPr>
              <w:t>35</w:t>
            </w:r>
            <w:r>
              <w:rPr>
                <w:noProof/>
                <w:webHidden/>
              </w:rPr>
              <w:fldChar w:fldCharType="end"/>
            </w:r>
          </w:hyperlink>
        </w:p>
        <w:p w14:paraId="58511A2F" w14:textId="3AFC4060" w:rsidR="00E9104D" w:rsidRDefault="00E9104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30" w:history="1">
            <w:r w:rsidRPr="00B9166C">
              <w:rPr>
                <w:rStyle w:val="Lienhypertexte"/>
                <w:noProof/>
                <w:lang w:eastAsia="fr-CH"/>
              </w:rPr>
              <w:t>4.3</w:t>
            </w:r>
            <w:r>
              <w:rPr>
                <w:rFonts w:asciiTheme="minorHAnsi" w:eastAsiaTheme="minorEastAsia" w:hAnsiTheme="minorHAnsi" w:cstheme="minorBidi"/>
                <w:b w:val="0"/>
                <w:bCs w:val="0"/>
                <w:noProof/>
                <w:sz w:val="22"/>
                <w:szCs w:val="22"/>
                <w:shd w:val="clear" w:color="auto" w:fill="auto"/>
                <w:lang w:eastAsia="fr-CH"/>
              </w:rPr>
              <w:tab/>
            </w:r>
            <w:r w:rsidRPr="00B9166C">
              <w:rPr>
                <w:rStyle w:val="Lienhypertexte"/>
                <w:noProof/>
                <w:lang w:eastAsia="fr-CH"/>
              </w:rPr>
              <w:t>Backup</w:t>
            </w:r>
            <w:r>
              <w:rPr>
                <w:noProof/>
                <w:webHidden/>
              </w:rPr>
              <w:tab/>
            </w:r>
            <w:r>
              <w:rPr>
                <w:noProof/>
                <w:webHidden/>
              </w:rPr>
              <w:fldChar w:fldCharType="begin"/>
            </w:r>
            <w:r>
              <w:rPr>
                <w:noProof/>
                <w:webHidden/>
              </w:rPr>
              <w:instrText xml:space="preserve"> PAGEREF _Toc532372430 \h </w:instrText>
            </w:r>
            <w:r>
              <w:rPr>
                <w:noProof/>
                <w:webHidden/>
              </w:rPr>
            </w:r>
            <w:r>
              <w:rPr>
                <w:noProof/>
                <w:webHidden/>
              </w:rPr>
              <w:fldChar w:fldCharType="separate"/>
            </w:r>
            <w:r>
              <w:rPr>
                <w:noProof/>
                <w:webHidden/>
              </w:rPr>
              <w:t>36</w:t>
            </w:r>
            <w:r>
              <w:rPr>
                <w:noProof/>
                <w:webHidden/>
              </w:rPr>
              <w:fldChar w:fldCharType="end"/>
            </w:r>
          </w:hyperlink>
        </w:p>
        <w:p w14:paraId="3A665E8E" w14:textId="50D21E88" w:rsidR="00E9104D" w:rsidRDefault="00E9104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31" w:history="1">
            <w:r w:rsidRPr="00B9166C">
              <w:rPr>
                <w:rStyle w:val="Lienhypertexte"/>
                <w:noProof/>
                <w:lang w:eastAsia="fr-CH"/>
              </w:rPr>
              <w:t>4.4</w:t>
            </w:r>
            <w:r>
              <w:rPr>
                <w:rFonts w:asciiTheme="minorHAnsi" w:eastAsiaTheme="minorEastAsia" w:hAnsiTheme="minorHAnsi" w:cstheme="minorBidi"/>
                <w:b w:val="0"/>
                <w:bCs w:val="0"/>
                <w:noProof/>
                <w:sz w:val="22"/>
                <w:szCs w:val="22"/>
                <w:shd w:val="clear" w:color="auto" w:fill="auto"/>
                <w:lang w:eastAsia="fr-CH"/>
              </w:rPr>
              <w:tab/>
            </w:r>
            <w:r w:rsidRPr="00B9166C">
              <w:rPr>
                <w:rStyle w:val="Lienhypertexte"/>
                <w:noProof/>
                <w:lang w:eastAsia="fr-CH"/>
              </w:rPr>
              <w:t>Reprise d’activité</w:t>
            </w:r>
            <w:r>
              <w:rPr>
                <w:noProof/>
                <w:webHidden/>
              </w:rPr>
              <w:tab/>
            </w:r>
            <w:r>
              <w:rPr>
                <w:noProof/>
                <w:webHidden/>
              </w:rPr>
              <w:fldChar w:fldCharType="begin"/>
            </w:r>
            <w:r>
              <w:rPr>
                <w:noProof/>
                <w:webHidden/>
              </w:rPr>
              <w:instrText xml:space="preserve"> PAGEREF _Toc532372431 \h </w:instrText>
            </w:r>
            <w:r>
              <w:rPr>
                <w:noProof/>
                <w:webHidden/>
              </w:rPr>
            </w:r>
            <w:r>
              <w:rPr>
                <w:noProof/>
                <w:webHidden/>
              </w:rPr>
              <w:fldChar w:fldCharType="separate"/>
            </w:r>
            <w:r>
              <w:rPr>
                <w:noProof/>
                <w:webHidden/>
              </w:rPr>
              <w:t>37</w:t>
            </w:r>
            <w:r>
              <w:rPr>
                <w:noProof/>
                <w:webHidden/>
              </w:rPr>
              <w:fldChar w:fldCharType="end"/>
            </w:r>
          </w:hyperlink>
        </w:p>
        <w:p w14:paraId="0446537E" w14:textId="3D9C7227"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32" w:history="1">
            <w:r w:rsidRPr="00B9166C">
              <w:rPr>
                <w:rStyle w:val="Lienhypertexte"/>
                <w:noProof/>
                <w:lang w:eastAsia="fr-CH"/>
              </w:rPr>
              <w:t>4.4.1</w:t>
            </w:r>
            <w:r>
              <w:rPr>
                <w:rFonts w:asciiTheme="minorHAnsi" w:eastAsiaTheme="minorEastAsia" w:hAnsiTheme="minorHAnsi" w:cstheme="minorBidi"/>
                <w:noProof/>
                <w:sz w:val="22"/>
                <w:szCs w:val="22"/>
                <w:shd w:val="clear" w:color="auto" w:fill="auto"/>
                <w:lang w:eastAsia="fr-CH"/>
              </w:rPr>
              <w:tab/>
            </w:r>
            <w:r w:rsidRPr="00B9166C">
              <w:rPr>
                <w:rStyle w:val="Lienhypertexte"/>
                <w:noProof/>
                <w:lang w:eastAsia="fr-CH"/>
              </w:rPr>
              <w:t>RTO</w:t>
            </w:r>
            <w:r>
              <w:rPr>
                <w:noProof/>
                <w:webHidden/>
              </w:rPr>
              <w:tab/>
            </w:r>
            <w:r>
              <w:rPr>
                <w:noProof/>
                <w:webHidden/>
              </w:rPr>
              <w:fldChar w:fldCharType="begin"/>
            </w:r>
            <w:r>
              <w:rPr>
                <w:noProof/>
                <w:webHidden/>
              </w:rPr>
              <w:instrText xml:space="preserve"> PAGEREF _Toc532372432 \h </w:instrText>
            </w:r>
            <w:r>
              <w:rPr>
                <w:noProof/>
                <w:webHidden/>
              </w:rPr>
            </w:r>
            <w:r>
              <w:rPr>
                <w:noProof/>
                <w:webHidden/>
              </w:rPr>
              <w:fldChar w:fldCharType="separate"/>
            </w:r>
            <w:r>
              <w:rPr>
                <w:noProof/>
                <w:webHidden/>
              </w:rPr>
              <w:t>37</w:t>
            </w:r>
            <w:r>
              <w:rPr>
                <w:noProof/>
                <w:webHidden/>
              </w:rPr>
              <w:fldChar w:fldCharType="end"/>
            </w:r>
          </w:hyperlink>
        </w:p>
        <w:p w14:paraId="18FDBD73" w14:textId="4176A457" w:rsidR="00E9104D" w:rsidRDefault="00E9104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33" w:history="1">
            <w:r w:rsidRPr="00B9166C">
              <w:rPr>
                <w:rStyle w:val="Lienhypertexte"/>
                <w:noProof/>
                <w:lang w:eastAsia="fr-CH"/>
              </w:rPr>
              <w:t>4.4.2</w:t>
            </w:r>
            <w:r>
              <w:rPr>
                <w:rFonts w:asciiTheme="minorHAnsi" w:eastAsiaTheme="minorEastAsia" w:hAnsiTheme="minorHAnsi" w:cstheme="minorBidi"/>
                <w:noProof/>
                <w:sz w:val="22"/>
                <w:szCs w:val="22"/>
                <w:shd w:val="clear" w:color="auto" w:fill="auto"/>
                <w:lang w:eastAsia="fr-CH"/>
              </w:rPr>
              <w:tab/>
            </w:r>
            <w:r w:rsidRPr="00B9166C">
              <w:rPr>
                <w:rStyle w:val="Lienhypertexte"/>
                <w:noProof/>
                <w:lang w:eastAsia="fr-CH"/>
              </w:rPr>
              <w:t>RPO</w:t>
            </w:r>
            <w:r>
              <w:rPr>
                <w:noProof/>
                <w:webHidden/>
              </w:rPr>
              <w:tab/>
            </w:r>
            <w:r>
              <w:rPr>
                <w:noProof/>
                <w:webHidden/>
              </w:rPr>
              <w:fldChar w:fldCharType="begin"/>
            </w:r>
            <w:r>
              <w:rPr>
                <w:noProof/>
                <w:webHidden/>
              </w:rPr>
              <w:instrText xml:space="preserve"> PAGEREF _Toc532372433 \h </w:instrText>
            </w:r>
            <w:r>
              <w:rPr>
                <w:noProof/>
                <w:webHidden/>
              </w:rPr>
            </w:r>
            <w:r>
              <w:rPr>
                <w:noProof/>
                <w:webHidden/>
              </w:rPr>
              <w:fldChar w:fldCharType="separate"/>
            </w:r>
            <w:r>
              <w:rPr>
                <w:noProof/>
                <w:webHidden/>
              </w:rPr>
              <w:t>37</w:t>
            </w:r>
            <w:r>
              <w:rPr>
                <w:noProof/>
                <w:webHidden/>
              </w:rPr>
              <w:fldChar w:fldCharType="end"/>
            </w:r>
          </w:hyperlink>
        </w:p>
        <w:p w14:paraId="5959B2DA" w14:textId="74EF6BAC" w:rsidR="00E9104D" w:rsidRDefault="00E9104D">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372434" w:history="1">
            <w:r w:rsidRPr="00B9166C">
              <w:rPr>
                <w:rStyle w:val="Lienhypertexte"/>
                <w:noProof/>
                <w:lang w:eastAsia="fr-CH"/>
              </w:rPr>
              <w:t>5</w:t>
            </w:r>
            <w:r>
              <w:rPr>
                <w:rFonts w:asciiTheme="minorHAnsi" w:eastAsiaTheme="minorEastAsia" w:hAnsiTheme="minorHAnsi" w:cstheme="minorBidi"/>
                <w:b w:val="0"/>
                <w:bCs w:val="0"/>
                <w:caps w:val="0"/>
                <w:noProof/>
                <w:sz w:val="22"/>
                <w:szCs w:val="22"/>
                <w:shd w:val="clear" w:color="auto" w:fill="auto"/>
                <w:lang w:eastAsia="fr-CH"/>
              </w:rPr>
              <w:tab/>
            </w:r>
            <w:r w:rsidRPr="00B9166C">
              <w:rPr>
                <w:rStyle w:val="Lienhypertexte"/>
                <w:noProof/>
                <w:lang w:eastAsia="fr-CH"/>
              </w:rPr>
              <w:t>Sources</w:t>
            </w:r>
            <w:r>
              <w:rPr>
                <w:noProof/>
                <w:webHidden/>
              </w:rPr>
              <w:tab/>
            </w:r>
            <w:r>
              <w:rPr>
                <w:noProof/>
                <w:webHidden/>
              </w:rPr>
              <w:fldChar w:fldCharType="begin"/>
            </w:r>
            <w:r>
              <w:rPr>
                <w:noProof/>
                <w:webHidden/>
              </w:rPr>
              <w:instrText xml:space="preserve"> PAGEREF _Toc532372434 \h </w:instrText>
            </w:r>
            <w:r>
              <w:rPr>
                <w:noProof/>
                <w:webHidden/>
              </w:rPr>
            </w:r>
            <w:r>
              <w:rPr>
                <w:noProof/>
                <w:webHidden/>
              </w:rPr>
              <w:fldChar w:fldCharType="separate"/>
            </w:r>
            <w:r>
              <w:rPr>
                <w:noProof/>
                <w:webHidden/>
              </w:rPr>
              <w:t>38</w:t>
            </w:r>
            <w:r>
              <w:rPr>
                <w:noProof/>
                <w:webHidden/>
              </w:rPr>
              <w:fldChar w:fldCharType="end"/>
            </w:r>
          </w:hyperlink>
        </w:p>
        <w:p w14:paraId="56D70317" w14:textId="5D4B5752" w:rsidR="005131E4" w:rsidRPr="007F7FEB" w:rsidRDefault="00213D03" w:rsidP="00A00A7A">
          <w:r w:rsidRPr="007F7FEB">
            <w:rPr>
              <w:b/>
              <w:noProof/>
              <w:sz w:val="24"/>
              <w:szCs w:val="24"/>
              <w:u w:val="single"/>
              <w:lang w:val="fr-FR"/>
            </w:rPr>
            <w:fldChar w:fldCharType="end"/>
          </w:r>
        </w:p>
      </w:sdtContent>
    </w:sdt>
    <w:p w14:paraId="10C3C156" w14:textId="77777777" w:rsidR="00E71B05" w:rsidRPr="007F7FEB" w:rsidRDefault="00E71B05" w:rsidP="00A00A7A">
      <w:pPr>
        <w:pStyle w:val="Titre"/>
        <w:sectPr w:rsidR="00E71B05" w:rsidRPr="007F7FEB" w:rsidSect="00DA2687">
          <w:footnotePr>
            <w:numRestart w:val="eachPage"/>
          </w:footnotePr>
          <w:pgSz w:w="11906" w:h="16838" w:code="9"/>
          <w:pgMar w:top="1418" w:right="1418" w:bottom="1418" w:left="1418" w:header="709" w:footer="709" w:gutter="0"/>
          <w:cols w:space="708"/>
          <w:docGrid w:linePitch="360"/>
        </w:sectPr>
      </w:pPr>
    </w:p>
    <w:p w14:paraId="6D7470B0" w14:textId="6AB34906" w:rsidR="00E71B05" w:rsidRPr="007F7FEB" w:rsidRDefault="00EF2BF6" w:rsidP="00A00A7A">
      <w:pPr>
        <w:pStyle w:val="Titre"/>
        <w:sectPr w:rsidR="00E71B05" w:rsidRPr="007F7FEB" w:rsidSect="00E71B05">
          <w:footnotePr>
            <w:numRestart w:val="eachPage"/>
          </w:footnotePr>
          <w:pgSz w:w="11906" w:h="16838" w:code="9"/>
          <w:pgMar w:top="1418" w:right="1418" w:bottom="1418" w:left="1418" w:header="709" w:footer="709" w:gutter="0"/>
          <w:cols w:space="708"/>
          <w:vAlign w:val="center"/>
          <w:docGrid w:linePitch="360"/>
        </w:sectPr>
      </w:pPr>
      <w:r w:rsidRPr="007F7FEB">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rsidRPr="007F7FEB">
        <w:t>Casino de Montreu</w:t>
      </w:r>
      <w:r w:rsidR="00E71B05" w:rsidRPr="007F7FEB">
        <w:t>x</w:t>
      </w:r>
    </w:p>
    <w:p w14:paraId="6C1635F9" w14:textId="0D7B4C35" w:rsidR="00A97195" w:rsidRPr="007F7FEB" w:rsidRDefault="00A97195" w:rsidP="00A00A7A">
      <w:pPr>
        <w:pStyle w:val="Titre1"/>
      </w:pPr>
      <w:bookmarkStart w:id="1" w:name="_Toc532372335"/>
      <w:r w:rsidRPr="007F7FEB">
        <w:lastRenderedPageBreak/>
        <w:t>Partie 1</w:t>
      </w:r>
      <w:bookmarkEnd w:id="1"/>
    </w:p>
    <w:p w14:paraId="70EA5695" w14:textId="42D930F0" w:rsidR="00765A24" w:rsidRPr="007F7FEB" w:rsidRDefault="00765A24" w:rsidP="00A00A7A">
      <w:pPr>
        <w:pStyle w:val="Titre2"/>
      </w:pPr>
      <w:bookmarkStart w:id="2" w:name="_Toc532372336"/>
      <w:r w:rsidRPr="007F7FEB">
        <w:t>Casino de Montreux</w:t>
      </w:r>
      <w:bookmarkEnd w:id="2"/>
    </w:p>
    <w:p w14:paraId="690874F5" w14:textId="694463BC" w:rsidR="00765A24" w:rsidRPr="007F7FEB" w:rsidRDefault="00377A1C" w:rsidP="00A00A7A">
      <w:pPr>
        <w:pStyle w:val="Titre3"/>
      </w:pPr>
      <w:bookmarkStart w:id="3" w:name="_Toc532372337"/>
      <w:r w:rsidRPr="007F7FEB">
        <w:t>Introduction</w:t>
      </w:r>
      <w:bookmarkEnd w:id="3"/>
    </w:p>
    <w:p w14:paraId="047BCB53" w14:textId="713B77C5" w:rsidR="00765A24" w:rsidRPr="007F7FEB" w:rsidRDefault="00765A24" w:rsidP="00A00A7A">
      <w:r w:rsidRPr="007F7FEB">
        <w:t>Le casino de Montreux est le premier casino de Suisse en termes de résultat brut des jeux, il appartient au Groupe Barrière, groupe français de divertissement (hôtels, casinos, spas…). Le groupe possède deux autres casinos en Suisse : Fribourg (Granges-</w:t>
      </w:r>
      <w:proofErr w:type="spellStart"/>
      <w:r w:rsidRPr="007F7FEB">
        <w:t>Paccot</w:t>
      </w:r>
      <w:proofErr w:type="spellEnd"/>
      <w:r w:rsidRPr="007F7FEB">
        <w:t xml:space="preserve">) et </w:t>
      </w:r>
      <w:proofErr w:type="spellStart"/>
      <w:r w:rsidRPr="007F7FEB">
        <w:t>Courrendlin</w:t>
      </w:r>
      <w:proofErr w:type="spellEnd"/>
      <w:r w:rsidRPr="007F7FEB">
        <w:t xml:space="preserve"> (Jura).</w:t>
      </w:r>
    </w:p>
    <w:p w14:paraId="6BEF7D29" w14:textId="26DE8FF8" w:rsidR="00C82B46" w:rsidRPr="007F7FEB" w:rsidRDefault="00C82B46" w:rsidP="00A00A7A">
      <w:pPr>
        <w:pStyle w:val="Titre3"/>
      </w:pPr>
      <w:bookmarkStart w:id="4" w:name="_Toc524881887"/>
      <w:bookmarkStart w:id="5" w:name="_Toc532372338"/>
      <w:r w:rsidRPr="007F7FEB">
        <w:t>Traitement de données.</w:t>
      </w:r>
      <w:bookmarkEnd w:id="4"/>
      <w:bookmarkEnd w:id="5"/>
    </w:p>
    <w:p w14:paraId="5DA18B79" w14:textId="77777777" w:rsidR="00C82B46" w:rsidRPr="007F7FEB" w:rsidRDefault="00C82B46" w:rsidP="00A00A7A">
      <w:r w:rsidRPr="007F7FEB">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7F7FEB" w:rsidRDefault="00C82B46" w:rsidP="00A00A7A">
      <w:pPr>
        <w:pStyle w:val="Titre3"/>
      </w:pPr>
      <w:bookmarkStart w:id="6" w:name="_Toc524881888"/>
      <w:bookmarkStart w:id="7" w:name="_Toc532372339"/>
      <w:r w:rsidRPr="007F7FEB">
        <w:t>Actions et mesures prises.</w:t>
      </w:r>
      <w:bookmarkEnd w:id="6"/>
      <w:bookmarkEnd w:id="7"/>
    </w:p>
    <w:p w14:paraId="0D9C1955" w14:textId="77777777" w:rsidR="00C82B46" w:rsidRPr="007F7FEB" w:rsidRDefault="00C82B46" w:rsidP="00A00A7A">
      <w:r w:rsidRPr="007F7FEB">
        <w:t>Le casino a formé deux DPO et nommé des responsables de traitement par secteur (exemple RH, Marketing, etc.) ainsi comme des suppléants aussi formés pour le traitement de données.</w:t>
      </w:r>
    </w:p>
    <w:p w14:paraId="388492FE" w14:textId="77777777" w:rsidR="00C82B46" w:rsidRPr="007F7FEB" w:rsidRDefault="00C82B46" w:rsidP="00A00A7A">
      <w:r w:rsidRPr="007F7FEB">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Pr="007F7FEB" w:rsidRDefault="00C82B46" w:rsidP="00A00A7A">
      <w:pPr>
        <w:pStyle w:val="Titre3"/>
      </w:pPr>
      <w:bookmarkStart w:id="8" w:name="_Toc524881889"/>
      <w:bookmarkStart w:id="9" w:name="_Toc532372340"/>
      <w:r w:rsidRPr="007F7FEB">
        <w:t>Techniques de protections des données.</w:t>
      </w:r>
      <w:bookmarkEnd w:id="8"/>
      <w:bookmarkEnd w:id="9"/>
    </w:p>
    <w:p w14:paraId="4D6B723D" w14:textId="1A30990E" w:rsidR="007F7FEB" w:rsidRPr="007F7FEB" w:rsidRDefault="00C82B46" w:rsidP="00A00A7A">
      <w:r w:rsidRPr="007F7FEB">
        <w:t xml:space="preserve">La sécurité des données est déjà en place avec des backups journaliers, </w:t>
      </w:r>
      <w:proofErr w:type="spellStart"/>
      <w:r w:rsidRPr="007F7FEB">
        <w:t>clustering</w:t>
      </w:r>
      <w:proofErr w:type="spellEnd"/>
      <w:r w:rsidRPr="007F7FEB">
        <w:t>, firewall, portes sécurisées, identifiants avec mot de passe, entre autres.</w:t>
      </w:r>
      <w:r w:rsidRPr="007F7FEB">
        <w:br/>
        <w:t>On utilise aussi les Raids 1 et 1+0, cette technique assure la protection des données de la baie de disques (SAN) avec une redondance permanente.</w:t>
      </w:r>
    </w:p>
    <w:p w14:paraId="39A93E3E" w14:textId="6CEEF50C" w:rsidR="007F7FEB" w:rsidRPr="007F7FEB" w:rsidRDefault="007F7FEB" w:rsidP="00A00A7A">
      <w:r w:rsidRPr="007F7FEB">
        <w:t>Une réplication des données hors site est en place sur un deuxième NAS sur un des casinos distants.</w:t>
      </w:r>
    </w:p>
    <w:p w14:paraId="3B5D5A9C" w14:textId="3503E128" w:rsidR="007F7FEB" w:rsidRPr="007F7FEB" w:rsidRDefault="007F7FEB" w:rsidP="00A00A7A">
      <w:r w:rsidRPr="007F7FEB">
        <w:t>L’armoire serveurs est protégé contre les coupure électrique par moyen d’un UPS de type On-line.</w:t>
      </w:r>
    </w:p>
    <w:p w14:paraId="33A3779E" w14:textId="77777777" w:rsidR="007F7FEB" w:rsidRPr="007F7FEB" w:rsidRDefault="007F7FEB" w:rsidP="00A00A7A">
      <w:pPr>
        <w:rPr>
          <w:rStyle w:val="TitreCar"/>
          <w:color w:val="auto"/>
        </w:rPr>
        <w:sectPr w:rsidR="007F7FEB" w:rsidRPr="007F7FEB" w:rsidSect="00DA2687">
          <w:footnotePr>
            <w:numRestart w:val="eachPage"/>
          </w:footnotePr>
          <w:pgSz w:w="11906" w:h="16838" w:code="9"/>
          <w:pgMar w:top="1418" w:right="1418" w:bottom="1418" w:left="1418" w:header="709" w:footer="709" w:gutter="0"/>
          <w:cols w:space="708"/>
          <w:docGrid w:linePitch="360"/>
        </w:sectPr>
      </w:pPr>
    </w:p>
    <w:p w14:paraId="5B38A9F1" w14:textId="77777777" w:rsidR="00DA2687" w:rsidRPr="007F7FEB" w:rsidRDefault="006C4B44" w:rsidP="00B21AAE">
      <w:pPr>
        <w:jc w:val="center"/>
        <w:rPr>
          <w:rStyle w:val="TitreCar"/>
          <w:color w:val="auto"/>
        </w:rPr>
        <w:sectPr w:rsidR="00DA2687" w:rsidRPr="007F7FEB" w:rsidSect="00DA2687">
          <w:footnotePr>
            <w:numRestart w:val="eachPage"/>
          </w:footnotePr>
          <w:pgSz w:w="11906" w:h="16838" w:code="9"/>
          <w:pgMar w:top="1418" w:right="1418" w:bottom="1418" w:left="1418" w:header="709" w:footer="709" w:gutter="0"/>
          <w:cols w:space="708"/>
          <w:vAlign w:val="center"/>
          <w:docGrid w:linePitch="360"/>
        </w:sectPr>
      </w:pPr>
      <w:r w:rsidRPr="007F7FEB">
        <w:rPr>
          <w:rStyle w:val="TitreCar"/>
          <w:color w:val="auto"/>
        </w:rPr>
        <w:lastRenderedPageBreak/>
        <w:t>La Loterie Romande</w:t>
      </w:r>
      <w:r w:rsidR="009D7D26">
        <w:rPr>
          <w:rStyle w:val="TitreCar"/>
          <w:color w:val="auto"/>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style="width:218.2pt;height:218.2pt">
            <v:imagedata r:id="rId12" o:title="10_LoRo15_RVB"/>
          </v:shape>
        </w:pict>
      </w:r>
    </w:p>
    <w:p w14:paraId="3465EB90" w14:textId="383F6AF2" w:rsidR="00425E2E" w:rsidRPr="007F7FEB" w:rsidRDefault="00425E2E" w:rsidP="00A00A7A">
      <w:pPr>
        <w:pStyle w:val="Titre2"/>
      </w:pPr>
      <w:bookmarkStart w:id="10" w:name="_Toc532372341"/>
      <w:r w:rsidRPr="007F7FEB">
        <w:lastRenderedPageBreak/>
        <w:t>La Loterie Romande</w:t>
      </w:r>
      <w:bookmarkEnd w:id="10"/>
    </w:p>
    <w:p w14:paraId="450ACA87" w14:textId="24752983" w:rsidR="00425E2E" w:rsidRPr="007F7FEB" w:rsidRDefault="00425E2E" w:rsidP="00A00A7A">
      <w:pPr>
        <w:pStyle w:val="Titre3"/>
      </w:pPr>
      <w:bookmarkStart w:id="11" w:name="_Toc532372342"/>
      <w:r w:rsidRPr="007F7FEB">
        <w:t>Introduction</w:t>
      </w:r>
      <w:bookmarkEnd w:id="11"/>
    </w:p>
    <w:p w14:paraId="4A08875E" w14:textId="16F5C09E" w:rsidR="006E3384" w:rsidRPr="007F7FEB" w:rsidRDefault="006E3384" w:rsidP="00A00A7A">
      <w:r w:rsidRPr="007F7FEB">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Pr="007F7FEB" w:rsidRDefault="006E3384" w:rsidP="00A00A7A">
      <w:pPr>
        <w:pStyle w:val="Titre3"/>
      </w:pPr>
      <w:bookmarkStart w:id="12" w:name="_Toc532372343"/>
      <w:r w:rsidRPr="007F7FEB">
        <w:t xml:space="preserve">Les données </w:t>
      </w:r>
      <w:r w:rsidR="005C5226" w:rsidRPr="007F7FEB">
        <w:t>au sein</w:t>
      </w:r>
      <w:r w:rsidRPr="007F7FEB">
        <w:t xml:space="preserve"> de la Loterie Romande</w:t>
      </w:r>
      <w:bookmarkEnd w:id="12"/>
    </w:p>
    <w:p w14:paraId="175FBE45" w14:textId="32057940" w:rsidR="006E3384" w:rsidRPr="007F7FEB" w:rsidRDefault="006E3384" w:rsidP="00A00A7A">
      <w:r w:rsidRPr="007F7FEB">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Pr="007F7FEB" w:rsidRDefault="006E3384" w:rsidP="00A00A7A">
      <w:r w:rsidRPr="007F7FEB">
        <w:t>Nos normes standards concernant ces lois au point de vu sécurité sont toutes issues de l’ISO 27001.</w:t>
      </w:r>
    </w:p>
    <w:p w14:paraId="288B6063" w14:textId="3F15753D" w:rsidR="006E3384" w:rsidRPr="007F7FEB" w:rsidRDefault="006E3384" w:rsidP="00A00A7A">
      <w:pPr>
        <w:pStyle w:val="Titre3"/>
      </w:pPr>
      <w:bookmarkStart w:id="13" w:name="_Toc532372344"/>
      <w:r w:rsidRPr="007F7FEB">
        <w:t>Actions et mesures</w:t>
      </w:r>
      <w:bookmarkEnd w:id="13"/>
    </w:p>
    <w:p w14:paraId="05FD7BA7" w14:textId="3941DED4" w:rsidR="006E3384" w:rsidRPr="007F7FEB" w:rsidRDefault="006E3384" w:rsidP="00A00A7A">
      <w:pPr>
        <w:pStyle w:val="Titre4"/>
      </w:pPr>
      <w:bookmarkStart w:id="14" w:name="_Toc532372345"/>
      <w:r w:rsidRPr="007F7FEB">
        <w:t>Protections logiques</w:t>
      </w:r>
      <w:bookmarkEnd w:id="14"/>
    </w:p>
    <w:p w14:paraId="687D664B" w14:textId="388339A8" w:rsidR="006E3384" w:rsidRPr="007F7FEB" w:rsidRDefault="006E3384" w:rsidP="00A00A7A">
      <w:r w:rsidRPr="007F7FEB">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7F7FEB" w:rsidRDefault="006E3384" w:rsidP="00A00A7A">
      <w:r w:rsidRPr="007F7FEB">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Pr="007F7FEB" w:rsidRDefault="006E3384" w:rsidP="00A00A7A">
      <w:r w:rsidRPr="007F7FEB">
        <w:t>Afin de vérifier si notre système de sécurité est fiable, nous procédons à un audit technique. Chaque moi un scan complet de nos systèmes est effectué.</w:t>
      </w:r>
    </w:p>
    <w:p w14:paraId="42F0499E" w14:textId="05BE4520" w:rsidR="006E3384" w:rsidRPr="007F7FEB" w:rsidRDefault="006E3384" w:rsidP="00A00A7A">
      <w:pPr>
        <w:pStyle w:val="Titre4"/>
      </w:pPr>
      <w:bookmarkStart w:id="15" w:name="_Toc532372346"/>
      <w:r w:rsidRPr="007F7FEB">
        <w:t>Protections techniques</w:t>
      </w:r>
      <w:bookmarkEnd w:id="15"/>
    </w:p>
    <w:p w14:paraId="174510E3" w14:textId="40C90E42" w:rsidR="006E3384" w:rsidRPr="007F7FEB" w:rsidRDefault="006E3384" w:rsidP="00A00A7A">
      <w:r w:rsidRPr="007F7FEB">
        <w:t>L’accès à nos sites, nos serveurs, nos Datacenter, nos armoires de câbles se font soit par l’intermédiaire de l’Active Directory soit par un système de badge et de code.</w:t>
      </w:r>
    </w:p>
    <w:p w14:paraId="4FA589D0" w14:textId="6AB67D52" w:rsidR="006E3384" w:rsidRPr="007F7FEB" w:rsidRDefault="006E3384" w:rsidP="00A00A7A">
      <w:r w:rsidRPr="007F7FEB">
        <w:t>Les serveurs de productions sont répliqués de manière synchronisée sur deux Datacenter.</w:t>
      </w:r>
    </w:p>
    <w:p w14:paraId="1CA4D6FE" w14:textId="00F9A646" w:rsidR="006E3384" w:rsidRPr="007F7FEB" w:rsidRDefault="006E3384" w:rsidP="00A00A7A">
      <w:r w:rsidRPr="007F7FEB">
        <w:t>Pour gérer nos logs, nous possédons une grosse base de données dans laquelle tous nos logs sont répertoriés. Ces logs sont contrôlés par une autre entreprise.</w:t>
      </w:r>
    </w:p>
    <w:p w14:paraId="7AD88D5C" w14:textId="01D6680B" w:rsidR="006E3384" w:rsidRPr="007F7FEB" w:rsidRDefault="006E3384" w:rsidP="00A00A7A">
      <w:r w:rsidRPr="007F7FEB">
        <w:t xml:space="preserve">Dans l’entreprise nous chiffrons tous les flux </w:t>
      </w:r>
      <w:proofErr w:type="spellStart"/>
      <w:r w:rsidRPr="007F7FEB">
        <w:t>ssl</w:t>
      </w:r>
      <w:proofErr w:type="spellEnd"/>
      <w:r w:rsidRPr="007F7FEB">
        <w:t xml:space="preserve"> et https ainsi que nos cassettes de sauvegarde.</w:t>
      </w:r>
    </w:p>
    <w:p w14:paraId="172A965D" w14:textId="77777777" w:rsidR="00B4398D" w:rsidRPr="007F7FEB" w:rsidRDefault="006E3384" w:rsidP="00A00A7A">
      <w:r w:rsidRPr="007F7FEB">
        <w:t>Afin de prévenir les virus, nous avons tous un antivirus sur nos postes, un système qui vérifie tous les mails entrants et un contrôle des flux http et https.</w:t>
      </w:r>
    </w:p>
    <w:p w14:paraId="5E912FD2" w14:textId="77777777" w:rsidR="004B0DE4" w:rsidRPr="007F7FEB" w:rsidRDefault="004B0DE4" w:rsidP="00A00A7A">
      <w:pPr>
        <w:pStyle w:val="Titre3"/>
        <w:sectPr w:rsidR="004B0DE4" w:rsidRPr="007F7FEB" w:rsidSect="00DA2687">
          <w:footnotePr>
            <w:numRestart w:val="eachPage"/>
          </w:footnotePr>
          <w:pgSz w:w="11906" w:h="16838" w:code="9"/>
          <w:pgMar w:top="1418" w:right="1418" w:bottom="1418" w:left="1418" w:header="709" w:footer="709" w:gutter="0"/>
          <w:cols w:space="708"/>
          <w:docGrid w:linePitch="360"/>
        </w:sectPr>
      </w:pPr>
    </w:p>
    <w:p w14:paraId="49E0A968" w14:textId="5A1D9C5D" w:rsidR="0012748E" w:rsidRPr="007F7FEB" w:rsidRDefault="005B5B89" w:rsidP="00A00A7A">
      <w:pPr>
        <w:pStyle w:val="Titre3"/>
      </w:pPr>
      <w:bookmarkStart w:id="16" w:name="_Toc532372347"/>
      <w:r w:rsidRPr="007F7FEB">
        <w:lastRenderedPageBreak/>
        <w:t>Stratégies de sauvegardes</w:t>
      </w:r>
      <w:bookmarkEnd w:id="16"/>
    </w:p>
    <w:p w14:paraId="35C093A7" w14:textId="2FC3051E" w:rsidR="005B5B89" w:rsidRPr="007F7FEB" w:rsidRDefault="005B5B89" w:rsidP="00A00A7A">
      <w:pPr>
        <w:pStyle w:val="Titre4"/>
      </w:pPr>
      <w:r w:rsidRPr="007F7FEB">
        <w:t xml:space="preserve"> </w:t>
      </w:r>
      <w:bookmarkStart w:id="17" w:name="_Toc532372348"/>
      <w:r w:rsidR="002A5532" w:rsidRPr="007F7FEB">
        <w:t>Infrastructures</w:t>
      </w:r>
      <w:bookmarkEnd w:id="17"/>
    </w:p>
    <w:p w14:paraId="3C290470" w14:textId="6E81C87C" w:rsidR="00C92CCB" w:rsidRPr="007F7FEB" w:rsidRDefault="002A5532" w:rsidP="00A00A7A">
      <w:r w:rsidRPr="007F7FEB">
        <w:t>Au sein de la Loterie Romande nous utilisons la Logiciel « </w:t>
      </w:r>
      <w:r w:rsidR="00C37BCF" w:rsidRPr="007F7FEB">
        <w:t>Net Backup</w:t>
      </w:r>
      <w:r w:rsidR="001D3F53" w:rsidRPr="007F7FEB">
        <w:t> » pour tout ce qui concerne la récupération des données sur les serveurs.</w:t>
      </w:r>
      <w:r w:rsidR="00F43CDC" w:rsidRPr="007F7FEB">
        <w:t xml:space="preserve"> Chaque service est dupliqué sur deux sites différents en prévision </w:t>
      </w:r>
      <w:r w:rsidR="00136BD8" w:rsidRPr="007F7FEB">
        <w:t>d’un problème.</w:t>
      </w:r>
    </w:p>
    <w:p w14:paraId="77086DE8" w14:textId="52B9A4A8" w:rsidR="001D17C9" w:rsidRPr="007F7FEB" w:rsidRDefault="003B28B7" w:rsidP="00A00A7A">
      <w:r w:rsidRPr="007F7FEB">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766453" cy="416699"/>
                          </a:xfrm>
                          <a:prstGeom prst="rect">
                            <a:avLst/>
                          </a:prstGeom>
                        </wps:spPr>
                        <wps:txbx>
                          <w:txbxContent>
                            <w:p w14:paraId="2067EFA2" w14:textId="381DE776" w:rsidR="00AE19F6" w:rsidRDefault="00AE19F6" w:rsidP="00A00A7A">
                              <w:pPr>
                                <w:pStyle w:val="NormalWeb"/>
                              </w:pPr>
                              <w: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left:0;text-align:left;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7665;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AE19F6" w:rsidRDefault="00AE19F6" w:rsidP="00A00A7A">
                        <w:pPr>
                          <w:pStyle w:val="NormalWeb"/>
                        </w:pPr>
                        <w:r>
                          <w:t>MASTER 2</w:t>
                        </w:r>
                      </w:p>
                    </w:txbxContent>
                  </v:textbox>
                </v:shape>
                <w10:wrap type="square"/>
              </v:group>
            </w:pict>
          </mc:Fallback>
        </mc:AlternateContent>
      </w:r>
      <w:r w:rsidRPr="007F7FEB">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772137" cy="416685"/>
                          </a:xfrm>
                          <a:prstGeom prst="rect">
                            <a:avLst/>
                          </a:prstGeom>
                        </wps:spPr>
                        <wps:txbx>
                          <w:txbxContent>
                            <w:p w14:paraId="080E1C7F" w14:textId="5E99ED9E" w:rsidR="00AE19F6" w:rsidRDefault="00AE19F6" w:rsidP="00A00A7A">
                              <w:pPr>
                                <w:pStyle w:val="NormalWeb"/>
                              </w:pPr>
                              <w: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left:0;text-align:left;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7NpUaw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yfMkRnix5aTxZDL1HWdoHAdw3off4XmU3G658610cG2pVq/gMcxHyEWtzL8B2cKsmQcSog5I8yQB&#10;3VkMOYXR5BdplmMjNscny5MT1yyU5yWyR8JgvFs7VYq+Q9uie7OHDxLpJT8/QDoZUMdrf+swkW9+&#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7721;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AE19F6" w:rsidRDefault="00AE19F6" w:rsidP="00A00A7A">
                        <w:pPr>
                          <w:pStyle w:val="NormalWeb"/>
                        </w:pPr>
                        <w:r>
                          <w:t>MASTER 1</w:t>
                        </w:r>
                      </w:p>
                    </w:txbxContent>
                  </v:textbox>
                </v:shape>
                <w10:wrap type="square"/>
              </v:group>
            </w:pict>
          </mc:Fallback>
        </mc:AlternateContent>
      </w:r>
      <w:r w:rsidRPr="007F7FEB">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7F7FEB">
        <w:t>Master</w:t>
      </w:r>
      <w:r w:rsidR="004A176F" w:rsidRPr="007F7FEB">
        <w:t>/EMM</w:t>
      </w:r>
    </w:p>
    <w:p w14:paraId="39ACA2AD" w14:textId="3451C56E" w:rsidR="00D66835" w:rsidRPr="007F7FEB" w:rsidRDefault="00F43CDC" w:rsidP="00A00A7A">
      <w:r w:rsidRPr="007F7FEB">
        <w:rPr>
          <w:noProof/>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57943" cy="1156335"/>
                <wp:effectExtent l="0" t="0" r="0" b="5715"/>
                <wp:wrapSquare wrapText="bothSides"/>
                <wp:docPr id="26" name="Groupe 54"/>
                <wp:cNvGraphicFramePr/>
                <a:graphic xmlns:a="http://schemas.openxmlformats.org/drawingml/2006/main">
                  <a:graphicData uri="http://schemas.microsoft.com/office/word/2010/wordprocessingGroup">
                    <wpg:wgp>
                      <wpg:cNvGrpSpPr/>
                      <wpg:grpSpPr>
                        <a:xfrm>
                          <a:off x="0" y="0"/>
                          <a:ext cx="957943" cy="1156335"/>
                          <a:chOff x="78376" y="17418"/>
                          <a:chExt cx="957943"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796925" cy="417955"/>
                          </a:xfrm>
                          <a:prstGeom prst="rect">
                            <a:avLst/>
                          </a:prstGeom>
                        </wps:spPr>
                        <wps:txbx>
                          <w:txbxContent>
                            <w:p w14:paraId="544C7450" w14:textId="166E2643" w:rsidR="00AE19F6" w:rsidRDefault="00AE19F6" w:rsidP="00A00A7A">
                              <w:pPr>
                                <w:pStyle w:val="NormalWeb"/>
                              </w:pPr>
                              <w: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left:0;text-align:left;margin-left:237.7pt;margin-top:83.45pt;width:75.45pt;height:91.05pt;z-index:251668480" coordorigin="783,174"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7970;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AE19F6" w:rsidRDefault="00AE19F6" w:rsidP="00A00A7A">
                        <w:pPr>
                          <w:pStyle w:val="NormalWeb"/>
                        </w:pPr>
                        <w:r>
                          <w:t>MEDIA 1</w:t>
                        </w:r>
                      </w:p>
                    </w:txbxContent>
                  </v:textbox>
                </v:shape>
                <w10:wrap type="square"/>
              </v:group>
            </w:pict>
          </mc:Fallback>
        </mc:AlternateContent>
      </w:r>
      <w:r w:rsidRPr="007F7FEB">
        <w:rPr>
          <w:noProof/>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56206" cy="1144905"/>
                <wp:effectExtent l="0" t="0" r="0" b="0"/>
                <wp:wrapSquare wrapText="bothSides"/>
                <wp:docPr id="29" name="Groupe 55"/>
                <wp:cNvGraphicFramePr/>
                <a:graphic xmlns:a="http://schemas.openxmlformats.org/drawingml/2006/main">
                  <a:graphicData uri="http://schemas.microsoft.com/office/word/2010/wordprocessingGroup">
                    <wpg:wgp>
                      <wpg:cNvGrpSpPr/>
                      <wpg:grpSpPr>
                        <a:xfrm>
                          <a:off x="0" y="0"/>
                          <a:ext cx="956206" cy="1144905"/>
                          <a:chOff x="2004713" y="14847"/>
                          <a:chExt cx="956206"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796925" cy="417969"/>
                          </a:xfrm>
                          <a:prstGeom prst="rect">
                            <a:avLst/>
                          </a:prstGeom>
                        </wps:spPr>
                        <wps:txbx>
                          <w:txbxContent>
                            <w:p w14:paraId="4F6AEFB0" w14:textId="17975FEF" w:rsidR="00AE19F6" w:rsidRDefault="00AE19F6" w:rsidP="00A00A7A">
                              <w:pPr>
                                <w:pStyle w:val="NormalWeb"/>
                              </w:pPr>
                              <w: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left:0;text-align:left;margin-left:389.25pt;margin-top:83.45pt;width:75.3pt;height:90.15pt;z-index:251669504" coordorigin="20047,148"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7969;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AE19F6" w:rsidRDefault="00AE19F6" w:rsidP="00A00A7A">
                        <w:pPr>
                          <w:pStyle w:val="NormalWeb"/>
                        </w:pPr>
                        <w:r>
                          <w:t>MEDIA 2</w:t>
                        </w:r>
                      </w:p>
                    </w:txbxContent>
                  </v:textbox>
                </v:shape>
                <w10:wrap type="square"/>
              </v:group>
            </w:pict>
          </mc:Fallback>
        </mc:AlternateContent>
      </w:r>
      <w:r w:rsidRPr="007F7FEB">
        <w:rPr>
          <w:noProof/>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7F7FEB">
        <w:rPr>
          <w:noProof/>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AE19F6" w:rsidRDefault="00AE19F6" w:rsidP="00A00A7A">
                            <w:pPr>
                              <w:pStyle w:val="NormalWeb"/>
                            </w:pPr>
                            <w: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left:0;text-align:left;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AE19F6" w:rsidRDefault="00AE19F6" w:rsidP="00A00A7A">
                      <w:pPr>
                        <w:pStyle w:val="NormalWeb"/>
                      </w:pPr>
                      <w:r>
                        <w:t>SAN</w:t>
                      </w:r>
                    </w:p>
                  </w:txbxContent>
                </v:textbox>
                <w10:wrap type="square"/>
              </v:shape>
            </w:pict>
          </mc:Fallback>
        </mc:AlternateContent>
      </w:r>
      <w:r w:rsidR="001D3F53" w:rsidRPr="007F7FEB">
        <w:t>Nous avons deux serveurs « </w:t>
      </w:r>
      <w:r w:rsidR="00C37BCF" w:rsidRPr="007F7FEB">
        <w:t>Net backup</w:t>
      </w:r>
      <w:r w:rsidR="001D3F53" w:rsidRPr="007F7FEB">
        <w:t xml:space="preserve"> Master »</w:t>
      </w:r>
      <w:r w:rsidR="006B460B" w:rsidRPr="007F7FEB">
        <w:t xml:space="preserve"> q</w:t>
      </w:r>
      <w:r w:rsidR="001D3F53" w:rsidRPr="007F7FEB">
        <w:t xml:space="preserve">ui vont principalement </w:t>
      </w:r>
      <w:r w:rsidR="006B460B" w:rsidRPr="007F7FEB">
        <w:t>servir d’ordonnanceur.</w:t>
      </w:r>
      <w:r w:rsidR="00D66835" w:rsidRPr="007F7FEB">
        <w:t xml:space="preserve"> Ces deux serveurs sont tous deux reliés par un SAN</w:t>
      </w:r>
      <w:r w:rsidR="000E4E78" w:rsidRPr="007F7FEB">
        <w:t xml:space="preserve"> qui va non-stop les répliqués au cas où il y aurait un problème</w:t>
      </w:r>
      <w:r w:rsidR="00131E0C" w:rsidRPr="007F7FEB">
        <w:t>.</w:t>
      </w:r>
    </w:p>
    <w:p w14:paraId="1D5CC7E1" w14:textId="7B1F6512" w:rsidR="001D17C9" w:rsidRPr="007F7FEB" w:rsidRDefault="001D17C9" w:rsidP="00A00A7A">
      <w:pPr>
        <w:rPr>
          <w:noProof/>
          <w:shd w:val="clear" w:color="auto" w:fill="auto"/>
        </w:rPr>
      </w:pPr>
      <w:r w:rsidRPr="007F7FEB">
        <w:rPr>
          <w:noProof/>
          <w:shd w:val="clear" w:color="auto" w:fill="auto"/>
        </w:rPr>
        <w:t>Media</w:t>
      </w:r>
    </w:p>
    <w:p w14:paraId="3E1317DC" w14:textId="7B9DB6C3" w:rsidR="001D73E6" w:rsidRPr="007F7FEB" w:rsidRDefault="001D73E6" w:rsidP="00A00A7A">
      <w:r w:rsidRPr="007F7FEB">
        <w:t xml:space="preserve">Nous avons </w:t>
      </w:r>
      <w:r w:rsidR="00545088" w:rsidRPr="007F7FEB">
        <w:t>deux serveurs</w:t>
      </w:r>
      <w:r w:rsidRPr="007F7FEB">
        <w:t xml:space="preserve"> « Media » qui serviront d’intermédiaire entre </w:t>
      </w:r>
      <w:r w:rsidR="00545088" w:rsidRPr="007F7FEB">
        <w:t>les masters</w:t>
      </w:r>
      <w:r w:rsidRPr="007F7FEB">
        <w:t xml:space="preserve"> et les datas </w:t>
      </w:r>
      <w:proofErr w:type="spellStart"/>
      <w:r w:rsidRPr="007F7FEB">
        <w:t>domains</w:t>
      </w:r>
      <w:proofErr w:type="spellEnd"/>
      <w:r w:rsidR="00136BD8" w:rsidRPr="007F7FEB">
        <w:t>.</w:t>
      </w:r>
    </w:p>
    <w:p w14:paraId="281A5D60" w14:textId="77777777" w:rsidR="00931CFC" w:rsidRPr="007F7FEB" w:rsidRDefault="00931CFC" w:rsidP="00A00A7A"/>
    <w:p w14:paraId="29CCAA0B" w14:textId="77E95E6D" w:rsidR="00BA4492" w:rsidRPr="007F7FEB" w:rsidRDefault="00C32031" w:rsidP="00A00A7A">
      <w:r w:rsidRPr="007F7FEB">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52977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529770" cy="1183005"/>
                          <a:chOff x="3041019" y="-76512"/>
                          <a:chExt cx="1523051"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176545" cy="413268"/>
                          </a:xfrm>
                          <a:prstGeom prst="rect">
                            <a:avLst/>
                          </a:prstGeom>
                        </wps:spPr>
                        <wps:txbx>
                          <w:txbxContent>
                            <w:p w14:paraId="0B1CC2DE" w14:textId="1D33E5DE" w:rsidR="00AE19F6" w:rsidRDefault="00AE19F6" w:rsidP="00A00A7A">
                              <w:pPr>
                                <w:pStyle w:val="NormalWeb"/>
                              </w:pPr>
                              <w: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left:0;text-align:left;margin-left:368.55pt;margin-top:21.6pt;width:120.45pt;height:93.15pt;z-index:251673600;mso-width-relative:margin;mso-height-relative:margin" coordorigin="30410,-765" coordsize="15230,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&#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1765;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AE19F6" w:rsidRDefault="00AE19F6" w:rsidP="00A00A7A">
                        <w:pPr>
                          <w:pStyle w:val="NormalWeb"/>
                        </w:pPr>
                        <w:r>
                          <w:t>Data Domaine 2</w:t>
                        </w:r>
                      </w:p>
                    </w:txbxContent>
                  </v:textbox>
                </v:shape>
                <w10:wrap type="square"/>
              </v:group>
            </w:pict>
          </mc:Fallback>
        </mc:AlternateContent>
      </w:r>
      <w:r w:rsidR="00BA4492" w:rsidRPr="007F7FEB">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30350" cy="1189217"/>
                <wp:effectExtent l="0" t="0" r="0" b="0"/>
                <wp:wrapSquare wrapText="bothSides"/>
                <wp:docPr id="33" name="Groupe 56"/>
                <wp:cNvGraphicFramePr/>
                <a:graphic xmlns:a="http://schemas.openxmlformats.org/drawingml/2006/main">
                  <a:graphicData uri="http://schemas.microsoft.com/office/word/2010/wordprocessingGroup">
                    <wpg:wgp>
                      <wpg:cNvGrpSpPr/>
                      <wpg:grpSpPr>
                        <a:xfrm>
                          <a:off x="0" y="0"/>
                          <a:ext cx="1530350" cy="1189217"/>
                          <a:chOff x="0" y="-59934"/>
                          <a:chExt cx="1523051"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109110" cy="415112"/>
                          </a:xfrm>
                          <a:prstGeom prst="rect">
                            <a:avLst/>
                          </a:prstGeom>
                        </wps:spPr>
                        <wps:txbx>
                          <w:txbxContent>
                            <w:p w14:paraId="1227041E" w14:textId="659E0609" w:rsidR="00AE19F6" w:rsidRDefault="00AE19F6" w:rsidP="00A00A7A">
                              <w:pPr>
                                <w:pStyle w:val="NormalWeb"/>
                              </w:pPr>
                              <w: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left:0;text-align:left;margin-left:231.45pt;margin-top:21.4pt;width:120.5pt;height:93.65pt;z-index:251672576;mso-width-relative:margin;mso-height-relative:margin" coordorigin=",-599" coordsize="15230,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wmLDwQAABIJAAAOAAAAZHJzL2Uyb0RvYy54bWykVm2PozYQ/l6p/8Hi&#10;OwETSALa7CkXktVKt+2qd/3SL5UDBqwDjGzn7ar+984YSLK3q3Z1XWmJ3xjPPPM8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109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AE19F6" w:rsidRDefault="00AE19F6" w:rsidP="00A00A7A">
                        <w:pPr>
                          <w:pStyle w:val="NormalWeb"/>
                        </w:pPr>
                        <w:r>
                          <w:t>Data Domain 1</w:t>
                        </w:r>
                      </w:p>
                    </w:txbxContent>
                  </v:textbox>
                </v:shape>
                <w10:wrap type="square"/>
              </v:group>
            </w:pict>
          </mc:Fallback>
        </mc:AlternateContent>
      </w:r>
    </w:p>
    <w:p w14:paraId="5203F4BE" w14:textId="27E0D8C9" w:rsidR="001D17C9" w:rsidRPr="007F7FEB" w:rsidRDefault="001D17C9" w:rsidP="00A00A7A">
      <w:r w:rsidRPr="007F7FEB">
        <w:t>Stockage online</w:t>
      </w:r>
    </w:p>
    <w:p w14:paraId="58912840" w14:textId="709073E2" w:rsidR="00545088" w:rsidRPr="007F7FEB" w:rsidRDefault="00545088" w:rsidP="00A00A7A">
      <w:pPr>
        <w:rPr>
          <w:noProof/>
          <w:shd w:val="clear" w:color="auto" w:fill="auto"/>
        </w:rPr>
      </w:pPr>
      <w:r w:rsidRPr="007F7FEB">
        <w:t>Nous avons deux serveurs Data Domaine qui sont dupliqués qui reçoivent des ordres de l’</w:t>
      </w:r>
      <w:r w:rsidR="00C37BCF" w:rsidRPr="007F7FEB">
        <w:t>ordonnanceur</w:t>
      </w:r>
      <w:r w:rsidRPr="007F7FEB">
        <w:t xml:space="preserve"> par l’intermédiaire des « Media ».</w:t>
      </w:r>
      <w:r w:rsidR="0070473D" w:rsidRPr="007F7FEB">
        <w:rPr>
          <w:noProof/>
          <w:shd w:val="clear" w:color="auto" w:fill="auto"/>
        </w:rPr>
        <w:t xml:space="preserve"> </w:t>
      </w:r>
    </w:p>
    <w:p w14:paraId="4E70A89C" w14:textId="53013E8A" w:rsidR="00855571" w:rsidRPr="007F7FEB" w:rsidRDefault="00855571" w:rsidP="00A00A7A"/>
    <w:p w14:paraId="71C9141D" w14:textId="7192252C" w:rsidR="00855571" w:rsidRPr="007F7FEB" w:rsidRDefault="00855571" w:rsidP="00A00A7A">
      <w:r w:rsidRPr="007F7FEB">
        <w:t>Stockage externalisé</w:t>
      </w:r>
    </w:p>
    <w:p w14:paraId="7CEF738D" w14:textId="769F73CF" w:rsidR="00BD54BE" w:rsidRPr="007F7FEB" w:rsidRDefault="00FF49A1" w:rsidP="00A00A7A">
      <w:r w:rsidRPr="007F7FEB">
        <w:t xml:space="preserve">Nous faisons des sauvegardes sur des cassettes que nous </w:t>
      </w:r>
      <w:r w:rsidR="00ED54AC" w:rsidRPr="007F7FEB">
        <w:t>conserverons</w:t>
      </w:r>
      <w:r w:rsidRPr="007F7FEB">
        <w:t xml:space="preserve"> 10 ans chaque sauvegarde et répliquée, une est envoyée à Securitas et nous concevront la deuxième.</w:t>
      </w:r>
    </w:p>
    <w:p w14:paraId="32C5F7F9" w14:textId="2FCF6547" w:rsidR="000E55E1" w:rsidRPr="007F7FEB" w:rsidRDefault="000E55E1" w:rsidP="00A00A7A">
      <w:pPr>
        <w:pStyle w:val="Titre4"/>
      </w:pPr>
      <w:bookmarkStart w:id="18" w:name="_Toc532372349"/>
      <w:r w:rsidRPr="007F7FEB">
        <w:t>Stratégie de conservation des sauvegardes</w:t>
      </w:r>
      <w:bookmarkEnd w:id="18"/>
    </w:p>
    <w:p w14:paraId="426D23D8" w14:textId="48BB255D" w:rsidR="000D2104" w:rsidRPr="007F7FEB" w:rsidRDefault="000D2104" w:rsidP="00A00A7A">
      <w:r w:rsidRPr="007F7FEB">
        <w:t>Le diagramme ci-dessous reflète la stratégie :</w:t>
      </w:r>
    </w:p>
    <w:p w14:paraId="73F71F63" w14:textId="05AF9D6E" w:rsidR="000E55E1" w:rsidRPr="007F7FEB" w:rsidRDefault="000E55E1" w:rsidP="00B21AAE">
      <w:pPr>
        <w:jc w:val="center"/>
      </w:pPr>
      <w:r w:rsidRPr="007F7FEB">
        <w:object w:dxaOrig="11551" w:dyaOrig="7711" w14:anchorId="3FAC2459">
          <v:shape id="_x0000_i1140" type="#_x0000_t75" style="width:360.95pt;height:243.65pt" o:ole="">
            <v:imagedata r:id="rId17" o:title=""/>
          </v:shape>
          <o:OLEObject Type="Embed" ProgID="Visio.Drawing.15" ShapeID="_x0000_i1140" DrawAspect="Content" ObjectID="_1606118374" r:id="rId18"/>
        </w:object>
      </w:r>
    </w:p>
    <w:p w14:paraId="3D373CA2" w14:textId="0B1DEB1F" w:rsidR="00647D27" w:rsidRPr="007F7FEB" w:rsidRDefault="00647D27" w:rsidP="00A00A7A">
      <w:r w:rsidRPr="007F7FEB">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Pr="007F7FEB" w:rsidRDefault="00545088" w:rsidP="00A00A7A"/>
    <w:p w14:paraId="12F0C7A8" w14:textId="77777777" w:rsidR="004B0DE4" w:rsidRPr="007F7FEB" w:rsidRDefault="004B0DE4" w:rsidP="00A00A7A">
      <w:pPr>
        <w:pStyle w:val="Titre"/>
        <w:sectPr w:rsidR="004B0DE4" w:rsidRPr="007F7FEB"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Pr="007F7FEB" w:rsidRDefault="00603E12" w:rsidP="00A00A7A">
      <w:pPr>
        <w:pStyle w:val="Titre"/>
      </w:pPr>
      <w:r w:rsidRPr="007F7FEB">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7FEB">
        <w:t>VTX</w:t>
      </w:r>
    </w:p>
    <w:p w14:paraId="67A2C17D" w14:textId="77777777" w:rsidR="00F23A19" w:rsidRPr="007F7FEB" w:rsidRDefault="00F23A19" w:rsidP="00A00A7A">
      <w:pPr>
        <w:pStyle w:val="Titre2"/>
        <w:sectPr w:rsidR="00F23A19" w:rsidRPr="007F7FEB"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Pr="007F7FEB" w:rsidRDefault="000C0F9C" w:rsidP="00A00A7A">
      <w:pPr>
        <w:pStyle w:val="Titre2"/>
      </w:pPr>
      <w:bookmarkStart w:id="19" w:name="_Toc532372350"/>
      <w:r w:rsidRPr="007F7FEB">
        <w:lastRenderedPageBreak/>
        <w:t>VTX</w:t>
      </w:r>
      <w:bookmarkEnd w:id="19"/>
    </w:p>
    <w:p w14:paraId="10F34C89" w14:textId="0E9C71D5" w:rsidR="000C0F9C" w:rsidRPr="007F7FEB" w:rsidRDefault="000C0F9C" w:rsidP="00A00A7A">
      <w:pPr>
        <w:pStyle w:val="Titre3"/>
      </w:pPr>
      <w:bookmarkStart w:id="20" w:name="_Toc532372351"/>
      <w:r w:rsidRPr="007F7FEB">
        <w:t>Introduction</w:t>
      </w:r>
      <w:bookmarkEnd w:id="20"/>
    </w:p>
    <w:p w14:paraId="60CBE674" w14:textId="6AE4E73E" w:rsidR="000C0F9C" w:rsidRPr="007F7FEB" w:rsidRDefault="000C0F9C" w:rsidP="00A00A7A">
      <w:r w:rsidRPr="007F7FEB">
        <w:t xml:space="preserve">VTX est une entreprise qui occupe la télécommunication. La société a été </w:t>
      </w:r>
      <w:r w:rsidR="00DE1404" w:rsidRPr="007F7FEB">
        <w:t>fondée</w:t>
      </w:r>
      <w:r w:rsidRPr="007F7FEB">
        <w:t xml:space="preserve"> en 198</w:t>
      </w:r>
      <w:r w:rsidR="005428AB" w:rsidRPr="007F7FEB">
        <w:t xml:space="preserve">9 et son nom signifie </w:t>
      </w:r>
      <w:proofErr w:type="spellStart"/>
      <w:r w:rsidR="005428AB" w:rsidRPr="007F7FEB">
        <w:t>Videotex</w:t>
      </w:r>
      <w:proofErr w:type="spellEnd"/>
      <w:r w:rsidR="005428AB" w:rsidRPr="007F7FEB">
        <w:t xml:space="preserve">. </w:t>
      </w:r>
      <w:r w:rsidRPr="007F7FEB">
        <w:t xml:space="preserve">Le siège est à Pully et nous avons d’autre succursale </w:t>
      </w:r>
      <w:r w:rsidR="00DE1404" w:rsidRPr="007F7FEB">
        <w:t>à</w:t>
      </w:r>
      <w:r w:rsidRPr="007F7FEB">
        <w:t xml:space="preserve"> Genève, Sion et Bâle.</w:t>
      </w:r>
    </w:p>
    <w:p w14:paraId="0954E34F" w14:textId="77777777" w:rsidR="000C0F9C" w:rsidRPr="007F7FEB" w:rsidRDefault="000C0F9C" w:rsidP="00A00A7A">
      <w:r w:rsidRPr="007F7FEB">
        <w:t>Nous fournissons :</w:t>
      </w:r>
    </w:p>
    <w:p w14:paraId="18A10825" w14:textId="77777777" w:rsidR="000C0F9C" w:rsidRPr="007F7FEB" w:rsidRDefault="000C0F9C" w:rsidP="00A00A7A">
      <w:pPr>
        <w:pStyle w:val="Paragraphedeliste"/>
        <w:numPr>
          <w:ilvl w:val="0"/>
          <w:numId w:val="8"/>
        </w:numPr>
      </w:pPr>
      <w:r w:rsidRPr="007F7FEB">
        <w:t>Internet</w:t>
      </w:r>
    </w:p>
    <w:p w14:paraId="74C240FD" w14:textId="491E709D" w:rsidR="000C0F9C" w:rsidRPr="007F7FEB" w:rsidRDefault="000C0F9C" w:rsidP="00A00A7A">
      <w:pPr>
        <w:pStyle w:val="Paragraphedeliste"/>
        <w:numPr>
          <w:ilvl w:val="0"/>
          <w:numId w:val="8"/>
        </w:numPr>
      </w:pPr>
      <w:r w:rsidRPr="007F7FEB">
        <w:t>Téléphonie</w:t>
      </w:r>
    </w:p>
    <w:p w14:paraId="5B442A09" w14:textId="45CC480F" w:rsidR="000C0F9C" w:rsidRPr="007F7FEB" w:rsidRDefault="000C0F9C" w:rsidP="00A00A7A">
      <w:pPr>
        <w:pStyle w:val="Paragraphedeliste"/>
        <w:numPr>
          <w:ilvl w:val="0"/>
          <w:numId w:val="8"/>
        </w:numPr>
      </w:pPr>
      <w:r w:rsidRPr="007F7FEB">
        <w:t>Nom de domaine</w:t>
      </w:r>
    </w:p>
    <w:p w14:paraId="610D8C7C" w14:textId="174ED192" w:rsidR="000C0F9C" w:rsidRPr="007F7FEB" w:rsidRDefault="000C0F9C" w:rsidP="00A00A7A">
      <w:pPr>
        <w:pStyle w:val="Paragraphedeliste"/>
        <w:numPr>
          <w:ilvl w:val="0"/>
          <w:numId w:val="8"/>
        </w:numPr>
      </w:pPr>
      <w:r w:rsidRPr="007F7FEB">
        <w:t>Hébergement</w:t>
      </w:r>
    </w:p>
    <w:p w14:paraId="5FD35C7E" w14:textId="5F7820CF" w:rsidR="000C0F9C" w:rsidRPr="007F7FEB" w:rsidRDefault="000C0F9C" w:rsidP="00A00A7A">
      <w:pPr>
        <w:pStyle w:val="Paragraphedeliste"/>
        <w:numPr>
          <w:ilvl w:val="0"/>
          <w:numId w:val="8"/>
        </w:numPr>
      </w:pPr>
      <w:r w:rsidRPr="007F7FEB">
        <w:t>Mail</w:t>
      </w:r>
    </w:p>
    <w:p w14:paraId="4A9039BF" w14:textId="7DD64E4F" w:rsidR="000C0F9C" w:rsidRPr="007F7FEB" w:rsidRDefault="000C0F9C" w:rsidP="00A00A7A">
      <w:pPr>
        <w:pStyle w:val="Paragraphedeliste"/>
        <w:numPr>
          <w:ilvl w:val="0"/>
          <w:numId w:val="8"/>
        </w:numPr>
      </w:pPr>
      <w:r w:rsidRPr="007F7FEB">
        <w:t>Sécurité de réseau informatique</w:t>
      </w:r>
    </w:p>
    <w:p w14:paraId="1A04246A" w14:textId="4ED3FC44" w:rsidR="000C0F9C" w:rsidRPr="007F7FEB" w:rsidRDefault="000C0F9C" w:rsidP="00A00A7A">
      <w:pPr>
        <w:pStyle w:val="Paragraphedeliste"/>
        <w:numPr>
          <w:ilvl w:val="0"/>
          <w:numId w:val="8"/>
        </w:numPr>
      </w:pPr>
      <w:r w:rsidRPr="007F7FEB">
        <w:t>Télévision</w:t>
      </w:r>
    </w:p>
    <w:p w14:paraId="2BF5A9AF" w14:textId="77777777" w:rsidR="000C0F9C" w:rsidRPr="007F7FEB" w:rsidRDefault="000C0F9C" w:rsidP="00A00A7A">
      <w:pPr>
        <w:pStyle w:val="Paragraphedeliste"/>
        <w:numPr>
          <w:ilvl w:val="0"/>
          <w:numId w:val="8"/>
        </w:numPr>
      </w:pPr>
      <w:r w:rsidRPr="007F7FEB">
        <w:t>Cloud</w:t>
      </w:r>
    </w:p>
    <w:p w14:paraId="0A7B7ABD" w14:textId="721B87C7" w:rsidR="00975EB0" w:rsidRPr="007F7FEB" w:rsidRDefault="00975EB0" w:rsidP="00A00A7A">
      <w:pPr>
        <w:pStyle w:val="Titre3"/>
      </w:pPr>
      <w:bookmarkStart w:id="21" w:name="_Toc532372352"/>
      <w:r w:rsidRPr="007F7FEB">
        <w:t>Les techniques utilisées</w:t>
      </w:r>
      <w:bookmarkEnd w:id="21"/>
    </w:p>
    <w:p w14:paraId="3E20682C" w14:textId="5B7F4DCF" w:rsidR="000C0F9C" w:rsidRPr="007F7FEB" w:rsidRDefault="000C0F9C" w:rsidP="00A00A7A">
      <w:r w:rsidRPr="007F7FEB">
        <w:t xml:space="preserve">Pour conserver nos données nous utilisons comme technologie </w:t>
      </w:r>
      <w:proofErr w:type="spellStart"/>
      <w:r w:rsidRPr="007F7FEB">
        <w:t>Bacula</w:t>
      </w:r>
      <w:proofErr w:type="spellEnd"/>
      <w:r w:rsidRPr="007F7FEB">
        <w:t xml:space="preserve"> / </w:t>
      </w:r>
      <w:proofErr w:type="spellStart"/>
      <w:r w:rsidRPr="007F7FEB">
        <w:t>Veam</w:t>
      </w:r>
      <w:proofErr w:type="spellEnd"/>
      <w:r w:rsidRPr="007F7FEB">
        <w:t xml:space="preserve"> et notre hardware est du </w:t>
      </w:r>
      <w:proofErr w:type="spellStart"/>
      <w:r w:rsidRPr="007F7FEB">
        <w:t>NetApp</w:t>
      </w:r>
      <w:proofErr w:type="spellEnd"/>
      <w:r w:rsidRPr="007F7FEB">
        <w:t>.</w:t>
      </w:r>
      <w:r w:rsidRPr="007F7FEB">
        <w:br/>
        <w:t>Le toute est conservé en VHD.</w:t>
      </w:r>
    </w:p>
    <w:p w14:paraId="7C492CB5" w14:textId="47CC2D54" w:rsidR="000C0F9C" w:rsidRPr="007F7FEB" w:rsidRDefault="000C0F9C" w:rsidP="00A00A7A">
      <w:r w:rsidRPr="007F7FEB">
        <w:t xml:space="preserve">Nous enregistrons toutes les 3 semaines en bande magnétique en cas d’attaque grave via un </w:t>
      </w:r>
      <w:proofErr w:type="spellStart"/>
      <w:r w:rsidRPr="007F7FEB">
        <w:t>ransomware</w:t>
      </w:r>
      <w:proofErr w:type="spellEnd"/>
      <w:r w:rsidRPr="007F7FEB">
        <w:t>.</w:t>
      </w:r>
      <w:r w:rsidRPr="007F7FEB">
        <w:br/>
      </w:r>
      <w:r w:rsidRPr="007F7FEB">
        <w:br/>
        <w:t xml:space="preserve">Nos donnée son sécurisé physiquement par </w:t>
      </w:r>
      <w:r w:rsidR="005C5226" w:rsidRPr="007F7FEB">
        <w:t>un lieu inconnu</w:t>
      </w:r>
      <w:r w:rsidRPr="007F7FEB">
        <w:t xml:space="preserve"> et ne sont accessible que par l’équipe qui s’occupe des backups.</w:t>
      </w:r>
    </w:p>
    <w:p w14:paraId="1E451BF5" w14:textId="141DFB85" w:rsidR="000C0F9C" w:rsidRPr="007F7FEB" w:rsidRDefault="000C0F9C" w:rsidP="00A00A7A">
      <w:r w:rsidRPr="007F7FEB">
        <w:t>Les sauvegardes se font toutes les 8 heures et son sauvegarder sur plusieurs de nos Datacenter.</w:t>
      </w:r>
    </w:p>
    <w:p w14:paraId="5C4E57C0" w14:textId="22BB0E06" w:rsidR="000C0F9C" w:rsidRPr="007F7FEB" w:rsidRDefault="000C0F9C" w:rsidP="00A00A7A">
      <w:r w:rsidRPr="007F7FEB">
        <w:t xml:space="preserve">En cas de récupération de nos données, nous envoyons des mails à tous nos clients via un système automatique en 48 heures. Si non avons leurs portables dans la base de </w:t>
      </w:r>
      <w:r w:rsidR="005C5226" w:rsidRPr="007F7FEB">
        <w:t>données</w:t>
      </w:r>
      <w:r w:rsidRPr="007F7FEB">
        <w:t xml:space="preserve"> le programme leurs envoie aussi un SMS.</w:t>
      </w:r>
      <w:r w:rsidRPr="007F7FEB">
        <w:br/>
      </w:r>
      <w:r w:rsidRPr="007F7FEB">
        <w:br/>
        <w:t xml:space="preserve">Ensuite VTX au niveau de la LPD et le RGPD se situe dans les entreprises ou cette protection doit s’appliqué de façons la plus rigoureuse, dû au fait qu’elle détient l’intégralité </w:t>
      </w:r>
      <w:r w:rsidR="005C5226" w:rsidRPr="007F7FEB">
        <w:t>des données</w:t>
      </w:r>
      <w:r w:rsidRPr="007F7FEB">
        <w:t xml:space="preserve"> personnel des clients.</w:t>
      </w:r>
    </w:p>
    <w:p w14:paraId="5EA5D283" w14:textId="7097439A" w:rsidR="00BB6AF6" w:rsidRPr="007F7FEB" w:rsidRDefault="000C0F9C" w:rsidP="00A00A7A">
      <w:r w:rsidRPr="007F7FEB">
        <w:t>Nous avons par exemple des mesures ou le renouvellement de mot de passe n’est même plus visible pour les employés concernés aux bouts de 24 heures.</w:t>
      </w:r>
    </w:p>
    <w:p w14:paraId="23CC66AC" w14:textId="77777777" w:rsidR="00C92CCB" w:rsidRPr="007F7FEB" w:rsidRDefault="00C92CCB" w:rsidP="00A00A7A">
      <w:pPr>
        <w:pStyle w:val="Titre"/>
        <w:sectPr w:rsidR="00C92CCB" w:rsidRPr="007F7FE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Pr="007F7FEB" w:rsidRDefault="00296BCE" w:rsidP="00A00A7A">
      <w:pPr>
        <w:pStyle w:val="Titre"/>
      </w:pPr>
      <w:r w:rsidRPr="007F7FEB">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rsidRPr="007F7FEB">
        <w:t>Universi</w:t>
      </w:r>
      <w:bookmarkStart w:id="22" w:name="_GoBack"/>
      <w:bookmarkEnd w:id="22"/>
      <w:r w:rsidR="00BB6AF6" w:rsidRPr="007F7FEB">
        <w:t>té de Lausanne</w:t>
      </w:r>
      <w:r w:rsidR="00BB6AF6" w:rsidRPr="007F7FEB">
        <w:br w:type="page"/>
      </w:r>
    </w:p>
    <w:p w14:paraId="4F7505CA" w14:textId="77777777" w:rsidR="00C92CCB" w:rsidRPr="007F7FEB" w:rsidRDefault="00C92CCB" w:rsidP="00A00A7A">
      <w:pPr>
        <w:pStyle w:val="Titre2"/>
        <w:sectPr w:rsidR="00C92CCB" w:rsidRPr="007F7FEB" w:rsidSect="00C92CCB">
          <w:footnotePr>
            <w:numRestart w:val="eachPage"/>
          </w:footnotePr>
          <w:pgSz w:w="11906" w:h="16838" w:code="9"/>
          <w:pgMar w:top="1418" w:right="1418" w:bottom="1418" w:left="1418" w:header="709" w:footer="709" w:gutter="0"/>
          <w:cols w:space="708"/>
          <w:vAlign w:val="center"/>
          <w:docGrid w:linePitch="360"/>
        </w:sectPr>
      </w:pPr>
    </w:p>
    <w:p w14:paraId="2947CBCE" w14:textId="77777777" w:rsidR="00CA62F9" w:rsidRPr="007F7FEB" w:rsidRDefault="00CA62F9" w:rsidP="00A00A7A">
      <w:pPr>
        <w:pStyle w:val="Titre2"/>
      </w:pPr>
      <w:bookmarkStart w:id="23" w:name="_Toc530150123"/>
      <w:bookmarkStart w:id="24" w:name="_Toc532372353"/>
      <w:r w:rsidRPr="007F7FEB">
        <w:lastRenderedPageBreak/>
        <w:t>Université de Lausanne</w:t>
      </w:r>
      <w:r w:rsidRPr="007F7FEB">
        <w:rPr>
          <w:rStyle w:val="Appelnotedebasdep"/>
          <w:color w:val="auto"/>
        </w:rPr>
        <w:footnoteReference w:id="1"/>
      </w:r>
      <w:bookmarkEnd w:id="23"/>
      <w:bookmarkEnd w:id="24"/>
    </w:p>
    <w:p w14:paraId="42625FD9" w14:textId="77777777" w:rsidR="00CA62F9" w:rsidRPr="007F7FEB" w:rsidRDefault="00CA62F9" w:rsidP="00A00A7A">
      <w:pPr>
        <w:pStyle w:val="Titre3"/>
      </w:pPr>
      <w:bookmarkStart w:id="25" w:name="_Toc530150124"/>
      <w:bookmarkStart w:id="26" w:name="_Toc532372354"/>
      <w:r w:rsidRPr="007F7FEB">
        <w:t>Présentation entreprise</w:t>
      </w:r>
      <w:bookmarkEnd w:id="25"/>
      <w:bookmarkEnd w:id="26"/>
    </w:p>
    <w:p w14:paraId="5303E2A5" w14:textId="77777777" w:rsidR="00CA62F9" w:rsidRPr="007F7FEB" w:rsidRDefault="00CA62F9" w:rsidP="00A00A7A">
      <w:r w:rsidRPr="007F7FEB">
        <w:t>L’Université de Lausanne, bâtiment dédié aux étudiants, professeurs et chercheurs universitaires, est un bâtiment qui regroupe pas moins de 15'000 étudiants et 5'000 employés situés sur les bords du Lac Léman, et il est composé de 7 facultés : médecine-biologie / sciences sociales / lettre / théologie / géosciences / droit / commerciales (HEC). Ce bâtiment a eu ses débuts en 1537 et l’une des plus vieilles sociétés de Suisse. Nous respectons la LPD et la GDPR, car nous avons des employés qui habitent sur le territoire européen (hors suisse).</w:t>
      </w:r>
    </w:p>
    <w:p w14:paraId="571AB379" w14:textId="77777777" w:rsidR="00CA62F9" w:rsidRPr="007F7FEB" w:rsidRDefault="00CA62F9" w:rsidP="00A00A7A"/>
    <w:p w14:paraId="36641980" w14:textId="77777777" w:rsidR="00CA62F9" w:rsidRPr="007F7FEB" w:rsidRDefault="00CA62F9" w:rsidP="00A00A7A">
      <w:pPr>
        <w:pStyle w:val="Titre3"/>
      </w:pPr>
      <w:bookmarkStart w:id="27" w:name="_Toc530150125"/>
      <w:bookmarkStart w:id="28" w:name="_Toc532372355"/>
      <w:r w:rsidRPr="007F7FEB">
        <w:t>Présentation du système</w:t>
      </w:r>
      <w:bookmarkEnd w:id="27"/>
      <w:bookmarkEnd w:id="28"/>
      <w:r w:rsidRPr="007F7FEB">
        <w:t xml:space="preserve"> </w:t>
      </w:r>
    </w:p>
    <w:p w14:paraId="39331699" w14:textId="77777777" w:rsidR="00CA62F9" w:rsidRPr="007F7FEB" w:rsidRDefault="00CA62F9" w:rsidP="00A00A7A">
      <w:r w:rsidRPr="007F7FEB">
        <w:t>Les systèmes sont distribués sur trois centres de calculs répartis sur le campus de l’Université de Lausanne. On peut distinguer trois familles d’équipement :</w:t>
      </w:r>
    </w:p>
    <w:p w14:paraId="77F6AFEA" w14:textId="77777777" w:rsidR="00CA62F9" w:rsidRPr="007F7FEB" w:rsidDel="00BF3728" w:rsidRDefault="00CA62F9" w:rsidP="00A00A7A">
      <w:pPr>
        <w:rPr>
          <w:del w:id="29" w:author="Dylan Métral" w:date="2018-11-16T16:38:00Z"/>
        </w:rPr>
      </w:pPr>
    </w:p>
    <w:p w14:paraId="4DC79706" w14:textId="77777777" w:rsidR="00CA62F9" w:rsidRPr="007F7FEB" w:rsidRDefault="00CA62F9" w:rsidP="00A00A7A">
      <w:r w:rsidRPr="007F7FEB">
        <w:t xml:space="preserve">Serveur virtuel &amp; SAN : Il existe 650 serveurs virtuels hébergé sur 14 hosts </w:t>
      </w:r>
      <w:proofErr w:type="spellStart"/>
      <w:r w:rsidRPr="007F7FEB">
        <w:t>vxrail</w:t>
      </w:r>
      <w:proofErr w:type="spellEnd"/>
      <w:r w:rsidRPr="007F7FEB">
        <w:t xml:space="preserve"> connecté à un SAN ceci dupliqué sur deux sites. Cela représente 180TB de données pour les SAN et 112Tb de données pour les serveurs. </w:t>
      </w:r>
    </w:p>
    <w:p w14:paraId="7CF9941F" w14:textId="77777777" w:rsidR="00CA62F9" w:rsidRPr="007F7FEB" w:rsidDel="00BF3728" w:rsidRDefault="00CA62F9" w:rsidP="00A00A7A">
      <w:pPr>
        <w:rPr>
          <w:del w:id="30" w:author="Dylan Métral" w:date="2018-11-16T16:42:00Z"/>
        </w:rPr>
      </w:pPr>
    </w:p>
    <w:p w14:paraId="0DB46C64" w14:textId="77777777" w:rsidR="00CA62F9" w:rsidRPr="007F7FEB" w:rsidRDefault="00CA62F9" w:rsidP="00A00A7A">
      <w:r w:rsidRPr="007F7FEB">
        <w:t>NAS : Deux NAS fournissent un stockage de 1.26Pb aux utilisateurs.</w:t>
      </w:r>
    </w:p>
    <w:p w14:paraId="5DAEE702" w14:textId="77777777" w:rsidR="00CA62F9" w:rsidRPr="007F7FEB" w:rsidDel="005849B9" w:rsidRDefault="00CA62F9" w:rsidP="00A00A7A">
      <w:pPr>
        <w:rPr>
          <w:del w:id="31" w:author="Marc-André Baillifard" w:date="2018-11-16T15:11:00Z"/>
        </w:rPr>
      </w:pPr>
    </w:p>
    <w:p w14:paraId="19E117CA" w14:textId="77777777" w:rsidR="00CA62F9" w:rsidRPr="007F7FEB" w:rsidRDefault="00CA62F9" w:rsidP="00A00A7A">
      <w:r w:rsidRPr="007F7FEB">
        <w:t xml:space="preserve">Postes individuels : Il y a environ 5'000 postes de travail à travers le campus. </w:t>
      </w:r>
    </w:p>
    <w:p w14:paraId="6B5A4E9C" w14:textId="77777777" w:rsidR="00CA62F9" w:rsidRPr="007F7FEB" w:rsidRDefault="00CA62F9" w:rsidP="00A00A7A">
      <w:pPr>
        <w:pStyle w:val="Titre3"/>
      </w:pPr>
      <w:bookmarkStart w:id="32" w:name="_Toc530150126"/>
      <w:bookmarkStart w:id="33" w:name="_Toc532372356"/>
      <w:r w:rsidRPr="007F7FEB">
        <w:t>Problématique</w:t>
      </w:r>
      <w:bookmarkEnd w:id="32"/>
      <w:bookmarkEnd w:id="33"/>
    </w:p>
    <w:p w14:paraId="0286B9A7" w14:textId="77777777" w:rsidR="00CA62F9" w:rsidRPr="007F7FEB" w:rsidRDefault="00CA62F9" w:rsidP="00A00A7A">
      <w:r w:rsidRPr="007F7FEB">
        <w:t xml:space="preserve">Afin de préserver les données de manière sécurisée, nous avons plusieurs problématiques à résoudre comme la défaillance d’un disque, des évènements catastrophiques majeurs, la suppression de données intentionnelles ou encore la mise en panne d’un nœud. </w:t>
      </w:r>
    </w:p>
    <w:p w14:paraId="058CDC44" w14:textId="77777777" w:rsidR="00CA62F9" w:rsidRPr="007F7FEB" w:rsidRDefault="00CA62F9" w:rsidP="00A00A7A">
      <w:r w:rsidRPr="007F7FEB">
        <w:t>Pour cela, L’UNIL applique la règle 3-2-1 qui consiste à garder trois copies des données, l’original et 2 jeux de données qui sont stockées sur 2 médias différents avec une copie qui se trouve en dehors de l’entreprise. Voici les solutions misent en place pour se prémunir des problèmes cités plus haut :</w:t>
      </w:r>
    </w:p>
    <w:p w14:paraId="07EAD0B6" w14:textId="77777777" w:rsidR="00CA62F9" w:rsidRPr="007F7FEB" w:rsidRDefault="00CA62F9" w:rsidP="00A00A7A">
      <w:pPr>
        <w:pStyle w:val="Titre4"/>
      </w:pPr>
      <w:bookmarkStart w:id="34" w:name="_Toc530150127"/>
      <w:bookmarkStart w:id="35" w:name="_Toc532372357"/>
      <w:r w:rsidRPr="007F7FEB">
        <w:t>Hardware</w:t>
      </w:r>
      <w:bookmarkEnd w:id="34"/>
      <w:bookmarkEnd w:id="35"/>
    </w:p>
    <w:p w14:paraId="56557C78" w14:textId="77777777" w:rsidR="00CA62F9" w:rsidRPr="007F7FEB" w:rsidRDefault="00CA62F9" w:rsidP="00A00A7A">
      <w:pPr>
        <w:pStyle w:val="Titre5"/>
        <w:numPr>
          <w:ilvl w:val="0"/>
          <w:numId w:val="17"/>
        </w:numPr>
      </w:pPr>
      <w:r w:rsidRPr="007F7FEB">
        <w:t>Serveur</w:t>
      </w:r>
    </w:p>
    <w:p w14:paraId="2894F88A" w14:textId="77777777" w:rsidR="00CA62F9" w:rsidRPr="007F7FEB" w:rsidRDefault="00CA62F9" w:rsidP="00A00A7A">
      <w:r w:rsidRPr="007F7FEB">
        <w:t xml:space="preserve">Les deux serveurs SAN sont montés en mode raid 51. C’est-à-dire que sur deux sites, les SAN sont en RAID5 et la réplication entre eux est un RAID1 (miroir) sur le SAN qui se trouve sur le site2.  De cette façon, nous avons une protection accrue des données, car nous pouvons perdre un SAN complet, mais les données seront toujours préservées sur l’autre site. </w:t>
      </w:r>
    </w:p>
    <w:p w14:paraId="760F9D1F" w14:textId="77777777" w:rsidR="00CA62F9" w:rsidRPr="007F7FEB" w:rsidRDefault="00CA62F9" w:rsidP="00A00A7A">
      <w:pPr>
        <w:pStyle w:val="Titre5"/>
        <w:numPr>
          <w:ilvl w:val="0"/>
          <w:numId w:val="17"/>
        </w:numPr>
      </w:pPr>
      <w:r w:rsidRPr="007F7FEB">
        <w:t>NAS</w:t>
      </w:r>
    </w:p>
    <w:p w14:paraId="500BAA0B" w14:textId="77777777" w:rsidR="00CA62F9" w:rsidRPr="007F7FEB" w:rsidRDefault="00CA62F9" w:rsidP="00A00A7A">
      <w:r w:rsidRPr="007F7FEB">
        <w:t>Les deux NAS sont construit en cluster</w:t>
      </w:r>
      <w:r w:rsidRPr="007F7FEB">
        <w:rPr>
          <w:rStyle w:val="Appelnotedebasdep"/>
        </w:rPr>
        <w:footnoteReference w:id="2"/>
      </w:r>
      <w:r w:rsidRPr="007F7FEB">
        <w:t>, c’est-à-dire qu’un NAS dispose de plusieurs nœuds</w:t>
      </w:r>
      <w:r w:rsidRPr="007F7FEB">
        <w:rPr>
          <w:rStyle w:val="Appelnotedebasdep"/>
        </w:rPr>
        <w:footnoteReference w:id="3"/>
      </w:r>
      <w:r w:rsidRPr="007F7FEB">
        <w:t xml:space="preserve"> qui forment un seul système de fichiers. Les utilisateurs n’ont pas la perception des espaces </w:t>
      </w:r>
      <w:r w:rsidRPr="007F7FEB">
        <w:lastRenderedPageBreak/>
        <w:t>de stockages et ne peuvent pas déterminer sur quel disque dur sont disposés leurs documents. Lorsqu’on introduit un fichier dans le NAS, il est découpé en bloc et est répliqué plusieurs fois entre les différents nœuds. Grâce à cette méthode, les fichiers restent accessible en haute-disponibilité et cela évite une surcharge des serveurs et augmente les performances, car les nœuds se réparties le travail. Un calcul de signature est fait pour arranger les différents blocs afin de retrouver les données. La donnée est alors répliquée en forme de bloc et elle est redondante. Si un nœud vient à tomber en panne, la donnée se retrouvera dans un autre nœud et sera retrouvée grâce à la parité.</w:t>
      </w:r>
    </w:p>
    <w:p w14:paraId="6A874488" w14:textId="77777777" w:rsidR="00CA62F9" w:rsidRPr="007F7FEB" w:rsidRDefault="00CA62F9" w:rsidP="00A00A7A">
      <w:r w:rsidRPr="007F7FEB">
        <w:t xml:space="preserve">De plus, Le cluster primaire est répliqué de manière asynchrone toutes les 4 heures sur le cluster secondaire disponible dans un autre lieu sur le campus. Le second cluster est accessible qu’en </w:t>
      </w:r>
      <w:proofErr w:type="spellStart"/>
      <w:r w:rsidRPr="007F7FEB">
        <w:t>read-only</w:t>
      </w:r>
      <w:proofErr w:type="spellEnd"/>
      <w:r w:rsidRPr="007F7FEB">
        <w:t xml:space="preserve"> afin que les fichiers ne soient pas modifiables. Si le cluster primaire venait à tomber en panne, nous pourrons basculer les utilisateurs sur le cluster secondaire. Par la suite, il faudra reconstruire le cluster primaire et le resynchroniser avec les données du cluster secondaire. </w:t>
      </w:r>
    </w:p>
    <w:p w14:paraId="625CFBC2" w14:textId="77777777" w:rsidR="00CA62F9" w:rsidRPr="007F7FEB" w:rsidRDefault="00CA62F9" w:rsidP="00A00A7A">
      <w:pPr>
        <w:pStyle w:val="Titre5"/>
      </w:pPr>
      <w:r w:rsidRPr="007F7FEB">
        <w:t>Individuel</w:t>
      </w:r>
    </w:p>
    <w:p w14:paraId="24331FF7" w14:textId="77777777" w:rsidR="00CA62F9" w:rsidRPr="007F7FEB" w:rsidRDefault="00CA62F9" w:rsidP="00A00A7A">
      <w:r w:rsidRPr="007F7FEB">
        <w:t xml:space="preserve">Les postes de travail individuel peuvent être, selon les choix du collaborateur, sauvegardés chaque jour avec le logiciel Crash Plan. Sur les 5'000 machines que possède l’UNIL, seulement 200 machines utilisent cette solution. Le faible nombre de postes de travail qui sauvegarde leur machine s’explique, car les utilisateurs enregistrent leurs données sur les serveurs. La rétention des documents avec ce logiciel est de 3 mois. De cette façon, nous nous préservons de la défaille d’un disque dur d’un poste de travail. </w:t>
      </w:r>
    </w:p>
    <w:p w14:paraId="585DFC14" w14:textId="77777777" w:rsidR="00CA62F9" w:rsidRPr="007F7FEB" w:rsidRDefault="00CA62F9" w:rsidP="00A00A7A">
      <w:pPr>
        <w:pStyle w:val="Titre4"/>
      </w:pPr>
      <w:bookmarkStart w:id="36" w:name="_Toc530150128"/>
      <w:bookmarkStart w:id="37" w:name="_Toc532372358"/>
      <w:r w:rsidRPr="007F7FEB">
        <w:t>Humaine</w:t>
      </w:r>
      <w:bookmarkEnd w:id="36"/>
      <w:bookmarkEnd w:id="37"/>
    </w:p>
    <w:p w14:paraId="289C71B2" w14:textId="77777777" w:rsidR="00CA62F9" w:rsidRPr="007F7FEB" w:rsidRDefault="00CA62F9" w:rsidP="00A00A7A">
      <w:pPr>
        <w:pStyle w:val="Titre5"/>
      </w:pPr>
      <w:r w:rsidRPr="007F7FEB">
        <w:t>Protection contre la malveillance</w:t>
      </w:r>
    </w:p>
    <w:p w14:paraId="14C278C2" w14:textId="77777777" w:rsidR="00CA62F9" w:rsidRPr="007F7FEB" w:rsidRDefault="00CA62F9" w:rsidP="00A00A7A">
      <w:r w:rsidRPr="007F7FEB">
        <w:t xml:space="preserve">Afin d’éviter qu’un employé supprime l’ensemble des sauvegardes faites par l’UNIL, l’accès de ses données est restreint à 2 personnes. L’un détient la clé pour accéder aux sauvegardes des machines virtualisées et la seconde personne ne détient que les sauvegardes des fichiers. De cette façon, une seule et même personne ne pourrait pas détruire l’ensemble des données stockées de l’UNIL. L’accès des centres de calculs est protégé par un système de badge. </w:t>
      </w:r>
    </w:p>
    <w:p w14:paraId="039F5BB5" w14:textId="77777777" w:rsidR="00CA62F9" w:rsidRPr="007F7FEB" w:rsidRDefault="00CA62F9" w:rsidP="00A00A7A">
      <w:pPr>
        <w:pStyle w:val="Titre5"/>
      </w:pPr>
      <w:r w:rsidRPr="007F7FEB">
        <w:t>Erreurs humaines</w:t>
      </w:r>
    </w:p>
    <w:p w14:paraId="138DEF32" w14:textId="77777777" w:rsidR="00CA62F9" w:rsidRPr="007F7FEB" w:rsidRDefault="00CA62F9" w:rsidP="00A00A7A">
      <w:pPr>
        <w:rPr>
          <w:lang w:val="fr-FR"/>
        </w:rPr>
      </w:pPr>
      <w:r w:rsidRPr="007F7FEB">
        <w:rPr>
          <w:lang w:val="fr-FR"/>
        </w:rPr>
        <w:t>Une sauvegarde des fichiers est effectuée 2 fois par jour, à midi et le soir. Le fichier antécédent est alors disponible via l’historique des fichiers Windows. L</w:t>
      </w:r>
      <w:r w:rsidRPr="007F7FEB">
        <w:t>a rétention des copies est de trois mois.</w:t>
      </w:r>
    </w:p>
    <w:p w14:paraId="471E0CBB" w14:textId="77777777" w:rsidR="00CA62F9" w:rsidRPr="007F7FEB" w:rsidRDefault="00CA62F9" w:rsidP="00A00A7A">
      <w:pPr>
        <w:pStyle w:val="Titre4"/>
      </w:pPr>
      <w:bookmarkStart w:id="38" w:name="_Toc530150129"/>
      <w:bookmarkStart w:id="39" w:name="_Toc532372359"/>
      <w:r w:rsidRPr="007F7FEB">
        <w:t>Évènement majeur</w:t>
      </w:r>
      <w:bookmarkEnd w:id="38"/>
      <w:bookmarkEnd w:id="39"/>
      <w:r w:rsidRPr="007F7FEB">
        <w:t xml:space="preserve"> </w:t>
      </w:r>
    </w:p>
    <w:p w14:paraId="66DB4B48" w14:textId="77777777" w:rsidR="00CA62F9" w:rsidRPr="007F7FEB" w:rsidRDefault="00CA62F9" w:rsidP="00A00A7A">
      <w:r w:rsidRPr="007F7FEB">
        <w:t>Il se peut qu’une catastrophe naturelle ou un incendie se produise sur le campus, les données sont alors sauvegardées sur des disques et exportées sur un lieu externe de manière physique. Cette sauvegarde est aussi offline, elle n’est pas accessible via le réseau pour éviter tout accès par l’extérieur. La sauvegarde  est une « </w:t>
      </w:r>
      <w:proofErr w:type="spellStart"/>
      <w:r w:rsidRPr="007F7FEB">
        <w:t>incremental-forever</w:t>
      </w:r>
      <w:proofErr w:type="spellEnd"/>
      <w:r w:rsidRPr="007F7FEB">
        <w:t xml:space="preserve"> backup</w:t>
      </w:r>
      <w:r w:rsidRPr="007F7FEB">
        <w:rPr>
          <w:rStyle w:val="Appelnotedebasdep"/>
        </w:rPr>
        <w:footnoteReference w:id="4"/>
      </w:r>
      <w:r w:rsidRPr="007F7FEB">
        <w:t xml:space="preserve"> », elle est effectuée chaque mois et est stocké sur un serveur Linux en dehors du campus. La sauvegarde est alors conservée pour toujours et elle est utilisée en dernier recours. </w:t>
      </w:r>
    </w:p>
    <w:p w14:paraId="05E3F1D6" w14:textId="77777777" w:rsidR="00CA62F9" w:rsidRPr="007F7FEB" w:rsidRDefault="00CA62F9" w:rsidP="00A00A7A"/>
    <w:p w14:paraId="14C148B4" w14:textId="77777777" w:rsidR="00CA62F9" w:rsidRPr="007F7FEB" w:rsidRDefault="00CA62F9" w:rsidP="00A00A7A">
      <w:pPr>
        <w:pStyle w:val="Titre4"/>
      </w:pPr>
      <w:bookmarkStart w:id="40" w:name="_Toc530150130"/>
      <w:bookmarkStart w:id="41" w:name="_Toc532372360"/>
      <w:r w:rsidRPr="007F7FEB">
        <w:t>Archivage</w:t>
      </w:r>
      <w:bookmarkEnd w:id="40"/>
      <w:bookmarkEnd w:id="41"/>
    </w:p>
    <w:p w14:paraId="560EF070" w14:textId="77777777" w:rsidR="00CA62F9" w:rsidRPr="007F7FEB" w:rsidRDefault="00CA62F9" w:rsidP="00A00A7A">
      <w:r w:rsidRPr="007F7FEB">
        <w:t>La quantité de données de l’UNIL à sauvegarder étant conséquente, nous utilisons la déduplication pour compresser les données. Ce système est assez pratique et permet de gagner énormément d’espace, le gain d’espace est tel que les données sont de 50x à 70x fois plus légère.  Il permet de mettre ensemble les blocs qui se répètent, et un index est créé pour indiquer où se trouve-le ou les bloc/s compressé/s.</w:t>
      </w:r>
    </w:p>
    <w:p w14:paraId="162AEABB" w14:textId="77777777" w:rsidR="00CA62F9" w:rsidRPr="007F7FEB" w:rsidRDefault="00CA62F9" w:rsidP="00A00A7A">
      <w:r w:rsidRPr="007F7FEB">
        <w:rPr>
          <w:noProof/>
          <w:lang w:eastAsia="fr-CH"/>
        </w:rPr>
        <w:drawing>
          <wp:inline distT="0" distB="0" distL="0" distR="0" wp14:anchorId="2DDB971E" wp14:editId="5C413562">
            <wp:extent cx="2082199" cy="1558456"/>
            <wp:effectExtent l="0" t="0" r="0" b="381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7F7FEB">
        <w:rPr>
          <w:noProof/>
          <w:lang w:eastAsia="fr-CH"/>
        </w:rPr>
        <w:drawing>
          <wp:inline distT="0" distB="0" distL="0" distR="0" wp14:anchorId="4CA9E87D" wp14:editId="2D48CEDD">
            <wp:extent cx="3554083" cy="1429546"/>
            <wp:effectExtent l="0" t="0" r="889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077BCCF2" w14:textId="77777777" w:rsidR="00CA62F9" w:rsidRPr="007F7FEB" w:rsidRDefault="00CA62F9" w:rsidP="00A00A7A">
      <w:pPr>
        <w:rPr>
          <w:lang w:val="fr-FR"/>
        </w:rPr>
      </w:pPr>
      <w:r w:rsidRPr="007F7FEB">
        <w:t xml:space="preserve">Figure 1 et 2 : </w:t>
      </w:r>
      <w:r w:rsidRPr="007F7FEB">
        <w:rPr>
          <w:lang w:val="fr-FR"/>
        </w:rPr>
        <w:t>https://all-it-network.com/deduplication/</w:t>
      </w:r>
    </w:p>
    <w:p w14:paraId="33721E8E" w14:textId="77777777" w:rsidR="00CA62F9" w:rsidRPr="007F7FEB" w:rsidRDefault="00CA62F9" w:rsidP="00A00A7A"/>
    <w:p w14:paraId="3C0B01BB" w14:textId="77777777" w:rsidR="00CA62F9" w:rsidRPr="007F7FEB" w:rsidRDefault="00CA62F9" w:rsidP="00A00A7A">
      <w:pPr>
        <w:pStyle w:val="Titre3"/>
      </w:pPr>
      <w:bookmarkStart w:id="42" w:name="_Toc530150131"/>
      <w:bookmarkStart w:id="43" w:name="_Toc532372361"/>
      <w:r w:rsidRPr="007F7FEB">
        <w:t>Les stratégies de sauvegardes</w:t>
      </w:r>
      <w:bookmarkEnd w:id="42"/>
      <w:bookmarkEnd w:id="43"/>
    </w:p>
    <w:p w14:paraId="0D4E3C1A" w14:textId="77777777" w:rsidR="00CA62F9" w:rsidRPr="007F7FEB" w:rsidRDefault="00CA62F9" w:rsidP="00A00A7A">
      <w:r w:rsidRPr="007F7FEB">
        <w:t xml:space="preserve">L’UNIL utilise deux logiciels pour effectuer les sauvegardes des différents serveurs (serveur, serveur virtualisé, serveur de fichier). </w:t>
      </w:r>
    </w:p>
    <w:p w14:paraId="0D646AC5" w14:textId="77777777" w:rsidR="00CA62F9" w:rsidRPr="007F7FEB" w:rsidRDefault="00CA62F9" w:rsidP="00A00A7A">
      <w:pPr>
        <w:pStyle w:val="Titre4"/>
      </w:pPr>
      <w:bookmarkStart w:id="44" w:name="_Toc530150132"/>
      <w:bookmarkStart w:id="45" w:name="_Toc532372362"/>
      <w:proofErr w:type="spellStart"/>
      <w:r w:rsidRPr="007F7FEB">
        <w:t>Cohesity</w:t>
      </w:r>
      <w:bookmarkEnd w:id="44"/>
      <w:bookmarkEnd w:id="45"/>
      <w:proofErr w:type="spellEnd"/>
    </w:p>
    <w:p w14:paraId="6060B951" w14:textId="77777777" w:rsidR="00CA62F9" w:rsidRPr="007F7FEB" w:rsidRDefault="00CA62F9" w:rsidP="00A00A7A">
      <w:r w:rsidRPr="007F7FEB">
        <w:t xml:space="preserve">Le logiciel </w:t>
      </w:r>
      <w:proofErr w:type="spellStart"/>
      <w:r w:rsidRPr="007F7FEB">
        <w:t>Cohesity</w:t>
      </w:r>
      <w:proofErr w:type="spellEnd"/>
      <w:r w:rsidRPr="007F7FEB">
        <w:t xml:space="preserve"> est utilisé pour les sauvegardes ponctuelles des 650 machines et machines virtualisées. Il effectue une image de chaque </w:t>
      </w:r>
      <w:proofErr w:type="spellStart"/>
      <w:r w:rsidRPr="007F7FEB">
        <w:t>VMs</w:t>
      </w:r>
      <w:proofErr w:type="spellEnd"/>
      <w:r w:rsidRPr="007F7FEB">
        <w:t xml:space="preserve"> de manière quotidienne en incrémental, sauf le samedi où il effectue une sauvegarde complète. Les sauvegardes incrémentales se font par un système </w:t>
      </w:r>
      <w:proofErr w:type="gramStart"/>
      <w:r w:rsidRPr="007F7FEB">
        <w:t>CBT(</w:t>
      </w:r>
      <w:proofErr w:type="gramEnd"/>
      <w:r w:rsidRPr="007F7FEB">
        <w:t xml:space="preserve">Change Block </w:t>
      </w:r>
      <w:proofErr w:type="spellStart"/>
      <w:r w:rsidRPr="007F7FEB">
        <w:t>Tracking</w:t>
      </w:r>
      <w:proofErr w:type="spellEnd"/>
      <w:r w:rsidRPr="007F7FEB">
        <w:t xml:space="preserve">), où les données sont enregistrées sous forme de blocs, seuls les blocs qui ont changé sont sauvegardés. Les sauvegardes effectuées par </w:t>
      </w:r>
      <w:proofErr w:type="spellStart"/>
      <w:r w:rsidRPr="007F7FEB">
        <w:t>Cohesity</w:t>
      </w:r>
      <w:proofErr w:type="spellEnd"/>
      <w:r w:rsidRPr="007F7FEB">
        <w:t xml:space="preserve"> passent par une connexion dédiée uniquement aux sauvegardes afin d’avoir une sécurité contre une attaque extérieure.</w:t>
      </w:r>
    </w:p>
    <w:p w14:paraId="79B249A4" w14:textId="77777777" w:rsidR="00CA62F9" w:rsidRPr="007F7FEB" w:rsidRDefault="00CA62F9" w:rsidP="00A00A7A">
      <w:r w:rsidRPr="007F7FEB">
        <w:t>La rétention des sauvegardes est de 90 jours et le RPO maximum est de 24 heures.</w:t>
      </w:r>
    </w:p>
    <w:p w14:paraId="47C00406" w14:textId="77777777" w:rsidR="00CA62F9" w:rsidRPr="007F7FEB" w:rsidRDefault="00CA62F9" w:rsidP="00A00A7A">
      <w:pPr>
        <w:pStyle w:val="Titre4"/>
      </w:pPr>
      <w:bookmarkStart w:id="46" w:name="_Toc530150133"/>
      <w:bookmarkStart w:id="47" w:name="_Toc532372363"/>
      <w:proofErr w:type="spellStart"/>
      <w:r w:rsidRPr="007F7FEB">
        <w:t>Networker</w:t>
      </w:r>
      <w:bookmarkEnd w:id="46"/>
      <w:bookmarkEnd w:id="47"/>
      <w:proofErr w:type="spellEnd"/>
    </w:p>
    <w:p w14:paraId="2C67464D" w14:textId="77777777" w:rsidR="00CA62F9" w:rsidRPr="007F7FEB" w:rsidRDefault="00CA62F9" w:rsidP="00A00A7A">
      <w:proofErr w:type="spellStart"/>
      <w:r w:rsidRPr="007F7FEB">
        <w:t>Networker</w:t>
      </w:r>
      <w:proofErr w:type="spellEnd"/>
      <w:r w:rsidRPr="007F7FEB">
        <w:t xml:space="preserve"> permet la sauvegarde de certaines bases de données au fil de l’eau et aussi de proposer une conservation jusqu’à trois mois des documents pour les serveurs.</w:t>
      </w:r>
    </w:p>
    <w:p w14:paraId="1100D5F0" w14:textId="77777777" w:rsidR="00CA62F9" w:rsidRPr="007F7FEB" w:rsidRDefault="00CA62F9" w:rsidP="00A00A7A">
      <w:r w:rsidRPr="007F7FEB">
        <w:t xml:space="preserve">Network effectue une sauvegarde quotidienne incrémentale chaque nuit sauf le samedi, car il effectue une sauvegarde full chaque vendredi. La rétention des fichiers est de 3 mois selon les directives de la SLA (Service </w:t>
      </w:r>
      <w:proofErr w:type="spellStart"/>
      <w:r w:rsidRPr="007F7FEB">
        <w:t>Level</w:t>
      </w:r>
      <w:proofErr w:type="spellEnd"/>
      <w:r w:rsidRPr="007F7FEB">
        <w:t xml:space="preserve"> agreement). </w:t>
      </w:r>
    </w:p>
    <w:p w14:paraId="681C031F" w14:textId="77777777" w:rsidR="00CA62F9" w:rsidRPr="007F7FEB" w:rsidRDefault="00CA62F9" w:rsidP="00A00A7A">
      <w:r w:rsidRPr="007F7FEB">
        <w:t>Il est également utilisé pour sauvegarder les données du serveur Microsoft exchange de manière particulière.</w:t>
      </w:r>
    </w:p>
    <w:p w14:paraId="15B0992D" w14:textId="77777777" w:rsidR="00CA62F9" w:rsidRPr="007F7FEB" w:rsidRDefault="00CA62F9" w:rsidP="00A00A7A">
      <w:r w:rsidRPr="007F7FEB">
        <w:t xml:space="preserve">Un </w:t>
      </w:r>
      <w:proofErr w:type="spellStart"/>
      <w:r w:rsidRPr="007F7FEB">
        <w:t>Recover</w:t>
      </w:r>
      <w:proofErr w:type="spellEnd"/>
      <w:r w:rsidRPr="007F7FEB">
        <w:t xml:space="preserve"> Point Objective (RPO) d’un maximum de 24 heures pour les fichiers et un RPO maximum de 8h pour les bases de données. </w:t>
      </w:r>
    </w:p>
    <w:p w14:paraId="32F10FD1" w14:textId="77777777" w:rsidR="00CA62F9" w:rsidRPr="007F7FEB" w:rsidRDefault="00CA62F9" w:rsidP="00A00A7A">
      <w:pPr>
        <w:pStyle w:val="Titre4"/>
      </w:pPr>
      <w:bookmarkStart w:id="48" w:name="_Toc532372364"/>
      <w:proofErr w:type="spellStart"/>
      <w:r w:rsidRPr="007F7FEB">
        <w:lastRenderedPageBreak/>
        <w:t>Avamar</w:t>
      </w:r>
      <w:bookmarkEnd w:id="48"/>
      <w:proofErr w:type="spellEnd"/>
    </w:p>
    <w:p w14:paraId="64F88ECE" w14:textId="2A207700" w:rsidR="00CA62F9" w:rsidRPr="007F7FEB" w:rsidRDefault="00CA62F9" w:rsidP="00A00A7A">
      <w:r w:rsidRPr="007F7FEB">
        <w:t>Les sauvegardes des images de machine virtuelle dans un site distant s’effectuent à l’aide d’</w:t>
      </w:r>
      <w:proofErr w:type="spellStart"/>
      <w:r w:rsidRPr="007F7FEB">
        <w:t>Avamar</w:t>
      </w:r>
      <w:proofErr w:type="spellEnd"/>
      <w:r w:rsidRPr="007F7FEB">
        <w:t xml:space="preserve">. Il effectue les sauvegardes en « incrémental </w:t>
      </w:r>
      <w:proofErr w:type="spellStart"/>
      <w:r w:rsidRPr="007F7FEB">
        <w:t>forever</w:t>
      </w:r>
      <w:proofErr w:type="spellEnd"/>
      <w:r w:rsidRPr="007F7FEB">
        <w:t>-backup ».</w:t>
      </w:r>
    </w:p>
    <w:p w14:paraId="2E8B526C" w14:textId="77777777" w:rsidR="00CA62F9" w:rsidRPr="007F7FEB" w:rsidRDefault="00CA62F9" w:rsidP="00A00A7A">
      <w:pPr>
        <w:pStyle w:val="Titre3"/>
      </w:pPr>
      <w:bookmarkStart w:id="49" w:name="_Toc530150134"/>
      <w:bookmarkStart w:id="50" w:name="_Toc532372365"/>
      <w:r w:rsidRPr="007F7FEB">
        <w:t>Les stratégies en cas de récupération</w:t>
      </w:r>
      <w:bookmarkEnd w:id="49"/>
      <w:bookmarkEnd w:id="50"/>
    </w:p>
    <w:p w14:paraId="31E5CE0E" w14:textId="77777777" w:rsidR="00CA62F9" w:rsidRPr="007F7FEB" w:rsidRDefault="00CA62F9" w:rsidP="00A00A7A">
      <w:r w:rsidRPr="007F7FEB">
        <w:t xml:space="preserve">La restauration des données est faite selon le point de sauvegarde le plus récent ou la demande de la date précisée par le collaborateur. La restauration ne demande aucun spécialiste IT s’il utilise le point de restauration Windows, les utilisateurs sont capables de le faire eux-mêmes sur le serveur. Concernant les postes individuelles, à condition que les collaborateurs aient souscrit à une sauvegarde avec le logiciel Crash Plan. Il peut également restaurer ses données de lui-même. </w:t>
      </w:r>
    </w:p>
    <w:p w14:paraId="581EBA3D" w14:textId="77777777" w:rsidR="00CA62F9" w:rsidRPr="007F7FEB" w:rsidRDefault="00CA62F9" w:rsidP="00A00A7A">
      <w:r w:rsidRPr="007F7FEB">
        <w:t xml:space="preserve">En cas d’un problème d’un serveur virtualisé, le logiciel </w:t>
      </w:r>
      <w:proofErr w:type="spellStart"/>
      <w:r w:rsidRPr="007F7FEB">
        <w:t>Cohesity</w:t>
      </w:r>
      <w:proofErr w:type="spellEnd"/>
      <w:r w:rsidRPr="007F7FEB">
        <w:t xml:space="preserve"> est utilisé pour restaurer la machine ou un fichier.</w:t>
      </w:r>
    </w:p>
    <w:p w14:paraId="37BBED7B" w14:textId="17E0078D" w:rsidR="00A97195" w:rsidRPr="007F7FEB" w:rsidRDefault="00A97195" w:rsidP="00A00A7A">
      <w:pPr>
        <w:pStyle w:val="Titre1"/>
      </w:pPr>
      <w:bookmarkStart w:id="51" w:name="_Toc532372366"/>
      <w:r w:rsidRPr="007F7FEB">
        <w:t>Partie 2</w:t>
      </w:r>
      <w:bookmarkEnd w:id="51"/>
    </w:p>
    <w:p w14:paraId="65591096" w14:textId="22616732" w:rsidR="00F67BCD" w:rsidRPr="007F7FEB" w:rsidRDefault="00F67BCD" w:rsidP="00A00A7A">
      <w:pPr>
        <w:pStyle w:val="Titre2"/>
      </w:pPr>
      <w:bookmarkStart w:id="52" w:name="_Toc532372367"/>
      <w:r w:rsidRPr="007F7FEB">
        <w:t>Lois sur les protections des données</w:t>
      </w:r>
      <w:bookmarkEnd w:id="52"/>
    </w:p>
    <w:p w14:paraId="24DE2DD9" w14:textId="77777777" w:rsidR="00F67BCD" w:rsidRPr="007F7FEB" w:rsidRDefault="00F67BCD" w:rsidP="00A00A7A">
      <w:r w:rsidRPr="007F7FEB">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7F7FEB" w:rsidRDefault="00F67BCD" w:rsidP="00A00A7A">
      <w:pPr>
        <w:pStyle w:val="Titre3"/>
      </w:pPr>
      <w:bookmarkStart w:id="53" w:name="_Toc532372368"/>
      <w:r w:rsidRPr="007F7FEB">
        <w:t>LPD</w:t>
      </w:r>
      <w:bookmarkEnd w:id="53"/>
    </w:p>
    <w:p w14:paraId="426B5CBA" w14:textId="77777777" w:rsidR="00F67BCD" w:rsidRPr="007F7FEB" w:rsidRDefault="00F67BCD" w:rsidP="00A00A7A">
      <w:r w:rsidRPr="007F7FEB">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7F7FEB" w:rsidRDefault="00F67BCD" w:rsidP="00A00A7A">
      <w:pPr>
        <w:pStyle w:val="Titre3"/>
      </w:pPr>
      <w:bookmarkStart w:id="54" w:name="_Toc532372369"/>
      <w:r w:rsidRPr="007F7FEB">
        <w:t>RGPD</w:t>
      </w:r>
      <w:bookmarkEnd w:id="54"/>
    </w:p>
    <w:p w14:paraId="113902F5" w14:textId="77777777" w:rsidR="00F67BCD" w:rsidRPr="007F7FEB" w:rsidRDefault="00F67BCD" w:rsidP="00A00A7A">
      <w:r w:rsidRPr="007F7FEB">
        <w:t xml:space="preserve">L’Union Européenne représentée par son parlement a voté une Loi afin d’assurer le bon traitement des données personnelles ses citoyens, la </w:t>
      </w:r>
      <w:r w:rsidRPr="007F7FEB">
        <w:rPr>
          <w:b/>
        </w:rPr>
        <w:t>RGPD</w:t>
      </w:r>
      <w:r w:rsidRPr="007F7FEB">
        <w:t xml:space="preserve"> (règlement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7F7FEB" w:rsidRDefault="00F67BCD" w:rsidP="00A00A7A">
      <w:pPr>
        <w:pStyle w:val="Titre4"/>
      </w:pPr>
      <w:bookmarkStart w:id="55" w:name="_Toc532372370"/>
      <w:r w:rsidRPr="007F7FEB">
        <w:t>Première chose à se demander : Qu’est qu’une donnée personnelle ?</w:t>
      </w:r>
      <w:bookmarkEnd w:id="55"/>
    </w:p>
    <w:p w14:paraId="6E7DF829" w14:textId="77777777" w:rsidR="00F67BCD" w:rsidRPr="007F7FEB" w:rsidRDefault="00F67BCD" w:rsidP="00A00A7A">
      <w:r w:rsidRPr="007F7FEB">
        <w:t>Toutes les informations qui se rapportent à une personne identifiée ou identifiable (art3 LPD). Par exemple : Nom et prénom, numéro de passeport, etc.</w:t>
      </w:r>
    </w:p>
    <w:p w14:paraId="71A62C9C" w14:textId="44631A39" w:rsidR="00F67BCD" w:rsidRPr="007F7FEB" w:rsidRDefault="00F67BCD" w:rsidP="00A00A7A">
      <w:pPr>
        <w:pStyle w:val="Titre4"/>
      </w:pPr>
      <w:bookmarkStart w:id="56" w:name="_Toc532372371"/>
      <w:r w:rsidRPr="007F7FEB">
        <w:t xml:space="preserve">En vrai, </w:t>
      </w:r>
      <w:r w:rsidR="00A97195" w:rsidRPr="007F7FEB">
        <w:t>à quoi servent</w:t>
      </w:r>
      <w:r w:rsidRPr="007F7FEB">
        <w:t xml:space="preserve"> ces deux lois ?</w:t>
      </w:r>
      <w:bookmarkEnd w:id="56"/>
    </w:p>
    <w:p w14:paraId="0F0A5649" w14:textId="77777777" w:rsidR="00F67BCD" w:rsidRPr="007F7FEB" w:rsidRDefault="00F67BCD" w:rsidP="00A00A7A">
      <w:r w:rsidRPr="007F7FEB">
        <w:t xml:space="preserve">La LPD et RGPD ont été mises en place afin d’éviter la mauvaise utilisation des données de la personne, comme par exemple le profilage, vu dernièrement dans le scandale Facebook et Cambridge </w:t>
      </w:r>
      <w:proofErr w:type="spellStart"/>
      <w:r w:rsidRPr="007F7FEB">
        <w:t>Analytica</w:t>
      </w:r>
      <w:proofErr w:type="spellEnd"/>
      <w:r w:rsidRPr="007F7FEB">
        <w:t>.</w:t>
      </w:r>
    </w:p>
    <w:p w14:paraId="1A9CDA81" w14:textId="77777777" w:rsidR="00F67BCD" w:rsidRPr="007F7FEB" w:rsidRDefault="00F67BCD" w:rsidP="00A00A7A">
      <w:pPr>
        <w:pStyle w:val="Titre4"/>
      </w:pPr>
      <w:bookmarkStart w:id="57" w:name="_Toc532372372"/>
      <w:r w:rsidRPr="007F7FEB">
        <w:t>Qui est concerné ?</w:t>
      </w:r>
      <w:bookmarkEnd w:id="57"/>
    </w:p>
    <w:p w14:paraId="0E77523F" w14:textId="77777777" w:rsidR="00F67BCD" w:rsidRPr="007F7FEB" w:rsidRDefault="00F67BCD" w:rsidP="00A00A7A">
      <w:r w:rsidRPr="007F7FEB">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Pr="007F7FEB" w:rsidRDefault="00F67BCD" w:rsidP="00A00A7A"/>
    <w:p w14:paraId="5B2A894D" w14:textId="7E659E25" w:rsidR="00F67BCD" w:rsidRPr="007F7FEB" w:rsidRDefault="00F67BCD" w:rsidP="00A00A7A">
      <w:pPr>
        <w:pStyle w:val="Titre3"/>
      </w:pPr>
      <w:bookmarkStart w:id="58" w:name="_Toc532372373"/>
      <w:r w:rsidRPr="007F7FEB">
        <w:lastRenderedPageBreak/>
        <w:t>Mise en conformité</w:t>
      </w:r>
      <w:bookmarkEnd w:id="58"/>
    </w:p>
    <w:p w14:paraId="09E247FC" w14:textId="77777777" w:rsidR="00F67BCD" w:rsidRPr="007F7FEB" w:rsidRDefault="00F67BCD" w:rsidP="00A00A7A">
      <w:r w:rsidRPr="007F7FEB">
        <w:t>Principes Juridiques (liste pas exhaustive) :</w:t>
      </w:r>
    </w:p>
    <w:p w14:paraId="48F04F6F" w14:textId="77777777" w:rsidR="00F67BCD" w:rsidRPr="007F7FEB" w:rsidRDefault="00F67BCD" w:rsidP="00A00A7A">
      <w:r w:rsidRPr="007F7FEB">
        <w:t xml:space="preserve">Licéité, bonne foi, proportionnalité, finalité, </w:t>
      </w:r>
      <w:proofErr w:type="spellStart"/>
      <w:r w:rsidRPr="007F7FEB">
        <w:t>reconnaissabilité</w:t>
      </w:r>
      <w:proofErr w:type="spellEnd"/>
      <w:r w:rsidRPr="007F7FEB">
        <w:t xml:space="preserve"> et exactitude.</w:t>
      </w:r>
    </w:p>
    <w:p w14:paraId="46243AB4" w14:textId="77777777" w:rsidR="00F67BCD" w:rsidRPr="007F7FEB" w:rsidRDefault="00F67BCD" w:rsidP="00A00A7A">
      <w:r w:rsidRPr="007F7FEB">
        <w:t xml:space="preserve">• Principe de la </w:t>
      </w:r>
      <w:r w:rsidRPr="007F7FEB">
        <w:rPr>
          <w:b/>
        </w:rPr>
        <w:t>bonne foi</w:t>
      </w:r>
      <w:r w:rsidRPr="007F7FEB">
        <w:t xml:space="preserve"> : la collecte doit se faire dans la loyauté, de manière transparente</w:t>
      </w:r>
    </w:p>
    <w:p w14:paraId="76ECDC03" w14:textId="77777777" w:rsidR="00F67BCD" w:rsidRPr="007F7FEB" w:rsidRDefault="00F67BCD" w:rsidP="00A00A7A">
      <w:r w:rsidRPr="007F7FEB">
        <w:t xml:space="preserve">• Principe de la </w:t>
      </w:r>
      <w:r w:rsidRPr="007F7FEB">
        <w:rPr>
          <w:b/>
        </w:rPr>
        <w:t>proportionnalité</w:t>
      </w:r>
      <w:r w:rsidRPr="007F7FEB">
        <w:t xml:space="preserve"> : les données doivent être aptes, objectivement nécessaires pour atteindre le but poursuivi ;</w:t>
      </w:r>
    </w:p>
    <w:p w14:paraId="77C14A02" w14:textId="77777777" w:rsidR="00F67BCD" w:rsidRPr="007F7FEB" w:rsidRDefault="00F67BCD" w:rsidP="00A00A7A">
      <w:r w:rsidRPr="007F7FEB">
        <w:t xml:space="preserve">• Principe de </w:t>
      </w:r>
      <w:proofErr w:type="spellStart"/>
      <w:r w:rsidRPr="007F7FEB">
        <w:rPr>
          <w:b/>
        </w:rPr>
        <w:t>reconnaissabilité</w:t>
      </w:r>
      <w:proofErr w:type="spellEnd"/>
      <w:r w:rsidRPr="007F7FEB">
        <w:t xml:space="preserve"> : la collecte et la finalité du traitement doivent être reconnaissables pour la personne concernée ;</w:t>
      </w:r>
    </w:p>
    <w:p w14:paraId="4D4136B9" w14:textId="77777777" w:rsidR="00F67BCD" w:rsidRPr="007F7FEB" w:rsidRDefault="00F67BCD" w:rsidP="00A00A7A">
      <w:r w:rsidRPr="007F7FEB">
        <w:t xml:space="preserve">• Principe de </w:t>
      </w:r>
      <w:r w:rsidRPr="007F7FEB">
        <w:rPr>
          <w:b/>
        </w:rPr>
        <w:t>finalité</w:t>
      </w:r>
      <w:r w:rsidRPr="007F7FEB">
        <w:t xml:space="preserve"> : la collecte, le traitement des données doivent se faire dans un but préalablement défini. Quid du </w:t>
      </w:r>
      <w:proofErr w:type="spellStart"/>
      <w:r w:rsidRPr="007F7FEB">
        <w:t>big</w:t>
      </w:r>
      <w:proofErr w:type="spellEnd"/>
      <w:r w:rsidRPr="007F7FEB">
        <w:t xml:space="preserve"> data ?</w:t>
      </w:r>
    </w:p>
    <w:p w14:paraId="59DD24C2" w14:textId="77777777" w:rsidR="00F67BCD" w:rsidRPr="007F7FEB" w:rsidRDefault="00F67BCD" w:rsidP="00A00A7A">
      <w:r w:rsidRPr="007F7FEB">
        <w:t xml:space="preserve">• Principe </w:t>
      </w:r>
      <w:r w:rsidRPr="007F7FEB">
        <w:rPr>
          <w:b/>
        </w:rPr>
        <w:t>d’exactitude</w:t>
      </w:r>
      <w:r w:rsidRPr="007F7FEB">
        <w:t xml:space="preserve"> des données (droit de rectification)</w:t>
      </w:r>
    </w:p>
    <w:p w14:paraId="13D8003E" w14:textId="77777777" w:rsidR="00F67BCD" w:rsidRPr="007F7FEB" w:rsidRDefault="00F67BCD" w:rsidP="00A00A7A">
      <w:r w:rsidRPr="007F7FEB">
        <w:t xml:space="preserve">• Principe de </w:t>
      </w:r>
      <w:r w:rsidRPr="007F7FEB">
        <w:rPr>
          <w:b/>
        </w:rPr>
        <w:t>sécurité</w:t>
      </w:r>
      <w:r w:rsidRPr="007F7FEB">
        <w:t xml:space="preserve"> : des mesures techniques et opérationnelles doivent être prises pour protéger les données et éviter tout traitement non autorisé</w:t>
      </w:r>
    </w:p>
    <w:p w14:paraId="608E153A" w14:textId="77777777" w:rsidR="00F67BCD" w:rsidRPr="007F7FEB" w:rsidRDefault="00F67BCD" w:rsidP="00A00A7A"/>
    <w:p w14:paraId="45D12F95" w14:textId="599FC29F" w:rsidR="00F67BCD" w:rsidRPr="007F7FEB" w:rsidRDefault="00F67BCD" w:rsidP="00A00A7A">
      <w:pPr>
        <w:pStyle w:val="Titre3"/>
      </w:pPr>
      <w:bookmarkStart w:id="59" w:name="_Toc532372374"/>
      <w:r w:rsidRPr="007F7FEB">
        <w:t>Organisation et actions :</w:t>
      </w:r>
      <w:bookmarkEnd w:id="59"/>
    </w:p>
    <w:p w14:paraId="051B34FC" w14:textId="77777777" w:rsidR="00F67BCD" w:rsidRPr="007F7FEB" w:rsidRDefault="00F67BCD" w:rsidP="00A00A7A">
      <w:pPr>
        <w:pStyle w:val="Paragraphedeliste"/>
        <w:numPr>
          <w:ilvl w:val="0"/>
          <w:numId w:val="1"/>
        </w:numPr>
      </w:pPr>
      <w:r w:rsidRPr="007F7FEB">
        <w:t xml:space="preserve">Nommer Un DPO (Digital protection </w:t>
      </w:r>
      <w:proofErr w:type="spellStart"/>
      <w:r w:rsidRPr="007F7FEB">
        <w:t>Officer</w:t>
      </w:r>
      <w:proofErr w:type="spellEnd"/>
      <w:r w:rsidRPr="007F7FEB">
        <w:t>), responsable par but principalement permettre à un organisme effectuant des traitements de données personnelles de s'assurer qu'il respecte bien la réglementation applicable à leur protection.</w:t>
      </w:r>
    </w:p>
    <w:p w14:paraId="7FCC5074" w14:textId="77777777" w:rsidR="00F67BCD" w:rsidRPr="007F7FEB" w:rsidRDefault="00F67BCD" w:rsidP="00A00A7A">
      <w:pPr>
        <w:pStyle w:val="Paragraphedeliste"/>
        <w:numPr>
          <w:ilvl w:val="0"/>
          <w:numId w:val="1"/>
        </w:numPr>
      </w:pPr>
      <w:r w:rsidRPr="007F7FEB">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7F7FEB" w:rsidRDefault="00F67BCD" w:rsidP="00A00A7A">
      <w:pPr>
        <w:pStyle w:val="Paragraphedeliste"/>
        <w:numPr>
          <w:ilvl w:val="0"/>
          <w:numId w:val="1"/>
        </w:numPr>
      </w:pPr>
      <w:r w:rsidRPr="007F7FEB">
        <w:t>Être en mesure de répondre aux sollicitations d’une personne à accéder à ses données, aussi les modifier et supprimer selon sa volonté.  Par exemple la mise en place d’un formulaire de contact.</w:t>
      </w:r>
    </w:p>
    <w:p w14:paraId="572D2013" w14:textId="77777777" w:rsidR="00F67BCD" w:rsidRPr="007F7FEB" w:rsidRDefault="00F67BCD" w:rsidP="00A00A7A">
      <w:pPr>
        <w:pStyle w:val="Paragraphedeliste"/>
        <w:numPr>
          <w:ilvl w:val="0"/>
          <w:numId w:val="1"/>
        </w:numPr>
      </w:pPr>
      <w:r w:rsidRPr="007F7FEB">
        <w:t>Demander l’accord aux personnes et leur donner la possibilité de retirer cet accord.</w:t>
      </w:r>
    </w:p>
    <w:p w14:paraId="793465FF" w14:textId="77777777" w:rsidR="00F67BCD" w:rsidRPr="007F7FEB" w:rsidRDefault="00F67BCD" w:rsidP="00A00A7A">
      <w:pPr>
        <w:pStyle w:val="Paragraphedeliste"/>
        <w:numPr>
          <w:ilvl w:val="0"/>
          <w:numId w:val="1"/>
        </w:numPr>
      </w:pPr>
      <w:r w:rsidRPr="007F7FEB">
        <w:t>Mettre en place des mesures de sécurité adaptées à la sensibilité de la donnée sauvegardée. Données sensibles, exemple : ethnie ou race, religion, options sexuelles, etc.</w:t>
      </w:r>
    </w:p>
    <w:p w14:paraId="6A39D375" w14:textId="77777777" w:rsidR="00F67BCD" w:rsidRPr="007F7FEB" w:rsidRDefault="00F67BCD" w:rsidP="00A00A7A">
      <w:pPr>
        <w:pStyle w:val="Paragraphedeliste"/>
        <w:numPr>
          <w:ilvl w:val="0"/>
          <w:numId w:val="1"/>
        </w:numPr>
      </w:pPr>
      <w:r w:rsidRPr="007F7FEB">
        <w:t>Analyser les fichiers et tenir un registre de traitements des données.</w:t>
      </w:r>
    </w:p>
    <w:p w14:paraId="47721807" w14:textId="77777777" w:rsidR="00F67BCD" w:rsidRPr="007F7FEB" w:rsidRDefault="00F67BCD" w:rsidP="00A00A7A"/>
    <w:p w14:paraId="7F10AD4A" w14:textId="2F53AE58" w:rsidR="00F67BCD" w:rsidRPr="007F7FEB" w:rsidRDefault="00F67BCD" w:rsidP="00A00A7A">
      <w:pPr>
        <w:pStyle w:val="Titre3"/>
      </w:pPr>
      <w:bookmarkStart w:id="60" w:name="_Toc532372375"/>
      <w:r w:rsidRPr="007F7FEB">
        <w:t>Mesures techniques adéquates</w:t>
      </w:r>
      <w:bookmarkEnd w:id="60"/>
    </w:p>
    <w:p w14:paraId="3DD4ED8A" w14:textId="77777777" w:rsidR="00F67BCD" w:rsidRPr="007F7FEB" w:rsidRDefault="00F67BCD" w:rsidP="00A00A7A">
      <w:r w:rsidRPr="007F7FEB">
        <w:rPr>
          <w:b/>
        </w:rPr>
        <w:t>RGPD</w:t>
      </w:r>
      <w:r w:rsidRPr="007F7FEB">
        <w:t xml:space="preserve"> oblige le responsable du traitement à mettre en œuvre les mesures techniques et organisationnelles appropriées afin de garantir un niveau de sécurité adapté au risque.</w:t>
      </w:r>
    </w:p>
    <w:p w14:paraId="2CA99223" w14:textId="77777777" w:rsidR="00F67BCD" w:rsidRPr="007F7FEB" w:rsidRDefault="00F67BCD" w:rsidP="00A00A7A">
      <w:r w:rsidRPr="007F7FEB">
        <w:t>Elle assure aussi l’obligation de notifier à l'autorité de contrôle les violations 72h au plus tard.</w:t>
      </w:r>
    </w:p>
    <w:p w14:paraId="00581BBD" w14:textId="77777777" w:rsidR="00F67BCD" w:rsidRPr="007F7FEB" w:rsidRDefault="00F67BCD" w:rsidP="00A00A7A">
      <w:r w:rsidRPr="007F7FEB">
        <w:t>Voici une liste de mesures de sécurité à prendre :</w:t>
      </w:r>
    </w:p>
    <w:p w14:paraId="4F2CDF07" w14:textId="77777777" w:rsidR="00F67BCD" w:rsidRPr="007F7FEB" w:rsidRDefault="00F67BCD" w:rsidP="00A00A7A">
      <w:pPr>
        <w:pStyle w:val="Paragraphedeliste"/>
        <w:numPr>
          <w:ilvl w:val="0"/>
          <w:numId w:val="2"/>
        </w:numPr>
        <w:rPr>
          <w:lang w:eastAsia="fr-CH"/>
        </w:rPr>
      </w:pPr>
      <w:r w:rsidRPr="007F7FEB">
        <w:t>Sensibiliser les utilisateurs</w:t>
      </w:r>
      <w:r w:rsidRPr="007F7FEB">
        <w:rPr>
          <w:lang w:eastAsia="fr-CH"/>
        </w:rPr>
        <w:t xml:space="preserve"> ;</w:t>
      </w:r>
    </w:p>
    <w:p w14:paraId="0774E052" w14:textId="77777777" w:rsidR="00F67BCD" w:rsidRPr="007F7FEB" w:rsidRDefault="00F67BCD" w:rsidP="00A00A7A">
      <w:pPr>
        <w:pStyle w:val="Paragraphedeliste"/>
        <w:numPr>
          <w:ilvl w:val="0"/>
          <w:numId w:val="2"/>
        </w:numPr>
        <w:rPr>
          <w:lang w:eastAsia="fr-CH"/>
        </w:rPr>
      </w:pPr>
      <w:r w:rsidRPr="007F7FEB">
        <w:rPr>
          <w:lang w:eastAsia="fr-CH"/>
        </w:rPr>
        <w:t>Authentifier les utilisateurs ;</w:t>
      </w:r>
    </w:p>
    <w:p w14:paraId="29CE644F" w14:textId="77777777" w:rsidR="00F67BCD" w:rsidRPr="007F7FEB" w:rsidRDefault="00F67BCD" w:rsidP="00A00A7A">
      <w:pPr>
        <w:pStyle w:val="Paragraphedeliste"/>
        <w:numPr>
          <w:ilvl w:val="0"/>
          <w:numId w:val="2"/>
        </w:numPr>
        <w:rPr>
          <w:lang w:eastAsia="fr-CH"/>
        </w:rPr>
      </w:pPr>
      <w:r w:rsidRPr="007F7FEB">
        <w:rPr>
          <w:lang w:eastAsia="fr-CH"/>
        </w:rPr>
        <w:t>Tracer les accès et gérer les incidents ;</w:t>
      </w:r>
    </w:p>
    <w:p w14:paraId="6DEAFF37" w14:textId="77777777" w:rsidR="00F67BCD" w:rsidRPr="007F7FEB" w:rsidRDefault="00F67BCD" w:rsidP="00A00A7A">
      <w:pPr>
        <w:pStyle w:val="Paragraphedeliste"/>
        <w:numPr>
          <w:ilvl w:val="0"/>
          <w:numId w:val="2"/>
        </w:numPr>
        <w:rPr>
          <w:lang w:eastAsia="fr-CH"/>
        </w:rPr>
      </w:pPr>
      <w:r w:rsidRPr="007F7FEB">
        <w:rPr>
          <w:lang w:eastAsia="fr-CH"/>
        </w:rPr>
        <w:t>Sécuriser les postes de travail ;</w:t>
      </w:r>
    </w:p>
    <w:p w14:paraId="6B4DDCFC" w14:textId="77777777" w:rsidR="00F67BCD" w:rsidRPr="007F7FEB" w:rsidRDefault="00F67BCD" w:rsidP="00A00A7A">
      <w:pPr>
        <w:pStyle w:val="Paragraphedeliste"/>
        <w:numPr>
          <w:ilvl w:val="0"/>
          <w:numId w:val="2"/>
        </w:numPr>
        <w:rPr>
          <w:lang w:eastAsia="fr-CH"/>
        </w:rPr>
      </w:pPr>
      <w:r w:rsidRPr="007F7FEB">
        <w:rPr>
          <w:lang w:eastAsia="fr-CH"/>
        </w:rPr>
        <w:t>Sécuriser l’informatique mobile ;</w:t>
      </w:r>
    </w:p>
    <w:p w14:paraId="2523A111" w14:textId="77777777" w:rsidR="00F67BCD" w:rsidRPr="007F7FEB" w:rsidRDefault="00F67BCD" w:rsidP="00A00A7A">
      <w:pPr>
        <w:pStyle w:val="Paragraphedeliste"/>
        <w:numPr>
          <w:ilvl w:val="0"/>
          <w:numId w:val="2"/>
        </w:numPr>
        <w:rPr>
          <w:lang w:eastAsia="fr-CH"/>
        </w:rPr>
      </w:pPr>
      <w:r w:rsidRPr="007F7FEB">
        <w:rPr>
          <w:lang w:eastAsia="fr-CH"/>
        </w:rPr>
        <w:lastRenderedPageBreak/>
        <w:t>Protéger le réseau informatique interne ;</w:t>
      </w:r>
    </w:p>
    <w:p w14:paraId="62E6C3D8" w14:textId="77777777" w:rsidR="00F67BCD" w:rsidRPr="007F7FEB" w:rsidRDefault="00F67BCD" w:rsidP="00A00A7A">
      <w:pPr>
        <w:pStyle w:val="Paragraphedeliste"/>
        <w:numPr>
          <w:ilvl w:val="0"/>
          <w:numId w:val="2"/>
        </w:numPr>
        <w:rPr>
          <w:lang w:eastAsia="fr-CH"/>
        </w:rPr>
      </w:pPr>
      <w:r w:rsidRPr="007F7FEB">
        <w:rPr>
          <w:lang w:eastAsia="fr-CH"/>
        </w:rPr>
        <w:t>Sécuriser les serveurs ;</w:t>
      </w:r>
    </w:p>
    <w:p w14:paraId="49F417ED" w14:textId="77777777" w:rsidR="00F67BCD" w:rsidRPr="007F7FEB" w:rsidRDefault="00F67BCD" w:rsidP="00A00A7A">
      <w:pPr>
        <w:pStyle w:val="Paragraphedeliste"/>
        <w:numPr>
          <w:ilvl w:val="0"/>
          <w:numId w:val="2"/>
        </w:numPr>
        <w:rPr>
          <w:lang w:eastAsia="fr-CH"/>
        </w:rPr>
      </w:pPr>
      <w:r w:rsidRPr="007F7FEB">
        <w:rPr>
          <w:lang w:eastAsia="fr-CH"/>
        </w:rPr>
        <w:t>Sécuriser les sites web ;</w:t>
      </w:r>
    </w:p>
    <w:p w14:paraId="3446AC80" w14:textId="77777777" w:rsidR="00F67BCD" w:rsidRPr="007F7FEB" w:rsidRDefault="00F67BCD" w:rsidP="00A00A7A">
      <w:pPr>
        <w:pStyle w:val="Paragraphedeliste"/>
        <w:numPr>
          <w:ilvl w:val="0"/>
          <w:numId w:val="2"/>
        </w:numPr>
        <w:rPr>
          <w:lang w:eastAsia="fr-CH"/>
        </w:rPr>
      </w:pPr>
      <w:r w:rsidRPr="007F7FEB">
        <w:rPr>
          <w:lang w:eastAsia="fr-CH"/>
        </w:rPr>
        <w:t>Sauvegarder et prévoir la continuité d’activité ;</w:t>
      </w:r>
    </w:p>
    <w:p w14:paraId="16547655" w14:textId="77777777" w:rsidR="00F67BCD" w:rsidRPr="007F7FEB" w:rsidRDefault="00F67BCD" w:rsidP="00A00A7A">
      <w:pPr>
        <w:pStyle w:val="Paragraphedeliste"/>
        <w:numPr>
          <w:ilvl w:val="0"/>
          <w:numId w:val="2"/>
        </w:numPr>
        <w:rPr>
          <w:lang w:eastAsia="fr-CH"/>
        </w:rPr>
      </w:pPr>
      <w:r w:rsidRPr="007F7FEB">
        <w:rPr>
          <w:lang w:eastAsia="fr-CH"/>
        </w:rPr>
        <w:t>Archiver de manière sécurisée ;</w:t>
      </w:r>
    </w:p>
    <w:p w14:paraId="414C4776" w14:textId="77777777" w:rsidR="00F67BCD" w:rsidRPr="007F7FEB" w:rsidRDefault="00F67BCD" w:rsidP="00A00A7A">
      <w:pPr>
        <w:pStyle w:val="Paragraphedeliste"/>
        <w:numPr>
          <w:ilvl w:val="0"/>
          <w:numId w:val="2"/>
        </w:numPr>
        <w:rPr>
          <w:lang w:eastAsia="fr-CH"/>
        </w:rPr>
      </w:pPr>
      <w:r w:rsidRPr="007F7FEB">
        <w:rPr>
          <w:lang w:eastAsia="fr-CH"/>
        </w:rPr>
        <w:t>Encadrer la maintenance et la destruction des données ;</w:t>
      </w:r>
    </w:p>
    <w:p w14:paraId="265E56A1" w14:textId="77777777" w:rsidR="00F67BCD" w:rsidRPr="007F7FEB" w:rsidRDefault="00F67BCD" w:rsidP="00A00A7A">
      <w:pPr>
        <w:pStyle w:val="Paragraphedeliste"/>
        <w:numPr>
          <w:ilvl w:val="0"/>
          <w:numId w:val="2"/>
        </w:numPr>
        <w:rPr>
          <w:lang w:eastAsia="fr-CH"/>
        </w:rPr>
      </w:pPr>
      <w:r w:rsidRPr="007F7FEB">
        <w:rPr>
          <w:lang w:eastAsia="fr-CH"/>
        </w:rPr>
        <w:t>Sécuriser les échanges avec d’autres organismes ;</w:t>
      </w:r>
    </w:p>
    <w:p w14:paraId="0C2E3363" w14:textId="1FCDAD2F" w:rsidR="00F67BCD" w:rsidRPr="007F7FEB" w:rsidRDefault="00F67BCD" w:rsidP="00A00A7A">
      <w:pPr>
        <w:pStyle w:val="Paragraphedeliste"/>
        <w:numPr>
          <w:ilvl w:val="0"/>
          <w:numId w:val="2"/>
        </w:numPr>
        <w:rPr>
          <w:lang w:eastAsia="fr-CH"/>
        </w:rPr>
      </w:pPr>
      <w:r w:rsidRPr="007F7FEB">
        <w:rPr>
          <w:lang w:eastAsia="fr-CH"/>
        </w:rPr>
        <w:t>Protéger les locaux ;</w:t>
      </w:r>
    </w:p>
    <w:p w14:paraId="7E1A7C8C" w14:textId="77777777" w:rsidR="00F67BCD" w:rsidRPr="007F7FEB" w:rsidRDefault="00F67BCD" w:rsidP="00A00A7A">
      <w:pPr>
        <w:pStyle w:val="Paragraphedeliste"/>
        <w:numPr>
          <w:ilvl w:val="0"/>
          <w:numId w:val="2"/>
        </w:numPr>
        <w:rPr>
          <w:lang w:eastAsia="fr-CH"/>
        </w:rPr>
      </w:pPr>
      <w:r w:rsidRPr="007F7FEB">
        <w:rPr>
          <w:lang w:eastAsia="fr-CH"/>
        </w:rPr>
        <w:t>Encadrer les développements informatiques ;</w:t>
      </w:r>
    </w:p>
    <w:p w14:paraId="63A6F405" w14:textId="1F6C1B73" w:rsidR="00A97195" w:rsidRPr="007F7FEB" w:rsidRDefault="00F67BCD" w:rsidP="00A00A7A">
      <w:pPr>
        <w:pStyle w:val="Paragraphedeliste"/>
        <w:numPr>
          <w:ilvl w:val="0"/>
          <w:numId w:val="2"/>
        </w:numPr>
        <w:rPr>
          <w:lang w:eastAsia="fr-CH"/>
        </w:rPr>
      </w:pPr>
      <w:r w:rsidRPr="007F7FEB">
        <w:rPr>
          <w:lang w:eastAsia="fr-CH"/>
        </w:rPr>
        <w:t>Chiffrer, garantir l’intégrité ou signer.</w:t>
      </w:r>
    </w:p>
    <w:p w14:paraId="6A2C0BBA" w14:textId="12375EBA" w:rsidR="00935A52" w:rsidRPr="007F7FEB" w:rsidRDefault="00935A52" w:rsidP="00A00A7A"/>
    <w:p w14:paraId="6910F6A1" w14:textId="55F0E60A" w:rsidR="003F547E" w:rsidRPr="007F7FEB" w:rsidRDefault="003F547E" w:rsidP="00A00A7A">
      <w:pPr>
        <w:pStyle w:val="Titre2"/>
      </w:pPr>
      <w:bookmarkStart w:id="61" w:name="_Toc532372376"/>
      <w:r w:rsidRPr="007F7FEB">
        <w:t xml:space="preserve">Les disques durs et le systèmes </w:t>
      </w:r>
      <w:proofErr w:type="spellStart"/>
      <w:r w:rsidRPr="007F7FEB">
        <w:t>RAIDs</w:t>
      </w:r>
      <w:bookmarkEnd w:id="61"/>
      <w:proofErr w:type="spellEnd"/>
    </w:p>
    <w:p w14:paraId="08673D12" w14:textId="2A995CF8" w:rsidR="003F547E" w:rsidRPr="007F7FEB" w:rsidRDefault="003F547E" w:rsidP="00A00A7A">
      <w:pPr>
        <w:rPr>
          <w:rFonts w:ascii="Calibri" w:hAnsi="Calibri" w:cs="Calibri"/>
        </w:rPr>
      </w:pPr>
      <w:r w:rsidRPr="007F7FEB">
        <w:t xml:space="preserve">La technologie RAID qui veux dire </w:t>
      </w:r>
      <w:proofErr w:type="spellStart"/>
      <w:r w:rsidRPr="007F7FEB">
        <w:t>Redundant</w:t>
      </w:r>
      <w:proofErr w:type="spellEnd"/>
      <w:r w:rsidRPr="007F7FEB">
        <w:t xml:space="preserve"> </w:t>
      </w:r>
      <w:proofErr w:type="spellStart"/>
      <w:r w:rsidRPr="007F7FEB">
        <w:t>Array</w:t>
      </w:r>
      <w:proofErr w:type="spellEnd"/>
      <w:r w:rsidRPr="007F7FEB">
        <w:t xml:space="preserve"> of Independent </w:t>
      </w:r>
      <w:proofErr w:type="spellStart"/>
      <w:r w:rsidRPr="007F7FEB">
        <w:t>Disks</w:t>
      </w:r>
      <w:proofErr w:type="spellEnd"/>
      <w:r w:rsidRPr="007F7FEB">
        <w:t xml:space="preserve"> a été créer pour joindre plusieurs disques et ainsi diminuer le prix de stockage. Ce fut</w:t>
      </w:r>
      <w:r w:rsidRPr="007F7FEB">
        <w:rPr>
          <w:rFonts w:ascii="Calibri" w:hAnsi="Calibri" w:cs="Calibri"/>
        </w:rPr>
        <w:t xml:space="preserve"> créée en 1987 pour remplacer </w:t>
      </w:r>
      <w:r w:rsidR="002D7338" w:rsidRPr="007F7FEB">
        <w:rPr>
          <w:rFonts w:ascii="Calibri" w:hAnsi="Calibri" w:cs="Calibri"/>
        </w:rPr>
        <w:t>les disques plutôt chers</w:t>
      </w:r>
      <w:r w:rsidRPr="007F7FEB">
        <w:rPr>
          <w:rFonts w:ascii="Calibri" w:hAnsi="Calibri" w:cs="Calibri"/>
        </w:rPr>
        <w:t xml:space="preserve"> de 6.5 et 9.5 pouces par des ensembles formés de disques de 3.5 </w:t>
      </w:r>
      <w:r w:rsidR="002D7338" w:rsidRPr="007F7FEB">
        <w:rPr>
          <w:rFonts w:ascii="Calibri" w:hAnsi="Calibri" w:cs="Calibri"/>
        </w:rPr>
        <w:t>pouces.</w:t>
      </w:r>
      <w:r w:rsidR="002D7338" w:rsidRPr="007F7FEB">
        <w:t xml:space="preserve"> Nous</w:t>
      </w:r>
      <w:r w:rsidRPr="007F7FEB">
        <w:t xml:space="preserve"> l’avons ensuite amélioré et développé pour accélérer et sécurisé notre stockage.</w:t>
      </w:r>
    </w:p>
    <w:p w14:paraId="7F5BF943" w14:textId="45F47096" w:rsidR="002D7338" w:rsidRPr="007F7FEB" w:rsidRDefault="003F547E" w:rsidP="00A00A7A">
      <w:r w:rsidRPr="007F7FEB">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7F7FEB" w:rsidRDefault="003F547E" w:rsidP="00A00A7A">
      <w:r w:rsidRPr="007F7FEB">
        <w:t xml:space="preserve">Les systèmes </w:t>
      </w:r>
      <w:proofErr w:type="spellStart"/>
      <w:r w:rsidRPr="007F7FEB">
        <w:t>RAIDs</w:t>
      </w:r>
      <w:proofErr w:type="spellEnd"/>
      <w:r w:rsidRPr="007F7FEB">
        <w:t xml:space="preserve"> sont compatible avec tout type d’utilisation sur ordinateur comme les travaux de virtualisation </w:t>
      </w:r>
      <w:r w:rsidR="002D7338" w:rsidRPr="007F7FEB">
        <w:t>(VMware</w:t>
      </w:r>
      <w:r w:rsidRPr="007F7FEB">
        <w:t xml:space="preserve">, Microsoft </w:t>
      </w:r>
      <w:r w:rsidR="002D7338" w:rsidRPr="007F7FEB">
        <w:t>Hyper-V</w:t>
      </w:r>
      <w:r w:rsidRPr="007F7FEB">
        <w:t>, etc</w:t>
      </w:r>
      <w:r w:rsidR="002D7338" w:rsidRPr="007F7FEB">
        <w:t>…),</w:t>
      </w:r>
      <w:r w:rsidRPr="007F7FEB">
        <w:t xml:space="preserve"> bases de données </w:t>
      </w:r>
      <w:r w:rsidR="002D7338" w:rsidRPr="007F7FEB">
        <w:t>(Microsoft</w:t>
      </w:r>
      <w:r w:rsidRPr="007F7FEB">
        <w:t xml:space="preserve"> SQL et Oracle), les systèmes de courrier électronique comme Microsoft Exchange etc.</w:t>
      </w:r>
    </w:p>
    <w:p w14:paraId="3F61EF16" w14:textId="15AF18B7" w:rsidR="003F547E" w:rsidRPr="007F7FEB" w:rsidRDefault="003F547E" w:rsidP="00A00A7A">
      <w:r w:rsidRPr="007F7FEB">
        <w:t xml:space="preserve">Voici une liste non exhaustive des systèmes </w:t>
      </w:r>
      <w:proofErr w:type="spellStart"/>
      <w:r w:rsidRPr="007F7FEB">
        <w:t>RAIDs</w:t>
      </w:r>
      <w:proofErr w:type="spellEnd"/>
      <w:r w:rsidRPr="007F7FEB">
        <w:t> :</w:t>
      </w:r>
    </w:p>
    <w:p w14:paraId="3D6A9F4D" w14:textId="77777777" w:rsidR="009F0C12" w:rsidRPr="007F7FEB" w:rsidRDefault="009F0C12" w:rsidP="00A00A7A">
      <w:pPr>
        <w:rPr>
          <w:lang w:val="en-GB"/>
        </w:rPr>
      </w:pPr>
      <w:r w:rsidRPr="007F7FEB">
        <w:rPr>
          <w:lang w:val="en-GB"/>
        </w:rPr>
        <w:t>•</w:t>
      </w:r>
      <w:r w:rsidRPr="007F7FEB">
        <w:rPr>
          <w:lang w:val="en-GB"/>
        </w:rPr>
        <w:tab/>
        <w:t xml:space="preserve">Le JBOD (Just </w:t>
      </w:r>
      <w:proofErr w:type="gramStart"/>
      <w:r w:rsidRPr="007F7FEB">
        <w:rPr>
          <w:lang w:val="en-GB"/>
        </w:rPr>
        <w:t>A</w:t>
      </w:r>
      <w:proofErr w:type="gramEnd"/>
      <w:r w:rsidRPr="007F7FEB">
        <w:rPr>
          <w:lang w:val="en-GB"/>
        </w:rPr>
        <w:t xml:space="preserve"> Bunch Of Disks)</w:t>
      </w:r>
    </w:p>
    <w:p w14:paraId="3E6E113C" w14:textId="77777777" w:rsidR="009F0C12" w:rsidRPr="007F7FEB" w:rsidRDefault="009F0C12" w:rsidP="00A00A7A">
      <w:r w:rsidRPr="007F7FEB">
        <w:t>•</w:t>
      </w:r>
      <w:r w:rsidRPr="007F7FEB">
        <w:tab/>
        <w:t xml:space="preserve">RAID 0 (entrelacement) </w:t>
      </w:r>
    </w:p>
    <w:p w14:paraId="1F97F07C" w14:textId="77777777" w:rsidR="009F0C12" w:rsidRPr="007F7FEB" w:rsidRDefault="009F0C12" w:rsidP="00A00A7A">
      <w:r w:rsidRPr="007F7FEB">
        <w:t>•</w:t>
      </w:r>
      <w:r w:rsidRPr="007F7FEB">
        <w:tab/>
        <w:t>RAID 1 (écriture miroir)</w:t>
      </w:r>
    </w:p>
    <w:p w14:paraId="22F175AD" w14:textId="77777777" w:rsidR="009F0C12" w:rsidRPr="007F7FEB" w:rsidRDefault="009F0C12" w:rsidP="00A00A7A">
      <w:r w:rsidRPr="007F7FEB">
        <w:t>•</w:t>
      </w:r>
      <w:r w:rsidRPr="007F7FEB">
        <w:tab/>
        <w:t xml:space="preserve">RAID 1E (écriture miroir entrelacée) </w:t>
      </w:r>
    </w:p>
    <w:p w14:paraId="243C4345" w14:textId="77777777" w:rsidR="009F0C12" w:rsidRPr="007F7FEB" w:rsidRDefault="009F0C12" w:rsidP="00A00A7A">
      <w:r w:rsidRPr="007F7FEB">
        <w:t>•</w:t>
      </w:r>
      <w:r w:rsidRPr="007F7FEB">
        <w:tab/>
        <w:t>RAID 5 (entrelacement avec parité)</w:t>
      </w:r>
    </w:p>
    <w:p w14:paraId="36ED643E" w14:textId="44E40DC3" w:rsidR="009F0C12" w:rsidRPr="007F7FEB" w:rsidRDefault="009F0C12" w:rsidP="00A00A7A">
      <w:r w:rsidRPr="007F7FEB">
        <w:t>•</w:t>
      </w:r>
      <w:r w:rsidRPr="007F7FEB">
        <w:tab/>
        <w:t>RAID 6 (entrelacement avec double parité)</w:t>
      </w:r>
    </w:p>
    <w:p w14:paraId="4C2B5E83" w14:textId="77777777" w:rsidR="009F0C12" w:rsidRPr="007F7FEB" w:rsidRDefault="009F0C12" w:rsidP="00A00A7A">
      <w:r w:rsidRPr="007F7FEB">
        <w:t>•</w:t>
      </w:r>
      <w:r w:rsidRPr="007F7FEB">
        <w:tab/>
        <w:t>RAID 10 (ensembles RAID 1 entrelacés)</w:t>
      </w:r>
    </w:p>
    <w:p w14:paraId="36D5A613" w14:textId="37B1F763" w:rsidR="009F0C12" w:rsidRPr="007F7FEB" w:rsidRDefault="009F0C12" w:rsidP="00A00A7A">
      <w:r w:rsidRPr="007F7FEB">
        <w:t>•</w:t>
      </w:r>
      <w:r w:rsidRPr="007F7FEB">
        <w:tab/>
        <w:t>RAID 50 (ensembles RAID 5 entrelacés)</w:t>
      </w:r>
    </w:p>
    <w:p w14:paraId="20A7BE33" w14:textId="18866644" w:rsidR="002D7338" w:rsidRPr="007F7FEB" w:rsidRDefault="009F0C12" w:rsidP="00A00A7A">
      <w:pPr>
        <w:rPr>
          <w:lang w:val="en-GB"/>
        </w:rPr>
      </w:pPr>
      <w:r w:rsidRPr="007F7FEB">
        <w:rPr>
          <w:lang w:val="en-GB"/>
        </w:rPr>
        <w:t>•</w:t>
      </w:r>
      <w:r w:rsidRPr="007F7FEB">
        <w:rPr>
          <w:lang w:val="en-GB"/>
        </w:rPr>
        <w:tab/>
        <w:t xml:space="preserve">RAID 60 (ensembles RAID 6 </w:t>
      </w:r>
      <w:proofErr w:type="spellStart"/>
      <w:r w:rsidRPr="007F7FEB">
        <w:rPr>
          <w:lang w:val="en-GB"/>
        </w:rPr>
        <w:t>entrelacés</w:t>
      </w:r>
      <w:proofErr w:type="spellEnd"/>
      <w:r w:rsidRPr="007F7FEB">
        <w:rPr>
          <w:lang w:val="en-GB"/>
        </w:rPr>
        <w:t>)</w:t>
      </w:r>
    </w:p>
    <w:p w14:paraId="59B38DD0" w14:textId="17344F56" w:rsidR="00A23D6E" w:rsidRPr="007F7FEB" w:rsidRDefault="00A23D6E" w:rsidP="00A00A7A">
      <w:pPr>
        <w:rPr>
          <w:lang w:val="en-GB"/>
        </w:rPr>
      </w:pPr>
    </w:p>
    <w:p w14:paraId="4C71897E" w14:textId="629FC2AF" w:rsidR="002D7338" w:rsidRPr="007F7FEB" w:rsidRDefault="00C82B46" w:rsidP="00A00A7A">
      <w:pPr>
        <w:pStyle w:val="Titre3"/>
      </w:pPr>
      <w:bookmarkStart w:id="62" w:name="_Toc532372377"/>
      <w:r w:rsidRPr="007F7FEB">
        <w:t>Raid Logiciel et matériel</w:t>
      </w:r>
      <w:bookmarkEnd w:id="62"/>
    </w:p>
    <w:p w14:paraId="6D4D3389" w14:textId="5FCCD23F" w:rsidR="00C82B46" w:rsidRPr="007F7FEB" w:rsidRDefault="00C82B46" w:rsidP="00A00A7A">
      <w:r w:rsidRPr="007F7FEB">
        <w:t xml:space="preserve">Un système Raid peut être créé de deux </w:t>
      </w:r>
      <w:r w:rsidR="001D0DD0" w:rsidRPr="007F7FEB">
        <w:t>formes :</w:t>
      </w:r>
      <w:r w:rsidRPr="007F7FEB">
        <w:t xml:space="preserve"> Logiciel et matériel.</w:t>
      </w:r>
    </w:p>
    <w:p w14:paraId="0C8706C1" w14:textId="196E71B2" w:rsidR="006708E9" w:rsidRPr="007F7FEB" w:rsidRDefault="006708E9" w:rsidP="00A00A7A">
      <w:pPr>
        <w:pStyle w:val="Titre4"/>
      </w:pPr>
      <w:bookmarkStart w:id="63" w:name="_Toc532372378"/>
      <w:r w:rsidRPr="007F7FEB">
        <w:lastRenderedPageBreak/>
        <w:t>Raid matériel</w:t>
      </w:r>
      <w:bookmarkEnd w:id="63"/>
    </w:p>
    <w:p w14:paraId="5F5BF335" w14:textId="00BE4E21" w:rsidR="006708E9" w:rsidRPr="007F7FEB" w:rsidRDefault="002737E2" w:rsidP="00A00A7A">
      <w:r w:rsidRPr="007F7FEB">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7F7FEB">
        <w:t>Le Raid matériel est un système indépendant qui gère le flux de données par moyen d’un périphérique connecté sur un hôte (pc, serveur, etc.), ses performances sont indépendantes de celles de l’hôte</w:t>
      </w:r>
      <w:r w:rsidR="009A5BC9" w:rsidRPr="007F7FEB">
        <w:t>, ce qui fait que ses traitements de données soient beaucoup plus rapides que sur un raid logiciel</w:t>
      </w:r>
      <w:r w:rsidR="006708E9" w:rsidRPr="007F7FEB">
        <w:t>.</w:t>
      </w:r>
    </w:p>
    <w:p w14:paraId="37B1459D" w14:textId="4714B706" w:rsidR="006708E9" w:rsidRPr="007F7FEB" w:rsidRDefault="006708E9" w:rsidP="00A00A7A">
      <w:r w:rsidRPr="007F7FEB">
        <w:t xml:space="preserve"> Le Raid matériel est un contrôleur, il peut</w:t>
      </w:r>
      <w:r w:rsidR="009A5BC9" w:rsidRPr="007F7FEB">
        <w:t xml:space="preserve"> donc recevoir plusieurs disques, en revanche l’hôte</w:t>
      </w:r>
      <w:r w:rsidRPr="007F7FEB">
        <w:t xml:space="preserve"> sur lequel il est connecté </w:t>
      </w:r>
      <w:r w:rsidR="009A5BC9" w:rsidRPr="007F7FEB">
        <w:t xml:space="preserve">en </w:t>
      </w:r>
      <w:r w:rsidRPr="007F7FEB">
        <w:t>voit qu’un seul</w:t>
      </w:r>
      <w:r w:rsidR="009A5BC9" w:rsidRPr="007F7FEB">
        <w:t>.</w:t>
      </w:r>
    </w:p>
    <w:p w14:paraId="6914A43E" w14:textId="674C3078" w:rsidR="00C13C93" w:rsidRPr="007F7FEB" w:rsidRDefault="00C13C93" w:rsidP="00A00A7A">
      <w:r w:rsidRPr="007F7FEB">
        <w:rPr>
          <w:noProof/>
          <w:lang w:eastAsia="fr-CH"/>
        </w:rPr>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7F7FEB" w:rsidRDefault="001962A3" w:rsidP="00A00A7A">
      <w:pPr>
        <w:pStyle w:val="Titre4"/>
      </w:pPr>
      <w:bookmarkStart w:id="64" w:name="_Toc532372379"/>
      <w:r w:rsidRPr="007F7FEB">
        <w:rPr>
          <w:noProof/>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AE19F6" w:rsidRPr="00794D7B" w:rsidRDefault="00AE19F6" w:rsidP="00A00A7A">
                            <w:pPr>
                              <w:pStyle w:val="Lgende"/>
                              <w:rPr>
                                <w:b/>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AE19F6" w:rsidRPr="00794D7B" w:rsidRDefault="00AE19F6" w:rsidP="00A00A7A">
                      <w:pPr>
                        <w:pStyle w:val="Lgende"/>
                        <w:rPr>
                          <w:b/>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7F7FEB">
        <w:t>Raid Logiciel</w:t>
      </w:r>
      <w:bookmarkEnd w:id="64"/>
    </w:p>
    <w:p w14:paraId="5795AFB6" w14:textId="35DACE9B" w:rsidR="009A5BC9" w:rsidRPr="007F7FEB" w:rsidRDefault="00C13C93" w:rsidP="00A00A7A">
      <w:r w:rsidRPr="007F7FEB">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7F7FEB">
        <w:t>Différemment</w:t>
      </w:r>
      <w:r w:rsidR="001962A3" w:rsidRPr="007F7FEB">
        <w:t xml:space="preserve"> du raid matériel les système raid logiciel n’ont pas besoin d’une carte dédié pour fonctionner, ce dernier utilise le noyau de l’hôte sur lequel il est configuré. Ce système est plus </w:t>
      </w:r>
      <w:r w:rsidRPr="007F7FEB">
        <w:t>accessible</w:t>
      </w:r>
      <w:r w:rsidR="001962A3" w:rsidRPr="007F7FEB">
        <w:t xml:space="preserve"> car c’est l’hôte qui va gérer le traitement de données, c’est une solution moins couteuse mais aussi moins performante.</w:t>
      </w:r>
    </w:p>
    <w:p w14:paraId="24024ECB" w14:textId="77777777" w:rsidR="00C82B46" w:rsidRPr="007F7FEB" w:rsidRDefault="00C82B46" w:rsidP="00A00A7A"/>
    <w:p w14:paraId="6381C0FE" w14:textId="0E7846F7" w:rsidR="003F547E" w:rsidRPr="007F7FEB" w:rsidRDefault="003F547E" w:rsidP="00A00A7A">
      <w:pPr>
        <w:pStyle w:val="Titre3"/>
        <w:rPr>
          <w:lang w:val="en-GB"/>
        </w:rPr>
      </w:pPr>
      <w:bookmarkStart w:id="65" w:name="_Toc532372380"/>
      <w:r w:rsidRPr="007F7FEB">
        <w:rPr>
          <w:lang w:val="en-GB"/>
        </w:rPr>
        <w:t xml:space="preserve">Le JBOD (Just </w:t>
      </w:r>
      <w:proofErr w:type="gramStart"/>
      <w:r w:rsidRPr="007F7FEB">
        <w:rPr>
          <w:lang w:val="en-GB"/>
        </w:rPr>
        <w:t>A</w:t>
      </w:r>
      <w:proofErr w:type="gramEnd"/>
      <w:r w:rsidRPr="007F7FEB">
        <w:rPr>
          <w:lang w:val="en-GB"/>
        </w:rPr>
        <w:t xml:space="preserve"> Bunch </w:t>
      </w:r>
      <w:r w:rsidR="002D7338" w:rsidRPr="007F7FEB">
        <w:rPr>
          <w:lang w:val="en-GB"/>
        </w:rPr>
        <w:t>Of</w:t>
      </w:r>
      <w:r w:rsidRPr="007F7FEB">
        <w:rPr>
          <w:lang w:val="en-GB"/>
        </w:rPr>
        <w:t xml:space="preserve"> Disks</w:t>
      </w:r>
      <w:r w:rsidR="002D7338" w:rsidRPr="007F7FEB">
        <w:rPr>
          <w:lang w:val="en-GB"/>
        </w:rPr>
        <w:t>):</w:t>
      </w:r>
      <w:bookmarkEnd w:id="65"/>
    </w:p>
    <w:p w14:paraId="3BA335E4" w14:textId="5937842E" w:rsidR="003F547E" w:rsidRPr="007F7FEB" w:rsidRDefault="003F547E" w:rsidP="00A00A7A">
      <w:pPr>
        <w:rPr>
          <w:rFonts w:ascii="Calibri-Light" w:hAnsi="Calibri-Light" w:cs="Calibri-Light"/>
          <w:sz w:val="26"/>
          <w:szCs w:val="26"/>
        </w:rPr>
      </w:pPr>
      <w:r w:rsidRPr="007F7FEB">
        <w:t>Ce RAID permet de rassembler tous nos disques en seul virtuel. Si vous avez des disques de 12, 33 et 44 Go sa vous fera un disque de 89 Go</w:t>
      </w:r>
    </w:p>
    <w:p w14:paraId="7F5740B8" w14:textId="4CD2C526" w:rsidR="003F547E" w:rsidRPr="007F7FEB" w:rsidRDefault="00BA54B8" w:rsidP="00A00A7A">
      <w:pPr>
        <w:pStyle w:val="Titre3"/>
      </w:pPr>
      <w:bookmarkStart w:id="66" w:name="_Toc532372381"/>
      <w:r w:rsidRPr="007F7FEB">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0 (entrelacement) :</w:t>
      </w:r>
      <w:bookmarkEnd w:id="66"/>
      <w:r w:rsidRPr="007F7FEB">
        <w:rPr>
          <w:noProof/>
        </w:rPr>
        <w:t xml:space="preserve"> </w:t>
      </w:r>
    </w:p>
    <w:p w14:paraId="515ACB54" w14:textId="0248D7D2" w:rsidR="003F547E" w:rsidRPr="007F7FEB" w:rsidRDefault="003F547E" w:rsidP="00A00A7A">
      <w:r w:rsidRPr="007F7FEB">
        <w:t xml:space="preserve">Le RAID 0 permet comme le JBOD de lier </w:t>
      </w:r>
      <w:proofErr w:type="gramStart"/>
      <w:r w:rsidRPr="007F7FEB">
        <w:t>plusieurs disque dur</w:t>
      </w:r>
      <w:proofErr w:type="gramEnd"/>
      <w:r w:rsidRPr="007F7FEB">
        <w:t xml:space="preserve"> ensemble en un seul. La différence est qu’il améliore les performances en vitesse mais les disques doivent être identique car sinon il se calque sur le disque le plus petit.</w:t>
      </w:r>
    </w:p>
    <w:p w14:paraId="1793828F" w14:textId="7E6627B8" w:rsidR="003F547E" w:rsidRPr="007F7FEB" w:rsidRDefault="003F547E" w:rsidP="00A00A7A">
      <w:r w:rsidRPr="007F7FEB">
        <w:t xml:space="preserve">L’amélioration en vitesse vient du </w:t>
      </w:r>
      <w:r w:rsidR="00CF1B4B" w:rsidRPr="007F7FEB">
        <w:t>fait</w:t>
      </w:r>
      <w:r w:rsidRPr="007F7FEB">
        <w:t xml:space="preserve"> que par exemple s’il a envie d’enregistrer un fichier de 1 giga il va enregistrer à chaque fois 200 méga en même temps sur chaque disque pour alléger la tâche et l’accélérer. Si l’un des disques casse nous perdons toutes les données.</w:t>
      </w:r>
    </w:p>
    <w:p w14:paraId="300EAC5D" w14:textId="2B41C5C0" w:rsidR="00234033" w:rsidRPr="007F7FEB" w:rsidRDefault="00234033" w:rsidP="00A00A7A">
      <w:proofErr w:type="spellStart"/>
      <w:r w:rsidRPr="007F7FEB">
        <w:lastRenderedPageBreak/>
        <w:t>Nbs</w:t>
      </w:r>
      <w:proofErr w:type="spellEnd"/>
      <w:r w:rsidRPr="007F7FEB">
        <w:t xml:space="preserve"> de disques au minimum : </w:t>
      </w:r>
      <w:r w:rsidRPr="007F7FEB">
        <w:rPr>
          <w:b/>
        </w:rPr>
        <w:t>2</w:t>
      </w:r>
    </w:p>
    <w:p w14:paraId="316B5438" w14:textId="154C1000" w:rsidR="00234033" w:rsidRPr="007F7FEB" w:rsidRDefault="00234033" w:rsidP="00A00A7A">
      <w:r w:rsidRPr="007F7FEB">
        <w:t xml:space="preserve">Avantage(s) : </w:t>
      </w:r>
      <w:r w:rsidRPr="007F7FEB">
        <w:rPr>
          <w:b/>
        </w:rPr>
        <w:t>grande vitesse</w:t>
      </w:r>
    </w:p>
    <w:p w14:paraId="220E7AC9" w14:textId="3370DB82" w:rsidR="00234033" w:rsidRPr="007F7FEB" w:rsidRDefault="00234033" w:rsidP="00A00A7A">
      <w:r w:rsidRPr="007F7FEB">
        <w:t xml:space="preserve">Perte de disques max : </w:t>
      </w:r>
      <w:r w:rsidRPr="007F7FEB">
        <w:rPr>
          <w:b/>
        </w:rPr>
        <w:t>1</w:t>
      </w:r>
    </w:p>
    <w:p w14:paraId="0BA1D096" w14:textId="4F2F1723" w:rsidR="00234033" w:rsidRPr="007F7FEB" w:rsidRDefault="00234033" w:rsidP="00A00A7A">
      <w:r w:rsidRPr="007F7FEB">
        <w:t xml:space="preserve">Calcul volume : </w:t>
      </w:r>
      <w:proofErr w:type="spellStart"/>
      <w:r w:rsidRPr="007F7FEB">
        <w:rPr>
          <w:b/>
        </w:rPr>
        <w:t>nbDisk</w:t>
      </w:r>
      <w:proofErr w:type="spellEnd"/>
      <w:r w:rsidRPr="007F7FEB">
        <w:rPr>
          <w:b/>
        </w:rPr>
        <w:t xml:space="preserve"> * </w:t>
      </w:r>
      <w:proofErr w:type="spellStart"/>
      <w:r w:rsidRPr="007F7FEB">
        <w:rPr>
          <w:b/>
        </w:rPr>
        <w:t>singleDiskSize</w:t>
      </w:r>
      <w:proofErr w:type="spellEnd"/>
      <w:r w:rsidRPr="007F7FEB">
        <w:rPr>
          <w:b/>
        </w:rPr>
        <w:t xml:space="preserve"> = </w:t>
      </w:r>
      <w:proofErr w:type="spellStart"/>
      <w:r w:rsidRPr="007F7FEB">
        <w:rPr>
          <w:b/>
        </w:rPr>
        <w:t>capacity</w:t>
      </w:r>
      <w:proofErr w:type="spellEnd"/>
      <w:r w:rsidRPr="007F7FEB">
        <w:t xml:space="preserve"> (</w:t>
      </w:r>
      <w:r w:rsidR="00726010" w:rsidRPr="007F7FEB">
        <w:t>ex :</w:t>
      </w:r>
      <w:r w:rsidRPr="007F7FEB">
        <w:t xml:space="preserve"> deux disques de 1TB = 2 * 1 = 2 TB)</w:t>
      </w:r>
    </w:p>
    <w:p w14:paraId="07D6BC1A" w14:textId="6115283E" w:rsidR="00234033" w:rsidRPr="007F7FEB" w:rsidRDefault="00234033" w:rsidP="00A00A7A"/>
    <w:p w14:paraId="3144A49B" w14:textId="77777777" w:rsidR="00234033" w:rsidRPr="007F7FEB" w:rsidRDefault="00234033" w:rsidP="00A00A7A"/>
    <w:p w14:paraId="110475F4" w14:textId="378688E6" w:rsidR="003F547E" w:rsidRPr="007F7FEB" w:rsidRDefault="00BA54B8" w:rsidP="00A00A7A">
      <w:pPr>
        <w:pStyle w:val="Titre3"/>
      </w:pPr>
      <w:bookmarkStart w:id="67" w:name="_Toc532372382"/>
      <w:r w:rsidRPr="007F7FEB">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1 (écriture miroir) :</w:t>
      </w:r>
      <w:bookmarkEnd w:id="67"/>
      <w:r w:rsidRPr="007F7FEB">
        <w:rPr>
          <w:noProof/>
        </w:rPr>
        <w:t xml:space="preserve"> </w:t>
      </w:r>
    </w:p>
    <w:p w14:paraId="3E713BC0" w14:textId="304DAF43" w:rsidR="003F547E" w:rsidRPr="007F7FEB" w:rsidRDefault="003F547E" w:rsidP="00A00A7A">
      <w:r w:rsidRPr="007F7FEB">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7F7FEB">
        <w:t>disques</w:t>
      </w:r>
      <w:r w:rsidRPr="007F7FEB">
        <w:t xml:space="preserve"> de 100 Go ne ferons que 100 Go.</w:t>
      </w:r>
    </w:p>
    <w:p w14:paraId="686779F5" w14:textId="1C5E8E58" w:rsidR="00726010" w:rsidRPr="007F7FEB" w:rsidRDefault="00726010" w:rsidP="00A00A7A">
      <w:proofErr w:type="spellStart"/>
      <w:r w:rsidRPr="007F7FEB">
        <w:t>Nbs</w:t>
      </w:r>
      <w:proofErr w:type="spellEnd"/>
      <w:r w:rsidRPr="007F7FEB">
        <w:t xml:space="preserve"> de disques au minimum :</w:t>
      </w:r>
      <w:r w:rsidR="00877428" w:rsidRPr="007F7FEB">
        <w:t xml:space="preserve"> </w:t>
      </w:r>
      <w:r w:rsidR="00877428" w:rsidRPr="007F7FEB">
        <w:rPr>
          <w:b/>
        </w:rPr>
        <w:t>2</w:t>
      </w:r>
    </w:p>
    <w:p w14:paraId="64BEAAA1" w14:textId="37530D68" w:rsidR="00726010" w:rsidRPr="007F7FEB" w:rsidRDefault="00726010" w:rsidP="00A00A7A">
      <w:r w:rsidRPr="007F7FEB">
        <w:t>Avantage(s) :</w:t>
      </w:r>
      <w:r w:rsidR="006E3FF5" w:rsidRPr="007F7FEB">
        <w:t xml:space="preserve"> </w:t>
      </w:r>
      <w:r w:rsidR="008C3D17" w:rsidRPr="007F7FEB">
        <w:t xml:space="preserve">bonne protection de </w:t>
      </w:r>
      <w:proofErr w:type="spellStart"/>
      <w:r w:rsidR="008C3D17" w:rsidRPr="007F7FEB">
        <w:t>dnnées</w:t>
      </w:r>
      <w:proofErr w:type="spellEnd"/>
    </w:p>
    <w:p w14:paraId="01A4E1A5" w14:textId="3D4168C1" w:rsidR="00726010" w:rsidRPr="007F7FEB" w:rsidRDefault="00726010" w:rsidP="00A00A7A">
      <w:r w:rsidRPr="007F7FEB">
        <w:t>Perte de disques max :</w:t>
      </w:r>
      <w:r w:rsidR="006E3FF5" w:rsidRPr="007F7FEB">
        <w:t xml:space="preserve"> </w:t>
      </w:r>
      <w:r w:rsidR="006E3FF5" w:rsidRPr="007F7FEB">
        <w:rPr>
          <w:b/>
        </w:rPr>
        <w:t>n-1</w:t>
      </w:r>
      <w:r w:rsidR="006E3FF5" w:rsidRPr="007F7FEB">
        <w:t xml:space="preserve"> (</w:t>
      </w:r>
      <w:proofErr w:type="spellStart"/>
      <w:r w:rsidR="006E3FF5" w:rsidRPr="007F7FEB">
        <w:t>nbDisk</w:t>
      </w:r>
      <w:proofErr w:type="spellEnd"/>
      <w:r w:rsidR="006E3FF5" w:rsidRPr="007F7FEB">
        <w:t xml:space="preserve"> -1)</w:t>
      </w:r>
    </w:p>
    <w:p w14:paraId="2F495EFB" w14:textId="0D7849A7" w:rsidR="00726010" w:rsidRPr="007F7FEB" w:rsidRDefault="00726010" w:rsidP="00A00A7A">
      <w:r w:rsidRPr="007F7FEB">
        <w:t>Calcul volume :</w:t>
      </w:r>
      <w:r w:rsidR="00C5055C" w:rsidRPr="007F7FEB">
        <w:t xml:space="preserve"> 50% du volume total</w:t>
      </w:r>
    </w:p>
    <w:p w14:paraId="7B321203" w14:textId="56D809F8" w:rsidR="00BA54B8" w:rsidRPr="007F7FEB" w:rsidRDefault="00AB17F1" w:rsidP="00A00A7A">
      <w:pPr>
        <w:rPr>
          <w:rFonts w:ascii="Calibri-Light" w:hAnsi="Calibri-Light" w:cs="Calibri-Light"/>
          <w:sz w:val="26"/>
          <w:szCs w:val="26"/>
        </w:rPr>
      </w:pPr>
      <w:r w:rsidRPr="007F7FEB">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Pr="007F7FEB" w:rsidRDefault="003F547E" w:rsidP="00A00A7A">
      <w:pPr>
        <w:pStyle w:val="Titre3"/>
      </w:pPr>
      <w:bookmarkStart w:id="68" w:name="_Toc532372383"/>
      <w:r w:rsidRPr="007F7FEB">
        <w:t>RAID 1E (écriture miroir entrelacée) :</w:t>
      </w:r>
      <w:bookmarkEnd w:id="68"/>
    </w:p>
    <w:p w14:paraId="4C387E2E" w14:textId="1B91BFBC" w:rsidR="003F547E" w:rsidRPr="007F7FEB" w:rsidRDefault="003F547E" w:rsidP="00A00A7A">
      <w:r w:rsidRPr="007F7FEB">
        <w:t xml:space="preserve">Le RAID 1E mélange le RAID 0 et 1. Il est utilisable à partir de 3 </w:t>
      </w:r>
      <w:r w:rsidR="00CF1B4B" w:rsidRPr="007F7FEB">
        <w:t>disques</w:t>
      </w:r>
      <w:r w:rsidRPr="007F7FEB">
        <w:t xml:space="preserve"> et est utile sur </w:t>
      </w:r>
      <w:r w:rsidR="00CF1B4B" w:rsidRPr="007F7FEB">
        <w:t>un nombre impair</w:t>
      </w:r>
      <w:r w:rsidRPr="007F7FEB">
        <w:t xml:space="preserve"> de disque (</w:t>
      </w:r>
      <w:r w:rsidRPr="007F7FEB">
        <w:rPr>
          <w:rFonts w:ascii="Minion-Italic" w:hAnsi="Minion-Italic" w:cs="Minion-Italic"/>
          <w:i/>
          <w:iCs/>
          <w:sz w:val="19"/>
          <w:szCs w:val="19"/>
        </w:rPr>
        <w:t>”En cas d’utilisation d’un nombre pair de disques, il est toujours préférable d’utiliser RAID 10”</w:t>
      </w:r>
      <w:r w:rsidRPr="007F7FEB">
        <w:t>). Il permet d’avoir le bonus de vitesse du RAID 0 et la sécurité du RAID 1. Il utilise lui aussi 50% de l’intégralité des disques dur.</w:t>
      </w:r>
    </w:p>
    <w:p w14:paraId="4EF0852A" w14:textId="64BE96D6" w:rsidR="007C3DC9" w:rsidRPr="007F7FEB" w:rsidRDefault="007C3DC9" w:rsidP="00A00A7A">
      <w:proofErr w:type="spellStart"/>
      <w:r w:rsidRPr="007F7FEB">
        <w:t>Nbs</w:t>
      </w:r>
      <w:proofErr w:type="spellEnd"/>
      <w:r w:rsidRPr="007F7FEB">
        <w:t xml:space="preserve"> de disques au minimum : </w:t>
      </w:r>
      <w:r w:rsidRPr="007F7FEB">
        <w:rPr>
          <w:b/>
        </w:rPr>
        <w:t>3</w:t>
      </w:r>
    </w:p>
    <w:p w14:paraId="7C3179B1" w14:textId="1BAE3EF3" w:rsidR="007C3DC9" w:rsidRPr="007F7FEB" w:rsidRDefault="007C3DC9" w:rsidP="00A00A7A">
      <w:r w:rsidRPr="007F7FEB">
        <w:t xml:space="preserve">Avantage(s) : grande vitesse et bonne fiabilité </w:t>
      </w:r>
    </w:p>
    <w:p w14:paraId="1116688D" w14:textId="77777777" w:rsidR="007C3DC9" w:rsidRPr="007F7FEB" w:rsidRDefault="007C3DC9" w:rsidP="00A00A7A">
      <w:r w:rsidRPr="007F7FEB">
        <w:t xml:space="preserve">Perte de disques max : </w:t>
      </w:r>
      <w:r w:rsidRPr="007F7FEB">
        <w:rPr>
          <w:b/>
        </w:rPr>
        <w:t>1</w:t>
      </w:r>
    </w:p>
    <w:p w14:paraId="5CBFD210" w14:textId="62BEC9C4" w:rsidR="00AB17F1" w:rsidRPr="007F7FEB" w:rsidRDefault="007C3DC9" w:rsidP="00A00A7A">
      <w:r w:rsidRPr="007F7FEB">
        <w:t>Calcul volume : 50% du volume total</w:t>
      </w:r>
    </w:p>
    <w:p w14:paraId="4C4F6262" w14:textId="77777777" w:rsidR="00700F12" w:rsidRPr="007F7FEB" w:rsidRDefault="00700F12" w:rsidP="00A00A7A"/>
    <w:p w14:paraId="2E4D93B0" w14:textId="035E6BCD" w:rsidR="003F547E" w:rsidRPr="007F7FEB" w:rsidRDefault="003F547E" w:rsidP="00A00A7A">
      <w:pPr>
        <w:pStyle w:val="Titre3"/>
      </w:pPr>
      <w:bookmarkStart w:id="69" w:name="_Toc532372384"/>
      <w:r w:rsidRPr="007F7FEB">
        <w:lastRenderedPageBreak/>
        <w:t>RAID 5 (entrelacement avec parité) :</w:t>
      </w:r>
      <w:bookmarkEnd w:id="69"/>
    </w:p>
    <w:p w14:paraId="4396B0C5" w14:textId="07084153" w:rsidR="00700F12" w:rsidRPr="007F7FEB" w:rsidRDefault="00AB17F1" w:rsidP="00A00A7A">
      <w:r w:rsidRPr="007F7FEB">
        <w:rPr>
          <w:rFonts w:ascii="Minion-Italic" w:hAnsi="Minion-Italic" w:cs="Minion-Italic"/>
          <w:i/>
          <w:iCs/>
          <w:noProof/>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7F7FEB">
        <w:t>[disque</w:t>
      </w:r>
      <w:r w:rsidR="003F547E" w:rsidRPr="007F7FEB">
        <w:t xml:space="preserve"> fois (x-1) EX : 60*(4-2) = 120 </w:t>
      </w:r>
      <w:r w:rsidR="00CF1B4B" w:rsidRPr="007F7FEB">
        <w:t>Go]</w:t>
      </w:r>
    </w:p>
    <w:p w14:paraId="14514B1A" w14:textId="3886C3C0" w:rsidR="00131A7B" w:rsidRPr="007F7FEB" w:rsidRDefault="00131A7B" w:rsidP="00A00A7A">
      <w:proofErr w:type="spellStart"/>
      <w:r w:rsidRPr="007F7FEB">
        <w:t>Nbs</w:t>
      </w:r>
      <w:proofErr w:type="spellEnd"/>
      <w:r w:rsidRPr="007F7FEB">
        <w:t xml:space="preserve"> de disques au minimum : </w:t>
      </w:r>
      <w:r w:rsidR="002C3149" w:rsidRPr="007F7FEB">
        <w:rPr>
          <w:b/>
        </w:rPr>
        <w:t>3</w:t>
      </w:r>
    </w:p>
    <w:p w14:paraId="0DBAD693" w14:textId="7D073021" w:rsidR="00131A7B" w:rsidRPr="007F7FEB" w:rsidRDefault="00131A7B" w:rsidP="00A00A7A">
      <w:r w:rsidRPr="007F7FEB">
        <w:t xml:space="preserve">Avantage(s) : </w:t>
      </w:r>
      <w:r w:rsidR="00700F12" w:rsidRPr="007F7FEB">
        <w:t>conçu pour assurer la perte d’un disque</w:t>
      </w:r>
    </w:p>
    <w:p w14:paraId="53C68CBC" w14:textId="77777777" w:rsidR="00131A7B" w:rsidRPr="007F7FEB" w:rsidRDefault="00131A7B" w:rsidP="00A00A7A">
      <w:r w:rsidRPr="007F7FEB">
        <w:t xml:space="preserve">Perte de disques max : </w:t>
      </w:r>
      <w:r w:rsidRPr="007F7FEB">
        <w:rPr>
          <w:b/>
        </w:rPr>
        <w:t>1</w:t>
      </w:r>
    </w:p>
    <w:p w14:paraId="13226845" w14:textId="1C7E1EF3" w:rsidR="00131A7B" w:rsidRPr="007F7FEB" w:rsidRDefault="00131A7B" w:rsidP="00A00A7A">
      <w:pPr>
        <w:rPr>
          <w:lang w:val="en-GB"/>
        </w:rPr>
      </w:pPr>
      <w:proofErr w:type="spellStart"/>
      <w:r w:rsidRPr="007F7FEB">
        <w:rPr>
          <w:lang w:val="en-GB"/>
        </w:rPr>
        <w:t>Calcul</w:t>
      </w:r>
      <w:proofErr w:type="spellEnd"/>
      <w:r w:rsidRPr="007F7FEB">
        <w:rPr>
          <w:lang w:val="en-GB"/>
        </w:rPr>
        <w:t xml:space="preserve"> </w:t>
      </w:r>
      <w:proofErr w:type="gramStart"/>
      <w:r w:rsidRPr="007F7FEB">
        <w:rPr>
          <w:lang w:val="en-GB"/>
        </w:rPr>
        <w:t>volume</w:t>
      </w:r>
      <w:r w:rsidR="002C3149" w:rsidRPr="007F7FEB">
        <w:rPr>
          <w:lang w:val="en-GB"/>
        </w:rPr>
        <w:t> :</w:t>
      </w:r>
      <w:proofErr w:type="gramEnd"/>
      <w:r w:rsidR="002C3149" w:rsidRPr="007F7FEB">
        <w:rPr>
          <w:lang w:val="en-GB"/>
        </w:rPr>
        <w:t xml:space="preserve"> (</w:t>
      </w:r>
      <w:proofErr w:type="spellStart"/>
      <w:r w:rsidR="002C3149" w:rsidRPr="007F7FEB">
        <w:rPr>
          <w:lang w:val="en-GB"/>
        </w:rPr>
        <w:t>nbDisk</w:t>
      </w:r>
      <w:proofErr w:type="spellEnd"/>
      <w:r w:rsidR="002C3149" w:rsidRPr="007F7FEB">
        <w:rPr>
          <w:lang w:val="en-GB"/>
        </w:rPr>
        <w:t xml:space="preserve"> – 1) * </w:t>
      </w:r>
      <w:proofErr w:type="spellStart"/>
      <w:r w:rsidR="002C3149" w:rsidRPr="007F7FEB">
        <w:rPr>
          <w:lang w:val="en-GB"/>
        </w:rPr>
        <w:t>singleDiskSize</w:t>
      </w:r>
      <w:proofErr w:type="spellEnd"/>
      <w:r w:rsidR="002C3149" w:rsidRPr="007F7FEB">
        <w:rPr>
          <w:lang w:val="en-GB"/>
        </w:rPr>
        <w:t xml:space="preserve"> = capacity</w:t>
      </w:r>
    </w:p>
    <w:p w14:paraId="01FDE6C5" w14:textId="505DB05A" w:rsidR="000B0E89" w:rsidRPr="007F7FEB" w:rsidRDefault="00AB17F1" w:rsidP="00A00A7A">
      <w:pPr>
        <w:pStyle w:val="Titre3"/>
      </w:pPr>
      <w:bookmarkStart w:id="70" w:name="_Toc532372385"/>
      <w:r w:rsidRPr="007F7FEB">
        <w:rPr>
          <w:rFonts w:ascii="Minion-Italic" w:hAnsi="Minion-Italic" w:cs="Minion-Italic"/>
          <w:i/>
          <w:iCs/>
          <w:noProof/>
          <w:sz w:val="19"/>
          <w:szCs w:val="19"/>
          <w:lang w:eastAsia="fr-CH"/>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6 (entrelacement avec double parité) :</w:t>
      </w:r>
      <w:bookmarkEnd w:id="70"/>
    </w:p>
    <w:p w14:paraId="62B8DFAE" w14:textId="576C9F80" w:rsidR="00AB17F1" w:rsidRPr="007F7FEB" w:rsidRDefault="003F547E" w:rsidP="00A00A7A">
      <w:r w:rsidRPr="007F7FEB">
        <w:t xml:space="preserve">Le RAID 6 fonctionne comme le RAID 5 a part qu’il a une double parité, La vitesse d’écriture est moins bonne et il a besoin de 2 </w:t>
      </w:r>
      <w:r w:rsidR="00CF1B4B" w:rsidRPr="007F7FEB">
        <w:t>disques</w:t>
      </w:r>
      <w:r w:rsidRPr="007F7FEB">
        <w:t xml:space="preserve"> de secours mais il permet une perte de 2 </w:t>
      </w:r>
      <w:r w:rsidR="00CF1B4B" w:rsidRPr="007F7FEB">
        <w:t>disques</w:t>
      </w:r>
      <w:r w:rsidRPr="007F7FEB">
        <w:t xml:space="preserve">. </w:t>
      </w:r>
      <w:r w:rsidR="005B612B" w:rsidRPr="007F7FEB">
        <w:t>Le</w:t>
      </w:r>
      <w:r w:rsidRPr="007F7FEB">
        <w:t xml:space="preserve"> calcul de capacité est de de </w:t>
      </w:r>
      <w:r w:rsidR="005B612B" w:rsidRPr="007F7FEB">
        <w:t>[disque</w:t>
      </w:r>
      <w:r w:rsidRPr="007F7FEB">
        <w:t xml:space="preserve"> fois (x-1) EX : 60*(4-2) = 120 </w:t>
      </w:r>
      <w:r w:rsidR="005B612B" w:rsidRPr="007F7FEB">
        <w:t>Go]</w:t>
      </w:r>
    </w:p>
    <w:p w14:paraId="2D75FF7C" w14:textId="23719274" w:rsidR="00700F12" w:rsidRPr="007F7FEB" w:rsidRDefault="00700F12" w:rsidP="00A00A7A">
      <w:proofErr w:type="spellStart"/>
      <w:r w:rsidRPr="007F7FEB">
        <w:t>Nbs</w:t>
      </w:r>
      <w:proofErr w:type="spellEnd"/>
      <w:r w:rsidRPr="007F7FEB">
        <w:t xml:space="preserve"> de disques au minimum : </w:t>
      </w:r>
      <w:r w:rsidR="00746200" w:rsidRPr="007F7FEB">
        <w:rPr>
          <w:b/>
        </w:rPr>
        <w:t>4</w:t>
      </w:r>
    </w:p>
    <w:p w14:paraId="22D6FC29" w14:textId="624CC3C0" w:rsidR="00700F12" w:rsidRPr="007F7FEB" w:rsidRDefault="00700F12" w:rsidP="00A00A7A">
      <w:r w:rsidRPr="007F7FEB">
        <w:t xml:space="preserve">Avantage(s) : </w:t>
      </w:r>
      <w:r w:rsidR="007F7E75" w:rsidRPr="007F7FEB">
        <w:t xml:space="preserve">plus grande sécurité </w:t>
      </w:r>
    </w:p>
    <w:p w14:paraId="2C9468A5" w14:textId="4963ADA8" w:rsidR="00700F12" w:rsidRPr="007F7FEB" w:rsidRDefault="00700F12" w:rsidP="00A00A7A">
      <w:r w:rsidRPr="007F7FEB">
        <w:t xml:space="preserve">Perte de disques max : </w:t>
      </w:r>
      <w:r w:rsidR="007F7E75" w:rsidRPr="007F7FEB">
        <w:rPr>
          <w:b/>
        </w:rPr>
        <w:t>2</w:t>
      </w:r>
    </w:p>
    <w:p w14:paraId="73FB2206" w14:textId="07E6CFE3" w:rsidR="00AB17F1" w:rsidRPr="007F7FEB" w:rsidRDefault="00700F12" w:rsidP="00A00A7A">
      <w:pPr>
        <w:rPr>
          <w:lang w:val="en-GB"/>
        </w:rPr>
      </w:pPr>
      <w:proofErr w:type="spellStart"/>
      <w:r w:rsidRPr="007F7FEB">
        <w:rPr>
          <w:lang w:val="en-GB"/>
        </w:rPr>
        <w:t>Calcul</w:t>
      </w:r>
      <w:proofErr w:type="spellEnd"/>
      <w:r w:rsidRPr="007F7FEB">
        <w:rPr>
          <w:lang w:val="en-GB"/>
        </w:rPr>
        <w:t xml:space="preserve"> </w:t>
      </w:r>
      <w:proofErr w:type="gramStart"/>
      <w:r w:rsidRPr="007F7FEB">
        <w:rPr>
          <w:lang w:val="en-GB"/>
        </w:rPr>
        <w:t>volume :</w:t>
      </w:r>
      <w:proofErr w:type="gramEnd"/>
      <w:r w:rsidRPr="007F7FEB">
        <w:rPr>
          <w:lang w:val="en-GB"/>
        </w:rPr>
        <w:t xml:space="preserve"> </w:t>
      </w:r>
      <w:r w:rsidR="00985A0E" w:rsidRPr="007F7FEB">
        <w:rPr>
          <w:lang w:val="en-GB"/>
        </w:rPr>
        <w:t>(</w:t>
      </w:r>
      <w:proofErr w:type="spellStart"/>
      <w:r w:rsidR="00985A0E" w:rsidRPr="007F7FEB">
        <w:rPr>
          <w:lang w:val="en-GB"/>
        </w:rPr>
        <w:t>nbDisk</w:t>
      </w:r>
      <w:proofErr w:type="spellEnd"/>
      <w:r w:rsidR="00985A0E" w:rsidRPr="007F7FEB">
        <w:rPr>
          <w:lang w:val="en-GB"/>
        </w:rPr>
        <w:t xml:space="preserve"> – 2) * </w:t>
      </w:r>
      <w:proofErr w:type="spellStart"/>
      <w:r w:rsidR="00985A0E" w:rsidRPr="007F7FEB">
        <w:rPr>
          <w:lang w:val="en-GB"/>
        </w:rPr>
        <w:t>singleDiskSize</w:t>
      </w:r>
      <w:proofErr w:type="spellEnd"/>
      <w:r w:rsidR="00985A0E" w:rsidRPr="007F7FEB">
        <w:rPr>
          <w:lang w:val="en-GB"/>
        </w:rPr>
        <w:t xml:space="preserve"> = capacity</w:t>
      </w:r>
    </w:p>
    <w:p w14:paraId="3CC1DB6E" w14:textId="5A07DCF0" w:rsidR="0051309C" w:rsidRPr="007F7FEB" w:rsidRDefault="0051309C" w:rsidP="00A00A7A">
      <w:pPr>
        <w:rPr>
          <w:lang w:val="en-GB"/>
        </w:rPr>
      </w:pPr>
    </w:p>
    <w:p w14:paraId="0804796C" w14:textId="7AB3BDC6" w:rsidR="003F547E" w:rsidRPr="007F7FEB" w:rsidRDefault="0051309C" w:rsidP="00A00A7A">
      <w:pPr>
        <w:pStyle w:val="Titre3"/>
      </w:pPr>
      <w:bookmarkStart w:id="71" w:name="_Toc532372386"/>
      <w:r w:rsidRPr="007F7FEB">
        <w:rPr>
          <w:rFonts w:ascii="Minion-Italic" w:hAnsi="Minion-Italic" w:cs="Minion-Italic"/>
          <w:i/>
          <w:iCs/>
          <w:noProof/>
          <w:sz w:val="19"/>
          <w:szCs w:val="19"/>
          <w:lang w:eastAsia="fr-CH"/>
        </w:rPr>
        <w:drawing>
          <wp:anchor distT="0" distB="0" distL="114300" distR="114300" simplePos="0" relativeHeight="251679744" behindDoc="0" locked="0" layoutInCell="1" allowOverlap="1" wp14:anchorId="0BB8DAF1" wp14:editId="10EB90D8">
            <wp:simplePos x="0" y="0"/>
            <wp:positionH relativeFrom="column">
              <wp:posOffset>4467210</wp:posOffset>
            </wp:positionH>
            <wp:positionV relativeFrom="paragraph">
              <wp:posOffset>30391</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10 (ensembles RAID 1 entrelacés) :</w:t>
      </w:r>
      <w:bookmarkEnd w:id="71"/>
    </w:p>
    <w:p w14:paraId="6387EBD3" w14:textId="3F8F3F68" w:rsidR="00AB17F1" w:rsidRPr="007F7FEB" w:rsidRDefault="003F547E" w:rsidP="00A00A7A">
      <w:r w:rsidRPr="007F7FEB">
        <w:t>Le RAID 10 permet aussi comme le RAID 1</w:t>
      </w:r>
      <w:r w:rsidRPr="007F7FEB">
        <w:rPr>
          <w:vertAlign w:val="superscript"/>
        </w:rPr>
        <w:t>E</w:t>
      </w:r>
      <w:r w:rsidRPr="007F7FEB">
        <w:t xml:space="preserve"> d’avoir une vitesse de d’écriture accélérer tout en ayant du </w:t>
      </w:r>
      <w:proofErr w:type="spellStart"/>
      <w:r w:rsidRPr="007F7FEB">
        <w:t>mirroring</w:t>
      </w:r>
      <w:proofErr w:type="spellEnd"/>
      <w:r w:rsidRPr="007F7FEB">
        <w:t xml:space="preserve">. La différence est qu’il marche avec des disques en nombre pair. L’architecture est 2 </w:t>
      </w:r>
      <w:r w:rsidR="00CF1B4B" w:rsidRPr="007F7FEB">
        <w:t>disques</w:t>
      </w:r>
      <w:r w:rsidRPr="007F7FEB">
        <w:t xml:space="preserve"> forme un disque en RAID 0 et </w:t>
      </w:r>
      <w:r w:rsidR="004220BC" w:rsidRPr="007F7FEB">
        <w:t>un deuxième pair</w:t>
      </w:r>
      <w:r w:rsidRPr="007F7FEB">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6131775B" w14:textId="76549E8D" w:rsidR="0051309C" w:rsidRPr="007F7FEB" w:rsidRDefault="0051309C" w:rsidP="00A00A7A">
      <w:proofErr w:type="spellStart"/>
      <w:r w:rsidRPr="007F7FEB">
        <w:t>Nbs</w:t>
      </w:r>
      <w:proofErr w:type="spellEnd"/>
      <w:r w:rsidRPr="007F7FEB">
        <w:t xml:space="preserve"> de disques au minimum : </w:t>
      </w:r>
      <w:r w:rsidR="00510772" w:rsidRPr="007F7FEB">
        <w:rPr>
          <w:b/>
        </w:rPr>
        <w:t>4</w:t>
      </w:r>
    </w:p>
    <w:p w14:paraId="41BCBAAC" w14:textId="42D0321B" w:rsidR="0051309C" w:rsidRPr="007F7FEB" w:rsidRDefault="0051309C" w:rsidP="00A00A7A">
      <w:r w:rsidRPr="007F7FEB">
        <w:t xml:space="preserve">Avantage(s) : </w:t>
      </w:r>
      <w:r w:rsidR="00F43606" w:rsidRPr="007F7FEB">
        <w:t>redondance des données et bonne vitesse d’écriture</w:t>
      </w:r>
      <w:r w:rsidRPr="007F7FEB">
        <w:t xml:space="preserve"> </w:t>
      </w:r>
    </w:p>
    <w:p w14:paraId="00521F72" w14:textId="009B00B8" w:rsidR="0051309C" w:rsidRPr="007F7FEB" w:rsidRDefault="0051309C" w:rsidP="00A00A7A">
      <w:r w:rsidRPr="007F7FEB">
        <w:t xml:space="preserve">Perte de disques max : </w:t>
      </w:r>
      <w:r w:rsidRPr="007F7FEB">
        <w:rPr>
          <w:b/>
        </w:rPr>
        <w:t>2</w:t>
      </w:r>
    </w:p>
    <w:p w14:paraId="698D0C69" w14:textId="00E91E4A" w:rsidR="0051309C" w:rsidRPr="007F7FEB" w:rsidRDefault="0051309C" w:rsidP="00A00A7A">
      <w:r w:rsidRPr="007F7FEB">
        <w:lastRenderedPageBreak/>
        <w:t xml:space="preserve">Calcul volume : </w:t>
      </w:r>
      <w:r w:rsidR="00510772" w:rsidRPr="007F7FEB">
        <w:t>50% du volume total</w:t>
      </w:r>
    </w:p>
    <w:p w14:paraId="086951BC" w14:textId="41980D25" w:rsidR="0051309C" w:rsidRPr="007F7FEB" w:rsidRDefault="0051309C" w:rsidP="00A00A7A"/>
    <w:p w14:paraId="25AEE434" w14:textId="55773F80" w:rsidR="00AB17F1" w:rsidRPr="007F7FEB" w:rsidRDefault="00EE565D" w:rsidP="00A00A7A">
      <w:pPr>
        <w:pStyle w:val="Titre3"/>
      </w:pPr>
      <w:bookmarkStart w:id="72" w:name="_Toc532372387"/>
      <w:r w:rsidRPr="007F7FEB">
        <w:rPr>
          <w:rFonts w:ascii="Minion-Italic" w:hAnsi="Minion-Italic" w:cs="Minion-Italic"/>
          <w:i/>
          <w:iCs/>
          <w:noProof/>
          <w:sz w:val="19"/>
          <w:szCs w:val="19"/>
          <w:lang w:eastAsia="fr-CH"/>
        </w:rPr>
        <w:drawing>
          <wp:anchor distT="0" distB="0" distL="114300" distR="114300" simplePos="0" relativeHeight="251680768" behindDoc="0" locked="0" layoutInCell="1" allowOverlap="1" wp14:anchorId="313F68FA" wp14:editId="225E8247">
            <wp:simplePos x="0" y="0"/>
            <wp:positionH relativeFrom="column">
              <wp:posOffset>4383405</wp:posOffset>
            </wp:positionH>
            <wp:positionV relativeFrom="paragraph">
              <wp:posOffset>5715</wp:posOffset>
            </wp:positionV>
            <wp:extent cx="1918335" cy="1325245"/>
            <wp:effectExtent l="0" t="0" r="5715" b="825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8335" cy="132524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50 (ensembles RAID 5 entrelacés) :</w:t>
      </w:r>
      <w:bookmarkEnd w:id="72"/>
    </w:p>
    <w:p w14:paraId="2FB7BD7F" w14:textId="4AEA018F" w:rsidR="00EE565D" w:rsidRPr="007F7FEB" w:rsidRDefault="00EE565D" w:rsidP="00A00A7A">
      <w:proofErr w:type="spellStart"/>
      <w:r w:rsidRPr="007F7FEB">
        <w:t>Nbs</w:t>
      </w:r>
      <w:proofErr w:type="spellEnd"/>
      <w:r w:rsidRPr="007F7FEB">
        <w:t xml:space="preserve"> de disques au minimum : </w:t>
      </w:r>
      <w:r w:rsidR="003E67D9" w:rsidRPr="007F7FEB">
        <w:rPr>
          <w:b/>
        </w:rPr>
        <w:t>6</w:t>
      </w:r>
    </w:p>
    <w:p w14:paraId="36ED8BA7" w14:textId="0CFCCB07" w:rsidR="00EE565D" w:rsidRPr="007F7FEB" w:rsidRDefault="00EE565D" w:rsidP="00A00A7A">
      <w:r w:rsidRPr="007F7FEB">
        <w:t xml:space="preserve">Avantage(s) : </w:t>
      </w:r>
      <w:r w:rsidR="00D958EE" w:rsidRPr="007F7FEB">
        <w:rPr>
          <w:b/>
        </w:rPr>
        <w:t>volume agrégé</w:t>
      </w:r>
    </w:p>
    <w:p w14:paraId="52134954" w14:textId="22E48921" w:rsidR="00EE565D" w:rsidRPr="007F7FEB" w:rsidRDefault="00EE565D" w:rsidP="00A00A7A">
      <w:r w:rsidRPr="007F7FEB">
        <w:t xml:space="preserve">Perte de disques max : </w:t>
      </w:r>
      <w:r w:rsidR="00CD4A35" w:rsidRPr="007F7FEB">
        <w:rPr>
          <w:b/>
        </w:rPr>
        <w:t>1</w:t>
      </w:r>
    </w:p>
    <w:p w14:paraId="1210F5F0" w14:textId="365111AF" w:rsidR="00EE565D" w:rsidRPr="007F7FEB" w:rsidRDefault="00EE565D" w:rsidP="00A00A7A">
      <w:r w:rsidRPr="007F7FEB">
        <w:t xml:space="preserve">Calcul volume : </w:t>
      </w:r>
      <w:r w:rsidR="00122DCC" w:rsidRPr="007F7FEB">
        <w:t>trop teck à calculer</w:t>
      </w:r>
    </w:p>
    <w:p w14:paraId="2E3AA1E1" w14:textId="6942D70C" w:rsidR="003F547E" w:rsidRPr="007F7FEB" w:rsidRDefault="00A00A7A" w:rsidP="00A00A7A">
      <w:pPr>
        <w:pStyle w:val="Titre3"/>
      </w:pPr>
      <w:bookmarkStart w:id="73" w:name="_Toc532372388"/>
      <w:r w:rsidRPr="007F7FEB">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7E6834E6">
            <wp:simplePos x="0" y="0"/>
            <wp:positionH relativeFrom="column">
              <wp:posOffset>3320739</wp:posOffset>
            </wp:positionH>
            <wp:positionV relativeFrom="paragraph">
              <wp:posOffset>149815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60 (ensembles RAID 6 entrelacés) :</w:t>
      </w:r>
      <w:bookmarkEnd w:id="73"/>
      <w:r w:rsidR="00AB17F1" w:rsidRPr="007F7FEB">
        <w:rPr>
          <w:rFonts w:ascii="Minion-Italic" w:hAnsi="Minion-Italic" w:cs="Minion-Italic"/>
          <w:i/>
          <w:iCs/>
          <w:noProof/>
          <w:sz w:val="19"/>
          <w:szCs w:val="19"/>
        </w:rPr>
        <w:t xml:space="preserve"> </w:t>
      </w:r>
    </w:p>
    <w:p w14:paraId="0AB1CFB7" w14:textId="24158959" w:rsidR="003F547E" w:rsidRPr="007F7FEB" w:rsidRDefault="003F547E" w:rsidP="00A00A7A">
      <w:r w:rsidRPr="007F7FEB">
        <w:t xml:space="preserve">Le RAID 60 permet d’avoir 2 </w:t>
      </w:r>
      <w:r w:rsidR="00CF1B4B" w:rsidRPr="007F7FEB">
        <w:t>piles</w:t>
      </w:r>
      <w:r w:rsidRPr="007F7FEB">
        <w:t xml:space="preserve"> de disques en RAID 6 entrelacer en RAID 0. Chaque pile en RAID 6 a donc sa capacité à perde 2 disque et l’entrelacement entre chacune des piles accélère le traitement.</w:t>
      </w:r>
    </w:p>
    <w:p w14:paraId="48913217" w14:textId="67F78F41" w:rsidR="00EE565D" w:rsidRPr="007F7FEB" w:rsidRDefault="00EE565D" w:rsidP="00A00A7A">
      <w:proofErr w:type="spellStart"/>
      <w:r w:rsidRPr="007F7FEB">
        <w:t>Nbs</w:t>
      </w:r>
      <w:proofErr w:type="spellEnd"/>
      <w:r w:rsidRPr="007F7FEB">
        <w:t xml:space="preserve"> de disques au minimum : </w:t>
      </w:r>
      <w:r w:rsidR="00957CB9" w:rsidRPr="007F7FEB">
        <w:rPr>
          <w:b/>
        </w:rPr>
        <w:t>8</w:t>
      </w:r>
    </w:p>
    <w:p w14:paraId="24B31A7F" w14:textId="22567005" w:rsidR="00957CB9" w:rsidRPr="007F7FEB" w:rsidRDefault="00EE565D" w:rsidP="00A00A7A">
      <w:r w:rsidRPr="007F7FEB">
        <w:t xml:space="preserve">Avantage(s) : </w:t>
      </w:r>
      <w:r w:rsidR="00957CB9" w:rsidRPr="007F7FEB">
        <w:t>beaucoup de disques avec redondance plus grande (la performance est nul)</w:t>
      </w:r>
    </w:p>
    <w:p w14:paraId="541B5A61" w14:textId="77777777" w:rsidR="00EE565D" w:rsidRPr="007F7FEB" w:rsidRDefault="00EE565D" w:rsidP="00A00A7A">
      <w:r w:rsidRPr="007F7FEB">
        <w:t xml:space="preserve">Perte de disques max : </w:t>
      </w:r>
      <w:r w:rsidRPr="007F7FEB">
        <w:rPr>
          <w:b/>
        </w:rPr>
        <w:t>2</w:t>
      </w:r>
    </w:p>
    <w:p w14:paraId="51F2BC18" w14:textId="2A013454" w:rsidR="00EE565D" w:rsidRDefault="00EE565D" w:rsidP="00A00A7A">
      <w:r w:rsidRPr="007F7FEB">
        <w:t xml:space="preserve">Calcul volume : </w:t>
      </w:r>
    </w:p>
    <w:p w14:paraId="763C6C7B" w14:textId="3E78ED1D" w:rsidR="0015111F" w:rsidRDefault="0015111F" w:rsidP="00A00A7A">
      <w:pPr>
        <w:pStyle w:val="Titre3"/>
      </w:pPr>
      <w:bookmarkStart w:id="74" w:name="_Toc532372389"/>
      <w:r>
        <w:t>Raid DP</w:t>
      </w:r>
      <w:bookmarkEnd w:id="74"/>
    </w:p>
    <w:p w14:paraId="402D4B99" w14:textId="2A052F53" w:rsidR="0015111F" w:rsidRDefault="0015111F" w:rsidP="00A00A7A">
      <w:r>
        <w:t xml:space="preserve">Le RAID DP est une technologie utilisée par les systèmes NAS. Le principe du raid </w:t>
      </w:r>
      <w:proofErr w:type="spellStart"/>
      <w:r>
        <w:t>dp</w:t>
      </w:r>
      <w:proofErr w:type="spellEnd"/>
      <w:r>
        <w:t xml:space="preserve"> et de reprendre en grande partie le système du raid 6 mais avec des disques à double parités fixes.</w:t>
      </w:r>
      <w:r w:rsidR="00BF6391">
        <w:t xml:space="preserve"> C’est le seul système raid qui peux subir une perte de 2 disques dans un même groupe raid.</w:t>
      </w:r>
      <w:r w:rsidR="00AA5A15">
        <w:t xml:space="preserve"> Cette technologie est principalement utilisée par la société </w:t>
      </w:r>
      <w:proofErr w:type="spellStart"/>
      <w:r w:rsidR="00AA5A15" w:rsidRPr="00AA5A15">
        <w:rPr>
          <w:i/>
        </w:rPr>
        <w:t>NetApp</w:t>
      </w:r>
      <w:proofErr w:type="spellEnd"/>
      <w:r w:rsidR="00AA5A15">
        <w:rPr>
          <w:i/>
        </w:rPr>
        <w:t>.</w:t>
      </w:r>
    </w:p>
    <w:p w14:paraId="14849A89" w14:textId="584F0715" w:rsidR="00AA5A15" w:rsidRPr="007F7FEB" w:rsidRDefault="00AA5A15" w:rsidP="00A00A7A">
      <w:proofErr w:type="spellStart"/>
      <w:r w:rsidRPr="007F7FEB">
        <w:t>Nbs</w:t>
      </w:r>
      <w:proofErr w:type="spellEnd"/>
      <w:r w:rsidRPr="007F7FEB">
        <w:t xml:space="preserve"> de disques au minimum : </w:t>
      </w:r>
      <w:r>
        <w:rPr>
          <w:b/>
        </w:rPr>
        <w:t>4</w:t>
      </w:r>
    </w:p>
    <w:p w14:paraId="3E294632" w14:textId="01D05E8C" w:rsidR="00AA5A15" w:rsidRPr="007F7FEB" w:rsidRDefault="00AA5A15" w:rsidP="00A00A7A">
      <w:r w:rsidRPr="007F7FEB">
        <w:t xml:space="preserve">Avantage(s) : </w:t>
      </w:r>
      <w:r>
        <w:t>peut supporter un</w:t>
      </w:r>
      <w:r w:rsidR="004C2B43">
        <w:t>e</w:t>
      </w:r>
      <w:r>
        <w:t xml:space="preserve"> perte de 2 disques sur un même groupe raid</w:t>
      </w:r>
    </w:p>
    <w:p w14:paraId="5076D07E" w14:textId="5EF987E9" w:rsidR="00AA5A15" w:rsidRPr="007F7FEB" w:rsidRDefault="00AA5A15" w:rsidP="00A00A7A">
      <w:r w:rsidRPr="007F7FEB">
        <w:t xml:space="preserve">Perte de disques max : </w:t>
      </w:r>
      <w:r>
        <w:rPr>
          <w:b/>
        </w:rPr>
        <w:t>3</w:t>
      </w:r>
    </w:p>
    <w:p w14:paraId="15EF3302" w14:textId="240AA90E" w:rsidR="00AA5A15" w:rsidRPr="0015111F" w:rsidRDefault="00AA5A15" w:rsidP="00A00A7A">
      <w:r w:rsidRPr="007F7FEB">
        <w:t xml:space="preserve">Calcul volume : </w:t>
      </w:r>
      <w:r w:rsidR="001F7A0C">
        <w:t xml:space="preserve">(Nombre de disque – 2) * </w:t>
      </w:r>
      <w:proofErr w:type="spellStart"/>
      <w:r w:rsidR="001F7A0C">
        <w:t>singleDiskSize</w:t>
      </w:r>
      <w:proofErr w:type="spellEnd"/>
      <w:r w:rsidR="001F7A0C">
        <w:t xml:space="preserve"> = </w:t>
      </w:r>
      <w:proofErr w:type="spellStart"/>
      <w:r w:rsidR="001F7A0C">
        <w:t>capacity</w:t>
      </w:r>
      <w:proofErr w:type="spellEnd"/>
      <w:r w:rsidR="001F7A0C">
        <w:t xml:space="preserve"> </w:t>
      </w:r>
    </w:p>
    <w:p w14:paraId="7560C617" w14:textId="139FEB47" w:rsidR="00BD65C4" w:rsidRPr="007F7FEB" w:rsidRDefault="00BD65C4" w:rsidP="00A00A7A"/>
    <w:p w14:paraId="5B2C997B" w14:textId="3A58853B" w:rsidR="000B0E89" w:rsidRPr="007F7FEB" w:rsidRDefault="00703FC3" w:rsidP="00A00A7A">
      <w:pPr>
        <w:pStyle w:val="Titre2"/>
      </w:pPr>
      <w:bookmarkStart w:id="75" w:name="_Toc532372390"/>
      <w:r>
        <w:rPr>
          <w:noProof/>
        </w:rPr>
        <w:pict w14:anchorId="56F18BE9">
          <v:shape id="_x0000_s1029" type="#_x0000_t75" style="position:absolute;left:0;text-align:left;margin-left:376.05pt;margin-top:559pt;width:76.65pt;height:102.15pt;z-index:251696128;mso-position-horizontal-relative:margin;mso-position-vertical-relative:margin">
            <v:imagedata r:id="rId34" o:title="Harvard_Mark_I_program_tape"/>
            <w10:wrap type="square" anchorx="margin" anchory="margin"/>
          </v:shape>
        </w:pict>
      </w:r>
      <w:r w:rsidR="0091562E" w:rsidRPr="007F7FEB">
        <w:t>Les différents systèmes de stockages</w:t>
      </w:r>
      <w:bookmarkEnd w:id="75"/>
    </w:p>
    <w:p w14:paraId="590B346F" w14:textId="79F80158" w:rsidR="003510BF" w:rsidRPr="007F7FEB" w:rsidRDefault="003510BF" w:rsidP="00A00A7A">
      <w:pPr>
        <w:pStyle w:val="Titre3"/>
      </w:pPr>
      <w:bookmarkStart w:id="76" w:name="_Toc532372391"/>
      <w:r w:rsidRPr="007F7FEB">
        <w:t>Première génération</w:t>
      </w:r>
      <w:r w:rsidR="0008051F" w:rsidRPr="007F7FEB">
        <w:t xml:space="preserve"> – supports physiques</w:t>
      </w:r>
      <w:bookmarkEnd w:id="76"/>
    </w:p>
    <w:p w14:paraId="4AC53D5A" w14:textId="5A524A69" w:rsidR="00A52A68" w:rsidRPr="007F7FEB" w:rsidRDefault="00A52A68" w:rsidP="00A00A7A">
      <w:pPr>
        <w:pStyle w:val="Titre4"/>
      </w:pPr>
      <w:bookmarkStart w:id="77" w:name="_Toc532372392"/>
      <w:r w:rsidRPr="007F7FEB">
        <w:t xml:space="preserve">Le </w:t>
      </w:r>
      <w:r w:rsidR="00A03392" w:rsidRPr="007F7FEB">
        <w:t>r</w:t>
      </w:r>
      <w:r w:rsidRPr="007F7FEB">
        <w:t>uban perforé</w:t>
      </w:r>
      <w:bookmarkEnd w:id="77"/>
    </w:p>
    <w:p w14:paraId="0797373D" w14:textId="01027625" w:rsidR="00EA4CDF" w:rsidRPr="007F7FEB" w:rsidRDefault="00EA4CDF" w:rsidP="00A00A7A">
      <w:r w:rsidRPr="007F7FEB">
        <w:t>Le premier ruban perforé est apparu en 1725</w:t>
      </w:r>
      <w:r w:rsidR="00AD3931" w:rsidRPr="007F7FEB">
        <w:t>. Son inventeur Basile Bouchon l’utilisa dans son métier à tisser. Cette technologie est très vite devenue obsolète dû à l’arrivée de la « carte perforée ».</w:t>
      </w:r>
    </w:p>
    <w:p w14:paraId="62862283" w14:textId="4E0CCB9C" w:rsidR="00016F35" w:rsidRPr="007F7FEB" w:rsidRDefault="00016F35" w:rsidP="00A00A7A">
      <w:pPr>
        <w:pStyle w:val="Titre4"/>
      </w:pPr>
      <w:bookmarkStart w:id="78" w:name="_Toc532372393"/>
      <w:r w:rsidRPr="007F7FEB">
        <w:lastRenderedPageBreak/>
        <w:t>La carte perforée</w:t>
      </w:r>
      <w:bookmarkEnd w:id="78"/>
    </w:p>
    <w:p w14:paraId="75B823E9" w14:textId="5BEBFF94" w:rsidR="004C47E0" w:rsidRPr="007F7FEB" w:rsidRDefault="00A00A7A" w:rsidP="00A00A7A">
      <w:r>
        <w:rPr>
          <w:noProof/>
          <w:lang w:eastAsia="fr-CH"/>
        </w:rPr>
        <w:drawing>
          <wp:anchor distT="0" distB="0" distL="114300" distR="114300" simplePos="0" relativeHeight="251697152" behindDoc="0" locked="0" layoutInCell="1" allowOverlap="1" wp14:anchorId="1E24C5A6" wp14:editId="0693C632">
            <wp:simplePos x="0" y="0"/>
            <wp:positionH relativeFrom="margin">
              <wp:align>right</wp:align>
            </wp:positionH>
            <wp:positionV relativeFrom="margin">
              <wp:posOffset>281807</wp:posOffset>
            </wp:positionV>
            <wp:extent cx="3386455" cy="1628775"/>
            <wp:effectExtent l="0" t="0" r="4445" b="9525"/>
            <wp:wrapSquare wrapText="bothSides"/>
            <wp:docPr id="17" name="Image 17" descr="C:\Users\qukr1\AppData\Local\Microsoft\Windows\INetCache\Content.Word\1200px-Punched_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ukr1\AppData\Local\Microsoft\Windows\INetCache\Content.Word\1200px-Punched_card.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8645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1209" w:rsidRPr="007F7FEB">
        <w:t>La carte perforée est l’un des premiers systèmes de mémoires de masse. Elles seront utilisées dans les débuts de l’informatique.</w:t>
      </w:r>
      <w:r w:rsidR="00D32C0E" w:rsidRPr="007F7FEB">
        <w:t xml:space="preserve"> La carte perforée est un perfectionnement du ruban perforé apparu dans </w:t>
      </w:r>
      <w:r w:rsidR="004220BC" w:rsidRPr="007F7FEB">
        <w:t>les années</w:t>
      </w:r>
      <w:r w:rsidR="00D32C0E" w:rsidRPr="007F7FEB">
        <w:t xml:space="preserve"> 1884 pour donner des instructions</w:t>
      </w:r>
      <w:r w:rsidR="001B15C9" w:rsidRPr="007F7FEB">
        <w:t xml:space="preserve"> à des machines analytiques.</w:t>
      </w:r>
    </w:p>
    <w:p w14:paraId="29FCBE0E" w14:textId="35DD11A2" w:rsidR="00016F35" w:rsidRPr="007F7FEB" w:rsidRDefault="004C47E0" w:rsidP="00A00A7A">
      <w:r w:rsidRPr="007F7FEB">
        <w:t>Dans les années 1950, la spécification Hollerith/IBM apparait pour les cartes 8 colonnes. Sa longueur doit être de 187.32mm et sa largeur de 82.55mm avec une marge de 2 dixièmes.</w:t>
      </w:r>
      <w:r w:rsidR="00D85867" w:rsidRPr="007F7FEB">
        <w:t xml:space="preserve"> Il doit être propre (sans poussière) lors de son utilisation, afin de ne pas abimer la machine.</w:t>
      </w:r>
    </w:p>
    <w:p w14:paraId="4E1BE184" w14:textId="7A00B5AD" w:rsidR="00A8317B" w:rsidRPr="007F7FEB" w:rsidRDefault="00A8317B" w:rsidP="00A00A7A">
      <w:r w:rsidRPr="007F7FEB">
        <w:t xml:space="preserve">Les cartes perforées étaient généralement utilisées pour faire </w:t>
      </w:r>
      <w:r w:rsidR="007C172B" w:rsidRPr="007F7FEB">
        <w:t>l</w:t>
      </w:r>
      <w:r w:rsidR="00E11D6B" w:rsidRPr="007F7FEB">
        <w:t>es traitements automatiques</w:t>
      </w:r>
      <w:r w:rsidRPr="007F7FEB">
        <w:t xml:space="preserve"> des bulletins de salaires, faire des calculs et des statistiques, écrire des codes sources.</w:t>
      </w:r>
    </w:p>
    <w:p w14:paraId="0A3A85DA" w14:textId="172D86DD" w:rsidR="003510BF" w:rsidRPr="007F7FEB" w:rsidRDefault="003510BF" w:rsidP="00A00A7A">
      <w:pPr>
        <w:pStyle w:val="Titre3"/>
      </w:pPr>
      <w:bookmarkStart w:id="79" w:name="_Toc532372394"/>
      <w:r w:rsidRPr="007F7FEB">
        <w:t>Deuxième génération</w:t>
      </w:r>
      <w:r w:rsidR="0008051F" w:rsidRPr="007F7FEB">
        <w:t xml:space="preserve"> – supports magnétiques</w:t>
      </w:r>
      <w:bookmarkEnd w:id="79"/>
    </w:p>
    <w:p w14:paraId="4B9B467B" w14:textId="6EE34C3C" w:rsidR="00D471FD" w:rsidRPr="007F7FEB" w:rsidRDefault="00A00A7A" w:rsidP="00A00A7A">
      <w:pPr>
        <w:pStyle w:val="Titre4"/>
      </w:pPr>
      <w:bookmarkStart w:id="80" w:name="_Toc532372395"/>
      <w:r>
        <w:rPr>
          <w:noProof/>
        </w:rPr>
        <w:pict w14:anchorId="385C50A8">
          <v:shape id="_x0000_s1028" type="#_x0000_t75" style="position:absolute;left:0;text-align:left;margin-left:317.75pt;margin-top:260.05pt;width:135.75pt;height:135.75pt;z-index:251694080;mso-position-horizontal-relative:margin;mso-position-vertical-relative:margin">
            <v:imagedata r:id="rId36" o:title="hpe-LTO-7-tape-labeled-c7977an"/>
            <w10:wrap type="square" anchorx="margin" anchory="margin"/>
          </v:shape>
        </w:pict>
      </w:r>
      <w:r w:rsidR="00A03392" w:rsidRPr="007F7FEB">
        <w:t>La bande magnétique</w:t>
      </w:r>
      <w:bookmarkEnd w:id="80"/>
    </w:p>
    <w:p w14:paraId="618C3F78" w14:textId="1DE15716" w:rsidR="009E52CF" w:rsidRPr="007F7FEB" w:rsidRDefault="009E52CF" w:rsidP="00A00A7A">
      <w:r w:rsidRPr="007F7FEB">
        <w:t xml:space="preserve">La bande magnétique, développée en Allemagne en 1928, est utilisée pour enregistrer et écouter des informations analogiques ou numériques. Le magnétophone servira alors à écouter </w:t>
      </w:r>
      <w:r w:rsidR="00080AB5" w:rsidRPr="007F7FEB">
        <w:t xml:space="preserve">les signaux </w:t>
      </w:r>
      <w:r w:rsidR="005178F2" w:rsidRPr="007F7FEB">
        <w:t>audio</w:t>
      </w:r>
      <w:r w:rsidRPr="007F7FEB">
        <w:t xml:space="preserve"> et le magnétoscope pour les signaux </w:t>
      </w:r>
      <w:r w:rsidR="004220BC" w:rsidRPr="007F7FEB">
        <w:t>vidéo</w:t>
      </w:r>
      <w:r w:rsidR="00DC51BF" w:rsidRPr="007F7FEB">
        <w:t>.</w:t>
      </w:r>
    </w:p>
    <w:p w14:paraId="525C0D65" w14:textId="1AC3EE3E" w:rsidR="00DC51BF" w:rsidRPr="007F7FEB" w:rsidRDefault="00DC51BF" w:rsidP="00A00A7A">
      <w:r w:rsidRPr="007F7FEB">
        <w:t>L’utilisation d’une bande magnétique se caractérisera à l’aide de la largeur de la bande et à son nombre de pistes.</w:t>
      </w:r>
    </w:p>
    <w:p w14:paraId="695C71C6" w14:textId="415A0E7F" w:rsidR="00F8195D" w:rsidRDefault="00F8195D" w:rsidP="00A00A7A">
      <w:r w:rsidRPr="007F7FEB">
        <w:t xml:space="preserve">Les bandes magnétiques sont très vite devenues le système de mémoire de masse </w:t>
      </w:r>
      <w:r w:rsidR="00C81BAE" w:rsidRPr="007F7FEB">
        <w:t>par excellence.</w:t>
      </w:r>
    </w:p>
    <w:p w14:paraId="36EAF488" w14:textId="6AB6B89A" w:rsidR="002177E7" w:rsidRPr="00DF6766" w:rsidRDefault="002177E7" w:rsidP="00A00A7A">
      <w:pPr>
        <w:rPr>
          <w:b/>
        </w:rPr>
      </w:pPr>
      <w:r w:rsidRPr="00DF6766">
        <w:rPr>
          <w:b/>
        </w:rPr>
        <w:t>Différentes générations de LTO :</w:t>
      </w:r>
    </w:p>
    <w:p w14:paraId="0AC74971" w14:textId="0BE1979C" w:rsidR="00B3743A" w:rsidRDefault="00B3743A" w:rsidP="00A00A7A">
      <w:pPr>
        <w:pStyle w:val="Paragraphedeliste"/>
        <w:numPr>
          <w:ilvl w:val="0"/>
          <w:numId w:val="23"/>
        </w:numPr>
      </w:pPr>
      <w:r>
        <w:t xml:space="preserve">LTO-1 : Produit en 2000, taille </w:t>
      </w:r>
      <w:r w:rsidR="009D7D26">
        <w:t>native de 1</w:t>
      </w:r>
      <w:r>
        <w:t>00 Go, compression 2 :1</w:t>
      </w:r>
      <w:r w:rsidR="00AC5733">
        <w:t>, débit 20 Mo/s.</w:t>
      </w:r>
    </w:p>
    <w:p w14:paraId="63B8ECC9" w14:textId="5BFF5EC3" w:rsidR="00B3743A" w:rsidRDefault="00B3743A" w:rsidP="00A00A7A">
      <w:pPr>
        <w:pStyle w:val="Paragraphedeliste"/>
        <w:numPr>
          <w:ilvl w:val="0"/>
          <w:numId w:val="23"/>
        </w:numPr>
      </w:pPr>
      <w:r>
        <w:t>LTO-2 : Produit en 2002, taille</w:t>
      </w:r>
      <w:r w:rsidR="009D7D26">
        <w:t xml:space="preserve"> native</w:t>
      </w:r>
      <w:r w:rsidR="005A447D">
        <w:t xml:space="preserve"> de 2</w:t>
      </w:r>
      <w:r>
        <w:t>00 Go, compression 2 :1</w:t>
      </w:r>
      <w:r w:rsidR="00AC5733">
        <w:t>, débit 40 Mo/s.</w:t>
      </w:r>
    </w:p>
    <w:p w14:paraId="3E26447F" w14:textId="3B2B3E55" w:rsidR="00B3743A" w:rsidRDefault="00B3743A" w:rsidP="00A00A7A">
      <w:pPr>
        <w:pStyle w:val="Paragraphedeliste"/>
        <w:numPr>
          <w:ilvl w:val="0"/>
          <w:numId w:val="23"/>
        </w:numPr>
      </w:pPr>
      <w:r>
        <w:t>LTO-3 : Produit en 2004, taille</w:t>
      </w:r>
      <w:r w:rsidR="00D54EF4">
        <w:t xml:space="preserve"> native</w:t>
      </w:r>
      <w:r>
        <w:t xml:space="preserve"> </w:t>
      </w:r>
      <w:r w:rsidR="00D54EF4">
        <w:t>de 4</w:t>
      </w:r>
      <w:r>
        <w:t>00 Go, compression 2 :1</w:t>
      </w:r>
      <w:r w:rsidR="00AC5733">
        <w:t>, débit 80 Mo/s.</w:t>
      </w:r>
    </w:p>
    <w:p w14:paraId="3EA85517" w14:textId="35C6D086" w:rsidR="00B3743A" w:rsidRDefault="00B3743A" w:rsidP="00A00A7A">
      <w:pPr>
        <w:pStyle w:val="Paragraphedeliste"/>
        <w:numPr>
          <w:ilvl w:val="0"/>
          <w:numId w:val="23"/>
        </w:numPr>
      </w:pPr>
      <w:r>
        <w:t>LTO-4 : Produit en 2007, taille</w:t>
      </w:r>
      <w:r w:rsidR="00D54EF4">
        <w:t xml:space="preserve"> native</w:t>
      </w:r>
      <w:r>
        <w:t xml:space="preserve"> </w:t>
      </w:r>
      <w:r w:rsidR="00D54EF4">
        <w:t>de 800 G</w:t>
      </w:r>
      <w:r>
        <w:t>o, compression 2 :1</w:t>
      </w:r>
      <w:r w:rsidR="00AC5733">
        <w:t>, débit 120 Mo/s.</w:t>
      </w:r>
    </w:p>
    <w:p w14:paraId="71F8E465" w14:textId="77DB1264" w:rsidR="00B3743A" w:rsidRDefault="00B3743A" w:rsidP="00A00A7A">
      <w:pPr>
        <w:pStyle w:val="Paragraphedeliste"/>
        <w:numPr>
          <w:ilvl w:val="0"/>
          <w:numId w:val="23"/>
        </w:numPr>
      </w:pPr>
      <w:r>
        <w:t>LTO-5 : Produit en 2010, taille</w:t>
      </w:r>
      <w:r w:rsidR="004B63C8">
        <w:t xml:space="preserve"> native</w:t>
      </w:r>
      <w:r>
        <w:t xml:space="preserve"> </w:t>
      </w:r>
      <w:r w:rsidR="004B63C8">
        <w:t>de 1.5</w:t>
      </w:r>
      <w:r>
        <w:t xml:space="preserve"> To, compression 2 :1</w:t>
      </w:r>
      <w:r w:rsidR="00AC5733">
        <w:t>, débit 140 Mo/s.</w:t>
      </w:r>
    </w:p>
    <w:p w14:paraId="094EA08F" w14:textId="4575202C" w:rsidR="00B3743A" w:rsidRDefault="00B3743A" w:rsidP="00A00A7A">
      <w:pPr>
        <w:pStyle w:val="Paragraphedeliste"/>
        <w:numPr>
          <w:ilvl w:val="0"/>
          <w:numId w:val="23"/>
        </w:numPr>
      </w:pPr>
      <w:r>
        <w:t xml:space="preserve">LTO-6 : Produit en 2012, taille </w:t>
      </w:r>
      <w:r w:rsidR="00054733">
        <w:t>native de 2.</w:t>
      </w:r>
      <w:r>
        <w:t>5 To, compression 2.5 :1</w:t>
      </w:r>
      <w:r w:rsidR="00AC5733">
        <w:t>, débit 160 Mo/s.</w:t>
      </w:r>
    </w:p>
    <w:p w14:paraId="6C0C0703" w14:textId="4F3752C8" w:rsidR="00B3743A" w:rsidRDefault="00B3743A" w:rsidP="00A00A7A">
      <w:pPr>
        <w:pStyle w:val="Paragraphedeliste"/>
        <w:numPr>
          <w:ilvl w:val="0"/>
          <w:numId w:val="23"/>
        </w:numPr>
      </w:pPr>
      <w:r>
        <w:t>LTO-</w:t>
      </w:r>
      <w:r w:rsidR="00871A79">
        <w:t>7 : Produit en 2015, taille</w:t>
      </w:r>
      <w:r w:rsidR="004E667F">
        <w:t xml:space="preserve"> native</w:t>
      </w:r>
      <w:r w:rsidR="00871A79">
        <w:t xml:space="preserve"> de 6.4</w:t>
      </w:r>
      <w:r>
        <w:t xml:space="preserve"> To, compression 2.5 :1</w:t>
      </w:r>
      <w:r w:rsidR="00AC5733">
        <w:t>, débit 300</w:t>
      </w:r>
      <w:r w:rsidR="00AC5733" w:rsidRPr="00AC5733">
        <w:t xml:space="preserve"> </w:t>
      </w:r>
      <w:r w:rsidR="00AC5733">
        <w:t>Mo/s.</w:t>
      </w:r>
    </w:p>
    <w:p w14:paraId="2C1B1D74" w14:textId="78D58852" w:rsidR="00B3743A" w:rsidRDefault="00B3743A" w:rsidP="00A00A7A">
      <w:pPr>
        <w:pStyle w:val="Paragraphedeliste"/>
        <w:numPr>
          <w:ilvl w:val="0"/>
          <w:numId w:val="23"/>
        </w:numPr>
      </w:pPr>
      <w:r>
        <w:t>LTO-8</w:t>
      </w:r>
      <w:r w:rsidR="004E667F">
        <w:t> : Produit en 2018, taille native de 12</w:t>
      </w:r>
      <w:r>
        <w:t xml:space="preserve"> To, compression 2.5 :1</w:t>
      </w:r>
      <w:r w:rsidR="00AC5733">
        <w:t>, débit 360</w:t>
      </w:r>
      <w:r w:rsidR="00AC5733" w:rsidRPr="00AC5733">
        <w:t xml:space="preserve"> </w:t>
      </w:r>
      <w:r w:rsidR="00AC5733">
        <w:t>Mo/s.</w:t>
      </w:r>
    </w:p>
    <w:p w14:paraId="5C5CEFE3" w14:textId="6B5605E6" w:rsidR="001253AF" w:rsidRPr="00DF6766" w:rsidRDefault="001253AF" w:rsidP="00A00A7A">
      <w:pPr>
        <w:rPr>
          <w:b/>
        </w:rPr>
      </w:pPr>
      <w:r w:rsidRPr="00DF6766">
        <w:rPr>
          <w:b/>
        </w:rPr>
        <w:t>Caractéristiques LTO :</w:t>
      </w:r>
    </w:p>
    <w:p w14:paraId="22B30177" w14:textId="68070DDC" w:rsidR="001253AF" w:rsidRDefault="001253AF" w:rsidP="00A00A7A">
      <w:r>
        <w:t>Les différentes générations de LTO sont rétro-compatibles, elles sont capables d’écrire jusqu’à une génération en dessous (n-1) et de lire jusqu’à deux génération en dessous (n-2).</w:t>
      </w:r>
    </w:p>
    <w:p w14:paraId="376BE627" w14:textId="70CE07FB" w:rsidR="001253AF" w:rsidRDefault="001253AF" w:rsidP="00A00A7A">
      <w:r w:rsidRPr="009D4F3D">
        <w:rPr>
          <w:b/>
        </w:rPr>
        <w:t>La dimensions d’une bande</w:t>
      </w:r>
      <w:r>
        <w:t> : 102 mm x 106.4 mm x 21.mm</w:t>
      </w:r>
    </w:p>
    <w:p w14:paraId="415E2A29" w14:textId="4C482085" w:rsidR="001253AF" w:rsidRPr="001253AF" w:rsidRDefault="001253AF" w:rsidP="00A00A7A">
      <w:r w:rsidRPr="00DF6766">
        <w:rPr>
          <w:b/>
        </w:rPr>
        <w:t>Poids d’une cartouche</w:t>
      </w:r>
      <w:r>
        <w:t> : 200 g</w:t>
      </w:r>
    </w:p>
    <w:p w14:paraId="490284D5" w14:textId="6481E238" w:rsidR="00CD2AD4" w:rsidRPr="007F7FEB" w:rsidRDefault="00EF656F" w:rsidP="00A00A7A">
      <w:pPr>
        <w:pStyle w:val="Titre4"/>
      </w:pPr>
      <w:bookmarkStart w:id="81" w:name="_Toc532372396"/>
      <w:r>
        <w:rPr>
          <w:noProof/>
          <w:lang w:eastAsia="fr-CH"/>
        </w:rPr>
        <w:lastRenderedPageBreak/>
        <w:drawing>
          <wp:anchor distT="0" distB="0" distL="114300" distR="114300" simplePos="0" relativeHeight="251698176" behindDoc="0" locked="0" layoutInCell="1" allowOverlap="1" wp14:anchorId="25C74C34" wp14:editId="35649678">
            <wp:simplePos x="0" y="0"/>
            <wp:positionH relativeFrom="margin">
              <wp:align>right</wp:align>
            </wp:positionH>
            <wp:positionV relativeFrom="margin">
              <wp:posOffset>-222</wp:posOffset>
            </wp:positionV>
            <wp:extent cx="2095500" cy="1398905"/>
            <wp:effectExtent l="0" t="0" r="0" b="0"/>
            <wp:wrapSquare wrapText="bothSides"/>
            <wp:docPr id="53" name="Image 53" descr="C:\Users\qukr1\AppData\Local\Microsoft\Windows\INetCache\Content.Word\l_numerisation cassette audi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ukr1\AppData\Local\Microsoft\Windows\INetCache\Content.Word\l_numerisation cassette audio_.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5500" cy="1398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2AD4" w:rsidRPr="007F7FEB">
        <w:t>La cassette</w:t>
      </w:r>
      <w:r w:rsidR="004C7230" w:rsidRPr="007F7FEB">
        <w:t xml:space="preserve"> audio</w:t>
      </w:r>
      <w:bookmarkEnd w:id="81"/>
    </w:p>
    <w:p w14:paraId="56674064" w14:textId="4F5755C2" w:rsidR="00BF10AF" w:rsidRPr="007F7FEB" w:rsidRDefault="00BF10AF" w:rsidP="00A00A7A">
      <w:r w:rsidRPr="007F7FEB">
        <w:t>La cassette audio / minicassette / musicassette a été introduit</w:t>
      </w:r>
      <w:r w:rsidR="00F023F9" w:rsidRPr="007F7FEB">
        <w:t>e</w:t>
      </w:r>
      <w:r w:rsidRPr="007F7FEB">
        <w:t xml:space="preserve"> par Philips. Une cassette contient deux bobines où est enroulée </w:t>
      </w:r>
      <w:r w:rsidR="00035D2C" w:rsidRPr="007F7FEB">
        <w:t>une bande magnétique</w:t>
      </w:r>
      <w:r w:rsidRPr="007F7FEB">
        <w:t>.</w:t>
      </w:r>
    </w:p>
    <w:p w14:paraId="6AB16A1D" w14:textId="20A336C2" w:rsidR="00035D2C" w:rsidRPr="007F7FEB" w:rsidRDefault="00035D2C" w:rsidP="00A00A7A">
      <w:r w:rsidRPr="007F7FEB">
        <w:t>Elle s’utilise pour écouter ou enregistrer des sons et s’utilise à l’aide d’un magnétophone.</w:t>
      </w:r>
      <w:r w:rsidR="002A3BD5" w:rsidRPr="007F7FEB">
        <w:t xml:space="preserve"> Plus tard, elles furent intégrées à des appareils plus complexes comme </w:t>
      </w:r>
      <w:r w:rsidR="003415FD" w:rsidRPr="007F7FEB">
        <w:t>un autoradio</w:t>
      </w:r>
      <w:r w:rsidR="002A3BD5" w:rsidRPr="007F7FEB">
        <w:t xml:space="preserve"> ou un radiocassette.</w:t>
      </w:r>
    </w:p>
    <w:p w14:paraId="76B65BF0" w14:textId="2A5BDCE2" w:rsidR="003415FD" w:rsidRPr="007F7FEB" w:rsidRDefault="008A343E" w:rsidP="00A00A7A">
      <w:r w:rsidRPr="007F7FEB">
        <w:t>Une cassette est composée de quatre canaux qui sont écrits en parallèle sur la bande, deux par côté. C’est pour cela qu’il faut retourner la cassette, chaque face comporte deux bandes.</w:t>
      </w:r>
    </w:p>
    <w:p w14:paraId="5C532ECB" w14:textId="539800E0" w:rsidR="00994779" w:rsidRPr="007F7FEB" w:rsidRDefault="00994779" w:rsidP="00A00A7A">
      <w:r w:rsidRPr="007F7FEB">
        <w:t>Il existe différents types de cassettes, ces types se différencient par leurs matériaux de constructions et leurs performances :</w:t>
      </w:r>
    </w:p>
    <w:p w14:paraId="4E2638F8" w14:textId="561A985E" w:rsidR="00994779" w:rsidRPr="007F7FEB" w:rsidRDefault="00994779" w:rsidP="00A00A7A">
      <w:pPr>
        <w:pStyle w:val="Paragraphedeliste"/>
        <w:numPr>
          <w:ilvl w:val="0"/>
          <w:numId w:val="10"/>
        </w:numPr>
      </w:pPr>
      <w:r w:rsidRPr="007F7FEB">
        <w:t>Type 1 – normale : de 30Hz à 15kHz</w:t>
      </w:r>
    </w:p>
    <w:p w14:paraId="5554395F" w14:textId="371744B6" w:rsidR="00994779" w:rsidRPr="007F7FEB" w:rsidRDefault="00994779" w:rsidP="00A00A7A">
      <w:pPr>
        <w:pStyle w:val="Paragraphedeliste"/>
        <w:numPr>
          <w:ilvl w:val="0"/>
          <w:numId w:val="10"/>
        </w:numPr>
      </w:pPr>
      <w:r w:rsidRPr="007F7FEB">
        <w:t>Type 2 – chrome : de 30Hz à 16kHz</w:t>
      </w:r>
    </w:p>
    <w:p w14:paraId="4F4D3312" w14:textId="35EB89AE" w:rsidR="00994779" w:rsidRPr="007F7FEB" w:rsidRDefault="00994779" w:rsidP="00A00A7A">
      <w:pPr>
        <w:pStyle w:val="Paragraphedeliste"/>
        <w:numPr>
          <w:ilvl w:val="0"/>
          <w:numId w:val="10"/>
        </w:numPr>
      </w:pPr>
      <w:r w:rsidRPr="007F7FEB">
        <w:t>Type 3 – ferrichrome : de 30Hz à 16kHz</w:t>
      </w:r>
    </w:p>
    <w:p w14:paraId="2EFB4FEE" w14:textId="4D8F9B36" w:rsidR="001A58BF" w:rsidRPr="007F7FEB" w:rsidRDefault="00994779" w:rsidP="00A00A7A">
      <w:pPr>
        <w:pStyle w:val="Paragraphedeliste"/>
        <w:numPr>
          <w:ilvl w:val="0"/>
          <w:numId w:val="10"/>
        </w:numPr>
      </w:pPr>
      <w:r w:rsidRPr="007F7FEB">
        <w:t>Type 4 – métal : de 30Hz à 18kHz</w:t>
      </w:r>
    </w:p>
    <w:p w14:paraId="19423D63" w14:textId="2ED87095" w:rsidR="001A58BF" w:rsidRPr="007F7FEB" w:rsidRDefault="001A58BF" w:rsidP="00A00A7A">
      <w:r w:rsidRPr="007F7FEB">
        <w:t xml:space="preserve">La durée d’une cassette </w:t>
      </w:r>
      <w:r w:rsidR="002E7F19" w:rsidRPr="007F7FEB">
        <w:t>peut</w:t>
      </w:r>
      <w:r w:rsidRPr="007F7FEB">
        <w:t xml:space="preserve"> varier en fonction de la longueur de la bande et de la vitesse de défilement.</w:t>
      </w:r>
    </w:p>
    <w:p w14:paraId="19ED2160" w14:textId="0259465A" w:rsidR="004C7230" w:rsidRPr="007F7FEB" w:rsidRDefault="004C7230" w:rsidP="00A00A7A">
      <w:pPr>
        <w:pStyle w:val="Titre4"/>
      </w:pPr>
      <w:bookmarkStart w:id="82" w:name="_Toc532372397"/>
      <w:r w:rsidRPr="007F7FEB">
        <w:t>La cassette vidéo</w:t>
      </w:r>
      <w:bookmarkEnd w:id="82"/>
    </w:p>
    <w:p w14:paraId="44374A7D" w14:textId="35ECAAE9" w:rsidR="002E7F19" w:rsidRPr="007F7FEB" w:rsidRDefault="00D02588" w:rsidP="00A00A7A">
      <w:r>
        <w:rPr>
          <w:noProof/>
        </w:rPr>
        <w:pict w14:anchorId="3057FD09">
          <v:shape id="_x0000_s1030" type="#_x0000_t75" style="position:absolute;left:0;text-align:left;margin-left:260.95pt;margin-top:325.8pt;width:192.35pt;height:118.1pt;z-index:251700224;mso-position-horizontal-relative:margin;mso-position-vertical-relative:margin">
            <v:imagedata r:id="rId38" o:title="280px-VHS-Video-Tape-Top-Flat"/>
            <w10:wrap type="square" anchorx="margin" anchory="margin"/>
          </v:shape>
        </w:pict>
      </w:r>
      <w:r w:rsidR="002E7F19" w:rsidRPr="007F7FEB">
        <w:t xml:space="preserve">La cassette vidéo fonctionne de la même manière qu’une cassette audio : elle comprend </w:t>
      </w:r>
      <w:r w:rsidR="000F15BF" w:rsidRPr="007F7FEB">
        <w:t>une bobine</w:t>
      </w:r>
      <w:r w:rsidR="002E7F19" w:rsidRPr="007F7FEB">
        <w:t xml:space="preserve"> de magnétique capable de défiler afin de pouvoir lire ou enregistrer </w:t>
      </w:r>
      <w:r w:rsidR="00080AB5" w:rsidRPr="007F7FEB">
        <w:t xml:space="preserve">des signaux </w:t>
      </w:r>
      <w:r w:rsidR="0032191B" w:rsidRPr="007F7FEB">
        <w:t>audio</w:t>
      </w:r>
      <w:r w:rsidR="002E7F19" w:rsidRPr="007F7FEB">
        <w:t xml:space="preserve"> ou vidéos</w:t>
      </w:r>
      <w:r w:rsidR="000F15BF" w:rsidRPr="007F7FEB">
        <w:t>.</w:t>
      </w:r>
    </w:p>
    <w:p w14:paraId="3B5AF4D6" w14:textId="599883C4" w:rsidR="000F15BF" w:rsidRPr="007F7FEB" w:rsidRDefault="003805B1" w:rsidP="00A00A7A">
      <w:r w:rsidRPr="007F7FEB">
        <w:t>Il existe différents</w:t>
      </w:r>
      <w:r w:rsidR="0034315A" w:rsidRPr="007F7FEB">
        <w:t xml:space="preserve"> formats de cassettes </w:t>
      </w:r>
      <w:r w:rsidR="00080AB5" w:rsidRPr="007F7FEB">
        <w:t>vidéo</w:t>
      </w:r>
      <w:r w:rsidR="0034315A" w:rsidRPr="007F7FEB">
        <w:t xml:space="preserve"> comme </w:t>
      </w:r>
      <w:r w:rsidRPr="007F7FEB">
        <w:t>la VHS, le VCR, le U-</w:t>
      </w:r>
      <w:proofErr w:type="spellStart"/>
      <w:r w:rsidRPr="007F7FEB">
        <w:t>matic</w:t>
      </w:r>
      <w:proofErr w:type="spellEnd"/>
      <w:r w:rsidRPr="007F7FEB">
        <w:t>, etc… La différence entre ces formats se caractérise par une différente largeur de bande pour la luminance et une différente largeur de bande pour la chrominance.</w:t>
      </w:r>
    </w:p>
    <w:p w14:paraId="1CCD58D5" w14:textId="30EB4CF5" w:rsidR="00CD2AD4" w:rsidRPr="007F7FEB" w:rsidRDefault="00CD2AD4" w:rsidP="00A00A7A">
      <w:pPr>
        <w:pStyle w:val="Titre4"/>
      </w:pPr>
      <w:bookmarkStart w:id="83" w:name="_Toc532372398"/>
      <w:r w:rsidRPr="007F7FEB">
        <w:t>Le disque dur</w:t>
      </w:r>
      <w:bookmarkEnd w:id="83"/>
    </w:p>
    <w:p w14:paraId="060A2E07" w14:textId="7C1A1E81" w:rsidR="00C73DC9" w:rsidRPr="007F7FEB" w:rsidRDefault="00C2634B" w:rsidP="00A00A7A">
      <w:r>
        <w:rPr>
          <w:noProof/>
          <w:lang w:eastAsia="fr-CH"/>
        </w:rPr>
        <w:drawing>
          <wp:anchor distT="0" distB="0" distL="114300" distR="114300" simplePos="0" relativeHeight="251701248" behindDoc="0" locked="0" layoutInCell="1" allowOverlap="1" wp14:anchorId="35E90F62" wp14:editId="1537CF9C">
            <wp:simplePos x="0" y="0"/>
            <wp:positionH relativeFrom="margin">
              <wp:align>right</wp:align>
            </wp:positionH>
            <wp:positionV relativeFrom="margin">
              <wp:posOffset>6155911</wp:posOffset>
            </wp:positionV>
            <wp:extent cx="2115820" cy="2115820"/>
            <wp:effectExtent l="0" t="0" r="0" b="0"/>
            <wp:wrapSquare wrapText="bothSides"/>
            <wp:docPr id="55" name="Image 55" descr="C:\Users\qukr1\AppData\Local\Microsoft\Windows\INetCache\Content.Word\828fdacd49aeb865c4be13426ecef1b3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qukr1\AppData\Local\Microsoft\Windows\INetCache\Content.Word\828fdacd49aeb865c4be13426ecef1b3_XL.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15820" cy="2115820"/>
                    </a:xfrm>
                    <a:prstGeom prst="rect">
                      <a:avLst/>
                    </a:prstGeom>
                    <a:noFill/>
                    <a:ln>
                      <a:noFill/>
                    </a:ln>
                  </pic:spPr>
                </pic:pic>
              </a:graphicData>
            </a:graphic>
          </wp:anchor>
        </w:drawing>
      </w:r>
      <w:r w:rsidR="00F023F9" w:rsidRPr="007F7FEB">
        <w:t>Le disque dur</w:t>
      </w:r>
      <w:r w:rsidR="00657A35" w:rsidRPr="007F7FEB">
        <w:t xml:space="preserve"> aussi appelé Hard Disk Drive (HDD) est un support magnétique permettant de stocker des données sur de la mémoire morte.</w:t>
      </w:r>
      <w:r w:rsidR="00311293" w:rsidRPr="007F7FEB">
        <w:t xml:space="preserve"> Apparu en 1980, il est à présent le système de stockage qui </w:t>
      </w:r>
      <w:r w:rsidR="003805B1" w:rsidRPr="007F7FEB">
        <w:t xml:space="preserve">possède </w:t>
      </w:r>
      <w:r w:rsidR="00311293" w:rsidRPr="007F7FEB">
        <w:t>les plus importantes c</w:t>
      </w:r>
      <w:r w:rsidR="003805B1" w:rsidRPr="007F7FEB">
        <w:t>apacités de</w:t>
      </w:r>
      <w:r w:rsidR="00311293" w:rsidRPr="007F7FEB">
        <w:t xml:space="preserve"> stockages </w:t>
      </w:r>
      <w:r w:rsidR="003805B1" w:rsidRPr="007F7FEB">
        <w:t>du marché</w:t>
      </w:r>
      <w:r w:rsidR="009E264F" w:rsidRPr="007F7FEB">
        <w:t>.</w:t>
      </w:r>
      <w:r w:rsidR="00C73DC9" w:rsidRPr="007F7FEB">
        <w:t xml:space="preserve"> La plus grosse capacité de stockage d’un seul disque dur est de 24 To mais en général la norme est plutôt entre 2 et 4 To.</w:t>
      </w:r>
    </w:p>
    <w:p w14:paraId="34096577" w14:textId="4C9290F8" w:rsidR="00F023F9" w:rsidRDefault="002F76DC" w:rsidP="00A00A7A">
      <w:r w:rsidRPr="007F7FEB">
        <w:t xml:space="preserve">Un disque dur possède en général un à huit plateaux tournant à plusieurs milliers de tours par minutes. Il possède aussi une tête de lecture qui se situe à la surface des plateaux. Les disques durs s’alimentent en général soit par connecteur </w:t>
      </w:r>
      <w:proofErr w:type="spellStart"/>
      <w:r w:rsidRPr="007F7FEB">
        <w:t>Molex</w:t>
      </w:r>
      <w:proofErr w:type="spellEnd"/>
      <w:r w:rsidRPr="007F7FEB">
        <w:t xml:space="preserve"> soit par Serial ATA ou SATA.  </w:t>
      </w:r>
    </w:p>
    <w:p w14:paraId="2DD04A32" w14:textId="612A861F" w:rsidR="00D42AAD" w:rsidRDefault="00D42AAD" w:rsidP="00A00A7A">
      <w:pPr>
        <w:rPr>
          <w:b/>
        </w:rPr>
      </w:pPr>
      <w:r w:rsidRPr="00D42AAD">
        <w:rPr>
          <w:b/>
        </w:rPr>
        <w:t>Caractéristiques :</w:t>
      </w:r>
    </w:p>
    <w:p w14:paraId="37684BD2" w14:textId="76C5EE1A" w:rsidR="00D42AAD" w:rsidRDefault="00D42AAD" w:rsidP="00A00A7A">
      <w:r>
        <w:rPr>
          <w:b/>
        </w:rPr>
        <w:t xml:space="preserve">Taille pour serveur et ordinateur fixe : </w:t>
      </w:r>
      <w:r>
        <w:t>3.5 pouces</w:t>
      </w:r>
    </w:p>
    <w:p w14:paraId="224C47A5" w14:textId="169D27D4" w:rsidR="00D42AAD" w:rsidRDefault="00D42AAD" w:rsidP="00A00A7A">
      <w:r>
        <w:rPr>
          <w:b/>
        </w:rPr>
        <w:lastRenderedPageBreak/>
        <w:t xml:space="preserve">Taille pour ordinateur portable : </w:t>
      </w:r>
      <w:r>
        <w:t>2.5 pouces</w:t>
      </w:r>
    </w:p>
    <w:p w14:paraId="260DA464" w14:textId="0A9D205D" w:rsidR="00D42AAD" w:rsidRDefault="00D42AAD" w:rsidP="00A00A7A">
      <w:r w:rsidRPr="002A2A2D">
        <w:rPr>
          <w:b/>
        </w:rPr>
        <w:t>Le temps d’accès</w:t>
      </w:r>
      <w:r>
        <w:t xml:space="preserve"> d’un disque dur (durée de déplacement de la tête de lecture d’un bloc de donnée à l’autre) dépend des caractéristiques du moteur et du nombre de plateau. </w:t>
      </w:r>
    </w:p>
    <w:p w14:paraId="48EF54A5" w14:textId="2E220522" w:rsidR="002A2A2D" w:rsidRPr="00D42AAD" w:rsidRDefault="002A2A2D" w:rsidP="00A00A7A">
      <w:r w:rsidRPr="00AE19F6">
        <w:rPr>
          <w:b/>
        </w:rPr>
        <w:t>La vitesse de rotation</w:t>
      </w:r>
      <w:r>
        <w:t xml:space="preserve"> est liée à la vitesse du moteur, plus le moteur sera efficace plus </w:t>
      </w:r>
      <w:r w:rsidR="00AE19F6">
        <w:t xml:space="preserve">le taux de transfert sera élevé. De nos jour la majorité des disques ont une vitesse de rotation de 7200 </w:t>
      </w:r>
      <w:proofErr w:type="spellStart"/>
      <w:r w:rsidR="00AE19F6">
        <w:t>tpm</w:t>
      </w:r>
      <w:proofErr w:type="spellEnd"/>
      <w:r w:rsidR="00AE19F6">
        <w:t xml:space="preserve"> (tour par minute). Pour les disques serveurs la vitesse peut monter jusqu’à 10'000 ou 15'000 </w:t>
      </w:r>
      <w:proofErr w:type="spellStart"/>
      <w:r w:rsidR="00AE19F6">
        <w:t>tpm</w:t>
      </w:r>
      <w:proofErr w:type="spellEnd"/>
      <w:r w:rsidR="00AE19F6">
        <w:t xml:space="preserve">. </w:t>
      </w:r>
    </w:p>
    <w:p w14:paraId="4FDE5E02" w14:textId="384E0497" w:rsidR="00CD2AD4" w:rsidRPr="007F7FEB" w:rsidRDefault="003C133E" w:rsidP="00A00A7A">
      <w:pPr>
        <w:pStyle w:val="Titre4"/>
      </w:pPr>
      <w:bookmarkStart w:id="84" w:name="_Toc532372399"/>
      <w:r>
        <w:rPr>
          <w:noProof/>
        </w:rPr>
        <w:pict w14:anchorId="2ADFE3D9">
          <v:shape id="_x0000_s1031" type="#_x0000_t75" style="position:absolute;left:0;text-align:left;margin-left:332.05pt;margin-top:138.25pt;width:136.45pt;height:102.15pt;z-index:251703296;mso-position-horizontal-relative:margin;mso-position-vertical-relative:margin">
            <v:imagedata r:id="rId40" o:title="disquette1-small_00FA00BC00059445"/>
            <w10:wrap type="square" anchorx="margin" anchory="margin"/>
          </v:shape>
        </w:pict>
      </w:r>
      <w:r w:rsidR="00CD2AD4" w:rsidRPr="007F7FEB">
        <w:t>La disquette</w:t>
      </w:r>
      <w:bookmarkEnd w:id="84"/>
    </w:p>
    <w:p w14:paraId="6DC86C8C" w14:textId="5C0AE459" w:rsidR="002A5BC2" w:rsidRPr="007F7FEB" w:rsidRDefault="002A5BC2" w:rsidP="00A00A7A">
      <w:r w:rsidRPr="007F7FEB">
        <w:t>Après plusieurs années de tests, la disquette fut lancée par IBM en 1967. Les disquettes sont des supports de stockages de donnée amovible, elles sont aussi appelées disque souple (</w:t>
      </w:r>
      <w:proofErr w:type="spellStart"/>
      <w:r w:rsidRPr="007F7FEB">
        <w:t>floppy</w:t>
      </w:r>
      <w:proofErr w:type="spellEnd"/>
      <w:r w:rsidRPr="007F7FEB">
        <w:t xml:space="preserve"> </w:t>
      </w:r>
      <w:proofErr w:type="spellStart"/>
      <w:r w:rsidRPr="007F7FEB">
        <w:t>disk</w:t>
      </w:r>
      <w:proofErr w:type="spellEnd"/>
      <w:r w:rsidRPr="007F7FEB">
        <w:t>).</w:t>
      </w:r>
    </w:p>
    <w:p w14:paraId="28E711E3" w14:textId="25BE26EA" w:rsidR="002A5BC2" w:rsidRPr="007F7FEB" w:rsidRDefault="002A5BC2" w:rsidP="00A00A7A">
      <w:r w:rsidRPr="007F7FEB">
        <w:t>Une disquette est composée de plusieurs pistes qui forment une sorte de cercles. La disquette est souvent divisée en 2 faces car les lecteurs sont équipés de deux têtes (Lecture / Ecriture).</w:t>
      </w:r>
      <w:r w:rsidR="007051C2" w:rsidRPr="007F7FEB">
        <w:t xml:space="preserve"> La capacité d’une disquette est en général aux alentours de 3Mo. </w:t>
      </w:r>
    </w:p>
    <w:p w14:paraId="70C8DCCD" w14:textId="5176B9B3" w:rsidR="003510BF" w:rsidRPr="007F7FEB" w:rsidRDefault="003510BF" w:rsidP="00A00A7A">
      <w:pPr>
        <w:pStyle w:val="Titre3"/>
      </w:pPr>
      <w:bookmarkStart w:id="85" w:name="_Toc532372400"/>
      <w:r w:rsidRPr="007F7FEB">
        <w:t>Troisième génération</w:t>
      </w:r>
      <w:r w:rsidR="0008051F" w:rsidRPr="007F7FEB">
        <w:t xml:space="preserve"> – supports optiques</w:t>
      </w:r>
      <w:bookmarkEnd w:id="85"/>
      <w:r w:rsidR="0008051F" w:rsidRPr="007F7FEB">
        <w:t xml:space="preserve"> </w:t>
      </w:r>
    </w:p>
    <w:p w14:paraId="5470F462" w14:textId="513DFB43" w:rsidR="003B0B86" w:rsidRPr="007F7FEB" w:rsidRDefault="007B7D89" w:rsidP="00A00A7A">
      <w:pPr>
        <w:pStyle w:val="Titre4"/>
      </w:pPr>
      <w:bookmarkStart w:id="86" w:name="_Toc532372401"/>
      <w:r>
        <w:rPr>
          <w:noProof/>
        </w:rPr>
        <w:pict w14:anchorId="4311B7B9">
          <v:shape id="_x0000_s1032" type="#_x0000_t75" style="position:absolute;left:0;text-align:left;margin-left:322.9pt;margin-top:284.3pt;width:131.45pt;height:131.45pt;z-index:251705344;mso-position-horizontal-relative:margin;mso-position-vertical-relative:margin">
            <v:imagedata r:id="rId41" o:title="200px-CD_autolev_crop"/>
            <w10:wrap type="square" anchorx="margin" anchory="margin"/>
          </v:shape>
        </w:pict>
      </w:r>
      <w:r w:rsidR="003B0B86" w:rsidRPr="007F7FEB">
        <w:t>Le disque compact</w:t>
      </w:r>
      <w:bookmarkEnd w:id="86"/>
    </w:p>
    <w:p w14:paraId="72227BCB" w14:textId="7418A89B" w:rsidR="007051C2" w:rsidRPr="007F7FEB" w:rsidRDefault="007051C2" w:rsidP="00A00A7A">
      <w:r w:rsidRPr="007F7FEB">
        <w:t>Le disque compact ou « Compact Disc » est un support de stockage optique. Il est lu par un faisceau laser</w:t>
      </w:r>
      <w:r w:rsidR="00AD1601" w:rsidRPr="007F7FEB">
        <w:t xml:space="preserve"> infrarouge</w:t>
      </w:r>
      <w:r w:rsidRPr="007F7FEB">
        <w:t xml:space="preserve"> qui vient frapper le disque en rotation. En 1979, Philips et Sony Corporation ont collaboré pour inventer le disque compact.</w:t>
      </w:r>
    </w:p>
    <w:p w14:paraId="14E5DFD6" w14:textId="1BDE2CB1" w:rsidR="00D70F50" w:rsidRPr="007F7FEB" w:rsidRDefault="00D70F50" w:rsidP="00A00A7A">
      <w:r w:rsidRPr="007F7FEB">
        <w:t>Un CD-ROM possède en général ~700Mo de données et peut tourner à une vitesse linaire de 500 tr/min pour permettre une lecture optimale.</w:t>
      </w:r>
    </w:p>
    <w:p w14:paraId="35654390" w14:textId="128DBE60" w:rsidR="00A43FD6" w:rsidRPr="007F7FEB" w:rsidRDefault="007B7D89" w:rsidP="00A00A7A">
      <w:r>
        <w:rPr>
          <w:noProof/>
        </w:rPr>
        <w:pict w14:anchorId="691C5A16">
          <v:shape id="_x0000_s1033" type="#_x0000_t75" style="position:absolute;left:0;text-align:left;margin-left:317.55pt;margin-top:420.65pt;width:135.6pt;height:135.6pt;z-index:251707392;mso-position-horizontal-relative:margin;mso-position-vertical-relative:margin">
            <v:imagedata r:id="rId42" o:title="dvdrw-20"/>
            <w10:wrap type="square" anchorx="margin" anchory="margin"/>
          </v:shape>
        </w:pict>
      </w:r>
      <w:r w:rsidR="00A43FD6" w:rsidRPr="007F7FEB">
        <w:t>Un CD audio a une longévité qui se situe entre 50 et 200 ans.</w:t>
      </w:r>
    </w:p>
    <w:p w14:paraId="6A93987C" w14:textId="009295E9" w:rsidR="003B0B86" w:rsidRPr="007F7FEB" w:rsidRDefault="003B0B86" w:rsidP="00A00A7A">
      <w:pPr>
        <w:pStyle w:val="Titre4"/>
      </w:pPr>
      <w:bookmarkStart w:id="87" w:name="_Toc532372402"/>
      <w:r w:rsidRPr="007F7FEB">
        <w:t>Le DVD</w:t>
      </w:r>
      <w:bookmarkEnd w:id="87"/>
    </w:p>
    <w:p w14:paraId="23376B06" w14:textId="77777777" w:rsidR="00AD1601" w:rsidRPr="007F7FEB" w:rsidRDefault="001C28D8" w:rsidP="00A00A7A">
      <w:r w:rsidRPr="007F7FEB">
        <w:t>Crée en 1995, le DVD est un système de stockage optique qui stocke la donnée sous forme numérique.</w:t>
      </w:r>
      <w:r w:rsidR="00AD1601" w:rsidRPr="007F7FEB">
        <w:t xml:space="preserve"> Le DVD fonctionne selon les mêmes principes que le disque compact mais avec des caractéristiques nettement supérieures.</w:t>
      </w:r>
    </w:p>
    <w:p w14:paraId="604C0727" w14:textId="22CD78C5" w:rsidR="001C28D8" w:rsidRPr="007F7FEB" w:rsidRDefault="00AD1601" w:rsidP="00A00A7A">
      <w:r w:rsidRPr="007F7FEB">
        <w:t>Selon la catégorie un DVD peut stocker jusqu’à 18 Go. Le DVD possède différents formats qui se sont développés durant des années.</w:t>
      </w:r>
    </w:p>
    <w:p w14:paraId="36AE54B0" w14:textId="090A8758" w:rsidR="003B0B86" w:rsidRPr="007F7FEB" w:rsidRDefault="007B7D89" w:rsidP="00A00A7A">
      <w:pPr>
        <w:pStyle w:val="Titre4"/>
      </w:pPr>
      <w:bookmarkStart w:id="88" w:name="_Toc532372403"/>
      <w:r>
        <w:rPr>
          <w:noProof/>
        </w:rPr>
        <w:pict w14:anchorId="4609BD7A">
          <v:shape id="_x0000_s1034" type="#_x0000_t75" style="position:absolute;left:0;text-align:left;margin-left:322.9pt;margin-top:567pt;width:130.6pt;height:130.6pt;z-index:251709440;mso-position-horizontal-relative:margin;mso-position-vertical-relative:margin">
            <v:imagedata r:id="rId43" o:title="461"/>
            <w10:wrap type="square" anchorx="margin" anchory="margin"/>
          </v:shape>
        </w:pict>
      </w:r>
      <w:r w:rsidR="003B0B86" w:rsidRPr="007F7FEB">
        <w:t>Le Blu-ray</w:t>
      </w:r>
      <w:bookmarkEnd w:id="88"/>
    </w:p>
    <w:p w14:paraId="4F70ADE2" w14:textId="719A9F82" w:rsidR="00AD1601" w:rsidRPr="007F7FEB" w:rsidRDefault="00AD1601" w:rsidP="00A00A7A">
      <w:r w:rsidRPr="007F7FEB">
        <w:t xml:space="preserve">Apparut en 2006, le Blu-ray est le successeur du CD et du DVD. Il fonctionne comme un DVD à la différence que le lecteur doit être doté d’un laser violet pour le lire. </w:t>
      </w:r>
      <w:r w:rsidR="003537F7" w:rsidRPr="007F7FEB">
        <w:t>Le Blu-Ray est utilisé pour graver des vidéos en haute définition.</w:t>
      </w:r>
    </w:p>
    <w:p w14:paraId="53E62D32" w14:textId="5FC7EB4F" w:rsidR="003537F7" w:rsidRPr="007F7FEB" w:rsidRDefault="003537F7" w:rsidP="00A00A7A">
      <w:r w:rsidRPr="007F7FEB">
        <w:t>Un Blu-Ray peut contenir jusqu’à 27 Go ou 240 min de vidéo HD.</w:t>
      </w:r>
    </w:p>
    <w:p w14:paraId="34098F10" w14:textId="487F0009" w:rsidR="003510BF" w:rsidRPr="007F7FEB" w:rsidRDefault="003510BF" w:rsidP="00A00A7A">
      <w:pPr>
        <w:pStyle w:val="Titre3"/>
      </w:pPr>
      <w:bookmarkStart w:id="89" w:name="_Toc532372404"/>
      <w:r w:rsidRPr="007F7FEB">
        <w:lastRenderedPageBreak/>
        <w:t>Quatrième génération</w:t>
      </w:r>
      <w:r w:rsidR="0008051F" w:rsidRPr="007F7FEB">
        <w:t xml:space="preserve"> – supports numériques</w:t>
      </w:r>
      <w:bookmarkEnd w:id="89"/>
    </w:p>
    <w:p w14:paraId="4CFB1649" w14:textId="4B31446B" w:rsidR="00603CB4" w:rsidRPr="007F7FEB" w:rsidRDefault="00F22924" w:rsidP="00A00A7A">
      <w:pPr>
        <w:pStyle w:val="Titre4"/>
      </w:pPr>
      <w:bookmarkStart w:id="90" w:name="_Toc532372405"/>
      <w:r>
        <w:rPr>
          <w:noProof/>
        </w:rPr>
        <w:pict w14:anchorId="762EAC6A">
          <v:shape id="_x0000_s1035" type="#_x0000_t75" style="position:absolute;left:0;text-align:left;margin-left:311.7pt;margin-top:40.15pt;width:141.5pt;height:141.5pt;z-index:251711488;mso-position-horizontal-relative:margin;mso-position-vertical-relative:margin">
            <v:imagedata r:id="rId44" o:title="19903-alienaqua-usb-s-"/>
            <w10:wrap type="square" anchorx="margin" anchory="margin"/>
          </v:shape>
        </w:pict>
      </w:r>
      <w:r w:rsidR="00603CB4" w:rsidRPr="007F7FEB">
        <w:t>La clé USB</w:t>
      </w:r>
      <w:bookmarkEnd w:id="90"/>
    </w:p>
    <w:p w14:paraId="3F3295EC" w14:textId="77777777" w:rsidR="009F07B6" w:rsidRPr="007F7FEB" w:rsidRDefault="003537F7" w:rsidP="00A00A7A">
      <w:r w:rsidRPr="007F7FEB">
        <w:t>La clé USB est un support de stockage amovible, il se branche sur un port « Universal Serial Bus ». Une clé USB permet de stocker facilement des données et permet de transférer rapidement des informations d’un ordinateur à un autre</w:t>
      </w:r>
      <w:r w:rsidR="009F07B6" w:rsidRPr="007F7FEB">
        <w:t>.</w:t>
      </w:r>
    </w:p>
    <w:p w14:paraId="40847DBA" w14:textId="2401AE26" w:rsidR="003537F7" w:rsidRPr="007F7FEB" w:rsidRDefault="009F07B6" w:rsidP="00A00A7A">
      <w:r w:rsidRPr="007F7FEB">
        <w:t xml:space="preserve">Un avantage de la clé USB, c’est qu’elle ne peut pas se rayer et n’est pas sensible à la poussière. Elle est donc plus fiable. </w:t>
      </w:r>
    </w:p>
    <w:p w14:paraId="6F829CB4" w14:textId="4843AAC7" w:rsidR="009F07B6" w:rsidRPr="007F7FEB" w:rsidRDefault="009F07B6" w:rsidP="00A00A7A">
      <w:r w:rsidRPr="007F7FEB">
        <w:t xml:space="preserve">La durée de vie de la donnée est estimée à 10 ans ou plus, mais cela va dépendre du modèle acheté. </w:t>
      </w:r>
    </w:p>
    <w:p w14:paraId="3BDB1C24" w14:textId="632802A4" w:rsidR="009F07B6" w:rsidRPr="007F7FEB" w:rsidRDefault="009F07B6" w:rsidP="00A00A7A">
      <w:r w:rsidRPr="007F7FEB">
        <w:t>Les vitesses de transferts diffèrent en fonction de la catégorie de la clé :</w:t>
      </w:r>
    </w:p>
    <w:p w14:paraId="10FA3BCD" w14:textId="59757369" w:rsidR="009F07B6" w:rsidRPr="007F7FEB" w:rsidRDefault="009F07B6" w:rsidP="00A00A7A">
      <w:pPr>
        <w:pStyle w:val="Paragraphedeliste"/>
        <w:numPr>
          <w:ilvl w:val="0"/>
          <w:numId w:val="15"/>
        </w:numPr>
      </w:pPr>
      <w:r w:rsidRPr="007F7FEB">
        <w:t>USB 1.1 : 12Mbit/s</w:t>
      </w:r>
    </w:p>
    <w:p w14:paraId="09D96022" w14:textId="2C15BAE2" w:rsidR="009F07B6" w:rsidRPr="007F7FEB" w:rsidRDefault="009F07B6" w:rsidP="00A00A7A">
      <w:pPr>
        <w:pStyle w:val="Paragraphedeliste"/>
        <w:numPr>
          <w:ilvl w:val="0"/>
          <w:numId w:val="15"/>
        </w:numPr>
      </w:pPr>
      <w:r w:rsidRPr="007F7FEB">
        <w:t>USB 2.0 : 480Mbits/s</w:t>
      </w:r>
    </w:p>
    <w:p w14:paraId="58AF34E2" w14:textId="49A792D6" w:rsidR="009F07B6" w:rsidRPr="007F7FEB" w:rsidRDefault="009F07B6" w:rsidP="00A00A7A">
      <w:pPr>
        <w:pStyle w:val="Paragraphedeliste"/>
        <w:numPr>
          <w:ilvl w:val="0"/>
          <w:numId w:val="15"/>
        </w:numPr>
      </w:pPr>
      <w:r w:rsidRPr="007F7FEB">
        <w:t>USB 3.0 : 640Mbits/s</w:t>
      </w:r>
    </w:p>
    <w:p w14:paraId="3CB8FBA7" w14:textId="6D6C63BE" w:rsidR="009F07B6" w:rsidRPr="007F7FEB" w:rsidRDefault="009F07B6" w:rsidP="00A00A7A">
      <w:r w:rsidRPr="007F7FEB">
        <w:t>Ces valeurs sont bien évidemment théoriques et ne relate pas la vérité la vitesse de lecture sera toujours supérieure à la vitesse d’écriture.</w:t>
      </w:r>
    </w:p>
    <w:p w14:paraId="61FC68B2" w14:textId="66D3549C" w:rsidR="00935A52" w:rsidRPr="007F7FEB" w:rsidRDefault="00E95DFF" w:rsidP="00A00A7A">
      <w:pPr>
        <w:pStyle w:val="Titre2"/>
      </w:pPr>
      <w:bookmarkStart w:id="91" w:name="_Toc532372406"/>
      <w:r w:rsidRPr="007F7FEB">
        <w:rPr>
          <w:noProof/>
          <w:lang w:eastAsia="fr-CH"/>
        </w:rPr>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rsidRPr="007F7FEB">
        <w:t>Les types de sauvegardes</w:t>
      </w:r>
      <w:bookmarkEnd w:id="91"/>
    </w:p>
    <w:p w14:paraId="3C9A3927" w14:textId="5602EE8A" w:rsidR="00935A52" w:rsidRPr="007F7FEB" w:rsidRDefault="00935A52" w:rsidP="00A00A7A">
      <w:pPr>
        <w:pStyle w:val="Titre3"/>
      </w:pPr>
      <w:bookmarkStart w:id="92" w:name="_Toc514709868"/>
      <w:bookmarkStart w:id="93" w:name="_Toc532372407"/>
      <w:r w:rsidRPr="007F7FEB">
        <w:t>Sauvegarde complète</w:t>
      </w:r>
      <w:bookmarkEnd w:id="92"/>
      <w:bookmarkEnd w:id="93"/>
      <w:r w:rsidRPr="007F7FEB">
        <w:t xml:space="preserve"> </w:t>
      </w:r>
    </w:p>
    <w:p w14:paraId="038F61C4" w14:textId="18F8B2F5" w:rsidR="00935A52" w:rsidRPr="007F7FEB" w:rsidRDefault="00935A52" w:rsidP="00A00A7A">
      <w:r w:rsidRPr="007F7FEB">
        <w:t>La plus simple, elle sauvegarde toutes les données avec tous les répertoires et sous répertoires à chaque fois.</w:t>
      </w:r>
      <w:r w:rsidR="00E95DFF" w:rsidRPr="007F7FEB">
        <w:t xml:space="preserve"> </w:t>
      </w:r>
    </w:p>
    <w:p w14:paraId="2EA65274" w14:textId="77777777" w:rsidR="00935A52" w:rsidRPr="007F7FEB" w:rsidRDefault="00935A52" w:rsidP="00A00A7A">
      <w:pPr>
        <w:pStyle w:val="Titre4"/>
      </w:pPr>
      <w:bookmarkStart w:id="94" w:name="_Toc532372408"/>
      <w:r w:rsidRPr="007F7FEB">
        <w:t>Point positif :</w:t>
      </w:r>
      <w:bookmarkEnd w:id="94"/>
      <w:r w:rsidRPr="007F7FEB">
        <w:t xml:space="preserve"> </w:t>
      </w:r>
    </w:p>
    <w:p w14:paraId="3DB5F319" w14:textId="60BE1C26" w:rsidR="00935A52" w:rsidRPr="007F7FEB" w:rsidRDefault="00935A52" w:rsidP="00A00A7A">
      <w:r w:rsidRPr="007F7FEB">
        <w:t xml:space="preserve">la plus fiable pour la restauration car </w:t>
      </w:r>
      <w:r w:rsidR="00C60C95" w:rsidRPr="007F7FEB">
        <w:t>il n’y a pas de</w:t>
      </w:r>
      <w:r w:rsidRPr="007F7FEB">
        <w:t xml:space="preserve"> calcul à faire ou de multiple réécriture.</w:t>
      </w:r>
      <w:r w:rsidRPr="007F7FEB">
        <w:br/>
        <w:t>la plus rapide pour  la restauration de la sauvegarde car elle n'a pas de comparaison à faire ou de soustraction.</w:t>
      </w:r>
    </w:p>
    <w:p w14:paraId="083BE073" w14:textId="77777777" w:rsidR="00935A52" w:rsidRPr="007F7FEB" w:rsidRDefault="00935A52" w:rsidP="00A00A7A">
      <w:pPr>
        <w:pStyle w:val="Titre4"/>
      </w:pPr>
      <w:bookmarkStart w:id="95" w:name="_Toc532372409"/>
      <w:r w:rsidRPr="007F7FEB">
        <w:t>Point Négatif :</w:t>
      </w:r>
      <w:bookmarkEnd w:id="95"/>
    </w:p>
    <w:p w14:paraId="7C1E517F" w14:textId="2F5FE7FA" w:rsidR="00935A52" w:rsidRPr="007F7FEB" w:rsidRDefault="00301B7E" w:rsidP="00A00A7A">
      <w:r w:rsidRPr="007F7FEB">
        <w:t>C’est</w:t>
      </w:r>
      <w:r w:rsidR="00935A52" w:rsidRPr="007F7FEB">
        <w:t xml:space="preserve"> la sauvegarde qui prend le plus de volumes de données.</w:t>
      </w:r>
      <w:r w:rsidR="00935A52" w:rsidRPr="007F7FEB">
        <w:br/>
        <w:t xml:space="preserve">C'est aussi la plus longue à faire, car elle copie à chaque fois toutes les données alors que les autres </w:t>
      </w:r>
      <w:r w:rsidR="00C60C95" w:rsidRPr="007F7FEB">
        <w:t xml:space="preserve">types de sauvegarde </w:t>
      </w:r>
      <w:r w:rsidR="00935A52" w:rsidRPr="007F7FEB">
        <w:t>vont en faire moins.</w:t>
      </w:r>
    </w:p>
    <w:p w14:paraId="32297E68" w14:textId="1283E3A6" w:rsidR="00935A52" w:rsidRPr="007F7FEB" w:rsidRDefault="00935A52" w:rsidP="00A00A7A"/>
    <w:p w14:paraId="7CE32CA0" w14:textId="0B2A926A" w:rsidR="00935A52" w:rsidRPr="007F7FEB" w:rsidRDefault="00E95DFF" w:rsidP="00A00A7A">
      <w:pPr>
        <w:pStyle w:val="Titre3"/>
      </w:pPr>
      <w:bookmarkStart w:id="96" w:name="_Toc514709869"/>
      <w:bookmarkStart w:id="97" w:name="_Toc532372410"/>
      <w:r w:rsidRPr="007F7FEB">
        <w:rPr>
          <w:noProof/>
          <w:lang w:eastAsia="fr-CH"/>
        </w:rPr>
        <w:lastRenderedPageBreak/>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rsidRPr="007F7FEB">
        <w:t>Sauvegarde incrémentale</w:t>
      </w:r>
      <w:bookmarkEnd w:id="96"/>
      <w:bookmarkEnd w:id="97"/>
      <w:r w:rsidR="00935A52" w:rsidRPr="007F7FEB">
        <w:t xml:space="preserve"> </w:t>
      </w:r>
    </w:p>
    <w:p w14:paraId="3233F5F4" w14:textId="77777777" w:rsidR="00935A52" w:rsidRPr="007F7FEB" w:rsidRDefault="00935A52" w:rsidP="00A00A7A">
      <w:pPr>
        <w:pStyle w:val="Titre4"/>
      </w:pPr>
      <w:bookmarkStart w:id="98" w:name="_Toc532372411"/>
      <w:r w:rsidRPr="007F7FEB">
        <w:t>Point positif :</w:t>
      </w:r>
      <w:bookmarkEnd w:id="98"/>
      <w:r w:rsidRPr="007F7FEB">
        <w:t xml:space="preserve"> </w:t>
      </w:r>
    </w:p>
    <w:p w14:paraId="0E6F66FD" w14:textId="412C9831" w:rsidR="00935A52" w:rsidRPr="00891A5D" w:rsidRDefault="00935A52" w:rsidP="00A00A7A">
      <w:r w:rsidRPr="00891A5D">
        <w:t>Elle sauvegarde les modifications depuis la dernière sauvegarde,</w:t>
      </w:r>
      <w:r w:rsidR="00C60C95" w:rsidRPr="00891A5D">
        <w:t xml:space="preserve"> complète ou incrémentiel. </w:t>
      </w:r>
      <w:r w:rsidRPr="00891A5D">
        <w:t xml:space="preserve"> </w:t>
      </w:r>
      <w:r w:rsidR="00C60C95" w:rsidRPr="00891A5D">
        <w:t>Elle</w:t>
      </w:r>
      <w:r w:rsidRPr="00891A5D">
        <w:t xml:space="preserve"> est accompagnée d'une première sauvegarde complète, qui sera le point de départ en cas de restauration, puis chaque incrémentielle sera ensuite restaurée, jusqu'à atteindre </w:t>
      </w:r>
      <w:r w:rsidR="00301B7E" w:rsidRPr="00891A5D">
        <w:t>la sauvegarde voulue</w:t>
      </w:r>
      <w:r w:rsidRPr="00891A5D">
        <w:t>.</w:t>
      </w:r>
    </w:p>
    <w:p w14:paraId="62CEA71D" w14:textId="77777777" w:rsidR="00935A52" w:rsidRPr="007F7FEB" w:rsidRDefault="00935A52" w:rsidP="00A00A7A"/>
    <w:p w14:paraId="2CEDEE02" w14:textId="77777777" w:rsidR="00935A52" w:rsidRPr="007F7FEB" w:rsidRDefault="00935A52" w:rsidP="00A00A7A">
      <w:pPr>
        <w:pStyle w:val="Titre4"/>
      </w:pPr>
      <w:bookmarkStart w:id="99" w:name="_Toc532372412"/>
      <w:r w:rsidRPr="007F7FEB">
        <w:t>Point Négatif :</w:t>
      </w:r>
      <w:bookmarkEnd w:id="99"/>
    </w:p>
    <w:p w14:paraId="5E131B7D" w14:textId="7F06BFE3" w:rsidR="00935A52" w:rsidRPr="007F7FEB" w:rsidRDefault="00935A52" w:rsidP="00A00A7A">
      <w:r w:rsidRPr="007F7FEB">
        <w:t>C'est la plus longue à restaurer, car TOUTES les sauvegardes depuis la dernière complète y compris doivent être restaurées une par une.</w:t>
      </w:r>
      <w:r w:rsidRPr="007F7FEB">
        <w:br/>
        <w:t xml:space="preserve">C'est aussi la moins fiable, en premier lieu car elle prend plus de temps à être faite, avec de nombreuse réécriture, ce qui l'expose d'avantage a une panne qui engendrerais une corruption des données, mais aussi car les restaurations ne </w:t>
      </w:r>
      <w:r w:rsidR="00301B7E" w:rsidRPr="007F7FEB">
        <w:t>suppriment</w:t>
      </w:r>
      <w:r w:rsidRPr="007F7FEB">
        <w:t xml:space="preserve"> pas des fichiers déplacé ou dont le nom a changé</w:t>
      </w:r>
    </w:p>
    <w:p w14:paraId="1E126DFE" w14:textId="6658392C" w:rsidR="00935A52" w:rsidRPr="007F7FEB" w:rsidRDefault="00E95DFF" w:rsidP="00A00A7A">
      <w:pPr>
        <w:pStyle w:val="Titre3"/>
      </w:pPr>
      <w:bookmarkStart w:id="100" w:name="_Toc514709870"/>
      <w:bookmarkStart w:id="101" w:name="_Toc532372413"/>
      <w:r w:rsidRPr="007F7FEB">
        <w:rPr>
          <w:noProof/>
          <w:lang w:eastAsia="fr-CH"/>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rsidRPr="007F7FEB">
        <w:t>Sauvegarde différentielle</w:t>
      </w:r>
      <w:bookmarkEnd w:id="100"/>
      <w:bookmarkEnd w:id="101"/>
    </w:p>
    <w:p w14:paraId="11CA48EA" w14:textId="7B39ED77" w:rsidR="00935A52" w:rsidRPr="007F7FEB" w:rsidRDefault="00C60C95" w:rsidP="00A00A7A">
      <w:r w:rsidRPr="007F7FEB">
        <w:t>La sauvegarde différentielle effectue une première sauvegard</w:t>
      </w:r>
      <w:r w:rsidR="00E95DFF" w:rsidRPr="007F7FEB">
        <w:t>e complète, puis chaque sauvegarde différentielle va comparer les modifications des fichiers comparé à la dernière sauvegarde complète.</w:t>
      </w:r>
      <w:r w:rsidRPr="007F7FEB">
        <w:t xml:space="preserve"> </w:t>
      </w:r>
    </w:p>
    <w:p w14:paraId="185BEB36" w14:textId="2E3B795B" w:rsidR="00935A52" w:rsidRPr="007F7FEB" w:rsidRDefault="00935A52" w:rsidP="00A00A7A">
      <w:r w:rsidRPr="007F7FEB">
        <w:t>C'est un compris entre la sauvegarde complète et l'incrémentale, elle équilibre les points positifs et négatif de chacun</w:t>
      </w:r>
      <w:r w:rsidR="00C60C95" w:rsidRPr="007F7FEB">
        <w:t>.</w:t>
      </w:r>
      <w:r w:rsidRPr="007F7FEB">
        <w:t xml:space="preserve">  </w:t>
      </w:r>
    </w:p>
    <w:p w14:paraId="3AAB5487" w14:textId="53A7E976" w:rsidR="00E95DFF" w:rsidRDefault="00E95DFF" w:rsidP="00935A52">
      <w:pPr>
        <w:pStyle w:val="Standard"/>
        <w:rPr>
          <w:lang w:val="fr-CH"/>
        </w:rPr>
      </w:pPr>
    </w:p>
    <w:p w14:paraId="6BB44528" w14:textId="67B954B4" w:rsidR="00891A5D" w:rsidRPr="007F7FEB" w:rsidRDefault="00891A5D" w:rsidP="00935A52">
      <w:pPr>
        <w:pStyle w:val="Standard"/>
        <w:rPr>
          <w:lang w:val="fr-CH"/>
        </w:rPr>
      </w:pPr>
    </w:p>
    <w:p w14:paraId="67785C82" w14:textId="4BF37E91" w:rsidR="00E95DFF" w:rsidRPr="007F7FEB" w:rsidRDefault="00891A5D" w:rsidP="00A00A7A">
      <w:pPr>
        <w:pStyle w:val="Titre3"/>
      </w:pPr>
      <w:bookmarkStart w:id="102" w:name="_Toc532372414"/>
      <w:r w:rsidRPr="007F7FEB">
        <w:rPr>
          <w:noProof/>
          <w:lang w:eastAsia="fr-CH"/>
        </w:rPr>
        <w:drawing>
          <wp:anchor distT="0" distB="0" distL="114300" distR="114300" simplePos="0" relativeHeight="251689984" behindDoc="1" locked="0" layoutInCell="1" allowOverlap="1" wp14:anchorId="75FB3897" wp14:editId="4937C15D">
            <wp:simplePos x="0" y="0"/>
            <wp:positionH relativeFrom="margin">
              <wp:align>right</wp:align>
            </wp:positionH>
            <wp:positionV relativeFrom="paragraph">
              <wp:posOffset>39370</wp:posOffset>
            </wp:positionV>
            <wp:extent cx="1571625" cy="1603375"/>
            <wp:effectExtent l="0" t="0" r="9525" b="0"/>
            <wp:wrapTight wrapText="bothSides">
              <wp:wrapPolygon edited="0">
                <wp:start x="0" y="0"/>
                <wp:lineTo x="0" y="21301"/>
                <wp:lineTo x="21469" y="21301"/>
                <wp:lineTo x="21469"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71625"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5DFF" w:rsidRPr="007F7FEB">
        <w:t xml:space="preserve">Sauvegarde </w:t>
      </w:r>
      <w:proofErr w:type="spellStart"/>
      <w:r w:rsidR="00E95DFF" w:rsidRPr="007F7FEB">
        <w:t>décrémentale</w:t>
      </w:r>
      <w:bookmarkEnd w:id="102"/>
      <w:proofErr w:type="spellEnd"/>
    </w:p>
    <w:p w14:paraId="7BEC38E3" w14:textId="53D4ADA8" w:rsidR="00492884" w:rsidRPr="007F7FEB" w:rsidRDefault="00E95DFF" w:rsidP="00A00A7A">
      <w:r w:rsidRPr="007F7FEB">
        <w:t xml:space="preserve">Ce type de sauvegarde n’est pas souvent utilisé car peu pratique. Elle consiste à effectuer une sauvegarde complète chaque jour et faire une sauvegarde </w:t>
      </w:r>
      <w:proofErr w:type="spellStart"/>
      <w:r w:rsidRPr="007F7FEB">
        <w:t>décrémentale</w:t>
      </w:r>
      <w:proofErr w:type="spellEnd"/>
      <w:r w:rsidRPr="007F7FEB">
        <w:t xml:space="preserve"> qui va sauvegarder la différence entre le jour précédent et le jour actuel. Cette pratique nécessite d’avoir deux sauvegarde complète afin de pouvoir calculer le décrément. </w:t>
      </w:r>
    </w:p>
    <w:p w14:paraId="52F25AFB" w14:textId="2E477A57" w:rsidR="00492884" w:rsidRPr="007F7FEB" w:rsidRDefault="00492884" w:rsidP="00A00A7A"/>
    <w:p w14:paraId="6C6234F7" w14:textId="4EED4B36" w:rsidR="00492884" w:rsidRPr="007F7FEB" w:rsidRDefault="00492884" w:rsidP="00A00A7A">
      <w:pPr>
        <w:pStyle w:val="Titre2"/>
      </w:pPr>
      <w:bookmarkStart w:id="103" w:name="_Toc532372415"/>
      <w:r w:rsidRPr="007F7FEB">
        <w:t>Onduleurs – UPS</w:t>
      </w:r>
      <w:bookmarkEnd w:id="103"/>
    </w:p>
    <w:p w14:paraId="54189286" w14:textId="20F2B228" w:rsidR="00492884" w:rsidRPr="007F7FEB" w:rsidRDefault="00492884" w:rsidP="00A00A7A">
      <w:pPr>
        <w:rPr>
          <w:b/>
        </w:rPr>
      </w:pPr>
      <w:r w:rsidRPr="007F7FEB">
        <w:t xml:space="preserve">Un Onduleur (en anglais UPS pour </w:t>
      </w:r>
      <w:proofErr w:type="spellStart"/>
      <w:r w:rsidRPr="007F7FEB">
        <w:t>Uninterruptible</w:t>
      </w:r>
      <w:proofErr w:type="spellEnd"/>
      <w:r w:rsidRPr="007F7FEB">
        <w:t xml:space="preserve"> Power </w:t>
      </w:r>
      <w:proofErr w:type="spellStart"/>
      <w:r w:rsidRPr="007F7FEB">
        <w:t>Supply</w:t>
      </w:r>
      <w:proofErr w:type="spellEnd"/>
      <w:r w:rsidRPr="007F7FEB">
        <w:t xml:space="preserve">) est un dispositif utilisé pour protéger des matériels </w:t>
      </w:r>
      <w:r w:rsidR="008E5498" w:rsidRPr="007F7FEB">
        <w:t>électroniques</w:t>
      </w:r>
      <w:r w:rsidRPr="007F7FEB">
        <w:t xml:space="preserve"> contre les</w:t>
      </w:r>
      <w:r w:rsidR="008E5498" w:rsidRPr="007F7FEB">
        <w:rPr>
          <w:b/>
        </w:rPr>
        <w:t xml:space="preserve"> pannes électriques</w:t>
      </w:r>
      <w:r w:rsidRPr="007F7FEB">
        <w:rPr>
          <w:b/>
        </w:rPr>
        <w:t>.</w:t>
      </w:r>
      <w:r w:rsidR="008E5498" w:rsidRPr="007F7FEB">
        <w:rPr>
          <w:b/>
        </w:rPr>
        <w:t xml:space="preserve"> </w:t>
      </w:r>
      <w:r w:rsidR="008E5498" w:rsidRPr="007F7FEB">
        <w:t>Il est équipé d’une batterie de secours qui permet d’alimenter</w:t>
      </w:r>
      <w:r w:rsidR="00492B29" w:rsidRPr="007F7FEB">
        <w:t>, pendant quelques minutes,</w:t>
      </w:r>
      <w:r w:rsidR="008E5498" w:rsidRPr="007F7FEB">
        <w:t xml:space="preserve"> ou de </w:t>
      </w:r>
      <w:r w:rsidR="00492B29" w:rsidRPr="007F7FEB">
        <w:t>stabiliser</w:t>
      </w:r>
      <w:r w:rsidR="008E5498" w:rsidRPr="007F7FEB">
        <w:t xml:space="preserve"> les équipements branchés sur ce dernier en cas de</w:t>
      </w:r>
      <w:r w:rsidR="00492B29" w:rsidRPr="007F7FEB">
        <w:t> </w:t>
      </w:r>
      <w:r w:rsidR="00492B29" w:rsidRPr="007F7FEB">
        <w:rPr>
          <w:b/>
        </w:rPr>
        <w:t>:</w:t>
      </w:r>
    </w:p>
    <w:p w14:paraId="5BACD352" w14:textId="66833E4A" w:rsidR="00492B29" w:rsidRPr="007F7FEB" w:rsidRDefault="00492B29" w:rsidP="00A00A7A">
      <w:pPr>
        <w:pStyle w:val="Paragraphedeliste"/>
        <w:numPr>
          <w:ilvl w:val="0"/>
          <w:numId w:val="11"/>
        </w:numPr>
      </w:pPr>
      <w:r w:rsidRPr="007F7FEB">
        <w:rPr>
          <w:b/>
        </w:rPr>
        <w:t>Coupure de courant</w:t>
      </w:r>
      <w:r w:rsidRPr="007F7FEB">
        <w:t> : Lors d’une coupure d’alimentation d’un matériel électronique l’onduleur utilise sa batterie de secours pour fournir quelques minutes de courant à ce dernier.</w:t>
      </w:r>
    </w:p>
    <w:p w14:paraId="4305BBEC" w14:textId="21DD8B23" w:rsidR="00492B29" w:rsidRPr="007F7FEB" w:rsidRDefault="00492B29" w:rsidP="00A00A7A">
      <w:pPr>
        <w:pStyle w:val="Paragraphedeliste"/>
        <w:numPr>
          <w:ilvl w:val="0"/>
          <w:numId w:val="11"/>
        </w:numPr>
      </w:pPr>
      <w:r w:rsidRPr="007F7FEB">
        <w:rPr>
          <w:b/>
        </w:rPr>
        <w:lastRenderedPageBreak/>
        <w:t xml:space="preserve">Surtension et Pics de </w:t>
      </w:r>
      <w:r w:rsidR="00301B7E" w:rsidRPr="007F7FEB">
        <w:rPr>
          <w:b/>
        </w:rPr>
        <w:t>tension</w:t>
      </w:r>
      <w:r w:rsidR="00301B7E" w:rsidRPr="007F7FEB">
        <w:t xml:space="preserve"> :</w:t>
      </w:r>
      <w:r w:rsidRPr="007F7FEB">
        <w:t xml:space="preserve"> Si la valeur de la tension qui passe dans l’onduleur est supérieure à la valeur maximale prévue pour le fonctionnement n</w:t>
      </w:r>
      <w:r w:rsidR="00516E35" w:rsidRPr="007F7FEB">
        <w:t>ormal des appareils électriques connectés à l’onduleur.</w:t>
      </w:r>
    </w:p>
    <w:p w14:paraId="1A3013BC" w14:textId="02FB0622" w:rsidR="00516E35" w:rsidRPr="007F7FEB" w:rsidRDefault="00516E35" w:rsidP="00A00A7A">
      <w:pPr>
        <w:pStyle w:val="Paragraphedeliste"/>
        <w:numPr>
          <w:ilvl w:val="0"/>
          <w:numId w:val="11"/>
        </w:numPr>
      </w:pPr>
      <w:r w:rsidRPr="007F7FEB">
        <w:rPr>
          <w:b/>
        </w:rPr>
        <w:t xml:space="preserve">Sous-tension : </w:t>
      </w:r>
      <w:r w:rsidRPr="007F7FEB">
        <w:t>C’est le contraire de la Surtension, quand la tension n’est pas suffisante pour le fonctionnement normal des composants électriques l’onduleur utilise sa batterie de secours pour stabiliser la tension.</w:t>
      </w:r>
    </w:p>
    <w:p w14:paraId="7326ECC9" w14:textId="4537D032" w:rsidR="00516E35" w:rsidRPr="007F7FEB" w:rsidRDefault="00516E35" w:rsidP="00A00A7A">
      <w:pPr>
        <w:pStyle w:val="Titre3"/>
      </w:pPr>
      <w:bookmarkStart w:id="104" w:name="_Toc532372416"/>
      <w:r w:rsidRPr="007F7FEB">
        <w:t>Types d’UPS</w:t>
      </w:r>
      <w:bookmarkEnd w:id="104"/>
    </w:p>
    <w:p w14:paraId="093AFA97" w14:textId="7560BB2E" w:rsidR="00516E35" w:rsidRPr="007F7FEB" w:rsidRDefault="00516E35" w:rsidP="00A00A7A">
      <w:r w:rsidRPr="007F7FEB">
        <w:t xml:space="preserve">On trouve dans le marché, 3 </w:t>
      </w:r>
      <w:r w:rsidR="008D020E" w:rsidRPr="007F7FEB">
        <w:t>familles</w:t>
      </w:r>
      <w:r w:rsidRPr="007F7FEB">
        <w:t xml:space="preserve"> d’</w:t>
      </w:r>
      <w:r w:rsidR="008D020E" w:rsidRPr="007F7FEB">
        <w:t>onduleurs :</w:t>
      </w:r>
    </w:p>
    <w:p w14:paraId="1AF9C8FA" w14:textId="6808E984" w:rsidR="00426FF7" w:rsidRPr="007F7FEB" w:rsidRDefault="00426FF7" w:rsidP="00A00A7A">
      <w:pPr>
        <w:pStyle w:val="Titre4"/>
      </w:pPr>
      <w:bookmarkStart w:id="105" w:name="_Toc532372417"/>
      <w:proofErr w:type="spellStart"/>
      <w:r w:rsidRPr="007F7FEB">
        <w:t>Off-line</w:t>
      </w:r>
      <w:proofErr w:type="spellEnd"/>
      <w:r w:rsidRPr="007F7FEB">
        <w:t xml:space="preserve"> (Passive Standby)</w:t>
      </w:r>
      <w:bookmarkEnd w:id="105"/>
    </w:p>
    <w:p w14:paraId="2C087DDB" w14:textId="0CDEBD77" w:rsidR="008D020E" w:rsidRPr="007F7FEB" w:rsidRDefault="008D020E" w:rsidP="00A00A7A">
      <w:pPr>
        <w:pStyle w:val="Paragraphedeliste"/>
        <w:numPr>
          <w:ilvl w:val="0"/>
          <w:numId w:val="12"/>
        </w:numPr>
        <w:rPr>
          <w:b/>
        </w:rPr>
      </w:pPr>
      <w:r w:rsidRPr="007F7FEB">
        <w:t xml:space="preserve"> C’est le type</w:t>
      </w:r>
      <w:r w:rsidR="0002726E" w:rsidRPr="007F7FEB">
        <w:t xml:space="preserve"> le</w:t>
      </w:r>
      <w:r w:rsidRPr="007F7FEB">
        <w:t xml:space="preserve"> plus courant et</w:t>
      </w:r>
      <w:r w:rsidR="0002726E" w:rsidRPr="007F7FEB">
        <w:t xml:space="preserve"> le</w:t>
      </w:r>
      <w:r w:rsidRPr="007F7FEB">
        <w:t xml:space="preserve"> moins cher </w:t>
      </w:r>
      <w:r w:rsidR="0002726E" w:rsidRPr="007F7FEB">
        <w:t xml:space="preserve">que l’on trouve dans le marché il est par contre celui qui fournit le moins de protection car il </w:t>
      </w:r>
      <w:r w:rsidR="00D13D78" w:rsidRPr="007F7FEB">
        <w:t>ne protège pas contre les microcoupures.</w:t>
      </w:r>
      <w:r w:rsidR="00AF7A9C" w:rsidRPr="007F7FEB">
        <w:t xml:space="preserve"> Ce type d’UPS n’est pas conseillé si votre réseau électrique subit fréquemment des perturbations électriques</w:t>
      </w:r>
    </w:p>
    <w:p w14:paraId="6F241E41" w14:textId="77777777" w:rsidR="00F64578" w:rsidRPr="007F7FEB" w:rsidRDefault="00D13D78" w:rsidP="00A00A7A">
      <w:pPr>
        <w:pStyle w:val="Paragraphedeliste"/>
        <w:numPr>
          <w:ilvl w:val="0"/>
          <w:numId w:val="12"/>
        </w:numPr>
      </w:pPr>
      <w:r w:rsidRPr="007F7FEB">
        <w:t xml:space="preserve">Fonctionnement : </w:t>
      </w:r>
    </w:p>
    <w:p w14:paraId="06FCF5F6" w14:textId="714B41B1" w:rsidR="00D13D78" w:rsidRPr="007F7FEB" w:rsidRDefault="00D13D78" w:rsidP="00A00A7A">
      <w:pPr>
        <w:pStyle w:val="Paragraphedeliste"/>
        <w:numPr>
          <w:ilvl w:val="1"/>
          <w:numId w:val="12"/>
        </w:numPr>
      </w:pPr>
      <w:r w:rsidRPr="007F7FEB">
        <w:t xml:space="preserve">Le courant venant du secteur électrique passe par l’onduleur et alimente le matériel directement en passant juste par un </w:t>
      </w:r>
      <w:r w:rsidRPr="007F7FEB">
        <w:rPr>
          <w:b/>
        </w:rPr>
        <w:t>commutateur</w:t>
      </w:r>
      <w:r w:rsidRPr="007F7FEB">
        <w:t xml:space="preserve">. Un autre chemin fait le rechargement de la batterie en passant par un </w:t>
      </w:r>
      <w:r w:rsidRPr="007F7FEB">
        <w:rPr>
          <w:b/>
        </w:rPr>
        <w:t xml:space="preserve">redresseur </w:t>
      </w:r>
      <w:r w:rsidRPr="007F7FEB">
        <w:t>qui transforme le</w:t>
      </w:r>
      <w:r w:rsidR="00AF7A9C" w:rsidRPr="007F7FEB">
        <w:t xml:space="preserve"> courant alternatif en continue :</w:t>
      </w:r>
    </w:p>
    <w:p w14:paraId="3F62E755" w14:textId="41991CD9" w:rsidR="00D13D78" w:rsidRPr="007F7FEB" w:rsidRDefault="00CA79C9" w:rsidP="00811F6F">
      <w:pPr>
        <w:pStyle w:val="Paragraphedeliste"/>
        <w:numPr>
          <w:ilvl w:val="1"/>
          <w:numId w:val="12"/>
        </w:numPr>
        <w:jc w:val="center"/>
      </w:pPr>
      <w:r w:rsidRPr="007F7FEB">
        <w:rPr>
          <w:noProof/>
          <w:lang w:eastAsia="fr-CH"/>
        </w:rPr>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7F7FEB" w:rsidRDefault="00CA79C9" w:rsidP="00A00A7A">
      <w:pPr>
        <w:pStyle w:val="Paragraphedeliste"/>
        <w:numPr>
          <w:ilvl w:val="1"/>
          <w:numId w:val="12"/>
        </w:numPr>
      </w:pPr>
      <w:r w:rsidRPr="007F7FEB">
        <w:t>En cas de coupure de courant le commutateur est activé et la batterie prend le relais, dans ce cas</w:t>
      </w:r>
      <w:r w:rsidR="00E12B5C" w:rsidRPr="007F7FEB">
        <w:t>,</w:t>
      </w:r>
      <w:r w:rsidRPr="007F7FEB">
        <w:t xml:space="preserve"> le courant continue qui sort de la batterie passe par un onduleur qui le t</w:t>
      </w:r>
      <w:r w:rsidR="00AF7A9C" w:rsidRPr="007F7FEB">
        <w:t>ransforme en courant alternatif :</w:t>
      </w:r>
    </w:p>
    <w:p w14:paraId="171CC51A" w14:textId="6FF1810E" w:rsidR="00CA79C9" w:rsidRPr="007F7FEB" w:rsidRDefault="00CA79C9" w:rsidP="00811F6F">
      <w:pPr>
        <w:pStyle w:val="Paragraphedeliste"/>
        <w:numPr>
          <w:ilvl w:val="1"/>
          <w:numId w:val="12"/>
        </w:numPr>
        <w:jc w:val="center"/>
      </w:pPr>
      <w:r w:rsidRPr="007F7FEB">
        <w:rPr>
          <w:noProof/>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3300" cy="2169344"/>
                    </a:xfrm>
                    <a:prstGeom prst="rect">
                      <a:avLst/>
                    </a:prstGeom>
                  </pic:spPr>
                </pic:pic>
              </a:graphicData>
            </a:graphic>
          </wp:inline>
        </w:drawing>
      </w:r>
    </w:p>
    <w:p w14:paraId="2F680B34" w14:textId="77777777" w:rsidR="00426FF7" w:rsidRPr="007F7FEB" w:rsidRDefault="00426FF7" w:rsidP="00A00A7A">
      <w:pPr>
        <w:pStyle w:val="Paragraphedeliste"/>
        <w:numPr>
          <w:ilvl w:val="1"/>
          <w:numId w:val="12"/>
        </w:numPr>
      </w:pPr>
      <w:r w:rsidRPr="007F7FEB">
        <w:t xml:space="preserve">Avantage : </w:t>
      </w:r>
    </w:p>
    <w:p w14:paraId="717DA167" w14:textId="5EE5C29E" w:rsidR="00426FF7" w:rsidRPr="007F7FEB" w:rsidRDefault="00426FF7" w:rsidP="00A00A7A">
      <w:pPr>
        <w:pStyle w:val="Paragraphedeliste"/>
        <w:numPr>
          <w:ilvl w:val="2"/>
          <w:numId w:val="12"/>
        </w:numPr>
      </w:pPr>
      <w:r w:rsidRPr="007F7FEB">
        <w:t>Prix</w:t>
      </w:r>
    </w:p>
    <w:p w14:paraId="747E343B" w14:textId="2FAAE9E2" w:rsidR="00426FF7" w:rsidRPr="007F7FEB" w:rsidRDefault="00426FF7" w:rsidP="00A00A7A">
      <w:pPr>
        <w:pStyle w:val="Paragraphedeliste"/>
        <w:numPr>
          <w:ilvl w:val="1"/>
          <w:numId w:val="12"/>
        </w:numPr>
      </w:pPr>
      <w:r w:rsidRPr="007F7FEB">
        <w:lastRenderedPageBreak/>
        <w:t xml:space="preserve">Désavantages : </w:t>
      </w:r>
    </w:p>
    <w:p w14:paraId="31CAF20E" w14:textId="6801CC73" w:rsidR="00426FF7" w:rsidRPr="007F7FEB" w:rsidRDefault="00426FF7" w:rsidP="00A00A7A">
      <w:pPr>
        <w:pStyle w:val="Paragraphedeliste"/>
        <w:numPr>
          <w:ilvl w:val="2"/>
          <w:numId w:val="12"/>
        </w:numPr>
      </w:pPr>
      <w:r w:rsidRPr="007F7FEB">
        <w:t>Temps de bascule trop élevé.</w:t>
      </w:r>
    </w:p>
    <w:p w14:paraId="1EF0F7CA" w14:textId="4F989064" w:rsidR="00442226" w:rsidRPr="007F7FEB" w:rsidRDefault="00426FF7" w:rsidP="00A00A7A">
      <w:pPr>
        <w:pStyle w:val="Paragraphedeliste"/>
        <w:numPr>
          <w:ilvl w:val="2"/>
          <w:numId w:val="12"/>
        </w:numPr>
      </w:pPr>
      <w:r w:rsidRPr="007F7FEB">
        <w:t>E</w:t>
      </w:r>
      <w:r w:rsidR="00442226" w:rsidRPr="007F7FEB">
        <w:t>n cas de sous-tension et surtension une bascule vers la batterie et aussi nécessaire.</w:t>
      </w:r>
    </w:p>
    <w:p w14:paraId="2AE82319" w14:textId="6CE763C0" w:rsidR="00426FF7" w:rsidRPr="007F7FEB" w:rsidRDefault="00426FF7" w:rsidP="00A00A7A">
      <w:pPr>
        <w:pStyle w:val="Titre4"/>
      </w:pPr>
      <w:bookmarkStart w:id="106" w:name="_Toc532372418"/>
      <w:proofErr w:type="spellStart"/>
      <w:r w:rsidRPr="007F7FEB">
        <w:t>In-line</w:t>
      </w:r>
      <w:proofErr w:type="spellEnd"/>
      <w:r w:rsidRPr="007F7FEB">
        <w:t> (Line-Interactive):</w:t>
      </w:r>
      <w:bookmarkEnd w:id="106"/>
    </w:p>
    <w:p w14:paraId="5D82982E" w14:textId="24C8E133" w:rsidR="00426FF7" w:rsidRPr="007F7FEB" w:rsidRDefault="00426FF7" w:rsidP="00A00A7A">
      <w:pPr>
        <w:pStyle w:val="Paragraphedeliste"/>
        <w:numPr>
          <w:ilvl w:val="0"/>
          <w:numId w:val="12"/>
        </w:numPr>
        <w:rPr>
          <w:b/>
        </w:rPr>
      </w:pPr>
      <w:r w:rsidRPr="007F7FEB">
        <w:t xml:space="preserve">C’est une version améliorée du </w:t>
      </w:r>
      <w:proofErr w:type="spellStart"/>
      <w:r w:rsidRPr="007F7FEB">
        <w:t>Off-line</w:t>
      </w:r>
      <w:proofErr w:type="spellEnd"/>
      <w:r w:rsidRPr="007F7FEB">
        <w:t>.</w:t>
      </w:r>
    </w:p>
    <w:p w14:paraId="497435F9" w14:textId="1B06663E" w:rsidR="00426FF7" w:rsidRPr="007F7FEB" w:rsidRDefault="00426FF7" w:rsidP="00A00A7A">
      <w:pPr>
        <w:pStyle w:val="Paragraphedeliste"/>
        <w:numPr>
          <w:ilvl w:val="0"/>
          <w:numId w:val="12"/>
        </w:numPr>
        <w:rPr>
          <w:b/>
        </w:rPr>
      </w:pPr>
      <w:r w:rsidRPr="007F7FEB">
        <w:t>Fonctionnement :</w:t>
      </w:r>
      <w:r w:rsidRPr="007F7FEB">
        <w:tab/>
      </w:r>
    </w:p>
    <w:p w14:paraId="7DFA99E3" w14:textId="37549327" w:rsidR="008D020E" w:rsidRPr="007F7FEB" w:rsidRDefault="00426FF7" w:rsidP="00A00A7A">
      <w:pPr>
        <w:pStyle w:val="Paragraphedeliste"/>
        <w:numPr>
          <w:ilvl w:val="1"/>
          <w:numId w:val="12"/>
        </w:numPr>
        <w:rPr>
          <w:b/>
        </w:rPr>
      </w:pPr>
      <w:r w:rsidRPr="007F7FEB">
        <w:t>Dans ce type d’UPS le matériel est alimenté en permanence par le secteur qui régule la tension fournie. Il fait aussi le rechargement de la batterie en passante par en transformateur de courant.</w:t>
      </w:r>
    </w:p>
    <w:p w14:paraId="1400D01D" w14:textId="7BB4F079" w:rsidR="00426FF7" w:rsidRPr="007F7FEB" w:rsidRDefault="00426FF7" w:rsidP="00811F6F">
      <w:pPr>
        <w:pStyle w:val="Paragraphedeliste"/>
        <w:numPr>
          <w:ilvl w:val="1"/>
          <w:numId w:val="12"/>
        </w:numPr>
        <w:jc w:val="center"/>
      </w:pPr>
      <w:r w:rsidRPr="007F7FEB">
        <w:rPr>
          <w:noProof/>
          <w:lang w:eastAsia="fr-CH"/>
        </w:rPr>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8471" cy="2071702"/>
                    </a:xfrm>
                    <a:prstGeom prst="rect">
                      <a:avLst/>
                    </a:prstGeom>
                  </pic:spPr>
                </pic:pic>
              </a:graphicData>
            </a:graphic>
          </wp:inline>
        </w:drawing>
      </w:r>
    </w:p>
    <w:p w14:paraId="677A5B60" w14:textId="73E37937" w:rsidR="00426FF7" w:rsidRPr="007F7FEB" w:rsidRDefault="00426FF7" w:rsidP="00A00A7A">
      <w:pPr>
        <w:pStyle w:val="Paragraphedeliste"/>
        <w:numPr>
          <w:ilvl w:val="1"/>
          <w:numId w:val="12"/>
        </w:numPr>
        <w:rPr>
          <w:b/>
        </w:rPr>
      </w:pPr>
      <w:r w:rsidRPr="007F7FEB">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7F7FEB" w:rsidRDefault="00426FF7" w:rsidP="00811F6F">
      <w:pPr>
        <w:pStyle w:val="Paragraphedeliste"/>
        <w:numPr>
          <w:ilvl w:val="1"/>
          <w:numId w:val="12"/>
        </w:numPr>
        <w:jc w:val="center"/>
      </w:pPr>
      <w:r w:rsidRPr="007F7FEB">
        <w:rPr>
          <w:noProof/>
          <w:lang w:eastAsia="fr-CH"/>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25263" cy="1984617"/>
                    </a:xfrm>
                    <a:prstGeom prst="rect">
                      <a:avLst/>
                    </a:prstGeom>
                  </pic:spPr>
                </pic:pic>
              </a:graphicData>
            </a:graphic>
          </wp:inline>
        </w:drawing>
      </w:r>
    </w:p>
    <w:p w14:paraId="6E7722AF" w14:textId="77777777" w:rsidR="00426FF7" w:rsidRPr="007F7FEB" w:rsidRDefault="00426FF7" w:rsidP="00A00A7A">
      <w:pPr>
        <w:pStyle w:val="Paragraphedeliste"/>
        <w:numPr>
          <w:ilvl w:val="1"/>
          <w:numId w:val="12"/>
        </w:numPr>
      </w:pPr>
      <w:r w:rsidRPr="007F7FEB">
        <w:t xml:space="preserve">Avantages : </w:t>
      </w:r>
    </w:p>
    <w:p w14:paraId="72774850" w14:textId="09E0E425" w:rsidR="00426FF7" w:rsidRPr="007F7FEB" w:rsidRDefault="00426FF7" w:rsidP="00A00A7A">
      <w:pPr>
        <w:pStyle w:val="Paragraphedeliste"/>
        <w:numPr>
          <w:ilvl w:val="2"/>
          <w:numId w:val="12"/>
        </w:numPr>
      </w:pPr>
      <w:r w:rsidRPr="007F7FEB">
        <w:t>Temps de bascule très court.</w:t>
      </w:r>
    </w:p>
    <w:p w14:paraId="5AAAE950" w14:textId="456DD3C5" w:rsidR="00426FF7" w:rsidRPr="007F7FEB" w:rsidRDefault="00426FF7" w:rsidP="00A00A7A">
      <w:pPr>
        <w:pStyle w:val="Paragraphedeliste"/>
        <w:numPr>
          <w:ilvl w:val="2"/>
          <w:numId w:val="12"/>
        </w:numPr>
      </w:pPr>
      <w:r w:rsidRPr="007F7FEB">
        <w:t>Logiciel fournis de gestion fourni avec, permettant de voir l’état de l’onduleur et d’arrêter automatiquement le système proprement en cas d’absence de l’utilisateur.</w:t>
      </w:r>
    </w:p>
    <w:p w14:paraId="1A96F7F4" w14:textId="5DDEC333" w:rsidR="00426FF7" w:rsidRPr="007F7FEB" w:rsidRDefault="00426FF7" w:rsidP="00A00A7A">
      <w:pPr>
        <w:pStyle w:val="Paragraphedeliste"/>
        <w:numPr>
          <w:ilvl w:val="1"/>
          <w:numId w:val="12"/>
        </w:numPr>
      </w:pPr>
      <w:r w:rsidRPr="007F7FEB">
        <w:t>Désavantages : Prix légèrement élevé.</w:t>
      </w:r>
    </w:p>
    <w:p w14:paraId="42DFC761" w14:textId="77777777" w:rsidR="00426FF7" w:rsidRPr="007F7FEB" w:rsidRDefault="00426FF7" w:rsidP="00A00A7A">
      <w:pPr>
        <w:pStyle w:val="Paragraphedeliste"/>
      </w:pPr>
    </w:p>
    <w:p w14:paraId="4B3F363A" w14:textId="1ABC5762" w:rsidR="008D020E" w:rsidRPr="007F7FEB" w:rsidRDefault="00426FF7" w:rsidP="00A00A7A">
      <w:pPr>
        <w:pStyle w:val="Titre4"/>
      </w:pPr>
      <w:bookmarkStart w:id="107" w:name="_Toc532372419"/>
      <w:r w:rsidRPr="007F7FEB">
        <w:t>On-line (Double conversion)</w:t>
      </w:r>
      <w:bookmarkEnd w:id="107"/>
    </w:p>
    <w:p w14:paraId="46711980" w14:textId="0DD009D2" w:rsidR="00426FF7" w:rsidRPr="007F7FEB" w:rsidRDefault="00426FF7" w:rsidP="00A00A7A">
      <w:pPr>
        <w:pStyle w:val="Paragraphedeliste"/>
        <w:numPr>
          <w:ilvl w:val="0"/>
          <w:numId w:val="13"/>
        </w:numPr>
      </w:pPr>
      <w:r w:rsidRPr="007F7FEB">
        <w:t>C’est un onduleur hybride, son utilisation est conseillée même en cas de réseaux électriques très perturbés.</w:t>
      </w:r>
    </w:p>
    <w:p w14:paraId="0E378C5E" w14:textId="398E08F6" w:rsidR="00426FF7" w:rsidRPr="007F7FEB" w:rsidRDefault="00426FF7" w:rsidP="00A00A7A">
      <w:pPr>
        <w:pStyle w:val="Paragraphedeliste"/>
        <w:numPr>
          <w:ilvl w:val="0"/>
          <w:numId w:val="13"/>
        </w:numPr>
      </w:pPr>
      <w:r w:rsidRPr="007F7FEB">
        <w:t>Fonctionnement sans By-</w:t>
      </w:r>
      <w:r w:rsidR="00363E3D" w:rsidRPr="007F7FEB">
        <w:t>pass :</w:t>
      </w:r>
    </w:p>
    <w:p w14:paraId="23C5E4F6" w14:textId="09214AB4" w:rsidR="00426FF7" w:rsidRPr="007F7FEB" w:rsidRDefault="00426FF7" w:rsidP="00A00A7A">
      <w:pPr>
        <w:pStyle w:val="Paragraphedeliste"/>
        <w:numPr>
          <w:ilvl w:val="1"/>
          <w:numId w:val="13"/>
        </w:numPr>
      </w:pPr>
      <w:r w:rsidRPr="007F7FEB">
        <w:lastRenderedPageBreak/>
        <w:t xml:space="preserve">Le courant venant de la prise électrique passe par un redresseur qui transforme le courant alternatif en courant continu et ce dernier fait la recharge de la batterie. </w:t>
      </w:r>
    </w:p>
    <w:p w14:paraId="5D3B7ED5" w14:textId="51DC401A" w:rsidR="00426FF7" w:rsidRPr="007F7FEB" w:rsidRDefault="00426FF7" w:rsidP="00A00A7A">
      <w:pPr>
        <w:pStyle w:val="Paragraphedeliste"/>
        <w:numPr>
          <w:ilvl w:val="1"/>
          <w:numId w:val="13"/>
        </w:numPr>
      </w:pPr>
      <w:r w:rsidRPr="007F7FEB">
        <w:t>Un autre courant continu sort de batterie et passe par un onduleur qui le transforme en courant alternatif permettant ainsi l’alimentation des matériaux connecté à la sortie de l’onduleur.</w:t>
      </w:r>
    </w:p>
    <w:p w14:paraId="09941338" w14:textId="210F4F51" w:rsidR="00426FF7" w:rsidRPr="007F7FEB" w:rsidRDefault="00426FF7" w:rsidP="00811F6F">
      <w:pPr>
        <w:pStyle w:val="Paragraphedeliste"/>
        <w:numPr>
          <w:ilvl w:val="1"/>
          <w:numId w:val="13"/>
        </w:numPr>
        <w:jc w:val="center"/>
      </w:pPr>
      <w:r w:rsidRPr="007F7FEB">
        <w:rPr>
          <w:noProof/>
          <w:lang w:eastAsia="fr-CH"/>
        </w:rPr>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9804" cy="2410855"/>
                    </a:xfrm>
                    <a:prstGeom prst="rect">
                      <a:avLst/>
                    </a:prstGeom>
                  </pic:spPr>
                </pic:pic>
              </a:graphicData>
            </a:graphic>
          </wp:inline>
        </w:drawing>
      </w:r>
    </w:p>
    <w:p w14:paraId="6362A1CD" w14:textId="328EBA26" w:rsidR="00426FF7" w:rsidRPr="007F7FEB" w:rsidRDefault="00426FF7" w:rsidP="00A00A7A">
      <w:pPr>
        <w:pStyle w:val="Paragraphedeliste"/>
        <w:numPr>
          <w:ilvl w:val="1"/>
          <w:numId w:val="13"/>
        </w:numPr>
      </w:pPr>
      <w:r w:rsidRPr="007F7FEB">
        <w:t>En cas de coupure de courant la batterie continue à alimenter l’équipement.</w:t>
      </w:r>
    </w:p>
    <w:p w14:paraId="45E4A28C" w14:textId="326332BC" w:rsidR="00426FF7" w:rsidRPr="007F7FEB" w:rsidRDefault="00426FF7" w:rsidP="00811F6F">
      <w:pPr>
        <w:pStyle w:val="Paragraphedeliste"/>
        <w:numPr>
          <w:ilvl w:val="1"/>
          <w:numId w:val="13"/>
        </w:numPr>
        <w:jc w:val="center"/>
      </w:pPr>
      <w:r w:rsidRPr="007F7FEB">
        <w:rPr>
          <w:noProof/>
          <w:lang w:eastAsia="fr-CH"/>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1794" cy="2130934"/>
                    </a:xfrm>
                    <a:prstGeom prst="rect">
                      <a:avLst/>
                    </a:prstGeom>
                  </pic:spPr>
                </pic:pic>
              </a:graphicData>
            </a:graphic>
          </wp:inline>
        </w:drawing>
      </w:r>
    </w:p>
    <w:p w14:paraId="65E70CD2" w14:textId="77777777" w:rsidR="00426FF7" w:rsidRPr="007F7FEB" w:rsidRDefault="00426FF7" w:rsidP="00A00A7A">
      <w:pPr>
        <w:pStyle w:val="Paragraphedeliste"/>
      </w:pPr>
    </w:p>
    <w:p w14:paraId="269A61C7" w14:textId="77777777" w:rsidR="00426FF7" w:rsidRPr="007F7FEB" w:rsidRDefault="00426FF7" w:rsidP="00A00A7A">
      <w:pPr>
        <w:pStyle w:val="Paragraphedeliste"/>
        <w:numPr>
          <w:ilvl w:val="1"/>
          <w:numId w:val="13"/>
        </w:numPr>
      </w:pPr>
      <w:r w:rsidRPr="007F7FEB">
        <w:t>Fonctionnement avec By-pass :</w:t>
      </w:r>
    </w:p>
    <w:p w14:paraId="0A809778" w14:textId="7C8B2325" w:rsidR="00426FF7" w:rsidRPr="007F7FEB" w:rsidRDefault="00426FF7" w:rsidP="00A00A7A">
      <w:pPr>
        <w:pStyle w:val="Paragraphedeliste"/>
        <w:numPr>
          <w:ilvl w:val="2"/>
          <w:numId w:val="13"/>
        </w:numPr>
      </w:pPr>
      <w:r w:rsidRPr="007F7FEB">
        <w:t xml:space="preserve">Son fonctionnement est le même d’un onduleur </w:t>
      </w:r>
      <w:proofErr w:type="spellStart"/>
      <w:r w:rsidRPr="007F7FEB">
        <w:t>Off-line</w:t>
      </w:r>
      <w:proofErr w:type="spellEnd"/>
      <w:r w:rsidRPr="007F7FEB">
        <w:t xml:space="preserve">. </w:t>
      </w:r>
    </w:p>
    <w:p w14:paraId="00D02BB8" w14:textId="5D3B2F31" w:rsidR="00426FF7" w:rsidRPr="007F7FEB" w:rsidRDefault="00426FF7" w:rsidP="00A00A7A">
      <w:pPr>
        <w:pStyle w:val="Paragraphedeliste"/>
        <w:numPr>
          <w:ilvl w:val="1"/>
          <w:numId w:val="13"/>
        </w:numPr>
      </w:pPr>
      <w:r w:rsidRPr="007F7FEB">
        <w:t>Avantages :</w:t>
      </w:r>
    </w:p>
    <w:p w14:paraId="428E5A4B" w14:textId="31D2DB53" w:rsidR="00426FF7" w:rsidRPr="007F7FEB" w:rsidRDefault="00426FF7" w:rsidP="00A00A7A">
      <w:pPr>
        <w:pStyle w:val="Paragraphedeliste"/>
        <w:numPr>
          <w:ilvl w:val="2"/>
          <w:numId w:val="13"/>
        </w:numPr>
      </w:pPr>
      <w:r w:rsidRPr="007F7FEB">
        <w:t>Temps de bascule vers la batterie égale à nul.</w:t>
      </w:r>
    </w:p>
    <w:p w14:paraId="62374BBB" w14:textId="6F2070C0" w:rsidR="00426FF7" w:rsidRPr="007F7FEB" w:rsidRDefault="00426FF7" w:rsidP="00A00A7A">
      <w:pPr>
        <w:pStyle w:val="Paragraphedeliste"/>
        <w:numPr>
          <w:ilvl w:val="2"/>
          <w:numId w:val="13"/>
        </w:numPr>
      </w:pPr>
      <w:r w:rsidRPr="007F7FEB">
        <w:t>Conseillée même en cas de réseaux électriques très perturbés</w:t>
      </w:r>
    </w:p>
    <w:p w14:paraId="4A92641E" w14:textId="2A601F0A" w:rsidR="00426FF7" w:rsidRPr="007F7FEB" w:rsidRDefault="00426FF7" w:rsidP="00A00A7A">
      <w:pPr>
        <w:pStyle w:val="Paragraphedeliste"/>
        <w:numPr>
          <w:ilvl w:val="2"/>
          <w:numId w:val="13"/>
        </w:numPr>
      </w:pPr>
      <w:r w:rsidRPr="007F7FEB">
        <w:t>Logiciel de gestion et d’arrêt automatique.</w:t>
      </w:r>
    </w:p>
    <w:p w14:paraId="449395CE" w14:textId="0A9801C9" w:rsidR="00426FF7" w:rsidRPr="007F7FEB" w:rsidRDefault="00426FF7" w:rsidP="00A00A7A">
      <w:pPr>
        <w:pStyle w:val="Paragraphedeliste"/>
        <w:numPr>
          <w:ilvl w:val="1"/>
          <w:numId w:val="13"/>
        </w:numPr>
      </w:pPr>
      <w:r w:rsidRPr="007F7FEB">
        <w:t>Désavantages : Prix</w:t>
      </w:r>
    </w:p>
    <w:p w14:paraId="04893857" w14:textId="0A619F34" w:rsidR="00426FF7" w:rsidRPr="007F7FEB" w:rsidRDefault="00426FF7" w:rsidP="00A00A7A">
      <w:pPr>
        <w:pStyle w:val="Titre3"/>
      </w:pPr>
      <w:bookmarkStart w:id="108" w:name="_Toc532372420"/>
      <w:r w:rsidRPr="007F7FEB">
        <w:t>Comment choisir son Onduleur</w:t>
      </w:r>
      <w:bookmarkEnd w:id="108"/>
    </w:p>
    <w:p w14:paraId="553AE767" w14:textId="25103420" w:rsidR="00426FF7" w:rsidRPr="007F7FEB" w:rsidRDefault="00426FF7" w:rsidP="00A00A7A">
      <w:r w:rsidRPr="007F7FEB">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7F7FEB" w:rsidRDefault="00426FF7" w:rsidP="00A00A7A">
      <w:pPr>
        <w:pStyle w:val="Paragraphedeliste"/>
        <w:numPr>
          <w:ilvl w:val="0"/>
          <w:numId w:val="14"/>
        </w:numPr>
      </w:pPr>
      <w:r w:rsidRPr="007F7FEB">
        <w:t>Notion de puissance</w:t>
      </w:r>
    </w:p>
    <w:p w14:paraId="5C803BC3" w14:textId="4EDDD04C" w:rsidR="00426FF7" w:rsidRPr="007F7FEB" w:rsidRDefault="00426FF7" w:rsidP="00A00A7A">
      <w:pPr>
        <w:pStyle w:val="Paragraphedeliste"/>
        <w:numPr>
          <w:ilvl w:val="1"/>
          <w:numId w:val="14"/>
        </w:numPr>
      </w:pPr>
      <w:r w:rsidRPr="007F7FEB">
        <w:t>La puissance d’un onduleur est donnée en V.A (volts ampères). Pour bien choisir l’onduleur le mieux adapté il faut faire la somme de la consommation de tous les équipements que nous allons lui connecter.</w:t>
      </w:r>
    </w:p>
    <w:p w14:paraId="2E8CC3EF" w14:textId="62F877A4" w:rsidR="00426FF7" w:rsidRPr="007F7FEB" w:rsidRDefault="00426FF7" w:rsidP="00A00A7A">
      <w:pPr>
        <w:pStyle w:val="Paragraphedeliste"/>
        <w:numPr>
          <w:ilvl w:val="1"/>
          <w:numId w:val="14"/>
        </w:numPr>
      </w:pPr>
      <w:r w:rsidRPr="007F7FEB">
        <w:lastRenderedPageBreak/>
        <w:t>En général les équipements informatiques expriment une consommation en Watts. Dans ce cas il faut convertir les Watts en VA avec la formule suivante :</w:t>
      </w:r>
    </w:p>
    <w:p w14:paraId="7B111BB9" w14:textId="53166367" w:rsidR="00426FF7" w:rsidRPr="007F7FEB" w:rsidRDefault="00426FF7" w:rsidP="00A00A7A">
      <w:pPr>
        <w:pStyle w:val="Paragraphedeliste"/>
        <w:numPr>
          <w:ilvl w:val="2"/>
          <w:numId w:val="14"/>
        </w:numPr>
      </w:pPr>
      <w:r w:rsidRPr="007F7FEB">
        <w:t>Nombre de VA = Nombre de Watts / 0.66</w:t>
      </w:r>
    </w:p>
    <w:p w14:paraId="6F10AA67" w14:textId="35BBAD96" w:rsidR="00426FF7" w:rsidRPr="007F7FEB" w:rsidRDefault="00426FF7" w:rsidP="00A00A7A">
      <w:pPr>
        <w:pStyle w:val="Paragraphedeliste"/>
        <w:numPr>
          <w:ilvl w:val="2"/>
          <w:numId w:val="14"/>
        </w:numPr>
      </w:pPr>
      <w:r w:rsidRPr="007F7FEB">
        <w:t xml:space="preserve">Exemple : </w:t>
      </w:r>
    </w:p>
    <w:p w14:paraId="7BFF2CE1" w14:textId="498BBB17" w:rsidR="00426FF7" w:rsidRPr="007F7FEB" w:rsidRDefault="00426FF7" w:rsidP="00A00A7A">
      <w:pPr>
        <w:pStyle w:val="Paragraphedeliste"/>
        <w:numPr>
          <w:ilvl w:val="3"/>
          <w:numId w:val="14"/>
        </w:numPr>
      </w:pPr>
      <w:r w:rsidRPr="007F7FEB">
        <w:t>1 PC 300W</w:t>
      </w:r>
    </w:p>
    <w:p w14:paraId="109535BA" w14:textId="7B5E25C5" w:rsidR="00426FF7" w:rsidRPr="007F7FEB" w:rsidRDefault="00426FF7" w:rsidP="00A00A7A">
      <w:pPr>
        <w:pStyle w:val="Paragraphedeliste"/>
        <w:numPr>
          <w:ilvl w:val="3"/>
          <w:numId w:val="14"/>
        </w:numPr>
      </w:pPr>
      <w:r w:rsidRPr="007F7FEB">
        <w:t>1 écran 90W</w:t>
      </w:r>
    </w:p>
    <w:p w14:paraId="48F133D7" w14:textId="1F794041" w:rsidR="00426FF7" w:rsidRPr="007F7FEB" w:rsidRDefault="00426FF7" w:rsidP="00A00A7A">
      <w:pPr>
        <w:pStyle w:val="Paragraphedeliste"/>
        <w:numPr>
          <w:ilvl w:val="3"/>
          <w:numId w:val="14"/>
        </w:numPr>
      </w:pPr>
      <w:r w:rsidRPr="007F7FEB">
        <w:t>Somme 390W</w:t>
      </w:r>
    </w:p>
    <w:p w14:paraId="09A2C061" w14:textId="08037B75" w:rsidR="00426FF7" w:rsidRPr="007F7FEB" w:rsidRDefault="00426FF7" w:rsidP="00A00A7A">
      <w:pPr>
        <w:pStyle w:val="Paragraphedeliste"/>
        <w:numPr>
          <w:ilvl w:val="3"/>
          <w:numId w:val="14"/>
        </w:numPr>
      </w:pPr>
      <w:r w:rsidRPr="007F7FEB">
        <w:t>VA= 390 / 0.66</w:t>
      </w:r>
    </w:p>
    <w:p w14:paraId="08A3DBD9" w14:textId="303BAAD9" w:rsidR="00426FF7" w:rsidRPr="007F7FEB" w:rsidRDefault="00426FF7" w:rsidP="00A00A7A">
      <w:pPr>
        <w:pStyle w:val="Paragraphedeliste"/>
        <w:numPr>
          <w:ilvl w:val="3"/>
          <w:numId w:val="14"/>
        </w:numPr>
      </w:pPr>
      <w:r w:rsidRPr="007F7FEB">
        <w:t>VA = 590VA</w:t>
      </w:r>
    </w:p>
    <w:p w14:paraId="7C1609AA" w14:textId="3F2446D4" w:rsidR="00500409" w:rsidRPr="007F7FEB" w:rsidRDefault="00500409" w:rsidP="00A00A7A">
      <w:pPr>
        <w:pStyle w:val="Titre2"/>
      </w:pPr>
      <w:bookmarkStart w:id="109" w:name="_Toc532372421"/>
      <w:r w:rsidRPr="007F7FEB">
        <w:t>DRP – Plan de reprise d’activité</w:t>
      </w:r>
      <w:bookmarkEnd w:id="109"/>
    </w:p>
    <w:p w14:paraId="33AEBF44" w14:textId="031A5EA2" w:rsidR="00500409" w:rsidRPr="00A00A7A" w:rsidRDefault="00500409" w:rsidP="00A00A7A">
      <w:r w:rsidRPr="00A00A7A">
        <w:t xml:space="preserve">Un plan de reprise </w:t>
      </w:r>
      <w:r w:rsidR="001E0226" w:rsidRPr="00A00A7A">
        <w:t>d’activité (</w:t>
      </w:r>
      <w:proofErr w:type="spellStart"/>
      <w:r w:rsidRPr="00A00A7A">
        <w:t>Disaster</w:t>
      </w:r>
      <w:proofErr w:type="spellEnd"/>
      <w:r w:rsidRPr="00A00A7A">
        <w:t xml:space="preserve"> Recovery Plan) a comme objectif de prévoir par anticipation les mécanismes d’une infrastructure informatique dans les meilleurs délais. Ceci s’applique lors d’un important sinistre ou d’incidents.</w:t>
      </w:r>
    </w:p>
    <w:p w14:paraId="7BB99720" w14:textId="3001E2EE" w:rsidR="007734BD" w:rsidRPr="007F7FEB" w:rsidRDefault="007734BD" w:rsidP="00A00A7A">
      <w:r w:rsidRPr="007F7FEB">
        <w:t xml:space="preserve">Le plan de reprise d’activité diffère du plan de continuité d’activité : </w:t>
      </w:r>
    </w:p>
    <w:p w14:paraId="25AD1D7B" w14:textId="07CEDD45" w:rsidR="007734BD" w:rsidRPr="007F7FEB" w:rsidRDefault="007734BD" w:rsidP="00A00A7A">
      <w:pPr>
        <w:pStyle w:val="Paragraphedeliste"/>
      </w:pPr>
      <w:r w:rsidRPr="007F7FEB">
        <w:t>Le plan de reprise d’activité</w:t>
      </w:r>
      <w:r w:rsidR="007153B4" w:rsidRPr="007F7FEB">
        <w:t xml:space="preserve"> sera </w:t>
      </w:r>
      <w:r w:rsidR="00C67346" w:rsidRPr="007F7FEB">
        <w:t>la solution technique permettant la reprise suite à un sinistre informatique.</w:t>
      </w:r>
    </w:p>
    <w:p w14:paraId="260B581D" w14:textId="0C261E43" w:rsidR="00C67346" w:rsidRPr="007F7FEB" w:rsidRDefault="00C67346" w:rsidP="00A00A7A">
      <w:pPr>
        <w:pStyle w:val="Paragraphedeliste"/>
      </w:pPr>
      <w:r w:rsidRPr="007F7FEB">
        <w:t>Le plan de continuité d’activité est un document générique et surtout stratégique, planifiant et détaillant les types d’actions pour gérer une catastrophe ou un sinistre grave.</w:t>
      </w:r>
    </w:p>
    <w:p w14:paraId="618B4204" w14:textId="3351FDCE" w:rsidR="002037AA" w:rsidRPr="007F7FEB" w:rsidRDefault="00076E34" w:rsidP="00A00A7A">
      <w:r w:rsidRPr="007F7FEB">
        <w:t>Les plans de reprise d’activité sont conçus et évoluent en fonction des besoins du business.</w:t>
      </w:r>
    </w:p>
    <w:p w14:paraId="138AB77F" w14:textId="56C1E86E" w:rsidR="002037AA" w:rsidRPr="007F7FEB" w:rsidRDefault="002037AA" w:rsidP="00A00A7A">
      <w:pPr>
        <w:pStyle w:val="Titre3"/>
      </w:pPr>
      <w:bookmarkStart w:id="110" w:name="_Toc532372422"/>
      <w:r w:rsidRPr="007F7FEB">
        <w:t>RTO</w:t>
      </w:r>
      <w:bookmarkEnd w:id="110"/>
    </w:p>
    <w:p w14:paraId="145CB864" w14:textId="77777777" w:rsidR="00D75970" w:rsidRPr="007F7FEB" w:rsidRDefault="002037AA" w:rsidP="00A00A7A">
      <w:r w:rsidRPr="007F7FEB">
        <w:t>Le RTO, La Durée maximale d’interruption admissible (Return Time on Objective) détermine la durée maximale acceptable pendant lequel une ressource informatique peut être indisponible suite à un sinistre.</w:t>
      </w:r>
    </w:p>
    <w:p w14:paraId="5F549350" w14:textId="77777777" w:rsidR="00D75970" w:rsidRPr="007F7FEB" w:rsidRDefault="00D75970" w:rsidP="00A00A7A">
      <w:r w:rsidRPr="007F7FEB">
        <w:t>Cette durée d’interruption comprend :</w:t>
      </w:r>
    </w:p>
    <w:p w14:paraId="25FED35D" w14:textId="4F07C8DA" w:rsidR="002037AA" w:rsidRPr="007F7FEB" w:rsidRDefault="00D75970" w:rsidP="00A00A7A">
      <w:pPr>
        <w:pStyle w:val="Paragraphedeliste"/>
      </w:pPr>
      <w:r w:rsidRPr="007F7FEB">
        <w:t>Le délai de détection</w:t>
      </w:r>
    </w:p>
    <w:p w14:paraId="78B1223E" w14:textId="5D8DFC47" w:rsidR="00D75970" w:rsidRPr="007F7FEB" w:rsidRDefault="00D75970" w:rsidP="00A00A7A">
      <w:pPr>
        <w:pStyle w:val="Paragraphedeliste"/>
      </w:pPr>
      <w:r w:rsidRPr="007F7FEB">
        <w:t>Le temps nécessaire à la décision pour lancer la procédure de reprise</w:t>
      </w:r>
    </w:p>
    <w:p w14:paraId="2B1411BA" w14:textId="335F4E3D" w:rsidR="00D75970" w:rsidRPr="007F7FEB" w:rsidRDefault="00D75970" w:rsidP="00A00A7A">
      <w:pPr>
        <w:pStyle w:val="Paragraphedeliste"/>
      </w:pPr>
      <w:r w:rsidRPr="007F7FEB">
        <w:t>Le délai de mise en œuvre du plan de reprise d’activité</w:t>
      </w:r>
    </w:p>
    <w:p w14:paraId="6A493E31" w14:textId="54C25452" w:rsidR="00655539" w:rsidRPr="007F7FEB" w:rsidRDefault="00655539" w:rsidP="00A00A7A">
      <w:pPr>
        <w:pStyle w:val="Titre3"/>
      </w:pPr>
      <w:bookmarkStart w:id="111" w:name="_Toc532372423"/>
      <w:r w:rsidRPr="007F7FEB">
        <w:t>RPO</w:t>
      </w:r>
      <w:bookmarkEnd w:id="111"/>
    </w:p>
    <w:p w14:paraId="6014920C" w14:textId="4BAA9307" w:rsidR="00655539" w:rsidRPr="007F7FEB" w:rsidRDefault="00655539" w:rsidP="00A00A7A">
      <w:r w:rsidRPr="007F7FEB">
        <w:t>Le RPO, La Perte de Données Maximale Admissible (Recovery Point Objective</w:t>
      </w:r>
      <w:r w:rsidR="006A590F" w:rsidRPr="007F7FEB">
        <w:t>) détermine la quantité maximale de données qui peut être perdue suite à un sinistre. Cette quantité est la différence entre la dernière sauvegarde valide et le sinistre.</w:t>
      </w:r>
    </w:p>
    <w:p w14:paraId="42BCDBF4" w14:textId="1B91D8BF" w:rsidR="00BA3F1C" w:rsidRPr="007F7FEB" w:rsidRDefault="00BA3F1C" w:rsidP="00A00A7A">
      <w:pPr>
        <w:pStyle w:val="Titre3"/>
      </w:pPr>
      <w:bookmarkStart w:id="112" w:name="_Toc532372424"/>
      <w:r w:rsidRPr="007F7FEB">
        <w:t>Schématisation d’un incident</w:t>
      </w:r>
      <w:bookmarkEnd w:id="112"/>
    </w:p>
    <w:p w14:paraId="499E5934" w14:textId="5AD0F77B" w:rsidR="00BA3F1C" w:rsidRPr="007F7FEB" w:rsidRDefault="00BA3F1C" w:rsidP="00A00A7A">
      <w:r w:rsidRPr="007F7FEB">
        <w:t xml:space="preserve">Le schéma ci-dessous représente l’évolution du niveau de service dans le temps : </w:t>
      </w:r>
    </w:p>
    <w:p w14:paraId="006A1EFF" w14:textId="1D934315" w:rsidR="00BA3F1C" w:rsidRPr="007F7FEB" w:rsidRDefault="00BA3F1C" w:rsidP="00811F6F">
      <w:pPr>
        <w:jc w:val="center"/>
      </w:pPr>
      <w:r w:rsidRPr="007F7FEB">
        <w:rPr>
          <w:noProof/>
          <w:lang w:eastAsia="fr-CH"/>
        </w:rPr>
        <w:lastRenderedPageBreak/>
        <w:drawing>
          <wp:inline distT="0" distB="0" distL="0" distR="0" wp14:anchorId="0634AE54" wp14:editId="24A80C62">
            <wp:extent cx="4484759" cy="2052364"/>
            <wp:effectExtent l="0" t="0" r="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84759" cy="2052364"/>
                    </a:xfrm>
                    <a:prstGeom prst="rect">
                      <a:avLst/>
                    </a:prstGeom>
                    <a:noFill/>
                    <a:ln>
                      <a:noFill/>
                    </a:ln>
                  </pic:spPr>
                </pic:pic>
              </a:graphicData>
            </a:graphic>
          </wp:inline>
        </w:drawing>
      </w:r>
    </w:p>
    <w:p w14:paraId="1C904B67" w14:textId="3AC2A629" w:rsidR="00935A52" w:rsidRPr="007F7FEB" w:rsidRDefault="00935A52" w:rsidP="00A00A7A"/>
    <w:p w14:paraId="586D3C2C" w14:textId="64624D5C" w:rsidR="00733767" w:rsidRPr="007F7FEB" w:rsidRDefault="00733767" w:rsidP="00A00A7A"/>
    <w:p w14:paraId="2A3EAB53" w14:textId="0D971C55" w:rsidR="00733767" w:rsidRPr="007F7FEB" w:rsidRDefault="00733767" w:rsidP="00A00A7A">
      <w:pPr>
        <w:pStyle w:val="Titre2"/>
      </w:pPr>
      <w:bookmarkStart w:id="113" w:name="_Toc532372425"/>
      <w:proofErr w:type="spellStart"/>
      <w:r w:rsidRPr="007F7FEB">
        <w:t>iSCSI</w:t>
      </w:r>
      <w:bookmarkEnd w:id="113"/>
      <w:proofErr w:type="spellEnd"/>
    </w:p>
    <w:p w14:paraId="6B377421" w14:textId="062D45DE" w:rsidR="00733767" w:rsidRPr="007F7FEB" w:rsidRDefault="00733767" w:rsidP="00A00A7A">
      <w:r w:rsidRPr="007F7FEB">
        <w:t xml:space="preserve">Le </w:t>
      </w:r>
      <w:proofErr w:type="spellStart"/>
      <w:r w:rsidRPr="007F7FEB">
        <w:t>i</w:t>
      </w:r>
      <w:r w:rsidR="00BB56AF" w:rsidRPr="007F7FEB">
        <w:t>SCSI</w:t>
      </w:r>
      <w:proofErr w:type="spellEnd"/>
      <w:r w:rsidRPr="007F7FEB">
        <w:t xml:space="preserve"> </w:t>
      </w:r>
      <w:r w:rsidR="00791F1B" w:rsidRPr="007F7FEB">
        <w:t>(acronyme</w:t>
      </w:r>
      <w:r w:rsidRPr="007F7FEB">
        <w:t xml:space="preserve"> pour Internet Small Computer Sy</w:t>
      </w:r>
      <w:r w:rsidR="00791F1B" w:rsidRPr="007F7FEB">
        <w:t xml:space="preserve">stem Interface) est un standard de stockage en réseaux </w:t>
      </w:r>
      <w:r w:rsidR="00BB56AF" w:rsidRPr="007F7FEB">
        <w:t>en utilisant le protocole</w:t>
      </w:r>
      <w:r w:rsidR="00791F1B" w:rsidRPr="007F7FEB">
        <w:t xml:space="preserve"> internet (IP) pour relier une interface et un dispositif de stockage de donnés.</w:t>
      </w:r>
    </w:p>
    <w:p w14:paraId="7EEC0123" w14:textId="56A7D4DC" w:rsidR="00791F1B" w:rsidRPr="007F7FEB" w:rsidRDefault="00791F1B" w:rsidP="00A00A7A">
      <w:pPr>
        <w:pStyle w:val="Titre3"/>
      </w:pPr>
      <w:bookmarkStart w:id="114" w:name="_Toc532372426"/>
      <w:r w:rsidRPr="007F7FEB">
        <w:t>Utilité</w:t>
      </w:r>
      <w:bookmarkEnd w:id="114"/>
    </w:p>
    <w:p w14:paraId="5E0F18BF" w14:textId="51670B26" w:rsidR="00340066" w:rsidRPr="007F7FEB" w:rsidRDefault="00340066" w:rsidP="00A00A7A">
      <w:r w:rsidRPr="007F7FEB">
        <w:t>Pendant trois ans IBM a lancé dans ses laboratoires des recherches afin de trouver un protocole intermédiaire entre l’</w:t>
      </w:r>
      <w:r w:rsidRPr="007F7FEB">
        <w:rPr>
          <w:b/>
        </w:rPr>
        <w:t>IP</w:t>
      </w:r>
      <w:r w:rsidRPr="007F7FEB">
        <w:t xml:space="preserve"> et le </w:t>
      </w:r>
      <w:r w:rsidRPr="007F7FEB">
        <w:rPr>
          <w:b/>
        </w:rPr>
        <w:t>SCSI</w:t>
      </w:r>
      <w:r w:rsidRPr="007F7FEB">
        <w:t xml:space="preserve"> </w:t>
      </w:r>
      <w:r w:rsidR="00BB56AF" w:rsidRPr="007F7FEB">
        <w:t>(standard</w:t>
      </w:r>
      <w:r w:rsidRPr="007F7FEB">
        <w:t xml:space="preserve"> pour la connexion des dispositifs de stockage), le </w:t>
      </w:r>
      <w:proofErr w:type="spellStart"/>
      <w:r w:rsidRPr="007F7FEB">
        <w:rPr>
          <w:b/>
        </w:rPr>
        <w:t>iSCSI</w:t>
      </w:r>
      <w:proofErr w:type="spellEnd"/>
      <w:r w:rsidRPr="007F7FEB">
        <w:t xml:space="preserve"> ou </w:t>
      </w:r>
      <w:r w:rsidRPr="007F7FEB">
        <w:rPr>
          <w:b/>
        </w:rPr>
        <w:t>SCSI</w:t>
      </w:r>
      <w:r w:rsidRPr="007F7FEB">
        <w:t xml:space="preserve"> sur </w:t>
      </w:r>
      <w:r w:rsidRPr="007F7FEB">
        <w:rPr>
          <w:b/>
        </w:rPr>
        <w:t>IP</w:t>
      </w:r>
      <w:r w:rsidRPr="007F7FEB">
        <w:t xml:space="preserve">. </w:t>
      </w:r>
    </w:p>
    <w:p w14:paraId="0EDB342C" w14:textId="378A81F2" w:rsidR="00340066" w:rsidRPr="007F7FEB" w:rsidRDefault="00791F1B" w:rsidP="00A00A7A">
      <w:r w:rsidRPr="007F7FEB">
        <w:t xml:space="preserve">Le protocole </w:t>
      </w:r>
      <w:proofErr w:type="spellStart"/>
      <w:r w:rsidRPr="007F7FEB">
        <w:rPr>
          <w:b/>
        </w:rPr>
        <w:t>iSCSI</w:t>
      </w:r>
      <w:proofErr w:type="spellEnd"/>
      <w:r w:rsidRPr="007F7FEB">
        <w:t xml:space="preserve"> est né afin de pouvoir interconnecter des sous-systèmes de stockage ou de sauvegarde en utilisant le réseau IP et les infrastructures de transport qui le soutiennes (Ethernet, ATM, </w:t>
      </w:r>
      <w:proofErr w:type="spellStart"/>
      <w:r w:rsidRPr="007F7FEB">
        <w:t>etc</w:t>
      </w:r>
      <w:proofErr w:type="spellEnd"/>
      <w:r w:rsidRPr="007F7FEB">
        <w:t>).</w:t>
      </w:r>
    </w:p>
    <w:p w14:paraId="2C714D97" w14:textId="5994A6A8" w:rsidR="00791F1B" w:rsidRPr="007F7FEB" w:rsidRDefault="00340066" w:rsidP="00811F6F">
      <w:pPr>
        <w:jc w:val="center"/>
      </w:pPr>
      <w:r w:rsidRPr="007F7FEB">
        <w:rPr>
          <w:noProof/>
          <w:lang w:eastAsia="fr-CH"/>
        </w:rPr>
        <w:drawing>
          <wp:inline distT="0" distB="0" distL="0" distR="0" wp14:anchorId="7C62EB25" wp14:editId="0B87D02B">
            <wp:extent cx="4276187" cy="12192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4761" cy="1224496"/>
                    </a:xfrm>
                    <a:prstGeom prst="rect">
                      <a:avLst/>
                    </a:prstGeom>
                  </pic:spPr>
                </pic:pic>
              </a:graphicData>
            </a:graphic>
          </wp:inline>
        </w:drawing>
      </w:r>
    </w:p>
    <w:p w14:paraId="05DB89AA" w14:textId="52B52C44" w:rsidR="00340066" w:rsidRPr="007F7FEB" w:rsidRDefault="00340066" w:rsidP="00A00A7A">
      <w:proofErr w:type="spellStart"/>
      <w:r w:rsidRPr="007F7FEB">
        <w:t>iSCSI</w:t>
      </w:r>
      <w:proofErr w:type="spellEnd"/>
      <w:r w:rsidRPr="007F7FEB">
        <w:t xml:space="preserve"> n’est rien d’autre qu’un traducteur qui transforme l</w:t>
      </w:r>
      <w:r w:rsidR="00C6462B" w:rsidRPr="007F7FEB">
        <w:t>es paquets IP en blocs de données SCSI et inversement. Il est comparable au protocole de téléchargement de fichiers FTP.</w:t>
      </w:r>
    </w:p>
    <w:p w14:paraId="0B700C8A" w14:textId="0BC1A37E" w:rsidR="00285A14" w:rsidRPr="007F7FEB" w:rsidRDefault="00C6462B" w:rsidP="00A00A7A">
      <w:pPr>
        <w:rPr>
          <w:sz w:val="27"/>
          <w:szCs w:val="27"/>
        </w:rPr>
      </w:pPr>
      <w:r w:rsidRPr="007F7FEB">
        <w:t xml:space="preserve">Afin de simuler une connexion logique continue, </w:t>
      </w:r>
      <w:proofErr w:type="spellStart"/>
      <w:r w:rsidRPr="007F7FEB">
        <w:t>iSCSI</w:t>
      </w:r>
      <w:proofErr w:type="spellEnd"/>
      <w:r w:rsidRPr="007F7FEB">
        <w:t xml:space="preserve"> envoie plusieurs connexions TCP simultanément, elles seront considérées comme un seul canal de transmission et identifiées comme de la même session </w:t>
      </w:r>
      <w:proofErr w:type="spellStart"/>
      <w:r w:rsidRPr="007F7FEB">
        <w:t>iSCSI</w:t>
      </w:r>
      <w:proofErr w:type="spellEnd"/>
      <w:r w:rsidRPr="007F7FEB">
        <w:t xml:space="preserve">. </w:t>
      </w:r>
      <w:r w:rsidR="00285A14" w:rsidRPr="007F7FEB">
        <w:t xml:space="preserve">Les instructions et les données </w:t>
      </w:r>
      <w:proofErr w:type="spellStart"/>
      <w:r w:rsidR="00285A14" w:rsidRPr="007F7FEB">
        <w:t>iSCSI</w:t>
      </w:r>
      <w:proofErr w:type="spellEnd"/>
      <w:r w:rsidR="00285A14" w:rsidRPr="007F7FEB">
        <w:t xml:space="preserve"> sont envoyées en désordre. Le destinataire doit avoir un </w:t>
      </w:r>
      <w:r w:rsidR="00285A14" w:rsidRPr="007F7FEB">
        <w:rPr>
          <w:b/>
        </w:rPr>
        <w:t xml:space="preserve">contrôleur </w:t>
      </w:r>
      <w:proofErr w:type="spellStart"/>
      <w:r w:rsidR="00285A14" w:rsidRPr="007F7FEB">
        <w:rPr>
          <w:b/>
        </w:rPr>
        <w:t>iSCSI</w:t>
      </w:r>
      <w:proofErr w:type="spellEnd"/>
      <w:r w:rsidR="00285A14" w:rsidRPr="007F7FEB">
        <w:t xml:space="preserve"> (un pilote logiciel ou une carte adaptatrice spécifique), ce denier mettra les instructions et les segments de blocs de données dans leur bon ordre.</w:t>
      </w:r>
    </w:p>
    <w:p w14:paraId="592AD9AB" w14:textId="1EA9D937" w:rsidR="00285A14" w:rsidRPr="007F7FEB" w:rsidRDefault="00BB56AF" w:rsidP="00A00A7A">
      <w:r w:rsidRPr="007F7FEB">
        <w:rPr>
          <w:noProof/>
          <w:lang w:eastAsia="fr-CH"/>
        </w:rPr>
        <w:lastRenderedPageBreak/>
        <w:drawing>
          <wp:anchor distT="0" distB="0" distL="114300" distR="114300" simplePos="0" relativeHeight="251691008" behindDoc="0" locked="0" layoutInCell="1" allowOverlap="1" wp14:anchorId="03104F85" wp14:editId="56336EC1">
            <wp:simplePos x="0" y="0"/>
            <wp:positionH relativeFrom="margin">
              <wp:align>center</wp:align>
            </wp:positionH>
            <wp:positionV relativeFrom="paragraph">
              <wp:posOffset>-4445</wp:posOffset>
            </wp:positionV>
            <wp:extent cx="4358640" cy="3038475"/>
            <wp:effectExtent l="0" t="0" r="381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358640" cy="3038475"/>
                    </a:xfrm>
                    <a:prstGeom prst="rect">
                      <a:avLst/>
                    </a:prstGeom>
                  </pic:spPr>
                </pic:pic>
              </a:graphicData>
            </a:graphic>
            <wp14:sizeRelH relativeFrom="margin">
              <wp14:pctWidth>0</wp14:pctWidth>
            </wp14:sizeRelH>
            <wp14:sizeRelV relativeFrom="margin">
              <wp14:pctHeight>0</wp14:pctHeight>
            </wp14:sizeRelV>
          </wp:anchor>
        </w:drawing>
      </w:r>
    </w:p>
    <w:p w14:paraId="72E29E0D" w14:textId="27558A4C" w:rsidR="00C6462B" w:rsidRPr="007F7FEB" w:rsidRDefault="00C6462B" w:rsidP="00A00A7A"/>
    <w:p w14:paraId="4E81C18D" w14:textId="68F3C923" w:rsidR="00A97195" w:rsidRPr="007F7FEB" w:rsidRDefault="00A97195" w:rsidP="00A00A7A">
      <w:pPr>
        <w:pStyle w:val="Titre1"/>
        <w:rPr>
          <w:lang w:eastAsia="fr-CH"/>
        </w:rPr>
      </w:pPr>
      <w:bookmarkStart w:id="115" w:name="_Toc532372427"/>
      <w:r w:rsidRPr="007F7FEB">
        <w:rPr>
          <w:lang w:eastAsia="fr-CH"/>
        </w:rPr>
        <w:t>Partie 3</w:t>
      </w:r>
      <w:bookmarkEnd w:id="115"/>
    </w:p>
    <w:p w14:paraId="56D49645" w14:textId="5C94D2AD" w:rsidR="004579F1" w:rsidRPr="007F7FEB" w:rsidRDefault="007A620B" w:rsidP="00A00A7A">
      <w:r w:rsidRPr="007F7FEB">
        <w:rPr>
          <w:lang w:eastAsia="fr-CH"/>
        </w:rPr>
        <w:t xml:space="preserve">Pour cette troisième partie, nous partons du principe que l’entreprise, dont on doit planifier </w:t>
      </w:r>
      <w:r w:rsidRPr="007F7FEB">
        <w:t>une stratégie de sauvegarde et de restauration en cas de problèmes, est une entreprise de taille moyenne et qui traite des données sensibles.</w:t>
      </w:r>
    </w:p>
    <w:p w14:paraId="00116BBA" w14:textId="13E7B0DF" w:rsidR="007A620B" w:rsidRPr="007F7FEB" w:rsidRDefault="007A620B" w:rsidP="00A00A7A">
      <w:pPr>
        <w:rPr>
          <w:lang w:eastAsia="fr-CH"/>
        </w:rPr>
      </w:pPr>
      <w:r w:rsidRPr="007F7FEB">
        <w:t>L’entreprise n’a pas de budget spécifié, c’est pour ça que nous avons choisi des équipements et des stratégies de haute gamme ou d’une qualité considérable.</w:t>
      </w:r>
    </w:p>
    <w:p w14:paraId="5B205CC9" w14:textId="46B9B886" w:rsidR="004579F1" w:rsidRPr="007F7FEB" w:rsidRDefault="004579F1" w:rsidP="00A00A7A">
      <w:pPr>
        <w:pStyle w:val="Titre2"/>
        <w:rPr>
          <w:lang w:eastAsia="fr-CH"/>
        </w:rPr>
      </w:pPr>
      <w:bookmarkStart w:id="116" w:name="_Toc532372428"/>
      <w:r w:rsidRPr="007F7FEB">
        <w:rPr>
          <w:lang w:eastAsia="fr-CH"/>
        </w:rPr>
        <w:t>Mise en conformité LPD/RGPD</w:t>
      </w:r>
      <w:bookmarkEnd w:id="116"/>
    </w:p>
    <w:p w14:paraId="4F1FB0AB" w14:textId="3223A211" w:rsidR="004579F1" w:rsidRPr="007F7FEB" w:rsidRDefault="004579F1" w:rsidP="00A00A7A">
      <w:pPr>
        <w:pStyle w:val="Paragraphedeliste"/>
        <w:numPr>
          <w:ilvl w:val="0"/>
          <w:numId w:val="2"/>
        </w:numPr>
        <w:rPr>
          <w:lang w:eastAsia="fr-CH"/>
        </w:rPr>
      </w:pPr>
      <w:r w:rsidRPr="007F7FEB">
        <w:t>Sensibiliser les utilisateurs</w:t>
      </w:r>
      <w:r w:rsidRPr="007F7FEB">
        <w:rPr>
          <w:lang w:eastAsia="fr-CH"/>
        </w:rPr>
        <w:t> :</w:t>
      </w:r>
    </w:p>
    <w:p w14:paraId="428ADD68" w14:textId="11065C24" w:rsidR="004579F1" w:rsidRPr="007F7FEB" w:rsidRDefault="004579F1" w:rsidP="00A00A7A">
      <w:pPr>
        <w:pStyle w:val="Paragraphedeliste"/>
        <w:numPr>
          <w:ilvl w:val="1"/>
          <w:numId w:val="2"/>
        </w:numPr>
        <w:rPr>
          <w:lang w:eastAsia="fr-CH"/>
        </w:rPr>
      </w:pPr>
      <w:r w:rsidRPr="007F7FEB">
        <w:rPr>
          <w:lang w:eastAsia="fr-CH"/>
        </w:rPr>
        <w:t>Création d’une charte informatique à signer par les utilisateurs.</w:t>
      </w:r>
    </w:p>
    <w:p w14:paraId="3C098D79" w14:textId="3A52F669" w:rsidR="004579F1" w:rsidRPr="007F7FEB" w:rsidRDefault="004579F1" w:rsidP="00A00A7A">
      <w:pPr>
        <w:pStyle w:val="Paragraphedeliste"/>
        <w:numPr>
          <w:ilvl w:val="1"/>
          <w:numId w:val="2"/>
        </w:numPr>
        <w:rPr>
          <w:lang w:eastAsia="fr-CH"/>
        </w:rPr>
      </w:pPr>
      <w:r w:rsidRPr="007F7FEB">
        <w:rPr>
          <w:lang w:eastAsia="fr-CH"/>
        </w:rPr>
        <w:t>Documentation avec des consignes et conseilles de comment traiter les données personnelles.</w:t>
      </w:r>
    </w:p>
    <w:p w14:paraId="0DC95DD3" w14:textId="06EEBBA9" w:rsidR="004579F1" w:rsidRPr="007F7FEB" w:rsidRDefault="004579F1" w:rsidP="00A00A7A">
      <w:pPr>
        <w:pStyle w:val="Paragraphedeliste"/>
        <w:numPr>
          <w:ilvl w:val="0"/>
          <w:numId w:val="2"/>
        </w:numPr>
        <w:rPr>
          <w:lang w:eastAsia="fr-CH"/>
        </w:rPr>
      </w:pPr>
      <w:r w:rsidRPr="007F7FEB">
        <w:rPr>
          <w:lang w:eastAsia="fr-CH"/>
        </w:rPr>
        <w:t>Authentifier les utilisateurs</w:t>
      </w:r>
      <w:r w:rsidR="00334272" w:rsidRPr="007F7FEB">
        <w:rPr>
          <w:lang w:eastAsia="fr-CH"/>
        </w:rPr>
        <w:t xml:space="preserve"> et sécuriser les postes de travail</w:t>
      </w:r>
      <w:r w:rsidRPr="007F7FEB">
        <w:rPr>
          <w:lang w:eastAsia="fr-CH"/>
        </w:rPr>
        <w:t> :</w:t>
      </w:r>
    </w:p>
    <w:p w14:paraId="4E2730AE" w14:textId="33380EC6" w:rsidR="004579F1" w:rsidRPr="007F7FEB" w:rsidRDefault="004579F1" w:rsidP="00A00A7A">
      <w:pPr>
        <w:pStyle w:val="Paragraphedeliste"/>
        <w:numPr>
          <w:ilvl w:val="1"/>
          <w:numId w:val="2"/>
        </w:numPr>
        <w:rPr>
          <w:lang w:eastAsia="fr-CH"/>
        </w:rPr>
      </w:pPr>
      <w:r w:rsidRPr="007F7FEB">
        <w:rPr>
          <w:lang w:eastAsia="fr-CH"/>
        </w:rPr>
        <w:t>Création d’un domaine AD</w:t>
      </w:r>
    </w:p>
    <w:p w14:paraId="089B9268" w14:textId="1F01F53D" w:rsidR="004579F1" w:rsidRPr="007F7FEB" w:rsidRDefault="004579F1" w:rsidP="00A00A7A">
      <w:pPr>
        <w:pStyle w:val="Paragraphedeliste"/>
        <w:numPr>
          <w:ilvl w:val="1"/>
          <w:numId w:val="2"/>
        </w:numPr>
        <w:rPr>
          <w:lang w:eastAsia="fr-CH"/>
        </w:rPr>
      </w:pPr>
      <w:r w:rsidRPr="007F7FEB">
        <w:rPr>
          <w:lang w:eastAsia="fr-CH"/>
        </w:rPr>
        <w:t>Création des comptes nominatifs pour tous les utilisateurs traitant des données personnelles.</w:t>
      </w:r>
    </w:p>
    <w:p w14:paraId="3D5BBC8F" w14:textId="64FF1B4D" w:rsidR="004579F1" w:rsidRPr="007F7FEB" w:rsidRDefault="004579F1" w:rsidP="00A00A7A">
      <w:pPr>
        <w:pStyle w:val="Paragraphedeliste"/>
        <w:numPr>
          <w:ilvl w:val="1"/>
          <w:numId w:val="2"/>
        </w:numPr>
        <w:rPr>
          <w:lang w:eastAsia="fr-CH"/>
        </w:rPr>
      </w:pPr>
      <w:r w:rsidRPr="007F7FEB">
        <w:rPr>
          <w:lang w:eastAsia="fr-CH"/>
        </w:rPr>
        <w:t>Badges d’accès (ID unique), pour les accès aux local de stockage de données.</w:t>
      </w:r>
    </w:p>
    <w:p w14:paraId="035D8C4D" w14:textId="54DB7FDF" w:rsidR="004579F1" w:rsidRPr="007F7FEB" w:rsidRDefault="004579F1" w:rsidP="00A00A7A">
      <w:pPr>
        <w:pStyle w:val="Paragraphedeliste"/>
        <w:numPr>
          <w:ilvl w:val="0"/>
          <w:numId w:val="2"/>
        </w:numPr>
        <w:rPr>
          <w:lang w:eastAsia="fr-CH"/>
        </w:rPr>
      </w:pPr>
      <w:r w:rsidRPr="007F7FEB">
        <w:rPr>
          <w:lang w:eastAsia="fr-CH"/>
        </w:rPr>
        <w:t>Protéger le réseau informatique interne ;</w:t>
      </w:r>
    </w:p>
    <w:p w14:paraId="03C56B9A" w14:textId="12AA27D7" w:rsidR="00334272" w:rsidRPr="007F7FEB" w:rsidRDefault="00334272" w:rsidP="00A00A7A">
      <w:pPr>
        <w:pStyle w:val="Paragraphedeliste"/>
        <w:numPr>
          <w:ilvl w:val="1"/>
          <w:numId w:val="2"/>
        </w:numPr>
        <w:rPr>
          <w:lang w:eastAsia="fr-CH"/>
        </w:rPr>
      </w:pPr>
      <w:r w:rsidRPr="007F7FEB">
        <w:rPr>
          <w:lang w:eastAsia="fr-CH"/>
        </w:rPr>
        <w:t xml:space="preserve">Les actifs réseaux seront sécurisé par mot de passe administrateur (détenu uniquement par les administrateurs et par le directeur de l’entreprise). </w:t>
      </w:r>
    </w:p>
    <w:p w14:paraId="36DC0AFD" w14:textId="471A607F" w:rsidR="004579F1" w:rsidRPr="007F7FEB" w:rsidRDefault="004579F1" w:rsidP="00A00A7A">
      <w:pPr>
        <w:pStyle w:val="Paragraphedeliste"/>
        <w:numPr>
          <w:ilvl w:val="0"/>
          <w:numId w:val="2"/>
        </w:numPr>
        <w:rPr>
          <w:lang w:eastAsia="fr-CH"/>
        </w:rPr>
      </w:pPr>
      <w:r w:rsidRPr="007F7FEB">
        <w:rPr>
          <w:lang w:eastAsia="fr-CH"/>
        </w:rPr>
        <w:t>Sécuriser les serveurs ;</w:t>
      </w:r>
    </w:p>
    <w:p w14:paraId="59F4B1F1" w14:textId="0ED83A8D" w:rsidR="00334272" w:rsidRPr="007F7FEB" w:rsidRDefault="00334272" w:rsidP="00A00A7A">
      <w:pPr>
        <w:pStyle w:val="Paragraphedeliste"/>
        <w:numPr>
          <w:ilvl w:val="1"/>
          <w:numId w:val="2"/>
        </w:numPr>
        <w:rPr>
          <w:lang w:eastAsia="fr-CH"/>
        </w:rPr>
      </w:pPr>
      <w:r w:rsidRPr="007F7FEB">
        <w:rPr>
          <w:lang w:eastAsia="fr-CH"/>
        </w:rPr>
        <w:t>Sécurisé par mot de passe administrateur (détenu uniquement par les administrateurs et par le directeur de l’entreprise).</w:t>
      </w:r>
    </w:p>
    <w:p w14:paraId="00259A46" w14:textId="42AEB0E1" w:rsidR="004579F1" w:rsidRPr="007F7FEB" w:rsidRDefault="004579F1" w:rsidP="00A00A7A">
      <w:pPr>
        <w:pStyle w:val="Paragraphedeliste"/>
        <w:numPr>
          <w:ilvl w:val="0"/>
          <w:numId w:val="2"/>
        </w:numPr>
        <w:rPr>
          <w:lang w:eastAsia="fr-CH"/>
        </w:rPr>
      </w:pPr>
      <w:r w:rsidRPr="007F7FEB">
        <w:rPr>
          <w:lang w:eastAsia="fr-CH"/>
        </w:rPr>
        <w:t>Sauvegarder et prévoir la continuité d’activité ;</w:t>
      </w:r>
    </w:p>
    <w:p w14:paraId="42C48CF7" w14:textId="3C0C02D1" w:rsidR="00334272" w:rsidRPr="007F7FEB" w:rsidRDefault="00334272" w:rsidP="00A00A7A">
      <w:pPr>
        <w:pStyle w:val="Paragraphedeliste"/>
        <w:numPr>
          <w:ilvl w:val="1"/>
          <w:numId w:val="2"/>
        </w:numPr>
        <w:rPr>
          <w:lang w:eastAsia="fr-CH"/>
        </w:rPr>
      </w:pPr>
      <w:r w:rsidRPr="007F7FEB">
        <w:rPr>
          <w:lang w:eastAsia="fr-CH"/>
        </w:rPr>
        <w:t>Plan de sauvegarde et de reprise d’activité.</w:t>
      </w:r>
    </w:p>
    <w:p w14:paraId="3D9C1BB6" w14:textId="10A394E4" w:rsidR="004579F1" w:rsidRPr="007F7FEB" w:rsidRDefault="004579F1" w:rsidP="00A00A7A">
      <w:pPr>
        <w:pStyle w:val="Paragraphedeliste"/>
        <w:numPr>
          <w:ilvl w:val="0"/>
          <w:numId w:val="2"/>
        </w:numPr>
        <w:rPr>
          <w:lang w:eastAsia="fr-CH"/>
        </w:rPr>
      </w:pPr>
      <w:r w:rsidRPr="007F7FEB">
        <w:rPr>
          <w:lang w:eastAsia="fr-CH"/>
        </w:rPr>
        <w:t>Archiver de manière sécurisée ;</w:t>
      </w:r>
    </w:p>
    <w:p w14:paraId="6E93B0EA" w14:textId="7C931B62" w:rsidR="00334272" w:rsidRPr="007F7FEB" w:rsidRDefault="00334272" w:rsidP="00A00A7A">
      <w:pPr>
        <w:pStyle w:val="Paragraphedeliste"/>
        <w:numPr>
          <w:ilvl w:val="1"/>
          <w:numId w:val="2"/>
        </w:numPr>
        <w:rPr>
          <w:lang w:eastAsia="fr-CH"/>
        </w:rPr>
      </w:pPr>
      <w:r w:rsidRPr="007F7FEB">
        <w:rPr>
          <w:lang w:eastAsia="fr-CH"/>
        </w:rPr>
        <w:t>Sauvegarde interne et externe.</w:t>
      </w:r>
    </w:p>
    <w:p w14:paraId="28DFFC5F" w14:textId="4B3703C8" w:rsidR="004579F1" w:rsidRPr="007F7FEB" w:rsidRDefault="004579F1" w:rsidP="00A00A7A">
      <w:pPr>
        <w:pStyle w:val="Paragraphedeliste"/>
        <w:numPr>
          <w:ilvl w:val="0"/>
          <w:numId w:val="2"/>
        </w:numPr>
        <w:rPr>
          <w:lang w:eastAsia="fr-CH"/>
        </w:rPr>
      </w:pPr>
      <w:r w:rsidRPr="007F7FEB">
        <w:rPr>
          <w:lang w:eastAsia="fr-CH"/>
        </w:rPr>
        <w:t>Encadrer la maintenance et la destruction des données ;</w:t>
      </w:r>
    </w:p>
    <w:p w14:paraId="33E195EA" w14:textId="5C2EEC65" w:rsidR="004579F1" w:rsidRPr="007F7FEB" w:rsidRDefault="00334272" w:rsidP="00A00A7A">
      <w:pPr>
        <w:pStyle w:val="Paragraphedeliste"/>
        <w:numPr>
          <w:ilvl w:val="1"/>
          <w:numId w:val="2"/>
        </w:numPr>
        <w:rPr>
          <w:lang w:eastAsia="fr-CH"/>
        </w:rPr>
      </w:pPr>
      <w:r w:rsidRPr="007F7FEB">
        <w:rPr>
          <w:lang w:eastAsia="fr-CH"/>
        </w:rPr>
        <w:t>Les données devront être détruit</w:t>
      </w:r>
      <w:r w:rsidR="00C72575" w:rsidRPr="007F7FEB">
        <w:rPr>
          <w:lang w:eastAsia="fr-CH"/>
        </w:rPr>
        <w:t>e</w:t>
      </w:r>
      <w:r w:rsidRPr="007F7FEB">
        <w:rPr>
          <w:lang w:eastAsia="fr-CH"/>
        </w:rPr>
        <w:t xml:space="preserve">s </w:t>
      </w:r>
      <w:r w:rsidR="00C72575" w:rsidRPr="007F7FEB">
        <w:rPr>
          <w:lang w:eastAsia="fr-CH"/>
        </w:rPr>
        <w:t>s’elles ne sont plus utilisées depuis leur</w:t>
      </w:r>
      <w:r w:rsidR="00A44B55" w:rsidRPr="007F7FEB">
        <w:rPr>
          <w:lang w:eastAsia="fr-CH"/>
        </w:rPr>
        <w:t>s</w:t>
      </w:r>
      <w:r w:rsidR="00C72575" w:rsidRPr="007F7FEB">
        <w:rPr>
          <w:lang w:eastAsia="fr-CH"/>
        </w:rPr>
        <w:t xml:space="preserve"> but</w:t>
      </w:r>
      <w:r w:rsidR="00A44B55" w:rsidRPr="007F7FEB">
        <w:rPr>
          <w:lang w:eastAsia="fr-CH"/>
        </w:rPr>
        <w:t>s</w:t>
      </w:r>
      <w:r w:rsidR="00C72575" w:rsidRPr="007F7FEB">
        <w:rPr>
          <w:lang w:eastAsia="fr-CH"/>
        </w:rPr>
        <w:t xml:space="preserve"> atteint</w:t>
      </w:r>
      <w:r w:rsidR="00A44B55" w:rsidRPr="007F7FEB">
        <w:rPr>
          <w:lang w:eastAsia="fr-CH"/>
        </w:rPr>
        <w:t>s</w:t>
      </w:r>
      <w:r w:rsidR="00C72575" w:rsidRPr="007F7FEB">
        <w:rPr>
          <w:lang w:eastAsia="fr-CH"/>
        </w:rPr>
        <w:t>.</w:t>
      </w:r>
    </w:p>
    <w:p w14:paraId="7040FDD5" w14:textId="1AA9983E" w:rsidR="004579F1" w:rsidRPr="007F7FEB" w:rsidRDefault="004579F1" w:rsidP="00A00A7A">
      <w:pPr>
        <w:pStyle w:val="Paragraphedeliste"/>
        <w:numPr>
          <w:ilvl w:val="0"/>
          <w:numId w:val="2"/>
        </w:numPr>
        <w:rPr>
          <w:lang w:eastAsia="fr-CH"/>
        </w:rPr>
      </w:pPr>
      <w:r w:rsidRPr="007F7FEB">
        <w:rPr>
          <w:lang w:eastAsia="fr-CH"/>
        </w:rPr>
        <w:t>Protéger les locaux ;</w:t>
      </w:r>
    </w:p>
    <w:p w14:paraId="26FFC939" w14:textId="77777777" w:rsidR="00C72575" w:rsidRPr="007F7FEB" w:rsidRDefault="00C72575" w:rsidP="00A00A7A">
      <w:pPr>
        <w:pStyle w:val="Paragraphedeliste"/>
        <w:numPr>
          <w:ilvl w:val="1"/>
          <w:numId w:val="2"/>
        </w:numPr>
        <w:rPr>
          <w:lang w:eastAsia="fr-CH"/>
        </w:rPr>
      </w:pPr>
      <w:r w:rsidRPr="007F7FEB">
        <w:rPr>
          <w:lang w:eastAsia="fr-CH"/>
        </w:rPr>
        <w:lastRenderedPageBreak/>
        <w:t>Les locaux informatiques devront être sécurisé par :</w:t>
      </w:r>
    </w:p>
    <w:p w14:paraId="774250AC" w14:textId="306C81A5" w:rsidR="00C72575" w:rsidRPr="007F7FEB" w:rsidRDefault="00C72575" w:rsidP="00A00A7A">
      <w:pPr>
        <w:pStyle w:val="Paragraphedeliste"/>
        <w:numPr>
          <w:ilvl w:val="1"/>
          <w:numId w:val="2"/>
        </w:numPr>
        <w:rPr>
          <w:lang w:eastAsia="fr-CH"/>
        </w:rPr>
      </w:pPr>
      <w:r w:rsidRPr="007F7FEB">
        <w:rPr>
          <w:lang w:eastAsia="fr-CH"/>
        </w:rPr>
        <w:t>Portes sécurisé</w:t>
      </w:r>
    </w:p>
    <w:p w14:paraId="26ADD594" w14:textId="0E12D96B" w:rsidR="004579F1" w:rsidRPr="007F7FEB" w:rsidRDefault="00C72575" w:rsidP="00A00A7A">
      <w:pPr>
        <w:pStyle w:val="Paragraphedeliste"/>
        <w:numPr>
          <w:ilvl w:val="1"/>
          <w:numId w:val="2"/>
        </w:numPr>
        <w:rPr>
          <w:lang w:eastAsia="fr-CH"/>
        </w:rPr>
      </w:pPr>
      <w:r w:rsidRPr="007F7FEB">
        <w:rPr>
          <w:lang w:eastAsia="fr-CH"/>
        </w:rPr>
        <w:t>Equipement anti-incendie</w:t>
      </w:r>
    </w:p>
    <w:p w14:paraId="042B897C" w14:textId="2885396A" w:rsidR="00F91D4F" w:rsidRPr="007F7FEB" w:rsidRDefault="00F91D4F" w:rsidP="00A00A7A">
      <w:pPr>
        <w:rPr>
          <w:lang w:eastAsia="fr-CH"/>
        </w:rPr>
      </w:pPr>
    </w:p>
    <w:p w14:paraId="217DB787" w14:textId="4E79BFBE" w:rsidR="00F91D4F" w:rsidRPr="007F7FEB" w:rsidRDefault="00F91D4F" w:rsidP="00A00A7A">
      <w:pPr>
        <w:pStyle w:val="Titre2"/>
        <w:rPr>
          <w:lang w:eastAsia="fr-CH"/>
        </w:rPr>
      </w:pPr>
      <w:bookmarkStart w:id="117" w:name="_Toc532372429"/>
      <w:r w:rsidRPr="007F7FEB">
        <w:rPr>
          <w:lang w:eastAsia="fr-CH"/>
        </w:rPr>
        <w:t>Infra</w:t>
      </w:r>
      <w:r w:rsidR="0048747D" w:rsidRPr="007F7FEB">
        <w:rPr>
          <w:lang w:eastAsia="fr-CH"/>
        </w:rPr>
        <w:t>structure</w:t>
      </w:r>
      <w:r w:rsidRPr="007F7FEB">
        <w:rPr>
          <w:lang w:eastAsia="fr-CH"/>
        </w:rPr>
        <w:t xml:space="preserve"> Informatique</w:t>
      </w:r>
      <w:bookmarkEnd w:id="117"/>
    </w:p>
    <w:p w14:paraId="01177AAE" w14:textId="38BD5EFD" w:rsidR="00F91D4F" w:rsidRPr="007F7FEB" w:rsidRDefault="00F91D4F" w:rsidP="00A00A7A">
      <w:pPr>
        <w:rPr>
          <w:lang w:eastAsia="fr-CH"/>
        </w:rPr>
      </w:pPr>
    </w:p>
    <w:p w14:paraId="1A0705D3" w14:textId="436178B2" w:rsidR="00F91D4F" w:rsidRPr="007F7FEB" w:rsidRDefault="00934C11" w:rsidP="00A00A7A">
      <w:pPr>
        <w:rPr>
          <w:lang w:eastAsia="fr-CH"/>
        </w:rPr>
      </w:pPr>
      <w:r w:rsidRPr="007F7FEB">
        <w:rPr>
          <w:lang w:eastAsia="fr-CH"/>
        </w:rPr>
        <w:t xml:space="preserve">Afin de garantir la totale </w:t>
      </w:r>
      <w:r w:rsidRPr="007F7FEB">
        <w:rPr>
          <w:b/>
          <w:lang w:eastAsia="fr-CH"/>
        </w:rPr>
        <w:t>disponibilité des données</w:t>
      </w:r>
      <w:r w:rsidRPr="007F7FEB">
        <w:rPr>
          <w:lang w:eastAsia="fr-CH"/>
        </w:rPr>
        <w:t xml:space="preserve"> et ressources un système</w:t>
      </w:r>
      <w:r w:rsidR="00F91D4F" w:rsidRPr="007F7FEB">
        <w:rPr>
          <w:lang w:eastAsia="fr-CH"/>
        </w:rPr>
        <w:t xml:space="preserve"> de </w:t>
      </w:r>
      <w:r w:rsidR="006E74B9" w:rsidRPr="007F7FEB">
        <w:rPr>
          <w:b/>
          <w:lang w:eastAsia="fr-CH"/>
        </w:rPr>
        <w:t>redondance</w:t>
      </w:r>
      <w:r w:rsidR="006E48C2" w:rsidRPr="007F7FEB">
        <w:rPr>
          <w:lang w:eastAsia="fr-CH"/>
        </w:rPr>
        <w:t xml:space="preserve"> cluster</w:t>
      </w:r>
      <w:r w:rsidR="00F91D4F" w:rsidRPr="007F7FEB">
        <w:rPr>
          <w:lang w:eastAsia="fr-CH"/>
        </w:rPr>
        <w:t xml:space="preserve"> </w:t>
      </w:r>
      <w:proofErr w:type="spellStart"/>
      <w:r w:rsidR="006E74B9" w:rsidRPr="007F7FEB">
        <w:rPr>
          <w:lang w:eastAsia="fr-CH"/>
        </w:rPr>
        <w:t>hyperV</w:t>
      </w:r>
      <w:proofErr w:type="spellEnd"/>
      <w:r w:rsidR="00F91D4F" w:rsidRPr="007F7FEB">
        <w:rPr>
          <w:lang w:eastAsia="fr-CH"/>
        </w:rPr>
        <w:t xml:space="preserve"> avec deux </w:t>
      </w:r>
      <w:r w:rsidR="006E48C2" w:rsidRPr="007F7FEB">
        <w:rPr>
          <w:lang w:eastAsia="fr-CH"/>
        </w:rPr>
        <w:t>nœud</w:t>
      </w:r>
      <w:r w:rsidR="00F91D4F" w:rsidRPr="007F7FEB">
        <w:rPr>
          <w:lang w:eastAsia="fr-CH"/>
        </w:rPr>
        <w:t xml:space="preserve"> physique HP et une baie de disque HP pour le stockage</w:t>
      </w:r>
      <w:r w:rsidR="006E74B9" w:rsidRPr="007F7FEB">
        <w:rPr>
          <w:lang w:eastAsia="fr-CH"/>
        </w:rPr>
        <w:t xml:space="preserve"> (</w:t>
      </w:r>
      <w:r w:rsidR="006E74B9" w:rsidRPr="007F7FEB">
        <w:rPr>
          <w:b/>
          <w:lang w:eastAsia="fr-CH"/>
        </w:rPr>
        <w:t>SAN</w:t>
      </w:r>
      <w:r w:rsidR="006E74B9" w:rsidRPr="007F7FEB">
        <w:rPr>
          <w:lang w:eastAsia="fr-CH"/>
        </w:rPr>
        <w:t>)</w:t>
      </w:r>
      <w:r w:rsidRPr="007F7FEB">
        <w:rPr>
          <w:lang w:eastAsia="fr-CH"/>
        </w:rPr>
        <w:t xml:space="preserve"> seront mis en place avec :</w:t>
      </w:r>
    </w:p>
    <w:p w14:paraId="6088D581" w14:textId="051EE873" w:rsidR="006E74B9" w:rsidRPr="007F7FEB" w:rsidRDefault="006E74B9" w:rsidP="006E74B9">
      <w:pPr>
        <w:pStyle w:val="Sansinterligne"/>
        <w:numPr>
          <w:ilvl w:val="0"/>
          <w:numId w:val="20"/>
        </w:numPr>
        <w:rPr>
          <w:lang w:eastAsia="fr-CH"/>
        </w:rPr>
      </w:pPr>
      <w:r w:rsidRPr="007F7FEB">
        <w:rPr>
          <w:lang w:eastAsia="fr-CH"/>
        </w:rPr>
        <w:t xml:space="preserve">2 Serveurs HP </w:t>
      </w:r>
      <w:r w:rsidR="00D10F47" w:rsidRPr="007F7FEB">
        <w:rPr>
          <w:lang w:eastAsia="fr-CH"/>
        </w:rPr>
        <w:t>ProLiant</w:t>
      </w:r>
      <w:r w:rsidRPr="007F7FEB">
        <w:rPr>
          <w:lang w:eastAsia="fr-CH"/>
        </w:rPr>
        <w:t xml:space="preserve"> 380 G10</w:t>
      </w:r>
    </w:p>
    <w:p w14:paraId="275A0F43" w14:textId="58D70ED2" w:rsidR="006E74B9" w:rsidRPr="007F7FEB" w:rsidRDefault="006E74B9" w:rsidP="006E74B9">
      <w:pPr>
        <w:pStyle w:val="Sansinterligne"/>
        <w:numPr>
          <w:ilvl w:val="0"/>
          <w:numId w:val="20"/>
        </w:numPr>
        <w:rPr>
          <w:lang w:eastAsia="fr-CH"/>
        </w:rPr>
      </w:pPr>
      <w:r w:rsidRPr="007F7FEB">
        <w:rPr>
          <w:lang w:eastAsia="fr-CH"/>
        </w:rPr>
        <w:t>Baie de disque HP 2040 max 24 disques.</w:t>
      </w:r>
    </w:p>
    <w:p w14:paraId="4D6071CB" w14:textId="4B5C8568" w:rsidR="006E74B9" w:rsidRPr="007F7FEB" w:rsidRDefault="00934C11" w:rsidP="006E74B9">
      <w:pPr>
        <w:pStyle w:val="Sansinterligne"/>
        <w:numPr>
          <w:ilvl w:val="1"/>
          <w:numId w:val="20"/>
        </w:numPr>
        <w:rPr>
          <w:lang w:eastAsia="fr-CH"/>
        </w:rPr>
      </w:pPr>
      <w:r w:rsidRPr="007F7FEB">
        <w:rPr>
          <w:lang w:eastAsia="fr-CH"/>
        </w:rPr>
        <w:t>8</w:t>
      </w:r>
      <w:r w:rsidR="00D10F47" w:rsidRPr="007F7FEB">
        <w:rPr>
          <w:lang w:eastAsia="fr-CH"/>
        </w:rPr>
        <w:t xml:space="preserve"> disques 600Go 10k en </w:t>
      </w:r>
      <w:r w:rsidR="00D10F47" w:rsidRPr="007F7FEB">
        <w:rPr>
          <w:b/>
          <w:lang w:eastAsia="fr-CH"/>
        </w:rPr>
        <w:t>Raid 1</w:t>
      </w:r>
    </w:p>
    <w:p w14:paraId="2CA5608F" w14:textId="4650E2CE" w:rsidR="00D10F47" w:rsidRPr="007F7FEB" w:rsidRDefault="00934C11" w:rsidP="00D10F47">
      <w:pPr>
        <w:pStyle w:val="Sansinterligne"/>
        <w:numPr>
          <w:ilvl w:val="2"/>
          <w:numId w:val="20"/>
        </w:numPr>
        <w:rPr>
          <w:lang w:eastAsia="fr-CH"/>
        </w:rPr>
      </w:pPr>
      <w:r w:rsidRPr="007F7FEB">
        <w:rPr>
          <w:lang w:eastAsia="fr-CH"/>
        </w:rPr>
        <w:t>4</w:t>
      </w:r>
      <w:r w:rsidR="00D10F47" w:rsidRPr="007F7FEB">
        <w:rPr>
          <w:lang w:eastAsia="fr-CH"/>
        </w:rPr>
        <w:t xml:space="preserve"> VHD de 600Go :</w:t>
      </w:r>
    </w:p>
    <w:p w14:paraId="0A989E14" w14:textId="18709422" w:rsidR="00D10F47" w:rsidRPr="007F7FEB" w:rsidRDefault="00D10F47" w:rsidP="00D10F47">
      <w:pPr>
        <w:pStyle w:val="Sansinterligne"/>
        <w:numPr>
          <w:ilvl w:val="3"/>
          <w:numId w:val="20"/>
        </w:numPr>
        <w:rPr>
          <w:lang w:eastAsia="fr-CH"/>
        </w:rPr>
      </w:pPr>
      <w:r w:rsidRPr="007F7FEB">
        <w:rPr>
          <w:lang w:eastAsia="fr-CH"/>
        </w:rPr>
        <w:t>VHD1 : LUN01, Stockage des données SQL, mappage du disque S :.</w:t>
      </w:r>
    </w:p>
    <w:p w14:paraId="56E0E30F" w14:textId="14A4F399" w:rsidR="00D10F47" w:rsidRPr="007F7FEB" w:rsidRDefault="00D10F47" w:rsidP="00D10F47">
      <w:pPr>
        <w:pStyle w:val="Sansinterligne"/>
        <w:numPr>
          <w:ilvl w:val="3"/>
          <w:numId w:val="20"/>
        </w:numPr>
        <w:rPr>
          <w:lang w:eastAsia="fr-CH"/>
        </w:rPr>
      </w:pPr>
      <w:r w:rsidRPr="007F7FEB">
        <w:rPr>
          <w:lang w:eastAsia="fr-CH"/>
        </w:rPr>
        <w:t>VDH2 : LUN02, Stockage des données du serveur de messagerie, mappage du disque M :.</w:t>
      </w:r>
    </w:p>
    <w:p w14:paraId="3581B919" w14:textId="78163F33" w:rsidR="00D10F47" w:rsidRPr="007F7FEB" w:rsidRDefault="00D10F47" w:rsidP="00D10F47">
      <w:pPr>
        <w:pStyle w:val="Sansinterligne"/>
        <w:numPr>
          <w:ilvl w:val="3"/>
          <w:numId w:val="20"/>
        </w:numPr>
        <w:rPr>
          <w:lang w:eastAsia="fr-CH"/>
        </w:rPr>
      </w:pPr>
      <w:r w:rsidRPr="007F7FEB">
        <w:rPr>
          <w:lang w:eastAsia="fr-CH"/>
        </w:rPr>
        <w:t>VHD3 : LUN03, Stockage de données des Machines virtuels, mappage du disque D :</w:t>
      </w:r>
    </w:p>
    <w:p w14:paraId="7A85C384" w14:textId="17A02BCA" w:rsidR="00D10F47" w:rsidRPr="007F7FEB" w:rsidRDefault="00D10F47" w:rsidP="00D10F47">
      <w:pPr>
        <w:pStyle w:val="Sansinterligne"/>
        <w:ind w:left="3540"/>
        <w:rPr>
          <w:lang w:eastAsia="fr-CH"/>
        </w:rPr>
      </w:pPr>
      <w:r w:rsidRPr="007F7FEB">
        <w:rPr>
          <w:lang w:eastAsia="fr-CH"/>
        </w:rPr>
        <w:t xml:space="preserve">   LUN04, Stockage des données du serveur WEB, mappage du disque W :.</w:t>
      </w:r>
    </w:p>
    <w:p w14:paraId="028AF33E" w14:textId="6D1395BA" w:rsidR="00D10F47" w:rsidRPr="007F7FEB" w:rsidRDefault="00D10F47" w:rsidP="00D10F47">
      <w:pPr>
        <w:pStyle w:val="Sansinterligne"/>
        <w:numPr>
          <w:ilvl w:val="3"/>
          <w:numId w:val="20"/>
        </w:numPr>
        <w:rPr>
          <w:lang w:eastAsia="fr-CH"/>
        </w:rPr>
      </w:pPr>
      <w:r w:rsidRPr="007F7FEB">
        <w:rPr>
          <w:lang w:eastAsia="fr-CH"/>
        </w:rPr>
        <w:t>VHD4 : LUN05, Stockage des fichiers partagés, mappage du disque F :.</w:t>
      </w:r>
    </w:p>
    <w:p w14:paraId="326C3B28" w14:textId="07735E1F" w:rsidR="00F91D4F" w:rsidRPr="007F7FEB" w:rsidRDefault="006E74B9" w:rsidP="006E74B9">
      <w:pPr>
        <w:pStyle w:val="Sansinterligne"/>
        <w:numPr>
          <w:ilvl w:val="0"/>
          <w:numId w:val="20"/>
        </w:numPr>
        <w:rPr>
          <w:lang w:eastAsia="fr-CH"/>
        </w:rPr>
      </w:pPr>
      <w:r w:rsidRPr="007F7FEB">
        <w:t xml:space="preserve">4 </w:t>
      </w:r>
      <w:r w:rsidR="006E48C2" w:rsidRPr="007F7FEB">
        <w:t>c</w:t>
      </w:r>
      <w:r w:rsidR="00F91D4F" w:rsidRPr="007F7FEB">
        <w:t>onnexion</w:t>
      </w:r>
      <w:r w:rsidRPr="007F7FEB">
        <w:t>s</w:t>
      </w:r>
      <w:r w:rsidR="00F91D4F" w:rsidRPr="007F7FEB">
        <w:t xml:space="preserve"> </w:t>
      </w:r>
      <w:proofErr w:type="spellStart"/>
      <w:r w:rsidR="00F91D4F" w:rsidRPr="007F7FEB">
        <w:rPr>
          <w:b/>
        </w:rPr>
        <w:t>iSCSI</w:t>
      </w:r>
      <w:proofErr w:type="spellEnd"/>
      <w:r w:rsidR="006E48C2" w:rsidRPr="007F7FEB">
        <w:t xml:space="preserve"> par</w:t>
      </w:r>
      <w:r w:rsidR="00F91D4F" w:rsidRPr="007F7FEB">
        <w:t xml:space="preserve"> câble SFP 10Gb directement sur </w:t>
      </w:r>
      <w:r w:rsidR="006E48C2" w:rsidRPr="007F7FEB">
        <w:t>les deux contrôleurs de la baie.</w:t>
      </w:r>
    </w:p>
    <w:p w14:paraId="6A6EFC95" w14:textId="5F0F15C8" w:rsidR="007C724C" w:rsidRPr="007F7FEB" w:rsidRDefault="007C724C" w:rsidP="006E74B9">
      <w:pPr>
        <w:pStyle w:val="Sansinterligne"/>
        <w:numPr>
          <w:ilvl w:val="0"/>
          <w:numId w:val="20"/>
        </w:numPr>
        <w:rPr>
          <w:lang w:eastAsia="fr-CH"/>
        </w:rPr>
      </w:pPr>
      <w:r w:rsidRPr="007F7FEB">
        <w:rPr>
          <w:b/>
        </w:rPr>
        <w:t>UPS</w:t>
      </w:r>
      <w:r w:rsidRPr="007F7FEB">
        <w:t xml:space="preserve"> – </w:t>
      </w:r>
      <w:r w:rsidRPr="007F7FEB">
        <w:rPr>
          <w:b/>
        </w:rPr>
        <w:t>On-line</w:t>
      </w:r>
      <w:r w:rsidRPr="007F7FEB">
        <w:t xml:space="preserve"> IBM U5 </w:t>
      </w:r>
      <w:r w:rsidRPr="007F7FEB">
        <w:rPr>
          <w:b/>
        </w:rPr>
        <w:t>11000VA</w:t>
      </w:r>
    </w:p>
    <w:p w14:paraId="063EFC45" w14:textId="62FCD6AC" w:rsidR="007C724C" w:rsidRPr="007F7FEB" w:rsidRDefault="007C724C" w:rsidP="007C724C">
      <w:pPr>
        <w:pStyle w:val="Sansinterligne"/>
        <w:numPr>
          <w:ilvl w:val="1"/>
          <w:numId w:val="20"/>
        </w:numPr>
        <w:rPr>
          <w:lang w:eastAsia="fr-CH"/>
        </w:rPr>
      </w:pPr>
      <w:r w:rsidRPr="007F7FEB">
        <w:t>Serveurs HP : 4x1600</w:t>
      </w:r>
    </w:p>
    <w:p w14:paraId="408ACE57" w14:textId="1ECFA107" w:rsidR="007C724C" w:rsidRPr="007F7FEB" w:rsidRDefault="007C724C" w:rsidP="007C724C">
      <w:pPr>
        <w:pStyle w:val="Sansinterligne"/>
        <w:numPr>
          <w:ilvl w:val="1"/>
          <w:numId w:val="20"/>
        </w:numPr>
        <w:rPr>
          <w:lang w:eastAsia="fr-CH"/>
        </w:rPr>
      </w:pPr>
      <w:r w:rsidRPr="007F7FEB">
        <w:t>SAN HP MSA 2040 : 2x430</w:t>
      </w:r>
    </w:p>
    <w:p w14:paraId="24F3ADDF" w14:textId="3A35E038" w:rsidR="00F91D4F" w:rsidRPr="007F7FEB" w:rsidRDefault="00F91D4F" w:rsidP="00A00A7A">
      <w:pPr>
        <w:rPr>
          <w:lang w:eastAsia="fr-CH"/>
        </w:rPr>
      </w:pPr>
    </w:p>
    <w:p w14:paraId="0E2E4FF4" w14:textId="0A8152AF" w:rsidR="00F91D4F" w:rsidRPr="007F7FEB" w:rsidRDefault="00F91D4F" w:rsidP="00A00A7A">
      <w:pPr>
        <w:rPr>
          <w:lang w:eastAsia="fr-CH"/>
        </w:rPr>
      </w:pPr>
    </w:p>
    <w:p w14:paraId="5386C717" w14:textId="77777777" w:rsidR="007F7C7C" w:rsidRDefault="007F7C7C" w:rsidP="00A00A7A">
      <w:pPr>
        <w:rPr>
          <w:lang w:eastAsia="fr-CH"/>
        </w:rPr>
      </w:pPr>
    </w:p>
    <w:p w14:paraId="65C6337A" w14:textId="77777777" w:rsidR="007F7C7C" w:rsidRDefault="007F7C7C" w:rsidP="00A00A7A">
      <w:pPr>
        <w:rPr>
          <w:lang w:eastAsia="fr-CH"/>
        </w:rPr>
      </w:pPr>
    </w:p>
    <w:p w14:paraId="628A5BDA" w14:textId="1E4DC1B1" w:rsidR="00F91D4F" w:rsidRPr="007F7FEB" w:rsidRDefault="0078080A" w:rsidP="00A00A7A">
      <w:pPr>
        <w:rPr>
          <w:lang w:eastAsia="fr-CH"/>
        </w:rPr>
      </w:pPr>
      <w:r w:rsidRPr="00C6493E">
        <w:rPr>
          <w:noProof/>
          <w:lang w:eastAsia="fr-CH"/>
        </w:rPr>
        <w:lastRenderedPageBreak/>
        <w:drawing>
          <wp:anchor distT="0" distB="0" distL="114300" distR="114300" simplePos="0" relativeHeight="251692032" behindDoc="0" locked="0" layoutInCell="1" allowOverlap="1" wp14:anchorId="43109145" wp14:editId="164C23B8">
            <wp:simplePos x="0" y="0"/>
            <wp:positionH relativeFrom="margin">
              <wp:align>center</wp:align>
            </wp:positionH>
            <wp:positionV relativeFrom="margin">
              <wp:align>top</wp:align>
            </wp:positionV>
            <wp:extent cx="4351020" cy="513270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351020" cy="5132705"/>
                    </a:xfrm>
                    <a:prstGeom prst="rect">
                      <a:avLst/>
                    </a:prstGeom>
                  </pic:spPr>
                </pic:pic>
              </a:graphicData>
            </a:graphic>
            <wp14:sizeRelH relativeFrom="margin">
              <wp14:pctWidth>0</wp14:pctWidth>
            </wp14:sizeRelH>
            <wp14:sizeRelV relativeFrom="margin">
              <wp14:pctHeight>0</wp14:pctHeight>
            </wp14:sizeRelV>
          </wp:anchor>
        </w:drawing>
      </w:r>
    </w:p>
    <w:p w14:paraId="5FEA3E71" w14:textId="6CAA56C8" w:rsidR="00296F45" w:rsidRDefault="007D3843" w:rsidP="00A00A7A">
      <w:pPr>
        <w:pStyle w:val="Titre2"/>
        <w:rPr>
          <w:lang w:eastAsia="fr-CH"/>
        </w:rPr>
      </w:pPr>
      <w:bookmarkStart w:id="118" w:name="_Toc532372430"/>
      <w:r w:rsidRPr="007F7FEB">
        <w:rPr>
          <w:lang w:eastAsia="fr-CH"/>
        </w:rPr>
        <w:t>Backup</w:t>
      </w:r>
      <w:bookmarkEnd w:id="118"/>
    </w:p>
    <w:tbl>
      <w:tblPr>
        <w:tblpPr w:leftFromText="141" w:rightFromText="141" w:vertAnchor="text" w:horzAnchor="margin" w:tblpXSpec="right" w:tblpY="932"/>
        <w:tblW w:w="2926" w:type="dxa"/>
        <w:tblCellMar>
          <w:left w:w="70" w:type="dxa"/>
          <w:right w:w="70" w:type="dxa"/>
        </w:tblCellMar>
        <w:tblLook w:val="04A0" w:firstRow="1" w:lastRow="0" w:firstColumn="1" w:lastColumn="0" w:noHBand="0" w:noVBand="1"/>
      </w:tblPr>
      <w:tblGrid>
        <w:gridCol w:w="1041"/>
        <w:gridCol w:w="753"/>
        <w:gridCol w:w="1132"/>
      </w:tblGrid>
      <w:tr w:rsidR="007257A7" w:rsidRPr="00150702" w14:paraId="256B9716" w14:textId="77777777" w:rsidTr="007F7C7C">
        <w:trPr>
          <w:trHeight w:val="295"/>
        </w:trPr>
        <w:tc>
          <w:tcPr>
            <w:tcW w:w="2926" w:type="dxa"/>
            <w:gridSpan w:val="3"/>
            <w:tcBorders>
              <w:top w:val="single" w:sz="8" w:space="0" w:color="auto"/>
              <w:left w:val="single" w:sz="8" w:space="0" w:color="auto"/>
              <w:bottom w:val="single" w:sz="8" w:space="0" w:color="auto"/>
              <w:right w:val="single" w:sz="8" w:space="0" w:color="000000"/>
            </w:tcBorders>
            <w:shd w:val="clear" w:color="000000" w:fill="FF0000"/>
            <w:noWrap/>
            <w:vAlign w:val="center"/>
            <w:hideMark/>
          </w:tcPr>
          <w:p w14:paraId="44B3164E" w14:textId="77777777" w:rsidR="007257A7" w:rsidRPr="00150702" w:rsidRDefault="007257A7" w:rsidP="007F7C7C">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SQL</w:t>
            </w:r>
          </w:p>
        </w:tc>
      </w:tr>
      <w:tr w:rsidR="007257A7" w:rsidRPr="00150702" w14:paraId="6C1000DD" w14:textId="77777777" w:rsidTr="007F7C7C">
        <w:trPr>
          <w:trHeight w:val="281"/>
        </w:trPr>
        <w:tc>
          <w:tcPr>
            <w:tcW w:w="1041" w:type="dxa"/>
            <w:tcBorders>
              <w:top w:val="nil"/>
              <w:left w:val="single" w:sz="8" w:space="0" w:color="auto"/>
              <w:bottom w:val="nil"/>
              <w:right w:val="nil"/>
            </w:tcBorders>
            <w:shd w:val="clear" w:color="000000" w:fill="FF3300"/>
            <w:noWrap/>
            <w:vAlign w:val="bottom"/>
            <w:hideMark/>
          </w:tcPr>
          <w:p w14:paraId="2B8FFE49"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Jour</w:t>
            </w:r>
          </w:p>
        </w:tc>
        <w:tc>
          <w:tcPr>
            <w:tcW w:w="753" w:type="dxa"/>
            <w:tcBorders>
              <w:top w:val="nil"/>
              <w:left w:val="nil"/>
              <w:bottom w:val="single" w:sz="4" w:space="0" w:color="auto"/>
              <w:right w:val="nil"/>
            </w:tcBorders>
            <w:shd w:val="clear" w:color="000000" w:fill="FF3300"/>
            <w:noWrap/>
            <w:vAlign w:val="bottom"/>
            <w:hideMark/>
          </w:tcPr>
          <w:p w14:paraId="4E1B0173"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Disque</w:t>
            </w:r>
          </w:p>
        </w:tc>
        <w:tc>
          <w:tcPr>
            <w:tcW w:w="1132" w:type="dxa"/>
            <w:tcBorders>
              <w:top w:val="nil"/>
              <w:left w:val="nil"/>
              <w:bottom w:val="single" w:sz="4" w:space="0" w:color="auto"/>
              <w:right w:val="single" w:sz="8" w:space="0" w:color="auto"/>
            </w:tcBorders>
            <w:shd w:val="clear" w:color="000000" w:fill="FF3300"/>
            <w:noWrap/>
            <w:vAlign w:val="bottom"/>
            <w:hideMark/>
          </w:tcPr>
          <w:p w14:paraId="7D1364D3"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Heure</w:t>
            </w:r>
          </w:p>
        </w:tc>
      </w:tr>
      <w:tr w:rsidR="007257A7" w:rsidRPr="00150702" w14:paraId="614C0CF0" w14:textId="77777777" w:rsidTr="007F7C7C">
        <w:trPr>
          <w:trHeight w:val="281"/>
        </w:trPr>
        <w:tc>
          <w:tcPr>
            <w:tcW w:w="1041" w:type="dxa"/>
            <w:tcBorders>
              <w:top w:val="nil"/>
              <w:left w:val="single" w:sz="8" w:space="0" w:color="auto"/>
              <w:bottom w:val="nil"/>
              <w:right w:val="single" w:sz="4" w:space="0" w:color="auto"/>
            </w:tcBorders>
            <w:shd w:val="clear" w:color="000000" w:fill="FF6600"/>
            <w:noWrap/>
            <w:vAlign w:val="bottom"/>
            <w:hideMark/>
          </w:tcPr>
          <w:p w14:paraId="3CFE1532"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Lundi</w:t>
            </w:r>
          </w:p>
        </w:tc>
        <w:tc>
          <w:tcPr>
            <w:tcW w:w="753" w:type="dxa"/>
            <w:tcBorders>
              <w:top w:val="nil"/>
              <w:left w:val="nil"/>
              <w:bottom w:val="nil"/>
              <w:right w:val="nil"/>
            </w:tcBorders>
            <w:shd w:val="clear" w:color="000000" w:fill="FF6600"/>
            <w:noWrap/>
            <w:vAlign w:val="bottom"/>
            <w:hideMark/>
          </w:tcPr>
          <w:p w14:paraId="7A800331" w14:textId="77777777" w:rsidR="007257A7" w:rsidRPr="00150702" w:rsidRDefault="007257A7" w:rsidP="007F7C7C">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nil"/>
              <w:right w:val="single" w:sz="8" w:space="0" w:color="auto"/>
            </w:tcBorders>
            <w:shd w:val="clear" w:color="000000" w:fill="FF6600"/>
            <w:noWrap/>
            <w:vAlign w:val="bottom"/>
            <w:hideMark/>
          </w:tcPr>
          <w:p w14:paraId="1C075B73"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366FED17" w14:textId="77777777" w:rsidTr="007F7C7C">
        <w:trPr>
          <w:trHeight w:val="281"/>
        </w:trPr>
        <w:tc>
          <w:tcPr>
            <w:tcW w:w="1041" w:type="dxa"/>
            <w:tcBorders>
              <w:top w:val="nil"/>
              <w:left w:val="single" w:sz="8" w:space="0" w:color="auto"/>
              <w:bottom w:val="nil"/>
              <w:right w:val="single" w:sz="4" w:space="0" w:color="auto"/>
            </w:tcBorders>
            <w:shd w:val="clear" w:color="000000" w:fill="FFC000"/>
            <w:noWrap/>
            <w:vAlign w:val="bottom"/>
            <w:hideMark/>
          </w:tcPr>
          <w:p w14:paraId="3D993BF0"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Mardi</w:t>
            </w:r>
          </w:p>
        </w:tc>
        <w:tc>
          <w:tcPr>
            <w:tcW w:w="753" w:type="dxa"/>
            <w:tcBorders>
              <w:top w:val="nil"/>
              <w:left w:val="nil"/>
              <w:bottom w:val="nil"/>
              <w:right w:val="nil"/>
            </w:tcBorders>
            <w:shd w:val="clear" w:color="000000" w:fill="FFC000"/>
            <w:noWrap/>
            <w:vAlign w:val="bottom"/>
            <w:hideMark/>
          </w:tcPr>
          <w:p w14:paraId="3A9D3D7B" w14:textId="77777777" w:rsidR="007257A7" w:rsidRPr="00150702" w:rsidRDefault="007257A7" w:rsidP="007F7C7C">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nil"/>
              <w:right w:val="single" w:sz="8" w:space="0" w:color="auto"/>
            </w:tcBorders>
            <w:shd w:val="clear" w:color="000000" w:fill="FFC000"/>
            <w:noWrap/>
            <w:vAlign w:val="bottom"/>
            <w:hideMark/>
          </w:tcPr>
          <w:p w14:paraId="3D4C629D"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2818538D" w14:textId="77777777" w:rsidTr="007F7C7C">
        <w:trPr>
          <w:trHeight w:val="281"/>
        </w:trPr>
        <w:tc>
          <w:tcPr>
            <w:tcW w:w="1041" w:type="dxa"/>
            <w:tcBorders>
              <w:top w:val="nil"/>
              <w:left w:val="single" w:sz="8" w:space="0" w:color="auto"/>
              <w:bottom w:val="nil"/>
              <w:right w:val="single" w:sz="4" w:space="0" w:color="auto"/>
            </w:tcBorders>
            <w:shd w:val="clear" w:color="000000" w:fill="FF6600"/>
            <w:noWrap/>
            <w:vAlign w:val="bottom"/>
            <w:hideMark/>
          </w:tcPr>
          <w:p w14:paraId="7EE74CD7"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Mercredi</w:t>
            </w:r>
          </w:p>
        </w:tc>
        <w:tc>
          <w:tcPr>
            <w:tcW w:w="753" w:type="dxa"/>
            <w:tcBorders>
              <w:top w:val="nil"/>
              <w:left w:val="nil"/>
              <w:bottom w:val="nil"/>
              <w:right w:val="nil"/>
            </w:tcBorders>
            <w:shd w:val="clear" w:color="000000" w:fill="FF6600"/>
            <w:noWrap/>
            <w:vAlign w:val="bottom"/>
            <w:hideMark/>
          </w:tcPr>
          <w:p w14:paraId="0A7BCADF" w14:textId="77777777" w:rsidR="007257A7" w:rsidRPr="00150702" w:rsidRDefault="007257A7" w:rsidP="007F7C7C">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nil"/>
              <w:right w:val="single" w:sz="8" w:space="0" w:color="auto"/>
            </w:tcBorders>
            <w:shd w:val="clear" w:color="000000" w:fill="FF6600"/>
            <w:noWrap/>
            <w:vAlign w:val="bottom"/>
            <w:hideMark/>
          </w:tcPr>
          <w:p w14:paraId="4A227CBE"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43A5A368" w14:textId="77777777" w:rsidTr="007F7C7C">
        <w:trPr>
          <w:trHeight w:val="281"/>
        </w:trPr>
        <w:tc>
          <w:tcPr>
            <w:tcW w:w="1041" w:type="dxa"/>
            <w:tcBorders>
              <w:top w:val="nil"/>
              <w:left w:val="single" w:sz="8" w:space="0" w:color="auto"/>
              <w:bottom w:val="nil"/>
              <w:right w:val="single" w:sz="4" w:space="0" w:color="auto"/>
            </w:tcBorders>
            <w:shd w:val="clear" w:color="000000" w:fill="FFC000"/>
            <w:noWrap/>
            <w:vAlign w:val="bottom"/>
            <w:hideMark/>
          </w:tcPr>
          <w:p w14:paraId="484A097C"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Jeudi</w:t>
            </w:r>
          </w:p>
        </w:tc>
        <w:tc>
          <w:tcPr>
            <w:tcW w:w="753" w:type="dxa"/>
            <w:tcBorders>
              <w:top w:val="nil"/>
              <w:left w:val="nil"/>
              <w:bottom w:val="nil"/>
              <w:right w:val="nil"/>
            </w:tcBorders>
            <w:shd w:val="clear" w:color="000000" w:fill="FFC000"/>
            <w:noWrap/>
            <w:vAlign w:val="bottom"/>
            <w:hideMark/>
          </w:tcPr>
          <w:p w14:paraId="5B5ABBE7" w14:textId="77777777" w:rsidR="007257A7" w:rsidRPr="00150702" w:rsidRDefault="007257A7" w:rsidP="007F7C7C">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nil"/>
              <w:right w:val="single" w:sz="8" w:space="0" w:color="auto"/>
            </w:tcBorders>
            <w:shd w:val="clear" w:color="000000" w:fill="FFC000"/>
            <w:noWrap/>
            <w:vAlign w:val="bottom"/>
            <w:hideMark/>
          </w:tcPr>
          <w:p w14:paraId="42E76F4D"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147259F2" w14:textId="77777777" w:rsidTr="007F7C7C">
        <w:trPr>
          <w:trHeight w:val="281"/>
        </w:trPr>
        <w:tc>
          <w:tcPr>
            <w:tcW w:w="1041" w:type="dxa"/>
            <w:tcBorders>
              <w:top w:val="nil"/>
              <w:left w:val="single" w:sz="8" w:space="0" w:color="auto"/>
              <w:bottom w:val="nil"/>
              <w:right w:val="single" w:sz="4" w:space="0" w:color="auto"/>
            </w:tcBorders>
            <w:shd w:val="clear" w:color="000000" w:fill="FF6600"/>
            <w:noWrap/>
            <w:vAlign w:val="bottom"/>
            <w:hideMark/>
          </w:tcPr>
          <w:p w14:paraId="447A9CBB"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Vendredi</w:t>
            </w:r>
          </w:p>
        </w:tc>
        <w:tc>
          <w:tcPr>
            <w:tcW w:w="753" w:type="dxa"/>
            <w:tcBorders>
              <w:top w:val="nil"/>
              <w:left w:val="nil"/>
              <w:bottom w:val="nil"/>
              <w:right w:val="nil"/>
            </w:tcBorders>
            <w:shd w:val="clear" w:color="000000" w:fill="FF6600"/>
            <w:noWrap/>
            <w:vAlign w:val="bottom"/>
            <w:hideMark/>
          </w:tcPr>
          <w:p w14:paraId="2EDB8482" w14:textId="77777777" w:rsidR="007257A7" w:rsidRPr="00150702" w:rsidRDefault="007257A7" w:rsidP="007F7C7C">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nil"/>
              <w:right w:val="single" w:sz="8" w:space="0" w:color="auto"/>
            </w:tcBorders>
            <w:shd w:val="clear" w:color="000000" w:fill="FF6600"/>
            <w:noWrap/>
            <w:vAlign w:val="bottom"/>
            <w:hideMark/>
          </w:tcPr>
          <w:p w14:paraId="36772926"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63D5D69A" w14:textId="77777777" w:rsidTr="007F7C7C">
        <w:trPr>
          <w:trHeight w:val="281"/>
        </w:trPr>
        <w:tc>
          <w:tcPr>
            <w:tcW w:w="1041" w:type="dxa"/>
            <w:tcBorders>
              <w:top w:val="nil"/>
              <w:left w:val="single" w:sz="8" w:space="0" w:color="auto"/>
              <w:bottom w:val="nil"/>
              <w:right w:val="single" w:sz="4" w:space="0" w:color="auto"/>
            </w:tcBorders>
            <w:shd w:val="clear" w:color="000000" w:fill="FFC000"/>
            <w:noWrap/>
            <w:vAlign w:val="bottom"/>
            <w:hideMark/>
          </w:tcPr>
          <w:p w14:paraId="01F142CE"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Samedi</w:t>
            </w:r>
          </w:p>
        </w:tc>
        <w:tc>
          <w:tcPr>
            <w:tcW w:w="753" w:type="dxa"/>
            <w:tcBorders>
              <w:top w:val="nil"/>
              <w:left w:val="nil"/>
              <w:bottom w:val="nil"/>
              <w:right w:val="nil"/>
            </w:tcBorders>
            <w:shd w:val="clear" w:color="000000" w:fill="FFC000"/>
            <w:noWrap/>
            <w:vAlign w:val="bottom"/>
            <w:hideMark/>
          </w:tcPr>
          <w:p w14:paraId="1F9C7A8E" w14:textId="77777777" w:rsidR="007257A7" w:rsidRPr="00150702" w:rsidRDefault="007257A7" w:rsidP="007F7C7C">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nil"/>
              <w:right w:val="single" w:sz="8" w:space="0" w:color="auto"/>
            </w:tcBorders>
            <w:shd w:val="clear" w:color="000000" w:fill="FFC000"/>
            <w:noWrap/>
            <w:vAlign w:val="bottom"/>
            <w:hideMark/>
          </w:tcPr>
          <w:p w14:paraId="51166963"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1A5A1DBC" w14:textId="77777777" w:rsidTr="007F7C7C">
        <w:trPr>
          <w:trHeight w:val="295"/>
        </w:trPr>
        <w:tc>
          <w:tcPr>
            <w:tcW w:w="1041" w:type="dxa"/>
            <w:tcBorders>
              <w:top w:val="nil"/>
              <w:left w:val="single" w:sz="8" w:space="0" w:color="auto"/>
              <w:bottom w:val="single" w:sz="8" w:space="0" w:color="auto"/>
              <w:right w:val="single" w:sz="4" w:space="0" w:color="auto"/>
            </w:tcBorders>
            <w:shd w:val="clear" w:color="000000" w:fill="FF6600"/>
            <w:noWrap/>
            <w:vAlign w:val="bottom"/>
            <w:hideMark/>
          </w:tcPr>
          <w:p w14:paraId="1D96B168"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Dimanche</w:t>
            </w:r>
          </w:p>
        </w:tc>
        <w:tc>
          <w:tcPr>
            <w:tcW w:w="753" w:type="dxa"/>
            <w:tcBorders>
              <w:top w:val="nil"/>
              <w:left w:val="nil"/>
              <w:bottom w:val="single" w:sz="8" w:space="0" w:color="auto"/>
              <w:right w:val="nil"/>
            </w:tcBorders>
            <w:shd w:val="clear" w:color="000000" w:fill="FF6600"/>
            <w:noWrap/>
            <w:vAlign w:val="bottom"/>
            <w:hideMark/>
          </w:tcPr>
          <w:p w14:paraId="3920A5FE" w14:textId="77777777" w:rsidR="007257A7" w:rsidRPr="00150702" w:rsidRDefault="007257A7" w:rsidP="007F7C7C">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single" w:sz="8" w:space="0" w:color="auto"/>
              <w:right w:val="single" w:sz="8" w:space="0" w:color="auto"/>
            </w:tcBorders>
            <w:shd w:val="clear" w:color="000000" w:fill="FF6600"/>
            <w:noWrap/>
            <w:vAlign w:val="bottom"/>
            <w:hideMark/>
          </w:tcPr>
          <w:p w14:paraId="348CD87E" w14:textId="77777777" w:rsidR="007257A7" w:rsidRPr="00150702" w:rsidRDefault="007257A7" w:rsidP="007F7C7C">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bl>
    <w:p w14:paraId="7741D9A2" w14:textId="77777777" w:rsidR="007F7C7C" w:rsidRDefault="00296F45" w:rsidP="00A00A7A">
      <w:pPr>
        <w:rPr>
          <w:lang w:eastAsia="fr-CH"/>
        </w:rPr>
      </w:pPr>
      <w:r w:rsidRPr="00C6493E">
        <w:rPr>
          <w:lang w:eastAsia="fr-CH"/>
        </w:rPr>
        <w:t xml:space="preserve">Les sauvegardes seront faites pendant la nuit entre 22h et </w:t>
      </w:r>
      <w:r w:rsidR="00C6493E" w:rsidRPr="00C6493E">
        <w:rPr>
          <w:lang w:eastAsia="fr-CH"/>
        </w:rPr>
        <w:t>6h</w:t>
      </w:r>
    </w:p>
    <w:p w14:paraId="2168FCD9" w14:textId="77777777" w:rsidR="007F7C7C" w:rsidRDefault="007F7C7C" w:rsidP="00A00A7A">
      <w:pPr>
        <w:rPr>
          <w:lang w:eastAsia="fr-CH"/>
        </w:rPr>
      </w:pPr>
    </w:p>
    <w:p w14:paraId="0C755A32" w14:textId="4D9F5703" w:rsidR="00296F45" w:rsidRPr="00C6493E" w:rsidRDefault="00296F45" w:rsidP="00A00A7A">
      <w:pPr>
        <w:rPr>
          <w:lang w:eastAsia="fr-CH"/>
        </w:rPr>
      </w:pPr>
    </w:p>
    <w:p w14:paraId="07FD5871" w14:textId="5198F9FE" w:rsidR="0055666B" w:rsidRPr="00A00A7A" w:rsidRDefault="0055666B" w:rsidP="00A00A7A">
      <w:pPr>
        <w:rPr>
          <w:b/>
          <w:lang w:eastAsia="fr-CH"/>
        </w:rPr>
      </w:pPr>
      <w:r w:rsidRPr="00A00A7A">
        <w:rPr>
          <w:b/>
          <w:lang w:eastAsia="fr-CH"/>
        </w:rPr>
        <w:t>SERVEUR SQL</w:t>
      </w:r>
    </w:p>
    <w:p w14:paraId="6918D7B2" w14:textId="77777777" w:rsidR="00B21C1A" w:rsidRDefault="00D479F5" w:rsidP="00150702">
      <w:pPr>
        <w:rPr>
          <w:lang w:eastAsia="fr-CH"/>
        </w:rPr>
      </w:pPr>
      <w:r w:rsidRPr="007F7FEB">
        <w:rPr>
          <w:lang w:eastAsia="fr-CH"/>
        </w:rPr>
        <w:t>Pour le serveur SQL, nous effectuerons des DUMPS de l</w:t>
      </w:r>
      <w:r w:rsidR="00150702">
        <w:rPr>
          <w:lang w:eastAsia="fr-CH"/>
        </w:rPr>
        <w:t xml:space="preserve">a base de données deux fois par </w:t>
      </w:r>
      <w:r w:rsidRPr="007F7FEB">
        <w:rPr>
          <w:lang w:eastAsia="fr-CH"/>
        </w:rPr>
        <w:t>jours.</w:t>
      </w:r>
    </w:p>
    <w:p w14:paraId="2F2B5330" w14:textId="504B4078" w:rsidR="007D3843" w:rsidRDefault="00D479F5" w:rsidP="00150702">
      <w:pPr>
        <w:rPr>
          <w:lang w:eastAsia="fr-CH"/>
        </w:rPr>
      </w:pPr>
      <w:r w:rsidRPr="007F7FEB">
        <w:rPr>
          <w:lang w:eastAsia="fr-CH"/>
        </w:rPr>
        <w:t>Chaque DUMP sera conservé 1 semaine depuis sa création.</w:t>
      </w:r>
      <w:r w:rsidR="00503415" w:rsidRPr="007F7FEB">
        <w:rPr>
          <w:lang w:eastAsia="fr-CH"/>
        </w:rPr>
        <w:t xml:space="preserve"> Les DUMPS seront stockés sur « LUN01_DATA_SQL_S »</w:t>
      </w:r>
      <w:r w:rsidR="00617B2C" w:rsidRPr="007F7FEB">
        <w:rPr>
          <w:lang w:eastAsia="fr-CH"/>
        </w:rPr>
        <w:t>.</w:t>
      </w:r>
    </w:p>
    <w:p w14:paraId="71F52E28" w14:textId="3880A7B9" w:rsidR="00406065" w:rsidRDefault="00406065" w:rsidP="00150702">
      <w:pPr>
        <w:rPr>
          <w:lang w:eastAsia="fr-CH"/>
        </w:rPr>
      </w:pPr>
    </w:p>
    <w:p w14:paraId="3AAF34AE" w14:textId="3AFD17E2" w:rsidR="00406065" w:rsidRDefault="00406065" w:rsidP="00150702">
      <w:pPr>
        <w:rPr>
          <w:lang w:eastAsia="fr-CH"/>
        </w:rPr>
      </w:pPr>
    </w:p>
    <w:p w14:paraId="767976B5" w14:textId="65A19704" w:rsidR="007257A7" w:rsidRDefault="007257A7" w:rsidP="00150702">
      <w:pPr>
        <w:rPr>
          <w:lang w:eastAsia="fr-CH"/>
        </w:rPr>
      </w:pPr>
    </w:p>
    <w:p w14:paraId="032B6AEB" w14:textId="77777777" w:rsidR="007F7C7C" w:rsidRDefault="007F7C7C" w:rsidP="00150702">
      <w:pPr>
        <w:rPr>
          <w:lang w:eastAsia="fr-CH"/>
        </w:rPr>
      </w:pPr>
    </w:p>
    <w:p w14:paraId="6A8549F6" w14:textId="5B3BD114" w:rsidR="007257A7" w:rsidRDefault="007257A7" w:rsidP="00150702">
      <w:pPr>
        <w:rPr>
          <w:lang w:eastAsia="fr-CH"/>
        </w:rPr>
      </w:pPr>
    </w:p>
    <w:p w14:paraId="20D0DD56" w14:textId="77777777" w:rsidR="007257A7" w:rsidRPr="007F7FEB" w:rsidRDefault="007257A7" w:rsidP="00150702">
      <w:pPr>
        <w:rPr>
          <w:lang w:eastAsia="fr-CH"/>
        </w:rPr>
      </w:pPr>
    </w:p>
    <w:tbl>
      <w:tblPr>
        <w:tblpPr w:leftFromText="141" w:rightFromText="141" w:vertAnchor="text" w:horzAnchor="margin" w:tblpXSpec="right" w:tblpY="-75"/>
        <w:tblOverlap w:val="never"/>
        <w:tblW w:w="2880" w:type="dxa"/>
        <w:tblCellMar>
          <w:left w:w="70" w:type="dxa"/>
          <w:right w:w="70" w:type="dxa"/>
        </w:tblCellMar>
        <w:tblLook w:val="04A0" w:firstRow="1" w:lastRow="0" w:firstColumn="1" w:lastColumn="0" w:noHBand="0" w:noVBand="1"/>
      </w:tblPr>
      <w:tblGrid>
        <w:gridCol w:w="1245"/>
        <w:gridCol w:w="1436"/>
        <w:gridCol w:w="775"/>
      </w:tblGrid>
      <w:tr w:rsidR="007257A7" w:rsidRPr="007257A7" w14:paraId="13020CD1" w14:textId="77777777" w:rsidTr="007257A7">
        <w:trPr>
          <w:trHeight w:val="315"/>
        </w:trPr>
        <w:tc>
          <w:tcPr>
            <w:tcW w:w="2880" w:type="dxa"/>
            <w:gridSpan w:val="3"/>
            <w:tcBorders>
              <w:top w:val="single" w:sz="8" w:space="0" w:color="auto"/>
              <w:left w:val="single" w:sz="8" w:space="0" w:color="auto"/>
              <w:bottom w:val="single" w:sz="8" w:space="0" w:color="auto"/>
              <w:right w:val="single" w:sz="8" w:space="0" w:color="000000"/>
            </w:tcBorders>
            <w:shd w:val="clear" w:color="000000" w:fill="002060"/>
            <w:noWrap/>
            <w:vAlign w:val="bottom"/>
            <w:hideMark/>
          </w:tcPr>
          <w:p w14:paraId="3522CC3D"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MAIL</w:t>
            </w:r>
          </w:p>
        </w:tc>
      </w:tr>
      <w:tr w:rsidR="00AE1498" w:rsidRPr="007257A7" w14:paraId="2EED77C2" w14:textId="77777777" w:rsidTr="007257A7">
        <w:trPr>
          <w:trHeight w:val="300"/>
        </w:trPr>
        <w:tc>
          <w:tcPr>
            <w:tcW w:w="1245" w:type="dxa"/>
            <w:tcBorders>
              <w:top w:val="nil"/>
              <w:left w:val="single" w:sz="8" w:space="0" w:color="auto"/>
              <w:bottom w:val="nil"/>
              <w:right w:val="nil"/>
            </w:tcBorders>
            <w:shd w:val="clear" w:color="000000" w:fill="0033CC"/>
            <w:noWrap/>
            <w:vAlign w:val="bottom"/>
            <w:hideMark/>
          </w:tcPr>
          <w:p w14:paraId="50B25A6F"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Jour</w:t>
            </w:r>
          </w:p>
        </w:tc>
        <w:tc>
          <w:tcPr>
            <w:tcW w:w="860" w:type="dxa"/>
            <w:tcBorders>
              <w:top w:val="nil"/>
              <w:left w:val="nil"/>
              <w:bottom w:val="single" w:sz="4" w:space="0" w:color="auto"/>
              <w:right w:val="nil"/>
            </w:tcBorders>
            <w:shd w:val="clear" w:color="000000" w:fill="0033CC"/>
            <w:noWrap/>
            <w:vAlign w:val="bottom"/>
            <w:hideMark/>
          </w:tcPr>
          <w:p w14:paraId="65442A1D" w14:textId="7632F47B" w:rsidR="007257A7" w:rsidRPr="007257A7" w:rsidRDefault="00AE1498" w:rsidP="007257A7">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Incrémentielle</w:t>
            </w:r>
          </w:p>
        </w:tc>
        <w:tc>
          <w:tcPr>
            <w:tcW w:w="775" w:type="dxa"/>
            <w:tcBorders>
              <w:top w:val="nil"/>
              <w:left w:val="nil"/>
              <w:bottom w:val="single" w:sz="4" w:space="0" w:color="auto"/>
              <w:right w:val="single" w:sz="8" w:space="0" w:color="auto"/>
            </w:tcBorders>
            <w:shd w:val="clear" w:color="000000" w:fill="0033CC"/>
            <w:noWrap/>
            <w:vAlign w:val="bottom"/>
            <w:hideMark/>
          </w:tcPr>
          <w:p w14:paraId="031099EB"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Heure</w:t>
            </w:r>
          </w:p>
        </w:tc>
      </w:tr>
      <w:tr w:rsidR="00AE1498" w:rsidRPr="007257A7" w14:paraId="30E01E71" w14:textId="77777777" w:rsidTr="007257A7">
        <w:trPr>
          <w:trHeight w:val="300"/>
        </w:trPr>
        <w:tc>
          <w:tcPr>
            <w:tcW w:w="1245" w:type="dxa"/>
            <w:tcBorders>
              <w:top w:val="nil"/>
              <w:left w:val="single" w:sz="8" w:space="0" w:color="auto"/>
              <w:bottom w:val="nil"/>
              <w:right w:val="single" w:sz="4" w:space="0" w:color="auto"/>
            </w:tcBorders>
            <w:shd w:val="clear" w:color="000000" w:fill="0070C0"/>
            <w:noWrap/>
            <w:vAlign w:val="bottom"/>
            <w:hideMark/>
          </w:tcPr>
          <w:p w14:paraId="67180779"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Lundi</w:t>
            </w:r>
          </w:p>
        </w:tc>
        <w:tc>
          <w:tcPr>
            <w:tcW w:w="860" w:type="dxa"/>
            <w:tcBorders>
              <w:top w:val="nil"/>
              <w:left w:val="nil"/>
              <w:bottom w:val="nil"/>
              <w:right w:val="nil"/>
            </w:tcBorders>
            <w:shd w:val="clear" w:color="000000" w:fill="0070C0"/>
            <w:noWrap/>
            <w:vAlign w:val="bottom"/>
            <w:hideMark/>
          </w:tcPr>
          <w:p w14:paraId="1FE38E11" w14:textId="67BEAF2F"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 xml:space="preserve"> </w:t>
            </w: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000000" w:fill="0070C0"/>
            <w:noWrap/>
            <w:vAlign w:val="bottom"/>
            <w:hideMark/>
          </w:tcPr>
          <w:p w14:paraId="77CDE53C"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802618E" w14:textId="77777777" w:rsidTr="007257A7">
        <w:trPr>
          <w:trHeight w:val="300"/>
        </w:trPr>
        <w:tc>
          <w:tcPr>
            <w:tcW w:w="1245" w:type="dxa"/>
            <w:tcBorders>
              <w:top w:val="nil"/>
              <w:left w:val="single" w:sz="8" w:space="0" w:color="auto"/>
              <w:bottom w:val="nil"/>
              <w:right w:val="single" w:sz="4" w:space="0" w:color="auto"/>
            </w:tcBorders>
            <w:shd w:val="clear" w:color="000000" w:fill="00B0F0"/>
            <w:noWrap/>
            <w:vAlign w:val="bottom"/>
            <w:hideMark/>
          </w:tcPr>
          <w:p w14:paraId="20FCA168"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Mardi</w:t>
            </w:r>
          </w:p>
        </w:tc>
        <w:tc>
          <w:tcPr>
            <w:tcW w:w="860" w:type="dxa"/>
            <w:tcBorders>
              <w:top w:val="nil"/>
              <w:left w:val="nil"/>
              <w:bottom w:val="nil"/>
              <w:right w:val="nil"/>
            </w:tcBorders>
            <w:shd w:val="clear" w:color="000000" w:fill="00B0F0"/>
            <w:noWrap/>
            <w:vAlign w:val="bottom"/>
            <w:hideMark/>
          </w:tcPr>
          <w:p w14:paraId="16C8C9C8"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000000" w:fill="00B0F0"/>
            <w:noWrap/>
            <w:vAlign w:val="bottom"/>
            <w:hideMark/>
          </w:tcPr>
          <w:p w14:paraId="2FF1BD92"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379D4BF4" w14:textId="77777777" w:rsidTr="007257A7">
        <w:trPr>
          <w:trHeight w:val="300"/>
        </w:trPr>
        <w:tc>
          <w:tcPr>
            <w:tcW w:w="1245" w:type="dxa"/>
            <w:tcBorders>
              <w:top w:val="nil"/>
              <w:left w:val="single" w:sz="8" w:space="0" w:color="auto"/>
              <w:bottom w:val="nil"/>
              <w:right w:val="single" w:sz="4" w:space="0" w:color="auto"/>
            </w:tcBorders>
            <w:shd w:val="clear" w:color="000000" w:fill="0070C0"/>
            <w:noWrap/>
            <w:vAlign w:val="bottom"/>
            <w:hideMark/>
          </w:tcPr>
          <w:p w14:paraId="3E65646B"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Mercredi</w:t>
            </w:r>
          </w:p>
        </w:tc>
        <w:tc>
          <w:tcPr>
            <w:tcW w:w="860" w:type="dxa"/>
            <w:tcBorders>
              <w:top w:val="nil"/>
              <w:left w:val="nil"/>
              <w:bottom w:val="nil"/>
              <w:right w:val="nil"/>
            </w:tcBorders>
            <w:shd w:val="clear" w:color="000000" w:fill="0070C0"/>
            <w:noWrap/>
            <w:vAlign w:val="bottom"/>
            <w:hideMark/>
          </w:tcPr>
          <w:p w14:paraId="52CA42EC"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000000" w:fill="0070C0"/>
            <w:noWrap/>
            <w:vAlign w:val="bottom"/>
            <w:hideMark/>
          </w:tcPr>
          <w:p w14:paraId="347640B6"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0CA9932" w14:textId="77777777" w:rsidTr="007257A7">
        <w:trPr>
          <w:trHeight w:val="300"/>
        </w:trPr>
        <w:tc>
          <w:tcPr>
            <w:tcW w:w="1245" w:type="dxa"/>
            <w:tcBorders>
              <w:top w:val="nil"/>
              <w:left w:val="single" w:sz="8" w:space="0" w:color="auto"/>
              <w:bottom w:val="nil"/>
              <w:right w:val="single" w:sz="4" w:space="0" w:color="auto"/>
            </w:tcBorders>
            <w:shd w:val="clear" w:color="000000" w:fill="00B0F0"/>
            <w:noWrap/>
            <w:vAlign w:val="bottom"/>
            <w:hideMark/>
          </w:tcPr>
          <w:p w14:paraId="28778E35"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Jeudi</w:t>
            </w:r>
          </w:p>
        </w:tc>
        <w:tc>
          <w:tcPr>
            <w:tcW w:w="860" w:type="dxa"/>
            <w:tcBorders>
              <w:top w:val="nil"/>
              <w:left w:val="nil"/>
              <w:bottom w:val="nil"/>
              <w:right w:val="nil"/>
            </w:tcBorders>
            <w:shd w:val="clear" w:color="000000" w:fill="00B0F0"/>
            <w:noWrap/>
            <w:vAlign w:val="bottom"/>
            <w:hideMark/>
          </w:tcPr>
          <w:p w14:paraId="0D97546F"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000000" w:fill="00B0F0"/>
            <w:noWrap/>
            <w:vAlign w:val="bottom"/>
            <w:hideMark/>
          </w:tcPr>
          <w:p w14:paraId="018EDD40"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375972C2" w14:textId="77777777" w:rsidTr="007257A7">
        <w:trPr>
          <w:trHeight w:val="300"/>
        </w:trPr>
        <w:tc>
          <w:tcPr>
            <w:tcW w:w="1245" w:type="dxa"/>
            <w:tcBorders>
              <w:top w:val="nil"/>
              <w:left w:val="single" w:sz="8" w:space="0" w:color="auto"/>
              <w:bottom w:val="nil"/>
              <w:right w:val="single" w:sz="4" w:space="0" w:color="auto"/>
            </w:tcBorders>
            <w:shd w:val="clear" w:color="000000" w:fill="0070C0"/>
            <w:noWrap/>
            <w:vAlign w:val="bottom"/>
            <w:hideMark/>
          </w:tcPr>
          <w:p w14:paraId="5763EECD"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Vendredi</w:t>
            </w:r>
          </w:p>
        </w:tc>
        <w:tc>
          <w:tcPr>
            <w:tcW w:w="860" w:type="dxa"/>
            <w:tcBorders>
              <w:top w:val="nil"/>
              <w:left w:val="nil"/>
              <w:bottom w:val="nil"/>
              <w:right w:val="nil"/>
            </w:tcBorders>
            <w:shd w:val="clear" w:color="000000" w:fill="0070C0"/>
            <w:noWrap/>
            <w:vAlign w:val="bottom"/>
            <w:hideMark/>
          </w:tcPr>
          <w:p w14:paraId="2FCD1966"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000000" w:fill="0070C0"/>
            <w:noWrap/>
            <w:vAlign w:val="bottom"/>
            <w:hideMark/>
          </w:tcPr>
          <w:p w14:paraId="6A54193F"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1DA7DB26" w14:textId="77777777" w:rsidTr="007257A7">
        <w:trPr>
          <w:trHeight w:val="300"/>
        </w:trPr>
        <w:tc>
          <w:tcPr>
            <w:tcW w:w="1245" w:type="dxa"/>
            <w:tcBorders>
              <w:top w:val="nil"/>
              <w:left w:val="single" w:sz="8" w:space="0" w:color="auto"/>
              <w:bottom w:val="nil"/>
              <w:right w:val="single" w:sz="4" w:space="0" w:color="auto"/>
            </w:tcBorders>
            <w:shd w:val="clear" w:color="000000" w:fill="00B0F0"/>
            <w:noWrap/>
            <w:vAlign w:val="bottom"/>
            <w:hideMark/>
          </w:tcPr>
          <w:p w14:paraId="7D945364"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Samedi</w:t>
            </w:r>
          </w:p>
        </w:tc>
        <w:tc>
          <w:tcPr>
            <w:tcW w:w="860" w:type="dxa"/>
            <w:tcBorders>
              <w:top w:val="nil"/>
              <w:left w:val="nil"/>
              <w:bottom w:val="nil"/>
              <w:right w:val="nil"/>
            </w:tcBorders>
            <w:shd w:val="clear" w:color="000000" w:fill="00B0F0"/>
            <w:noWrap/>
            <w:vAlign w:val="bottom"/>
            <w:hideMark/>
          </w:tcPr>
          <w:p w14:paraId="3E501824"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000000" w:fill="00B0F0"/>
            <w:noWrap/>
            <w:vAlign w:val="bottom"/>
            <w:hideMark/>
          </w:tcPr>
          <w:p w14:paraId="21BAFDD0"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8412BF4" w14:textId="77777777" w:rsidTr="007257A7">
        <w:trPr>
          <w:trHeight w:val="315"/>
        </w:trPr>
        <w:tc>
          <w:tcPr>
            <w:tcW w:w="1245" w:type="dxa"/>
            <w:tcBorders>
              <w:top w:val="nil"/>
              <w:left w:val="single" w:sz="8" w:space="0" w:color="auto"/>
              <w:bottom w:val="single" w:sz="8" w:space="0" w:color="auto"/>
              <w:right w:val="single" w:sz="4" w:space="0" w:color="auto"/>
            </w:tcBorders>
            <w:shd w:val="clear" w:color="000000" w:fill="0070C0"/>
            <w:noWrap/>
            <w:vAlign w:val="bottom"/>
            <w:hideMark/>
          </w:tcPr>
          <w:p w14:paraId="4B8EF854"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Dimanche</w:t>
            </w:r>
          </w:p>
        </w:tc>
        <w:tc>
          <w:tcPr>
            <w:tcW w:w="860" w:type="dxa"/>
            <w:tcBorders>
              <w:top w:val="nil"/>
              <w:left w:val="nil"/>
              <w:bottom w:val="single" w:sz="8" w:space="0" w:color="auto"/>
              <w:right w:val="nil"/>
            </w:tcBorders>
            <w:shd w:val="clear" w:color="000000" w:fill="0070C0"/>
            <w:noWrap/>
            <w:vAlign w:val="bottom"/>
            <w:hideMark/>
          </w:tcPr>
          <w:p w14:paraId="46D978D8" w14:textId="65FB3176" w:rsidR="007257A7" w:rsidRPr="007257A7" w:rsidRDefault="00AE1498" w:rsidP="007257A7">
            <w:pPr>
              <w:spacing w:after="0" w:line="240" w:lineRule="auto"/>
              <w:jc w:val="center"/>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Complet</w:t>
            </w:r>
          </w:p>
        </w:tc>
        <w:tc>
          <w:tcPr>
            <w:tcW w:w="775" w:type="dxa"/>
            <w:tcBorders>
              <w:top w:val="nil"/>
              <w:left w:val="nil"/>
              <w:bottom w:val="single" w:sz="8" w:space="0" w:color="auto"/>
              <w:right w:val="single" w:sz="8" w:space="0" w:color="auto"/>
            </w:tcBorders>
            <w:shd w:val="clear" w:color="000000" w:fill="0070C0"/>
            <w:noWrap/>
            <w:vAlign w:val="bottom"/>
            <w:hideMark/>
          </w:tcPr>
          <w:p w14:paraId="1FFDD781"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bl>
    <w:p w14:paraId="54C966D3" w14:textId="497F608E" w:rsidR="0055666B" w:rsidRPr="00A00A7A" w:rsidRDefault="0055666B" w:rsidP="00A00A7A">
      <w:pPr>
        <w:rPr>
          <w:b/>
          <w:lang w:eastAsia="fr-CH"/>
        </w:rPr>
      </w:pPr>
      <w:r w:rsidRPr="00A00A7A">
        <w:rPr>
          <w:b/>
          <w:lang w:eastAsia="fr-CH"/>
        </w:rPr>
        <w:t>SERVEUR DE MESSAGERIE</w:t>
      </w:r>
    </w:p>
    <w:p w14:paraId="26162578" w14:textId="2C695FC9" w:rsidR="003B5E2A" w:rsidRDefault="003B5E2A" w:rsidP="00A00A7A">
      <w:pPr>
        <w:rPr>
          <w:lang w:eastAsia="fr-CH"/>
        </w:rPr>
      </w:pPr>
      <w:r w:rsidRPr="007F7FEB">
        <w:rPr>
          <w:lang w:eastAsia="fr-CH"/>
        </w:rPr>
        <w:t xml:space="preserve">Pour le serveur de messagerie, nous effectuerons </w:t>
      </w:r>
      <w:r w:rsidR="00503415" w:rsidRPr="007F7FEB">
        <w:rPr>
          <w:lang w:eastAsia="fr-CH"/>
        </w:rPr>
        <w:t>un backup incrémental</w:t>
      </w:r>
      <w:r w:rsidRPr="007F7FEB">
        <w:rPr>
          <w:lang w:eastAsia="fr-CH"/>
        </w:rPr>
        <w:t xml:space="preserve"> cha</w:t>
      </w:r>
      <w:r w:rsidR="00351E99" w:rsidRPr="007F7FEB">
        <w:rPr>
          <w:lang w:eastAsia="fr-CH"/>
        </w:rPr>
        <w:t>que soir (temps mort) sur 1 disque</w:t>
      </w:r>
      <w:r w:rsidRPr="007F7FEB">
        <w:rPr>
          <w:lang w:eastAsia="fr-CH"/>
        </w:rPr>
        <w:t xml:space="preserve"> et chaque dimanche soir un backup complet qui sera conservé 1 mois.</w:t>
      </w:r>
      <w:r w:rsidR="00617B2C" w:rsidRPr="007F7FEB">
        <w:rPr>
          <w:lang w:eastAsia="fr-CH"/>
        </w:rPr>
        <w:t xml:space="preserve"> Les backups complets seront stockés sur « LUN02_DATA_MAIL_M »</w:t>
      </w:r>
      <w:r w:rsidR="008A686D" w:rsidRPr="007F7FEB">
        <w:rPr>
          <w:lang w:eastAsia="fr-CH"/>
        </w:rPr>
        <w:t>.</w:t>
      </w:r>
    </w:p>
    <w:p w14:paraId="4E774978" w14:textId="4250ED72" w:rsidR="007257A7" w:rsidRDefault="007257A7" w:rsidP="00A00A7A">
      <w:pPr>
        <w:rPr>
          <w:lang w:eastAsia="fr-CH"/>
        </w:rPr>
      </w:pPr>
    </w:p>
    <w:p w14:paraId="35B20A47" w14:textId="77777777" w:rsidR="007257A7" w:rsidRPr="007F7FEB" w:rsidRDefault="007257A7" w:rsidP="00A00A7A">
      <w:pPr>
        <w:rPr>
          <w:lang w:eastAsia="fr-CH"/>
        </w:rPr>
      </w:pPr>
    </w:p>
    <w:p w14:paraId="71EBBA5A" w14:textId="7D214439" w:rsidR="0055666B" w:rsidRPr="00A00A7A" w:rsidRDefault="0055666B" w:rsidP="00A00A7A">
      <w:pPr>
        <w:rPr>
          <w:b/>
          <w:lang w:eastAsia="fr-CH"/>
        </w:rPr>
      </w:pPr>
      <w:r w:rsidRPr="00A00A7A">
        <w:rPr>
          <w:b/>
          <w:lang w:eastAsia="fr-CH"/>
        </w:rPr>
        <w:t>SERVEUR DE FICHIERS</w:t>
      </w:r>
    </w:p>
    <w:p w14:paraId="55F39580" w14:textId="77777777" w:rsidR="00AE1498" w:rsidRDefault="00FD0B29" w:rsidP="00A00A7A">
      <w:pPr>
        <w:rPr>
          <w:lang w:eastAsia="fr-CH"/>
        </w:rPr>
      </w:pPr>
      <w:r w:rsidRPr="007F7FEB">
        <w:rPr>
          <w:lang w:eastAsia="fr-CH"/>
        </w:rPr>
        <w:t xml:space="preserve">Pour le serveur de fichiers, nous effectuerons </w:t>
      </w:r>
      <w:r w:rsidR="007D7BA6" w:rsidRPr="007F7FEB">
        <w:rPr>
          <w:lang w:eastAsia="fr-CH"/>
        </w:rPr>
        <w:t xml:space="preserve">2 fois par jour </w:t>
      </w:r>
      <w:r w:rsidR="002902A3" w:rsidRPr="007F7FEB">
        <w:rPr>
          <w:lang w:eastAsia="fr-CH"/>
        </w:rPr>
        <w:t xml:space="preserve">des </w:t>
      </w:r>
      <w:proofErr w:type="spellStart"/>
      <w:r w:rsidR="002902A3" w:rsidRPr="007F7FEB">
        <w:rPr>
          <w:lang w:eastAsia="fr-CH"/>
        </w:rPr>
        <w:t>snapshots</w:t>
      </w:r>
      <w:proofErr w:type="spellEnd"/>
      <w:r w:rsidR="002902A3" w:rsidRPr="007F7FEB">
        <w:rPr>
          <w:lang w:eastAsia="fr-CH"/>
        </w:rPr>
        <w:t xml:space="preserve"> des dossiers qui contiennent l’ensemble des fichiers. Ces </w:t>
      </w:r>
      <w:proofErr w:type="spellStart"/>
      <w:r w:rsidR="002902A3" w:rsidRPr="007F7FEB">
        <w:rPr>
          <w:lang w:eastAsia="fr-CH"/>
        </w:rPr>
        <w:t>snapshots</w:t>
      </w:r>
      <w:proofErr w:type="spellEnd"/>
      <w:r w:rsidR="002902A3" w:rsidRPr="007F7FEB">
        <w:rPr>
          <w:lang w:eastAsia="fr-CH"/>
        </w:rPr>
        <w:t xml:space="preserve"> seront stockés </w:t>
      </w:r>
      <w:r w:rsidR="00B821AD" w:rsidRPr="007F7FEB">
        <w:rPr>
          <w:lang w:eastAsia="fr-CH"/>
        </w:rPr>
        <w:t>dans l’espace</w:t>
      </w:r>
      <w:r w:rsidR="002902A3" w:rsidRPr="007F7FEB">
        <w:rPr>
          <w:lang w:eastAsia="fr-CH"/>
        </w:rPr>
        <w:t xml:space="preserve"> de stockage « LUN05_DATA_fichier_F » du SAN</w:t>
      </w:r>
      <w:r w:rsidR="007D7BA6" w:rsidRPr="007F7FEB">
        <w:rPr>
          <w:lang w:eastAsia="fr-CH"/>
        </w:rPr>
        <w:t xml:space="preserve"> et conservés pendant </w:t>
      </w:r>
      <w:r w:rsidR="00EE482B" w:rsidRPr="007F7FEB">
        <w:rPr>
          <w:lang w:eastAsia="fr-CH"/>
        </w:rPr>
        <w:t>1 mois</w:t>
      </w:r>
      <w:r w:rsidR="002902A3" w:rsidRPr="007F7FEB">
        <w:rPr>
          <w:lang w:eastAsia="fr-CH"/>
        </w:rPr>
        <w:t xml:space="preserve">. </w:t>
      </w:r>
    </w:p>
    <w:p w14:paraId="7AC6E1EA" w14:textId="0EBAA1B0" w:rsidR="0021182A" w:rsidRDefault="002902A3" w:rsidP="00A00A7A">
      <w:pPr>
        <w:rPr>
          <w:lang w:eastAsia="fr-CH"/>
        </w:rPr>
      </w:pPr>
      <w:r w:rsidRPr="007F7FEB">
        <w:rPr>
          <w:lang w:eastAsia="fr-CH"/>
        </w:rPr>
        <w:t>Nous ferons aussi u</w:t>
      </w:r>
      <w:r w:rsidR="00FD0B29" w:rsidRPr="007F7FEB">
        <w:rPr>
          <w:lang w:eastAsia="fr-CH"/>
        </w:rPr>
        <w:t>ne sauvegarde différentielle chaque jour à partir d’une complète effectuée le dimanche. Nous utiliserons 1 bande</w:t>
      </w:r>
      <w:r w:rsidR="00555373" w:rsidRPr="007F7FEB">
        <w:rPr>
          <w:lang w:eastAsia="fr-CH"/>
        </w:rPr>
        <w:t xml:space="preserve"> par semaine et à chaque fin de mois les 4 complètes seront misent ensemble sur 1 bande et stockés dans un lieu sécurisé à l’extérieur de l’entreprise</w:t>
      </w:r>
      <w:r w:rsidR="00137A85" w:rsidRPr="007F7FEB">
        <w:rPr>
          <w:lang w:eastAsia="fr-CH"/>
        </w:rPr>
        <w:t>. Nous utiliserons donc 1</w:t>
      </w:r>
      <w:r w:rsidR="00DC758E">
        <w:rPr>
          <w:lang w:eastAsia="fr-CH"/>
        </w:rPr>
        <w:t>5</w:t>
      </w:r>
      <w:r w:rsidR="002D7C02" w:rsidRPr="007F7FEB">
        <w:rPr>
          <w:lang w:eastAsia="fr-CH"/>
        </w:rPr>
        <w:t xml:space="preserve"> bandes.</w:t>
      </w:r>
      <w:r w:rsidRPr="007F7FEB">
        <w:rPr>
          <w:lang w:eastAsia="fr-CH"/>
        </w:rPr>
        <w:t xml:space="preserve"> </w:t>
      </w:r>
    </w:p>
    <w:tbl>
      <w:tblPr>
        <w:tblpPr w:leftFromText="141" w:rightFromText="141" w:vertAnchor="text" w:horzAnchor="margin" w:tblpY="22"/>
        <w:tblW w:w="10085" w:type="dxa"/>
        <w:tblCellMar>
          <w:left w:w="70" w:type="dxa"/>
          <w:right w:w="70" w:type="dxa"/>
        </w:tblCellMar>
        <w:tblLook w:val="04A0" w:firstRow="1" w:lastRow="0" w:firstColumn="1" w:lastColumn="0" w:noHBand="0" w:noVBand="1"/>
      </w:tblPr>
      <w:tblGrid>
        <w:gridCol w:w="1350"/>
        <w:gridCol w:w="1060"/>
        <w:gridCol w:w="642"/>
        <w:gridCol w:w="692"/>
        <w:gridCol w:w="975"/>
        <w:gridCol w:w="1008"/>
        <w:gridCol w:w="1242"/>
        <w:gridCol w:w="1453"/>
        <w:gridCol w:w="1663"/>
      </w:tblGrid>
      <w:tr w:rsidR="00AE1498" w:rsidRPr="00AE1498" w14:paraId="193DBDB0" w14:textId="77777777" w:rsidTr="00AE1498">
        <w:trPr>
          <w:trHeight w:val="478"/>
        </w:trPr>
        <w:tc>
          <w:tcPr>
            <w:tcW w:w="1350" w:type="dxa"/>
            <w:tcBorders>
              <w:top w:val="nil"/>
              <w:left w:val="nil"/>
              <w:bottom w:val="nil"/>
              <w:right w:val="nil"/>
            </w:tcBorders>
            <w:shd w:val="clear" w:color="auto" w:fill="auto"/>
            <w:noWrap/>
            <w:vAlign w:val="bottom"/>
            <w:hideMark/>
          </w:tcPr>
          <w:p w14:paraId="535A5E00" w14:textId="77777777" w:rsidR="00AE1498" w:rsidRPr="00AE1498" w:rsidRDefault="00AE1498" w:rsidP="00AE1498">
            <w:pPr>
              <w:spacing w:after="0" w:line="240" w:lineRule="auto"/>
              <w:jc w:val="left"/>
              <w:rPr>
                <w:rFonts w:ascii="Times New Roman" w:eastAsia="Times New Roman" w:hAnsi="Times New Roman" w:cs="Times New Roman"/>
                <w:sz w:val="24"/>
                <w:szCs w:val="24"/>
                <w:shd w:val="clear" w:color="auto" w:fill="auto"/>
                <w:lang w:eastAsia="fr-CH"/>
              </w:rPr>
            </w:pPr>
          </w:p>
        </w:tc>
        <w:tc>
          <w:tcPr>
            <w:tcW w:w="1060" w:type="dxa"/>
            <w:tcBorders>
              <w:top w:val="nil"/>
              <w:left w:val="nil"/>
              <w:bottom w:val="nil"/>
              <w:right w:val="nil"/>
            </w:tcBorders>
            <w:shd w:val="clear" w:color="auto" w:fill="auto"/>
            <w:noWrap/>
            <w:vAlign w:val="bottom"/>
            <w:hideMark/>
          </w:tcPr>
          <w:p w14:paraId="4CD4F74C"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642" w:type="dxa"/>
            <w:tcBorders>
              <w:top w:val="nil"/>
              <w:left w:val="nil"/>
              <w:bottom w:val="nil"/>
              <w:right w:val="nil"/>
            </w:tcBorders>
            <w:shd w:val="clear" w:color="auto" w:fill="auto"/>
            <w:noWrap/>
            <w:vAlign w:val="bottom"/>
            <w:hideMark/>
          </w:tcPr>
          <w:p w14:paraId="211FFB86"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692" w:type="dxa"/>
            <w:tcBorders>
              <w:top w:val="nil"/>
              <w:left w:val="nil"/>
              <w:bottom w:val="nil"/>
              <w:right w:val="nil"/>
            </w:tcBorders>
            <w:shd w:val="clear" w:color="auto" w:fill="auto"/>
            <w:noWrap/>
            <w:vAlign w:val="bottom"/>
            <w:hideMark/>
          </w:tcPr>
          <w:p w14:paraId="63010025"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975" w:type="dxa"/>
            <w:tcBorders>
              <w:top w:val="nil"/>
              <w:left w:val="nil"/>
              <w:bottom w:val="nil"/>
              <w:right w:val="nil"/>
            </w:tcBorders>
            <w:shd w:val="clear" w:color="auto" w:fill="auto"/>
            <w:noWrap/>
            <w:vAlign w:val="bottom"/>
            <w:hideMark/>
          </w:tcPr>
          <w:p w14:paraId="386F7BAF"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008" w:type="dxa"/>
            <w:tcBorders>
              <w:top w:val="nil"/>
              <w:left w:val="nil"/>
              <w:bottom w:val="nil"/>
              <w:right w:val="nil"/>
            </w:tcBorders>
            <w:shd w:val="clear" w:color="auto" w:fill="auto"/>
            <w:noWrap/>
            <w:vAlign w:val="bottom"/>
            <w:hideMark/>
          </w:tcPr>
          <w:p w14:paraId="27E8C629"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242" w:type="dxa"/>
            <w:tcBorders>
              <w:top w:val="nil"/>
              <w:left w:val="nil"/>
              <w:bottom w:val="nil"/>
              <w:right w:val="nil"/>
            </w:tcBorders>
            <w:shd w:val="clear" w:color="auto" w:fill="auto"/>
            <w:noWrap/>
            <w:vAlign w:val="bottom"/>
            <w:hideMark/>
          </w:tcPr>
          <w:p w14:paraId="2806E7B7"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453" w:type="dxa"/>
            <w:tcBorders>
              <w:top w:val="nil"/>
              <w:left w:val="nil"/>
              <w:bottom w:val="nil"/>
              <w:right w:val="nil"/>
            </w:tcBorders>
            <w:shd w:val="clear" w:color="auto" w:fill="auto"/>
            <w:noWrap/>
            <w:vAlign w:val="bottom"/>
            <w:hideMark/>
          </w:tcPr>
          <w:p w14:paraId="2BF422A3"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181CF"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Nouvelle cassette</w:t>
            </w:r>
          </w:p>
        </w:tc>
      </w:tr>
      <w:tr w:rsidR="00AE1498" w:rsidRPr="00AE1498" w14:paraId="45DC3BFF" w14:textId="77777777" w:rsidTr="00AE1498">
        <w:trPr>
          <w:trHeight w:val="478"/>
        </w:trPr>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2DA75"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2A3AC52" w14:textId="77777777" w:rsidR="00AE1498" w:rsidRPr="00AE1498" w:rsidRDefault="00AE1498" w:rsidP="00AE1498">
            <w:pPr>
              <w:spacing w:after="0" w:line="240" w:lineRule="auto"/>
              <w:jc w:val="left"/>
              <w:rPr>
                <w:rFonts w:ascii="Calibri" w:eastAsia="Times New Roman" w:hAnsi="Calibri" w:cs="Calibri"/>
                <w:b/>
                <w:bCs/>
                <w:color w:val="000000"/>
                <w:shd w:val="clear" w:color="auto" w:fill="auto"/>
                <w:lang w:eastAsia="fr-CH"/>
              </w:rPr>
            </w:pPr>
            <w:r w:rsidRPr="00AE1498">
              <w:rPr>
                <w:rFonts w:ascii="Calibri" w:eastAsia="Times New Roman" w:hAnsi="Calibri" w:cs="Calibri"/>
                <w:b/>
                <w:bCs/>
                <w:color w:val="000000"/>
                <w:shd w:val="clear" w:color="auto" w:fill="auto"/>
                <w:lang w:eastAsia="fr-CH"/>
              </w:rPr>
              <w:t>Dimanche</w:t>
            </w:r>
          </w:p>
        </w:tc>
        <w:tc>
          <w:tcPr>
            <w:tcW w:w="642" w:type="dxa"/>
            <w:tcBorders>
              <w:top w:val="single" w:sz="4" w:space="0" w:color="auto"/>
              <w:left w:val="nil"/>
              <w:bottom w:val="single" w:sz="4" w:space="0" w:color="auto"/>
              <w:right w:val="single" w:sz="4" w:space="0" w:color="auto"/>
            </w:tcBorders>
            <w:shd w:val="clear" w:color="auto" w:fill="auto"/>
            <w:noWrap/>
            <w:vAlign w:val="bottom"/>
            <w:hideMark/>
          </w:tcPr>
          <w:p w14:paraId="4C169C55" w14:textId="77777777" w:rsidR="00AE1498" w:rsidRPr="00AE1498" w:rsidRDefault="00AE1498" w:rsidP="00AE1498">
            <w:pPr>
              <w:spacing w:after="0" w:line="240" w:lineRule="auto"/>
              <w:jc w:val="left"/>
              <w:rPr>
                <w:rFonts w:ascii="Calibri" w:eastAsia="Times New Roman" w:hAnsi="Calibri" w:cs="Calibri"/>
                <w:b/>
                <w:bCs/>
                <w:color w:val="000000"/>
                <w:shd w:val="clear" w:color="auto" w:fill="auto"/>
                <w:lang w:eastAsia="fr-CH"/>
              </w:rPr>
            </w:pPr>
            <w:r w:rsidRPr="00AE1498">
              <w:rPr>
                <w:rFonts w:ascii="Calibri" w:eastAsia="Times New Roman" w:hAnsi="Calibri" w:cs="Calibri"/>
                <w:b/>
                <w:bCs/>
                <w:color w:val="000000"/>
                <w:shd w:val="clear" w:color="auto" w:fill="auto"/>
                <w:lang w:eastAsia="fr-CH"/>
              </w:rPr>
              <w:t>Lundi</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14:paraId="1A783ADA" w14:textId="77777777" w:rsidR="00AE1498" w:rsidRPr="00AE1498" w:rsidRDefault="00AE1498" w:rsidP="00AE1498">
            <w:pPr>
              <w:spacing w:after="0" w:line="240" w:lineRule="auto"/>
              <w:jc w:val="left"/>
              <w:rPr>
                <w:rFonts w:ascii="Calibri" w:eastAsia="Times New Roman" w:hAnsi="Calibri" w:cs="Calibri"/>
                <w:b/>
                <w:bCs/>
                <w:color w:val="000000"/>
                <w:shd w:val="clear" w:color="auto" w:fill="auto"/>
                <w:lang w:eastAsia="fr-CH"/>
              </w:rPr>
            </w:pPr>
            <w:r w:rsidRPr="00AE1498">
              <w:rPr>
                <w:rFonts w:ascii="Calibri" w:eastAsia="Times New Roman" w:hAnsi="Calibri" w:cs="Calibri"/>
                <w:b/>
                <w:bCs/>
                <w:color w:val="000000"/>
                <w:shd w:val="clear" w:color="auto" w:fill="auto"/>
                <w:lang w:eastAsia="fr-CH"/>
              </w:rPr>
              <w:t>Mardi</w:t>
            </w:r>
          </w:p>
        </w:tc>
        <w:tc>
          <w:tcPr>
            <w:tcW w:w="975" w:type="dxa"/>
            <w:tcBorders>
              <w:top w:val="single" w:sz="4" w:space="0" w:color="auto"/>
              <w:left w:val="nil"/>
              <w:bottom w:val="single" w:sz="4" w:space="0" w:color="auto"/>
              <w:right w:val="single" w:sz="4" w:space="0" w:color="auto"/>
            </w:tcBorders>
            <w:shd w:val="clear" w:color="auto" w:fill="auto"/>
            <w:noWrap/>
            <w:vAlign w:val="bottom"/>
            <w:hideMark/>
          </w:tcPr>
          <w:p w14:paraId="11768C19" w14:textId="77777777" w:rsidR="00AE1498" w:rsidRPr="00AE1498" w:rsidRDefault="00AE1498" w:rsidP="00AE1498">
            <w:pPr>
              <w:spacing w:after="0" w:line="240" w:lineRule="auto"/>
              <w:jc w:val="left"/>
              <w:rPr>
                <w:rFonts w:ascii="Calibri" w:eastAsia="Times New Roman" w:hAnsi="Calibri" w:cs="Calibri"/>
                <w:b/>
                <w:bCs/>
                <w:color w:val="000000"/>
                <w:shd w:val="clear" w:color="auto" w:fill="auto"/>
                <w:lang w:eastAsia="fr-CH"/>
              </w:rPr>
            </w:pPr>
            <w:r w:rsidRPr="00AE1498">
              <w:rPr>
                <w:rFonts w:ascii="Calibri" w:eastAsia="Times New Roman" w:hAnsi="Calibri" w:cs="Calibri"/>
                <w:b/>
                <w:bCs/>
                <w:color w:val="000000"/>
                <w:shd w:val="clear" w:color="auto" w:fill="auto"/>
                <w:lang w:eastAsia="fr-CH"/>
              </w:rPr>
              <w:t>Mercredi</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0BE958D4" w14:textId="77777777" w:rsidR="00AE1498" w:rsidRPr="00AE1498" w:rsidRDefault="00AE1498" w:rsidP="00AE1498">
            <w:pPr>
              <w:spacing w:after="0" w:line="240" w:lineRule="auto"/>
              <w:jc w:val="left"/>
              <w:rPr>
                <w:rFonts w:ascii="Calibri" w:eastAsia="Times New Roman" w:hAnsi="Calibri" w:cs="Calibri"/>
                <w:b/>
                <w:bCs/>
                <w:color w:val="000000"/>
                <w:shd w:val="clear" w:color="auto" w:fill="auto"/>
                <w:lang w:eastAsia="fr-CH"/>
              </w:rPr>
            </w:pPr>
            <w:r w:rsidRPr="00AE1498">
              <w:rPr>
                <w:rFonts w:ascii="Calibri" w:eastAsia="Times New Roman" w:hAnsi="Calibri" w:cs="Calibri"/>
                <w:b/>
                <w:bCs/>
                <w:color w:val="000000"/>
                <w:shd w:val="clear" w:color="auto" w:fill="auto"/>
                <w:lang w:eastAsia="fr-CH"/>
              </w:rPr>
              <w:t>Jeudi</w:t>
            </w:r>
          </w:p>
        </w:tc>
        <w:tc>
          <w:tcPr>
            <w:tcW w:w="1242" w:type="dxa"/>
            <w:tcBorders>
              <w:top w:val="single" w:sz="4" w:space="0" w:color="auto"/>
              <w:left w:val="nil"/>
              <w:bottom w:val="single" w:sz="4" w:space="0" w:color="auto"/>
              <w:right w:val="single" w:sz="4" w:space="0" w:color="auto"/>
            </w:tcBorders>
            <w:shd w:val="clear" w:color="auto" w:fill="auto"/>
            <w:noWrap/>
            <w:vAlign w:val="bottom"/>
            <w:hideMark/>
          </w:tcPr>
          <w:p w14:paraId="120163E8" w14:textId="77777777" w:rsidR="00AE1498" w:rsidRPr="00AE1498" w:rsidRDefault="00AE1498" w:rsidP="00AE1498">
            <w:pPr>
              <w:spacing w:after="0" w:line="240" w:lineRule="auto"/>
              <w:jc w:val="left"/>
              <w:rPr>
                <w:rFonts w:ascii="Calibri" w:eastAsia="Times New Roman" w:hAnsi="Calibri" w:cs="Calibri"/>
                <w:b/>
                <w:bCs/>
                <w:color w:val="000000"/>
                <w:shd w:val="clear" w:color="auto" w:fill="auto"/>
                <w:lang w:eastAsia="fr-CH"/>
              </w:rPr>
            </w:pPr>
            <w:r w:rsidRPr="00AE1498">
              <w:rPr>
                <w:rFonts w:ascii="Calibri" w:eastAsia="Times New Roman" w:hAnsi="Calibri" w:cs="Calibri"/>
                <w:b/>
                <w:bCs/>
                <w:color w:val="000000"/>
                <w:shd w:val="clear" w:color="auto" w:fill="auto"/>
                <w:lang w:eastAsia="fr-CH"/>
              </w:rPr>
              <w:t>Vendredi</w:t>
            </w:r>
          </w:p>
        </w:tc>
        <w:tc>
          <w:tcPr>
            <w:tcW w:w="1453" w:type="dxa"/>
            <w:tcBorders>
              <w:top w:val="single" w:sz="4" w:space="0" w:color="auto"/>
              <w:left w:val="nil"/>
              <w:bottom w:val="single" w:sz="4" w:space="0" w:color="auto"/>
              <w:right w:val="single" w:sz="4" w:space="0" w:color="auto"/>
            </w:tcBorders>
            <w:shd w:val="clear" w:color="auto" w:fill="auto"/>
            <w:noWrap/>
            <w:vAlign w:val="bottom"/>
            <w:hideMark/>
          </w:tcPr>
          <w:p w14:paraId="5A62792C" w14:textId="77777777" w:rsidR="00AE1498" w:rsidRPr="00AE1498" w:rsidRDefault="00AE1498" w:rsidP="00AE1498">
            <w:pPr>
              <w:spacing w:after="0" w:line="240" w:lineRule="auto"/>
              <w:jc w:val="left"/>
              <w:rPr>
                <w:rFonts w:ascii="Calibri" w:eastAsia="Times New Roman" w:hAnsi="Calibri" w:cs="Calibri"/>
                <w:b/>
                <w:bCs/>
                <w:color w:val="000000"/>
                <w:shd w:val="clear" w:color="auto" w:fill="auto"/>
                <w:lang w:eastAsia="fr-CH"/>
              </w:rPr>
            </w:pPr>
            <w:r w:rsidRPr="00AE1498">
              <w:rPr>
                <w:rFonts w:ascii="Calibri" w:eastAsia="Times New Roman" w:hAnsi="Calibri" w:cs="Calibri"/>
                <w:b/>
                <w:bCs/>
                <w:color w:val="000000"/>
                <w:shd w:val="clear" w:color="auto" w:fill="auto"/>
                <w:lang w:eastAsia="fr-CH"/>
              </w:rPr>
              <w:t>Samedi</w:t>
            </w:r>
          </w:p>
        </w:tc>
        <w:tc>
          <w:tcPr>
            <w:tcW w:w="1663" w:type="dxa"/>
            <w:tcBorders>
              <w:top w:val="nil"/>
              <w:left w:val="nil"/>
              <w:bottom w:val="single" w:sz="4" w:space="0" w:color="auto"/>
              <w:right w:val="single" w:sz="4" w:space="0" w:color="auto"/>
            </w:tcBorders>
            <w:shd w:val="clear" w:color="auto" w:fill="auto"/>
            <w:noWrap/>
            <w:vAlign w:val="bottom"/>
            <w:hideMark/>
          </w:tcPr>
          <w:p w14:paraId="0ECF682D"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 </w:t>
            </w:r>
          </w:p>
        </w:tc>
      </w:tr>
      <w:tr w:rsidR="00AE1498" w:rsidRPr="00AE1498" w14:paraId="309437EE" w14:textId="77777777" w:rsidTr="00AE1498">
        <w:trPr>
          <w:trHeight w:val="478"/>
        </w:trPr>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2CF68193" w14:textId="77777777" w:rsidR="00AE1498" w:rsidRPr="00AE1498" w:rsidRDefault="00AE1498" w:rsidP="00AE1498">
            <w:pPr>
              <w:spacing w:after="0" w:line="240" w:lineRule="auto"/>
              <w:jc w:val="left"/>
              <w:rPr>
                <w:rFonts w:ascii="Calibri" w:eastAsia="Times New Roman" w:hAnsi="Calibri" w:cs="Calibri"/>
                <w:b/>
                <w:bCs/>
                <w:color w:val="000000"/>
                <w:shd w:val="clear" w:color="auto" w:fill="auto"/>
                <w:lang w:eastAsia="fr-CH"/>
              </w:rPr>
            </w:pPr>
            <w:r w:rsidRPr="00AE1498">
              <w:rPr>
                <w:rFonts w:ascii="Calibri" w:eastAsia="Times New Roman" w:hAnsi="Calibri" w:cs="Calibri"/>
                <w:b/>
                <w:bCs/>
                <w:color w:val="000000"/>
                <w:shd w:val="clear" w:color="auto" w:fill="auto"/>
                <w:lang w:eastAsia="fr-CH"/>
              </w:rPr>
              <w:t>Différentielle</w:t>
            </w:r>
          </w:p>
        </w:tc>
        <w:tc>
          <w:tcPr>
            <w:tcW w:w="1060" w:type="dxa"/>
            <w:tcBorders>
              <w:top w:val="nil"/>
              <w:left w:val="nil"/>
              <w:bottom w:val="single" w:sz="4" w:space="0" w:color="auto"/>
              <w:right w:val="single" w:sz="4" w:space="0" w:color="auto"/>
            </w:tcBorders>
            <w:shd w:val="clear" w:color="auto" w:fill="auto"/>
            <w:noWrap/>
            <w:vAlign w:val="bottom"/>
            <w:hideMark/>
          </w:tcPr>
          <w:p w14:paraId="07D5B960"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Complète</w:t>
            </w:r>
          </w:p>
        </w:tc>
        <w:tc>
          <w:tcPr>
            <w:tcW w:w="642" w:type="dxa"/>
            <w:tcBorders>
              <w:top w:val="nil"/>
              <w:left w:val="nil"/>
              <w:bottom w:val="single" w:sz="4" w:space="0" w:color="auto"/>
              <w:right w:val="single" w:sz="4" w:space="0" w:color="auto"/>
            </w:tcBorders>
            <w:shd w:val="clear" w:color="auto" w:fill="auto"/>
            <w:noWrap/>
            <w:vAlign w:val="bottom"/>
            <w:hideMark/>
          </w:tcPr>
          <w:p w14:paraId="2D354A9A"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w:t>
            </w:r>
          </w:p>
        </w:tc>
        <w:tc>
          <w:tcPr>
            <w:tcW w:w="692" w:type="dxa"/>
            <w:tcBorders>
              <w:top w:val="nil"/>
              <w:left w:val="nil"/>
              <w:bottom w:val="single" w:sz="4" w:space="0" w:color="auto"/>
              <w:right w:val="single" w:sz="4" w:space="0" w:color="auto"/>
            </w:tcBorders>
            <w:shd w:val="clear" w:color="auto" w:fill="auto"/>
            <w:noWrap/>
            <w:vAlign w:val="bottom"/>
            <w:hideMark/>
          </w:tcPr>
          <w:p w14:paraId="707BCEA8"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w:t>
            </w:r>
          </w:p>
        </w:tc>
        <w:tc>
          <w:tcPr>
            <w:tcW w:w="975" w:type="dxa"/>
            <w:tcBorders>
              <w:top w:val="nil"/>
              <w:left w:val="nil"/>
              <w:bottom w:val="single" w:sz="4" w:space="0" w:color="auto"/>
              <w:right w:val="single" w:sz="4" w:space="0" w:color="auto"/>
            </w:tcBorders>
            <w:shd w:val="clear" w:color="auto" w:fill="auto"/>
            <w:noWrap/>
            <w:vAlign w:val="bottom"/>
            <w:hideMark/>
          </w:tcPr>
          <w:p w14:paraId="58B405A1"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w:t>
            </w:r>
          </w:p>
        </w:tc>
        <w:tc>
          <w:tcPr>
            <w:tcW w:w="1008" w:type="dxa"/>
            <w:tcBorders>
              <w:top w:val="nil"/>
              <w:left w:val="nil"/>
              <w:bottom w:val="single" w:sz="4" w:space="0" w:color="auto"/>
              <w:right w:val="single" w:sz="4" w:space="0" w:color="auto"/>
            </w:tcBorders>
            <w:shd w:val="clear" w:color="auto" w:fill="auto"/>
            <w:noWrap/>
            <w:vAlign w:val="bottom"/>
            <w:hideMark/>
          </w:tcPr>
          <w:p w14:paraId="0D48E269"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w:t>
            </w:r>
          </w:p>
        </w:tc>
        <w:tc>
          <w:tcPr>
            <w:tcW w:w="1242" w:type="dxa"/>
            <w:tcBorders>
              <w:top w:val="nil"/>
              <w:left w:val="nil"/>
              <w:bottom w:val="single" w:sz="4" w:space="0" w:color="auto"/>
              <w:right w:val="single" w:sz="4" w:space="0" w:color="auto"/>
            </w:tcBorders>
            <w:shd w:val="clear" w:color="auto" w:fill="auto"/>
            <w:noWrap/>
            <w:vAlign w:val="bottom"/>
            <w:hideMark/>
          </w:tcPr>
          <w:p w14:paraId="40227F5B"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L+M+M+J+V</w:t>
            </w:r>
          </w:p>
        </w:tc>
        <w:tc>
          <w:tcPr>
            <w:tcW w:w="1453" w:type="dxa"/>
            <w:tcBorders>
              <w:top w:val="nil"/>
              <w:left w:val="nil"/>
              <w:bottom w:val="single" w:sz="4" w:space="0" w:color="auto"/>
              <w:right w:val="single" w:sz="4" w:space="0" w:color="auto"/>
            </w:tcBorders>
            <w:shd w:val="clear" w:color="auto" w:fill="auto"/>
            <w:noWrap/>
            <w:vAlign w:val="bottom"/>
            <w:hideMark/>
          </w:tcPr>
          <w:p w14:paraId="067C9C28"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L+M+M+J+V+S</w:t>
            </w:r>
          </w:p>
        </w:tc>
        <w:tc>
          <w:tcPr>
            <w:tcW w:w="1663" w:type="dxa"/>
            <w:tcBorders>
              <w:top w:val="nil"/>
              <w:left w:val="nil"/>
              <w:bottom w:val="single" w:sz="4" w:space="0" w:color="auto"/>
              <w:right w:val="single" w:sz="4" w:space="0" w:color="auto"/>
            </w:tcBorders>
            <w:shd w:val="clear" w:color="auto" w:fill="auto"/>
            <w:noWrap/>
            <w:vAlign w:val="bottom"/>
            <w:hideMark/>
          </w:tcPr>
          <w:p w14:paraId="757F52B1"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Dimanche + Lundi</w:t>
            </w:r>
          </w:p>
        </w:tc>
      </w:tr>
    </w:tbl>
    <w:tbl>
      <w:tblPr>
        <w:tblpPr w:leftFromText="141" w:rightFromText="141" w:vertAnchor="text" w:horzAnchor="margin" w:tblpXSpec="right" w:tblpY="1983"/>
        <w:tblW w:w="2900" w:type="dxa"/>
        <w:tblCellMar>
          <w:left w:w="70" w:type="dxa"/>
          <w:right w:w="70" w:type="dxa"/>
        </w:tblCellMar>
        <w:tblLook w:val="04A0" w:firstRow="1" w:lastRow="0" w:firstColumn="1" w:lastColumn="0" w:noHBand="0" w:noVBand="1"/>
      </w:tblPr>
      <w:tblGrid>
        <w:gridCol w:w="1254"/>
        <w:gridCol w:w="866"/>
        <w:gridCol w:w="780"/>
      </w:tblGrid>
      <w:tr w:rsidR="00551EDE" w:rsidRPr="00551EDE" w14:paraId="50DCD85E" w14:textId="77777777" w:rsidTr="00551EDE">
        <w:trPr>
          <w:trHeight w:val="315"/>
        </w:trPr>
        <w:tc>
          <w:tcPr>
            <w:tcW w:w="2900" w:type="dxa"/>
            <w:gridSpan w:val="3"/>
            <w:tcBorders>
              <w:top w:val="single" w:sz="8" w:space="0" w:color="auto"/>
              <w:left w:val="single" w:sz="8" w:space="0" w:color="auto"/>
              <w:bottom w:val="single" w:sz="8" w:space="0" w:color="auto"/>
              <w:right w:val="single" w:sz="8" w:space="0" w:color="000000"/>
            </w:tcBorders>
            <w:shd w:val="clear" w:color="000000" w:fill="FF0000"/>
            <w:noWrap/>
            <w:vAlign w:val="bottom"/>
            <w:hideMark/>
          </w:tcPr>
          <w:p w14:paraId="66A130DF"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WEB</w:t>
            </w:r>
          </w:p>
        </w:tc>
      </w:tr>
      <w:tr w:rsidR="00551EDE" w:rsidRPr="00551EDE" w14:paraId="2F566F94" w14:textId="77777777" w:rsidTr="00551EDE">
        <w:trPr>
          <w:trHeight w:val="300"/>
        </w:trPr>
        <w:tc>
          <w:tcPr>
            <w:tcW w:w="1254" w:type="dxa"/>
            <w:tcBorders>
              <w:top w:val="nil"/>
              <w:left w:val="single" w:sz="8" w:space="0" w:color="auto"/>
              <w:bottom w:val="nil"/>
              <w:right w:val="nil"/>
            </w:tcBorders>
            <w:shd w:val="clear" w:color="000000" w:fill="FF3300"/>
            <w:noWrap/>
            <w:vAlign w:val="bottom"/>
            <w:hideMark/>
          </w:tcPr>
          <w:p w14:paraId="43656391"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Jour</w:t>
            </w:r>
          </w:p>
        </w:tc>
        <w:tc>
          <w:tcPr>
            <w:tcW w:w="866" w:type="dxa"/>
            <w:tcBorders>
              <w:top w:val="nil"/>
              <w:left w:val="nil"/>
              <w:bottom w:val="single" w:sz="4" w:space="0" w:color="auto"/>
              <w:right w:val="nil"/>
            </w:tcBorders>
            <w:shd w:val="clear" w:color="000000" w:fill="FF3300"/>
            <w:noWrap/>
            <w:vAlign w:val="bottom"/>
            <w:hideMark/>
          </w:tcPr>
          <w:p w14:paraId="23A98E37"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Disque</w:t>
            </w:r>
          </w:p>
        </w:tc>
        <w:tc>
          <w:tcPr>
            <w:tcW w:w="780" w:type="dxa"/>
            <w:tcBorders>
              <w:top w:val="nil"/>
              <w:left w:val="nil"/>
              <w:bottom w:val="single" w:sz="4" w:space="0" w:color="auto"/>
              <w:right w:val="single" w:sz="8" w:space="0" w:color="auto"/>
            </w:tcBorders>
            <w:shd w:val="clear" w:color="000000" w:fill="FF3300"/>
            <w:noWrap/>
            <w:vAlign w:val="bottom"/>
            <w:hideMark/>
          </w:tcPr>
          <w:p w14:paraId="3AC193F8"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Heure</w:t>
            </w:r>
          </w:p>
        </w:tc>
      </w:tr>
      <w:tr w:rsidR="00551EDE" w:rsidRPr="00551EDE" w14:paraId="633BEDD8" w14:textId="77777777" w:rsidTr="00551EDE">
        <w:trPr>
          <w:trHeight w:val="300"/>
        </w:trPr>
        <w:tc>
          <w:tcPr>
            <w:tcW w:w="1254" w:type="dxa"/>
            <w:tcBorders>
              <w:top w:val="nil"/>
              <w:left w:val="single" w:sz="8" w:space="0" w:color="auto"/>
              <w:bottom w:val="nil"/>
              <w:right w:val="single" w:sz="4" w:space="0" w:color="auto"/>
            </w:tcBorders>
            <w:shd w:val="clear" w:color="000000" w:fill="FF6600"/>
            <w:noWrap/>
            <w:vAlign w:val="bottom"/>
            <w:hideMark/>
          </w:tcPr>
          <w:p w14:paraId="22035C7B"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Lundi</w:t>
            </w:r>
          </w:p>
        </w:tc>
        <w:tc>
          <w:tcPr>
            <w:tcW w:w="866" w:type="dxa"/>
            <w:tcBorders>
              <w:top w:val="nil"/>
              <w:left w:val="nil"/>
              <w:bottom w:val="nil"/>
              <w:right w:val="nil"/>
            </w:tcBorders>
            <w:shd w:val="clear" w:color="000000" w:fill="FF6600"/>
            <w:noWrap/>
            <w:vAlign w:val="bottom"/>
            <w:hideMark/>
          </w:tcPr>
          <w:p w14:paraId="75FF9ABF"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proofErr w:type="spellStart"/>
            <w:r w:rsidRPr="00551EDE">
              <w:rPr>
                <w:rFonts w:ascii="Calibri" w:eastAsia="Times New Roman" w:hAnsi="Calibri" w:cs="Calibri"/>
                <w:color w:val="000000"/>
                <w:shd w:val="clear" w:color="auto" w:fill="auto"/>
                <w:lang w:eastAsia="fr-CH"/>
              </w:rPr>
              <w:t>Serv</w:t>
            </w:r>
            <w:proofErr w:type="spellEnd"/>
          </w:p>
        </w:tc>
        <w:tc>
          <w:tcPr>
            <w:tcW w:w="780" w:type="dxa"/>
            <w:tcBorders>
              <w:top w:val="nil"/>
              <w:left w:val="nil"/>
              <w:bottom w:val="nil"/>
              <w:right w:val="single" w:sz="8" w:space="0" w:color="auto"/>
            </w:tcBorders>
            <w:shd w:val="clear" w:color="000000" w:fill="FF6600"/>
            <w:noWrap/>
            <w:vAlign w:val="bottom"/>
            <w:hideMark/>
          </w:tcPr>
          <w:p w14:paraId="69E076D6"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51EDE" w:rsidRPr="00551EDE" w14:paraId="2F7602F0" w14:textId="77777777" w:rsidTr="00551EDE">
        <w:trPr>
          <w:trHeight w:val="300"/>
        </w:trPr>
        <w:tc>
          <w:tcPr>
            <w:tcW w:w="1254" w:type="dxa"/>
            <w:tcBorders>
              <w:top w:val="nil"/>
              <w:left w:val="single" w:sz="8" w:space="0" w:color="auto"/>
              <w:bottom w:val="nil"/>
              <w:right w:val="single" w:sz="4" w:space="0" w:color="auto"/>
            </w:tcBorders>
            <w:shd w:val="clear" w:color="000000" w:fill="FFC000"/>
            <w:noWrap/>
            <w:vAlign w:val="bottom"/>
            <w:hideMark/>
          </w:tcPr>
          <w:p w14:paraId="0D206C36"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Mardi</w:t>
            </w:r>
          </w:p>
        </w:tc>
        <w:tc>
          <w:tcPr>
            <w:tcW w:w="866" w:type="dxa"/>
            <w:tcBorders>
              <w:top w:val="nil"/>
              <w:left w:val="nil"/>
              <w:bottom w:val="nil"/>
              <w:right w:val="nil"/>
            </w:tcBorders>
            <w:shd w:val="clear" w:color="000000" w:fill="FFC000"/>
            <w:noWrap/>
            <w:vAlign w:val="bottom"/>
            <w:hideMark/>
          </w:tcPr>
          <w:p w14:paraId="2FE406F2"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80" w:type="dxa"/>
            <w:tcBorders>
              <w:top w:val="nil"/>
              <w:left w:val="nil"/>
              <w:bottom w:val="nil"/>
              <w:right w:val="single" w:sz="8" w:space="0" w:color="auto"/>
            </w:tcBorders>
            <w:shd w:val="clear" w:color="000000" w:fill="FFC000"/>
            <w:noWrap/>
            <w:vAlign w:val="bottom"/>
            <w:hideMark/>
          </w:tcPr>
          <w:p w14:paraId="59EB35A6"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7829B947" w14:textId="77777777" w:rsidTr="00551EDE">
        <w:trPr>
          <w:trHeight w:val="300"/>
        </w:trPr>
        <w:tc>
          <w:tcPr>
            <w:tcW w:w="1254" w:type="dxa"/>
            <w:tcBorders>
              <w:top w:val="nil"/>
              <w:left w:val="single" w:sz="8" w:space="0" w:color="auto"/>
              <w:bottom w:val="nil"/>
              <w:right w:val="single" w:sz="4" w:space="0" w:color="auto"/>
            </w:tcBorders>
            <w:shd w:val="clear" w:color="000000" w:fill="FF6600"/>
            <w:noWrap/>
            <w:vAlign w:val="bottom"/>
            <w:hideMark/>
          </w:tcPr>
          <w:p w14:paraId="5D5B7EA9"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Mercredi</w:t>
            </w:r>
          </w:p>
        </w:tc>
        <w:tc>
          <w:tcPr>
            <w:tcW w:w="866" w:type="dxa"/>
            <w:tcBorders>
              <w:top w:val="nil"/>
              <w:left w:val="nil"/>
              <w:bottom w:val="nil"/>
              <w:right w:val="nil"/>
            </w:tcBorders>
            <w:shd w:val="clear" w:color="000000" w:fill="FF6600"/>
            <w:noWrap/>
            <w:vAlign w:val="bottom"/>
            <w:hideMark/>
          </w:tcPr>
          <w:p w14:paraId="1A17128E"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proofErr w:type="spellStart"/>
            <w:r w:rsidRPr="00551EDE">
              <w:rPr>
                <w:rFonts w:ascii="Calibri" w:eastAsia="Times New Roman" w:hAnsi="Calibri" w:cs="Calibri"/>
                <w:color w:val="000000"/>
                <w:shd w:val="clear" w:color="auto" w:fill="auto"/>
                <w:lang w:eastAsia="fr-CH"/>
              </w:rPr>
              <w:t>Serv</w:t>
            </w:r>
            <w:proofErr w:type="spellEnd"/>
          </w:p>
        </w:tc>
        <w:tc>
          <w:tcPr>
            <w:tcW w:w="780" w:type="dxa"/>
            <w:tcBorders>
              <w:top w:val="nil"/>
              <w:left w:val="nil"/>
              <w:bottom w:val="nil"/>
              <w:right w:val="single" w:sz="8" w:space="0" w:color="auto"/>
            </w:tcBorders>
            <w:shd w:val="clear" w:color="000000" w:fill="FF6600"/>
            <w:noWrap/>
            <w:vAlign w:val="bottom"/>
            <w:hideMark/>
          </w:tcPr>
          <w:p w14:paraId="022FA06A"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51EDE" w:rsidRPr="00551EDE" w14:paraId="30798FDD" w14:textId="77777777" w:rsidTr="00551EDE">
        <w:trPr>
          <w:trHeight w:val="300"/>
        </w:trPr>
        <w:tc>
          <w:tcPr>
            <w:tcW w:w="1254" w:type="dxa"/>
            <w:tcBorders>
              <w:top w:val="nil"/>
              <w:left w:val="single" w:sz="8" w:space="0" w:color="auto"/>
              <w:bottom w:val="nil"/>
              <w:right w:val="single" w:sz="4" w:space="0" w:color="auto"/>
            </w:tcBorders>
            <w:shd w:val="clear" w:color="000000" w:fill="FFC000"/>
            <w:noWrap/>
            <w:vAlign w:val="bottom"/>
            <w:hideMark/>
          </w:tcPr>
          <w:p w14:paraId="73B5D087"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Jeudi</w:t>
            </w:r>
          </w:p>
        </w:tc>
        <w:tc>
          <w:tcPr>
            <w:tcW w:w="866" w:type="dxa"/>
            <w:tcBorders>
              <w:top w:val="nil"/>
              <w:left w:val="nil"/>
              <w:bottom w:val="nil"/>
              <w:right w:val="nil"/>
            </w:tcBorders>
            <w:shd w:val="clear" w:color="000000" w:fill="FFC000"/>
            <w:noWrap/>
            <w:vAlign w:val="bottom"/>
            <w:hideMark/>
          </w:tcPr>
          <w:p w14:paraId="210DC601"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80" w:type="dxa"/>
            <w:tcBorders>
              <w:top w:val="nil"/>
              <w:left w:val="nil"/>
              <w:bottom w:val="nil"/>
              <w:right w:val="single" w:sz="8" w:space="0" w:color="auto"/>
            </w:tcBorders>
            <w:shd w:val="clear" w:color="000000" w:fill="FFC000"/>
            <w:noWrap/>
            <w:vAlign w:val="bottom"/>
            <w:hideMark/>
          </w:tcPr>
          <w:p w14:paraId="2871CAB0"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07C3C97F" w14:textId="77777777" w:rsidTr="00551EDE">
        <w:trPr>
          <w:trHeight w:val="300"/>
        </w:trPr>
        <w:tc>
          <w:tcPr>
            <w:tcW w:w="1254" w:type="dxa"/>
            <w:tcBorders>
              <w:top w:val="nil"/>
              <w:left w:val="single" w:sz="8" w:space="0" w:color="auto"/>
              <w:bottom w:val="nil"/>
              <w:right w:val="single" w:sz="4" w:space="0" w:color="auto"/>
            </w:tcBorders>
            <w:shd w:val="clear" w:color="000000" w:fill="FF6600"/>
            <w:noWrap/>
            <w:vAlign w:val="bottom"/>
            <w:hideMark/>
          </w:tcPr>
          <w:p w14:paraId="4290E787"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Vendredi</w:t>
            </w:r>
          </w:p>
        </w:tc>
        <w:tc>
          <w:tcPr>
            <w:tcW w:w="866" w:type="dxa"/>
            <w:tcBorders>
              <w:top w:val="nil"/>
              <w:left w:val="nil"/>
              <w:bottom w:val="nil"/>
              <w:right w:val="nil"/>
            </w:tcBorders>
            <w:shd w:val="clear" w:color="000000" w:fill="FF6600"/>
            <w:noWrap/>
            <w:vAlign w:val="bottom"/>
            <w:hideMark/>
          </w:tcPr>
          <w:p w14:paraId="4C0F0281"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proofErr w:type="spellStart"/>
            <w:r w:rsidRPr="00551EDE">
              <w:rPr>
                <w:rFonts w:ascii="Calibri" w:eastAsia="Times New Roman" w:hAnsi="Calibri" w:cs="Calibri"/>
                <w:color w:val="000000"/>
                <w:shd w:val="clear" w:color="auto" w:fill="auto"/>
                <w:lang w:eastAsia="fr-CH"/>
              </w:rPr>
              <w:t>Serv</w:t>
            </w:r>
            <w:proofErr w:type="spellEnd"/>
          </w:p>
        </w:tc>
        <w:tc>
          <w:tcPr>
            <w:tcW w:w="780" w:type="dxa"/>
            <w:tcBorders>
              <w:top w:val="nil"/>
              <w:left w:val="nil"/>
              <w:bottom w:val="nil"/>
              <w:right w:val="single" w:sz="8" w:space="0" w:color="auto"/>
            </w:tcBorders>
            <w:shd w:val="clear" w:color="000000" w:fill="FF6600"/>
            <w:noWrap/>
            <w:vAlign w:val="bottom"/>
            <w:hideMark/>
          </w:tcPr>
          <w:p w14:paraId="76DFEE3E"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51EDE" w:rsidRPr="00551EDE" w14:paraId="2577AA77" w14:textId="77777777" w:rsidTr="00551EDE">
        <w:trPr>
          <w:trHeight w:val="300"/>
        </w:trPr>
        <w:tc>
          <w:tcPr>
            <w:tcW w:w="1254" w:type="dxa"/>
            <w:tcBorders>
              <w:top w:val="nil"/>
              <w:left w:val="single" w:sz="8" w:space="0" w:color="auto"/>
              <w:bottom w:val="nil"/>
              <w:right w:val="single" w:sz="4" w:space="0" w:color="auto"/>
            </w:tcBorders>
            <w:shd w:val="clear" w:color="000000" w:fill="FFC000"/>
            <w:noWrap/>
            <w:vAlign w:val="bottom"/>
            <w:hideMark/>
          </w:tcPr>
          <w:p w14:paraId="7D15C21C"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Samedi</w:t>
            </w:r>
          </w:p>
        </w:tc>
        <w:tc>
          <w:tcPr>
            <w:tcW w:w="866" w:type="dxa"/>
            <w:tcBorders>
              <w:top w:val="nil"/>
              <w:left w:val="nil"/>
              <w:bottom w:val="nil"/>
              <w:right w:val="nil"/>
            </w:tcBorders>
            <w:shd w:val="clear" w:color="000000" w:fill="FFC000"/>
            <w:noWrap/>
            <w:vAlign w:val="bottom"/>
            <w:hideMark/>
          </w:tcPr>
          <w:p w14:paraId="46C4961F"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80" w:type="dxa"/>
            <w:tcBorders>
              <w:top w:val="nil"/>
              <w:left w:val="nil"/>
              <w:bottom w:val="nil"/>
              <w:right w:val="single" w:sz="8" w:space="0" w:color="auto"/>
            </w:tcBorders>
            <w:shd w:val="clear" w:color="000000" w:fill="FFC000"/>
            <w:noWrap/>
            <w:vAlign w:val="bottom"/>
            <w:hideMark/>
          </w:tcPr>
          <w:p w14:paraId="7EBFF71A"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3B4DD5B5" w14:textId="77777777" w:rsidTr="00551EDE">
        <w:trPr>
          <w:trHeight w:val="315"/>
        </w:trPr>
        <w:tc>
          <w:tcPr>
            <w:tcW w:w="1254" w:type="dxa"/>
            <w:tcBorders>
              <w:top w:val="nil"/>
              <w:left w:val="single" w:sz="8" w:space="0" w:color="auto"/>
              <w:bottom w:val="single" w:sz="8" w:space="0" w:color="auto"/>
              <w:right w:val="single" w:sz="4" w:space="0" w:color="auto"/>
            </w:tcBorders>
            <w:shd w:val="clear" w:color="000000" w:fill="FF6600"/>
            <w:noWrap/>
            <w:vAlign w:val="bottom"/>
            <w:hideMark/>
          </w:tcPr>
          <w:p w14:paraId="7AD3612E"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Dimanche</w:t>
            </w:r>
          </w:p>
        </w:tc>
        <w:tc>
          <w:tcPr>
            <w:tcW w:w="866" w:type="dxa"/>
            <w:tcBorders>
              <w:top w:val="nil"/>
              <w:left w:val="nil"/>
              <w:bottom w:val="single" w:sz="8" w:space="0" w:color="auto"/>
              <w:right w:val="nil"/>
            </w:tcBorders>
            <w:shd w:val="clear" w:color="000000" w:fill="FF6600"/>
            <w:noWrap/>
            <w:vAlign w:val="bottom"/>
            <w:hideMark/>
          </w:tcPr>
          <w:p w14:paraId="1A442CA1"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proofErr w:type="spellStart"/>
            <w:r w:rsidRPr="00551EDE">
              <w:rPr>
                <w:rFonts w:ascii="Calibri" w:eastAsia="Times New Roman" w:hAnsi="Calibri" w:cs="Calibri"/>
                <w:color w:val="000000"/>
                <w:shd w:val="clear" w:color="auto" w:fill="auto"/>
                <w:lang w:eastAsia="fr-CH"/>
              </w:rPr>
              <w:t>Serv</w:t>
            </w:r>
            <w:proofErr w:type="spellEnd"/>
          </w:p>
        </w:tc>
        <w:tc>
          <w:tcPr>
            <w:tcW w:w="780" w:type="dxa"/>
            <w:tcBorders>
              <w:top w:val="nil"/>
              <w:left w:val="nil"/>
              <w:bottom w:val="single" w:sz="8" w:space="0" w:color="auto"/>
              <w:right w:val="single" w:sz="8" w:space="0" w:color="auto"/>
            </w:tcBorders>
            <w:shd w:val="clear" w:color="000000" w:fill="FF6600"/>
            <w:noWrap/>
            <w:vAlign w:val="bottom"/>
            <w:hideMark/>
          </w:tcPr>
          <w:p w14:paraId="4470ED56"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bl>
    <w:p w14:paraId="772EBFF7" w14:textId="77777777" w:rsidR="00AE1498" w:rsidRPr="007F7FEB" w:rsidRDefault="00AE1498" w:rsidP="00A00A7A">
      <w:pPr>
        <w:rPr>
          <w:lang w:eastAsia="fr-CH"/>
        </w:rPr>
      </w:pPr>
    </w:p>
    <w:p w14:paraId="30B70C76" w14:textId="0A73EBD6" w:rsidR="0055666B" w:rsidRPr="00A00A7A" w:rsidRDefault="0055666B" w:rsidP="00A00A7A">
      <w:pPr>
        <w:rPr>
          <w:b/>
          <w:lang w:eastAsia="fr-CH"/>
        </w:rPr>
      </w:pPr>
      <w:r w:rsidRPr="00A00A7A">
        <w:rPr>
          <w:b/>
          <w:lang w:eastAsia="fr-CH"/>
        </w:rPr>
        <w:t>SERVEUR WEB</w:t>
      </w:r>
    </w:p>
    <w:p w14:paraId="3FB2EFAC" w14:textId="41870647" w:rsidR="002231D9" w:rsidRDefault="002902A3" w:rsidP="00A00A7A">
      <w:pPr>
        <w:rPr>
          <w:lang w:eastAsia="fr-CH"/>
        </w:rPr>
      </w:pPr>
      <w:r w:rsidRPr="007F7FEB">
        <w:rPr>
          <w:lang w:eastAsia="fr-CH"/>
        </w:rPr>
        <w:t>Pour le serveur web</w:t>
      </w:r>
      <w:r w:rsidR="002231D9" w:rsidRPr="007F7FEB">
        <w:rPr>
          <w:lang w:eastAsia="fr-CH"/>
        </w:rPr>
        <w:t xml:space="preserve">, nous effectuerons chaque 2 jours un </w:t>
      </w:r>
      <w:proofErr w:type="spellStart"/>
      <w:r w:rsidR="002231D9" w:rsidRPr="007F7FEB">
        <w:rPr>
          <w:lang w:eastAsia="fr-CH"/>
        </w:rPr>
        <w:t>snapshot</w:t>
      </w:r>
      <w:proofErr w:type="spellEnd"/>
      <w:r w:rsidR="002231D9" w:rsidRPr="007F7FEB">
        <w:rPr>
          <w:lang w:eastAsia="fr-CH"/>
        </w:rPr>
        <w:t xml:space="preserve"> de la VM sur l’espace de stockage</w:t>
      </w:r>
      <w:r w:rsidR="006C494F" w:rsidRPr="007F7FEB">
        <w:rPr>
          <w:lang w:eastAsia="fr-CH"/>
        </w:rPr>
        <w:t xml:space="preserve"> « LUN04_DATA_WEB_W » et ces </w:t>
      </w:r>
      <w:proofErr w:type="spellStart"/>
      <w:r w:rsidR="006C494F" w:rsidRPr="007F7FEB">
        <w:rPr>
          <w:lang w:eastAsia="fr-CH"/>
        </w:rPr>
        <w:t>snapshots</w:t>
      </w:r>
      <w:proofErr w:type="spellEnd"/>
      <w:r w:rsidR="006C494F" w:rsidRPr="007F7FEB">
        <w:rPr>
          <w:lang w:eastAsia="fr-CH"/>
        </w:rPr>
        <w:t xml:space="preserve"> seront conservés pendant 1 semaine.</w:t>
      </w:r>
    </w:p>
    <w:p w14:paraId="031F561B" w14:textId="233E8055" w:rsidR="00551EDE" w:rsidRDefault="00551EDE" w:rsidP="00A00A7A">
      <w:pPr>
        <w:rPr>
          <w:lang w:eastAsia="fr-CH"/>
        </w:rPr>
      </w:pPr>
    </w:p>
    <w:p w14:paraId="2FCE0EED" w14:textId="77777777" w:rsidR="00551EDE" w:rsidRPr="007F7FEB" w:rsidRDefault="00551EDE" w:rsidP="00A00A7A">
      <w:pPr>
        <w:rPr>
          <w:lang w:eastAsia="fr-CH"/>
        </w:rPr>
      </w:pPr>
    </w:p>
    <w:p w14:paraId="075D343B" w14:textId="46ED3A02" w:rsidR="00641B73" w:rsidRPr="00A00A7A" w:rsidRDefault="00641B73" w:rsidP="00A00A7A">
      <w:pPr>
        <w:rPr>
          <w:b/>
          <w:lang w:eastAsia="fr-CH"/>
        </w:rPr>
      </w:pPr>
      <w:r w:rsidRPr="00A00A7A">
        <w:rPr>
          <w:b/>
          <w:lang w:eastAsia="fr-CH"/>
        </w:rPr>
        <w:t>SERVEUR AD</w:t>
      </w:r>
    </w:p>
    <w:tbl>
      <w:tblPr>
        <w:tblpPr w:leftFromText="141" w:rightFromText="141" w:vertAnchor="text" w:horzAnchor="margin" w:tblpXSpec="right" w:tblpY="-100"/>
        <w:tblW w:w="2880" w:type="dxa"/>
        <w:tblCellMar>
          <w:left w:w="70" w:type="dxa"/>
          <w:right w:w="70" w:type="dxa"/>
        </w:tblCellMar>
        <w:tblLook w:val="04A0" w:firstRow="1" w:lastRow="0" w:firstColumn="1" w:lastColumn="0" w:noHBand="0" w:noVBand="1"/>
      </w:tblPr>
      <w:tblGrid>
        <w:gridCol w:w="1245"/>
        <w:gridCol w:w="860"/>
        <w:gridCol w:w="775"/>
      </w:tblGrid>
      <w:tr w:rsidR="00551EDE" w:rsidRPr="00551EDE" w14:paraId="75F4259D" w14:textId="77777777" w:rsidTr="00551EDE">
        <w:trPr>
          <w:trHeight w:val="315"/>
        </w:trPr>
        <w:tc>
          <w:tcPr>
            <w:tcW w:w="2880" w:type="dxa"/>
            <w:gridSpan w:val="3"/>
            <w:tcBorders>
              <w:top w:val="single" w:sz="8" w:space="0" w:color="auto"/>
              <w:left w:val="single" w:sz="8" w:space="0" w:color="auto"/>
              <w:bottom w:val="single" w:sz="8" w:space="0" w:color="auto"/>
              <w:right w:val="single" w:sz="8" w:space="0" w:color="000000"/>
            </w:tcBorders>
            <w:shd w:val="clear" w:color="000000" w:fill="002060"/>
            <w:noWrap/>
            <w:vAlign w:val="bottom"/>
            <w:hideMark/>
          </w:tcPr>
          <w:p w14:paraId="02B85DD3"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MAIL</w:t>
            </w:r>
          </w:p>
        </w:tc>
      </w:tr>
      <w:tr w:rsidR="00551EDE" w:rsidRPr="00551EDE" w14:paraId="7CD5E99F" w14:textId="77777777" w:rsidTr="00551EDE">
        <w:trPr>
          <w:trHeight w:val="300"/>
        </w:trPr>
        <w:tc>
          <w:tcPr>
            <w:tcW w:w="1245" w:type="dxa"/>
            <w:tcBorders>
              <w:top w:val="nil"/>
              <w:left w:val="single" w:sz="8" w:space="0" w:color="auto"/>
              <w:bottom w:val="nil"/>
              <w:right w:val="nil"/>
            </w:tcBorders>
            <w:shd w:val="clear" w:color="000000" w:fill="0033CC"/>
            <w:noWrap/>
            <w:vAlign w:val="bottom"/>
            <w:hideMark/>
          </w:tcPr>
          <w:p w14:paraId="3254008F"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Jour</w:t>
            </w:r>
          </w:p>
        </w:tc>
        <w:tc>
          <w:tcPr>
            <w:tcW w:w="860" w:type="dxa"/>
            <w:tcBorders>
              <w:top w:val="nil"/>
              <w:left w:val="nil"/>
              <w:bottom w:val="single" w:sz="4" w:space="0" w:color="auto"/>
              <w:right w:val="nil"/>
            </w:tcBorders>
            <w:shd w:val="clear" w:color="000000" w:fill="0033CC"/>
            <w:noWrap/>
            <w:vAlign w:val="bottom"/>
            <w:hideMark/>
          </w:tcPr>
          <w:p w14:paraId="5BA6368E"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Disque</w:t>
            </w:r>
          </w:p>
        </w:tc>
        <w:tc>
          <w:tcPr>
            <w:tcW w:w="775" w:type="dxa"/>
            <w:tcBorders>
              <w:top w:val="nil"/>
              <w:left w:val="nil"/>
              <w:bottom w:val="single" w:sz="4" w:space="0" w:color="auto"/>
              <w:right w:val="single" w:sz="8" w:space="0" w:color="auto"/>
            </w:tcBorders>
            <w:shd w:val="clear" w:color="000000" w:fill="0033CC"/>
            <w:noWrap/>
            <w:vAlign w:val="bottom"/>
            <w:hideMark/>
          </w:tcPr>
          <w:p w14:paraId="1287BFCD"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Heure</w:t>
            </w:r>
          </w:p>
        </w:tc>
      </w:tr>
      <w:tr w:rsidR="00551EDE" w:rsidRPr="00551EDE" w14:paraId="453E5B3A" w14:textId="77777777" w:rsidTr="00551EDE">
        <w:trPr>
          <w:trHeight w:val="300"/>
        </w:trPr>
        <w:tc>
          <w:tcPr>
            <w:tcW w:w="1245" w:type="dxa"/>
            <w:tcBorders>
              <w:top w:val="nil"/>
              <w:left w:val="single" w:sz="8" w:space="0" w:color="auto"/>
              <w:bottom w:val="nil"/>
              <w:right w:val="single" w:sz="4" w:space="0" w:color="auto"/>
            </w:tcBorders>
            <w:shd w:val="clear" w:color="000000" w:fill="0070C0"/>
            <w:noWrap/>
            <w:vAlign w:val="bottom"/>
            <w:hideMark/>
          </w:tcPr>
          <w:p w14:paraId="357063E9"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Lundi</w:t>
            </w:r>
          </w:p>
        </w:tc>
        <w:tc>
          <w:tcPr>
            <w:tcW w:w="860" w:type="dxa"/>
            <w:tcBorders>
              <w:top w:val="nil"/>
              <w:left w:val="nil"/>
              <w:bottom w:val="nil"/>
              <w:right w:val="nil"/>
            </w:tcBorders>
            <w:shd w:val="clear" w:color="000000" w:fill="0070C0"/>
            <w:noWrap/>
            <w:vAlign w:val="bottom"/>
            <w:hideMark/>
          </w:tcPr>
          <w:p w14:paraId="33B5B1E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000000" w:fill="0070C0"/>
            <w:noWrap/>
            <w:vAlign w:val="bottom"/>
            <w:hideMark/>
          </w:tcPr>
          <w:p w14:paraId="5C76664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0DF303BD" w14:textId="77777777" w:rsidTr="00551EDE">
        <w:trPr>
          <w:trHeight w:val="300"/>
        </w:trPr>
        <w:tc>
          <w:tcPr>
            <w:tcW w:w="1245" w:type="dxa"/>
            <w:tcBorders>
              <w:top w:val="nil"/>
              <w:left w:val="single" w:sz="8" w:space="0" w:color="auto"/>
              <w:bottom w:val="nil"/>
              <w:right w:val="single" w:sz="4" w:space="0" w:color="auto"/>
            </w:tcBorders>
            <w:shd w:val="clear" w:color="000000" w:fill="00B0F0"/>
            <w:noWrap/>
            <w:vAlign w:val="bottom"/>
            <w:hideMark/>
          </w:tcPr>
          <w:p w14:paraId="043EAB12"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Mardi</w:t>
            </w:r>
          </w:p>
        </w:tc>
        <w:tc>
          <w:tcPr>
            <w:tcW w:w="860" w:type="dxa"/>
            <w:tcBorders>
              <w:top w:val="nil"/>
              <w:left w:val="nil"/>
              <w:bottom w:val="nil"/>
              <w:right w:val="nil"/>
            </w:tcBorders>
            <w:shd w:val="clear" w:color="000000" w:fill="00B0F0"/>
            <w:noWrap/>
            <w:vAlign w:val="bottom"/>
            <w:hideMark/>
          </w:tcPr>
          <w:p w14:paraId="733593B3"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000000" w:fill="00B0F0"/>
            <w:noWrap/>
            <w:vAlign w:val="bottom"/>
            <w:hideMark/>
          </w:tcPr>
          <w:p w14:paraId="697022C6"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7C5912A5" w14:textId="77777777" w:rsidTr="00551EDE">
        <w:trPr>
          <w:trHeight w:val="300"/>
        </w:trPr>
        <w:tc>
          <w:tcPr>
            <w:tcW w:w="1245" w:type="dxa"/>
            <w:tcBorders>
              <w:top w:val="nil"/>
              <w:left w:val="single" w:sz="8" w:space="0" w:color="auto"/>
              <w:bottom w:val="nil"/>
              <w:right w:val="single" w:sz="4" w:space="0" w:color="auto"/>
            </w:tcBorders>
            <w:shd w:val="clear" w:color="000000" w:fill="0070C0"/>
            <w:noWrap/>
            <w:vAlign w:val="bottom"/>
            <w:hideMark/>
          </w:tcPr>
          <w:p w14:paraId="3EE31C2A"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Mercredi</w:t>
            </w:r>
          </w:p>
        </w:tc>
        <w:tc>
          <w:tcPr>
            <w:tcW w:w="860" w:type="dxa"/>
            <w:tcBorders>
              <w:top w:val="nil"/>
              <w:left w:val="nil"/>
              <w:bottom w:val="nil"/>
              <w:right w:val="nil"/>
            </w:tcBorders>
            <w:shd w:val="clear" w:color="000000" w:fill="0070C0"/>
            <w:noWrap/>
            <w:vAlign w:val="bottom"/>
            <w:hideMark/>
          </w:tcPr>
          <w:p w14:paraId="29BC3B12"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000000" w:fill="0070C0"/>
            <w:noWrap/>
            <w:vAlign w:val="bottom"/>
            <w:hideMark/>
          </w:tcPr>
          <w:p w14:paraId="3532E3C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51D07872" w14:textId="77777777" w:rsidTr="00551EDE">
        <w:trPr>
          <w:trHeight w:val="300"/>
        </w:trPr>
        <w:tc>
          <w:tcPr>
            <w:tcW w:w="1245" w:type="dxa"/>
            <w:tcBorders>
              <w:top w:val="nil"/>
              <w:left w:val="single" w:sz="8" w:space="0" w:color="auto"/>
              <w:bottom w:val="nil"/>
              <w:right w:val="single" w:sz="4" w:space="0" w:color="auto"/>
            </w:tcBorders>
            <w:shd w:val="clear" w:color="000000" w:fill="00B0F0"/>
            <w:noWrap/>
            <w:vAlign w:val="bottom"/>
            <w:hideMark/>
          </w:tcPr>
          <w:p w14:paraId="002D3D7B"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Jeudi</w:t>
            </w:r>
          </w:p>
        </w:tc>
        <w:tc>
          <w:tcPr>
            <w:tcW w:w="860" w:type="dxa"/>
            <w:tcBorders>
              <w:top w:val="nil"/>
              <w:left w:val="nil"/>
              <w:bottom w:val="nil"/>
              <w:right w:val="nil"/>
            </w:tcBorders>
            <w:shd w:val="clear" w:color="000000" w:fill="00B0F0"/>
            <w:noWrap/>
            <w:vAlign w:val="bottom"/>
            <w:hideMark/>
          </w:tcPr>
          <w:p w14:paraId="629C3CC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000000" w:fill="00B0F0"/>
            <w:noWrap/>
            <w:vAlign w:val="bottom"/>
            <w:hideMark/>
          </w:tcPr>
          <w:p w14:paraId="1ED44E6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2B861871" w14:textId="77777777" w:rsidTr="00551EDE">
        <w:trPr>
          <w:trHeight w:val="300"/>
        </w:trPr>
        <w:tc>
          <w:tcPr>
            <w:tcW w:w="1245" w:type="dxa"/>
            <w:tcBorders>
              <w:top w:val="nil"/>
              <w:left w:val="single" w:sz="8" w:space="0" w:color="auto"/>
              <w:bottom w:val="nil"/>
              <w:right w:val="single" w:sz="4" w:space="0" w:color="auto"/>
            </w:tcBorders>
            <w:shd w:val="clear" w:color="000000" w:fill="0070C0"/>
            <w:noWrap/>
            <w:vAlign w:val="bottom"/>
            <w:hideMark/>
          </w:tcPr>
          <w:p w14:paraId="45A97BA4"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Vendredi</w:t>
            </w:r>
          </w:p>
        </w:tc>
        <w:tc>
          <w:tcPr>
            <w:tcW w:w="860" w:type="dxa"/>
            <w:tcBorders>
              <w:top w:val="nil"/>
              <w:left w:val="nil"/>
              <w:bottom w:val="nil"/>
              <w:right w:val="nil"/>
            </w:tcBorders>
            <w:shd w:val="clear" w:color="000000" w:fill="0070C0"/>
            <w:noWrap/>
            <w:vAlign w:val="bottom"/>
            <w:hideMark/>
          </w:tcPr>
          <w:p w14:paraId="11F90E5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000000" w:fill="0070C0"/>
            <w:noWrap/>
            <w:vAlign w:val="bottom"/>
            <w:hideMark/>
          </w:tcPr>
          <w:p w14:paraId="1AA79EDC"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7897A1CE" w14:textId="77777777" w:rsidTr="00551EDE">
        <w:trPr>
          <w:trHeight w:val="300"/>
        </w:trPr>
        <w:tc>
          <w:tcPr>
            <w:tcW w:w="1245" w:type="dxa"/>
            <w:tcBorders>
              <w:top w:val="nil"/>
              <w:left w:val="single" w:sz="8" w:space="0" w:color="auto"/>
              <w:bottom w:val="nil"/>
              <w:right w:val="single" w:sz="4" w:space="0" w:color="auto"/>
            </w:tcBorders>
            <w:shd w:val="clear" w:color="000000" w:fill="00B0F0"/>
            <w:noWrap/>
            <w:vAlign w:val="bottom"/>
            <w:hideMark/>
          </w:tcPr>
          <w:p w14:paraId="52647B92"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Samedi</w:t>
            </w:r>
          </w:p>
        </w:tc>
        <w:tc>
          <w:tcPr>
            <w:tcW w:w="860" w:type="dxa"/>
            <w:tcBorders>
              <w:top w:val="nil"/>
              <w:left w:val="nil"/>
              <w:bottom w:val="nil"/>
              <w:right w:val="nil"/>
            </w:tcBorders>
            <w:shd w:val="clear" w:color="000000" w:fill="00B0F0"/>
            <w:noWrap/>
            <w:vAlign w:val="bottom"/>
            <w:hideMark/>
          </w:tcPr>
          <w:p w14:paraId="73E565AE"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000000" w:fill="00B0F0"/>
            <w:noWrap/>
            <w:vAlign w:val="bottom"/>
            <w:hideMark/>
          </w:tcPr>
          <w:p w14:paraId="427AB5A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2E6D88F6" w14:textId="77777777" w:rsidTr="00551EDE">
        <w:trPr>
          <w:trHeight w:val="315"/>
        </w:trPr>
        <w:tc>
          <w:tcPr>
            <w:tcW w:w="1245" w:type="dxa"/>
            <w:tcBorders>
              <w:top w:val="nil"/>
              <w:left w:val="single" w:sz="8" w:space="0" w:color="auto"/>
              <w:bottom w:val="single" w:sz="8" w:space="0" w:color="auto"/>
              <w:right w:val="single" w:sz="4" w:space="0" w:color="auto"/>
            </w:tcBorders>
            <w:shd w:val="clear" w:color="000000" w:fill="0070C0"/>
            <w:noWrap/>
            <w:vAlign w:val="bottom"/>
            <w:hideMark/>
          </w:tcPr>
          <w:p w14:paraId="6C274961"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Dimanche</w:t>
            </w:r>
          </w:p>
        </w:tc>
        <w:tc>
          <w:tcPr>
            <w:tcW w:w="860" w:type="dxa"/>
            <w:tcBorders>
              <w:top w:val="nil"/>
              <w:left w:val="nil"/>
              <w:bottom w:val="single" w:sz="8" w:space="0" w:color="auto"/>
              <w:right w:val="nil"/>
            </w:tcBorders>
            <w:shd w:val="clear" w:color="000000" w:fill="0070C0"/>
            <w:noWrap/>
            <w:vAlign w:val="bottom"/>
            <w:hideMark/>
          </w:tcPr>
          <w:p w14:paraId="3A36FDA8"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proofErr w:type="spellStart"/>
            <w:r w:rsidRPr="00551EDE">
              <w:rPr>
                <w:rFonts w:ascii="Calibri" w:eastAsia="Times New Roman" w:hAnsi="Calibri" w:cs="Calibri"/>
                <w:color w:val="000000"/>
                <w:shd w:val="clear" w:color="auto" w:fill="auto"/>
                <w:lang w:eastAsia="fr-CH"/>
              </w:rPr>
              <w:t>Serv</w:t>
            </w:r>
            <w:proofErr w:type="spellEnd"/>
          </w:p>
        </w:tc>
        <w:tc>
          <w:tcPr>
            <w:tcW w:w="775" w:type="dxa"/>
            <w:tcBorders>
              <w:top w:val="nil"/>
              <w:left w:val="nil"/>
              <w:bottom w:val="single" w:sz="8" w:space="0" w:color="auto"/>
              <w:right w:val="single" w:sz="8" w:space="0" w:color="auto"/>
            </w:tcBorders>
            <w:shd w:val="clear" w:color="000000" w:fill="0070C0"/>
            <w:noWrap/>
            <w:vAlign w:val="bottom"/>
            <w:hideMark/>
          </w:tcPr>
          <w:p w14:paraId="6AADF3C4"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3am</w:t>
            </w:r>
          </w:p>
        </w:tc>
      </w:tr>
    </w:tbl>
    <w:p w14:paraId="4800ADAC" w14:textId="6B91017C" w:rsidR="00004679" w:rsidRDefault="00004679" w:rsidP="00A00A7A">
      <w:pPr>
        <w:rPr>
          <w:lang w:eastAsia="fr-CH"/>
        </w:rPr>
      </w:pPr>
      <w:r w:rsidRPr="007F7FEB">
        <w:rPr>
          <w:lang w:eastAsia="fr-CH"/>
        </w:rPr>
        <w:t xml:space="preserve">Pour le serveur d’Active Directory, nous effectuerons chaque </w:t>
      </w:r>
      <w:r w:rsidR="00DB162D" w:rsidRPr="007F7FEB">
        <w:rPr>
          <w:lang w:eastAsia="fr-CH"/>
        </w:rPr>
        <w:t xml:space="preserve">1 fois par semaine un </w:t>
      </w:r>
      <w:proofErr w:type="spellStart"/>
      <w:r w:rsidR="00DB162D" w:rsidRPr="007F7FEB">
        <w:rPr>
          <w:lang w:eastAsia="fr-CH"/>
        </w:rPr>
        <w:t>snapshot</w:t>
      </w:r>
      <w:proofErr w:type="spellEnd"/>
      <w:r w:rsidR="00DB162D" w:rsidRPr="007F7FEB">
        <w:rPr>
          <w:lang w:eastAsia="fr-CH"/>
        </w:rPr>
        <w:t xml:space="preserve"> de la VM sur l’espace de stockage « LUN03_DATA_WEB_D » et chaque </w:t>
      </w:r>
      <w:proofErr w:type="spellStart"/>
      <w:r w:rsidR="00DB162D" w:rsidRPr="007F7FEB">
        <w:rPr>
          <w:lang w:eastAsia="fr-CH"/>
        </w:rPr>
        <w:t>snaps</w:t>
      </w:r>
      <w:r w:rsidR="00551EDE">
        <w:rPr>
          <w:lang w:eastAsia="fr-CH"/>
        </w:rPr>
        <w:t>hot</w:t>
      </w:r>
      <w:proofErr w:type="spellEnd"/>
      <w:r w:rsidR="00551EDE">
        <w:rPr>
          <w:lang w:eastAsia="fr-CH"/>
        </w:rPr>
        <w:t xml:space="preserve"> sera conservé durant 1 mois.</w:t>
      </w:r>
    </w:p>
    <w:p w14:paraId="34F2F399" w14:textId="5108FB7A" w:rsidR="00551EDE" w:rsidRDefault="00551EDE" w:rsidP="00A00A7A">
      <w:pPr>
        <w:rPr>
          <w:lang w:eastAsia="fr-CH"/>
        </w:rPr>
      </w:pPr>
    </w:p>
    <w:p w14:paraId="60A469BC" w14:textId="31771E17" w:rsidR="00551EDE" w:rsidRDefault="00551EDE" w:rsidP="00A00A7A">
      <w:pPr>
        <w:rPr>
          <w:lang w:eastAsia="fr-CH"/>
        </w:rPr>
      </w:pPr>
    </w:p>
    <w:p w14:paraId="41CA31E5" w14:textId="628D6B6A" w:rsidR="00551EDE" w:rsidRDefault="00551EDE" w:rsidP="00A00A7A">
      <w:pPr>
        <w:rPr>
          <w:lang w:eastAsia="fr-CH"/>
        </w:rPr>
      </w:pPr>
    </w:p>
    <w:p w14:paraId="665EB5DF" w14:textId="42734B20" w:rsidR="00551EDE" w:rsidRDefault="00551EDE" w:rsidP="00A00A7A">
      <w:pPr>
        <w:rPr>
          <w:lang w:eastAsia="fr-CH"/>
        </w:rPr>
      </w:pPr>
    </w:p>
    <w:p w14:paraId="5C15DFF8" w14:textId="77777777" w:rsidR="00551EDE" w:rsidRPr="007F7FEB" w:rsidRDefault="00551EDE" w:rsidP="00A00A7A">
      <w:pPr>
        <w:rPr>
          <w:lang w:eastAsia="fr-CH"/>
        </w:rPr>
      </w:pPr>
    </w:p>
    <w:p w14:paraId="22E40E33" w14:textId="6200C81F" w:rsidR="00820F97" w:rsidRPr="00A00A7A" w:rsidRDefault="00820F97" w:rsidP="00A00A7A">
      <w:pPr>
        <w:rPr>
          <w:b/>
          <w:lang w:eastAsia="fr-CH"/>
        </w:rPr>
      </w:pPr>
      <w:r w:rsidRPr="00A00A7A">
        <w:rPr>
          <w:b/>
          <w:lang w:eastAsia="fr-CH"/>
        </w:rPr>
        <w:t>CLOUD</w:t>
      </w:r>
    </w:p>
    <w:p w14:paraId="530A4033" w14:textId="66815F5F" w:rsidR="00820F97" w:rsidRDefault="00C51003" w:rsidP="00A00A7A">
      <w:pPr>
        <w:rPr>
          <w:lang w:eastAsia="fr-CH"/>
        </w:rPr>
      </w:pPr>
      <w:r w:rsidRPr="007F7FEB">
        <w:rPr>
          <w:lang w:eastAsia="fr-CH"/>
        </w:rPr>
        <w:t>U</w:t>
      </w:r>
      <w:r w:rsidR="00820F97" w:rsidRPr="007F7FEB">
        <w:rPr>
          <w:lang w:eastAsia="fr-CH"/>
        </w:rPr>
        <w:t xml:space="preserve">ne fois par semaine, les espaces de stockage </w:t>
      </w:r>
      <w:r w:rsidR="00296F45">
        <w:rPr>
          <w:lang w:eastAsia="fr-CH"/>
        </w:rPr>
        <w:t>M :, D; et W :,</w:t>
      </w:r>
      <w:r w:rsidR="00820F97" w:rsidRPr="007F7FEB">
        <w:rPr>
          <w:lang w:eastAsia="fr-CH"/>
        </w:rPr>
        <w:t xml:space="preserve"> seront stockés sur un serveur cloud de chez </w:t>
      </w:r>
      <w:proofErr w:type="spellStart"/>
      <w:r w:rsidR="00820F97" w:rsidRPr="007F7FEB">
        <w:rPr>
          <w:lang w:eastAsia="fr-CH"/>
        </w:rPr>
        <w:t>Infomaniak</w:t>
      </w:r>
      <w:proofErr w:type="spellEnd"/>
      <w:r w:rsidR="00820F97" w:rsidRPr="007F7FEB">
        <w:rPr>
          <w:lang w:eastAsia="fr-CH"/>
        </w:rPr>
        <w:t>.</w:t>
      </w:r>
      <w:r w:rsidR="00296F45">
        <w:rPr>
          <w:lang w:eastAsia="fr-CH"/>
        </w:rPr>
        <w:t xml:space="preserve"> </w:t>
      </w:r>
    </w:p>
    <w:p w14:paraId="0C34C051" w14:textId="4878E08B" w:rsidR="00296F45" w:rsidRPr="007F7FEB" w:rsidRDefault="00296F45" w:rsidP="00A00A7A">
      <w:pPr>
        <w:rPr>
          <w:lang w:eastAsia="fr-CH"/>
        </w:rPr>
      </w:pPr>
      <w:r>
        <w:rPr>
          <w:lang w:eastAsia="fr-CH"/>
        </w:rPr>
        <w:t>Une fois par jour pour les espaces de stockage S : et F :.</w:t>
      </w:r>
    </w:p>
    <w:p w14:paraId="442E1994" w14:textId="045AF7AD" w:rsidR="007F7FEB" w:rsidRDefault="007F7FEB" w:rsidP="00A00A7A">
      <w:pPr>
        <w:pStyle w:val="Titre2"/>
        <w:rPr>
          <w:lang w:eastAsia="fr-CH"/>
        </w:rPr>
      </w:pPr>
      <w:bookmarkStart w:id="119" w:name="_Toc532372431"/>
      <w:r>
        <w:rPr>
          <w:lang w:eastAsia="fr-CH"/>
        </w:rPr>
        <w:t>Reprise d’activité</w:t>
      </w:r>
      <w:bookmarkEnd w:id="119"/>
    </w:p>
    <w:p w14:paraId="562FE9F6" w14:textId="2F92096A" w:rsidR="00702522" w:rsidRPr="00702522" w:rsidRDefault="00702522" w:rsidP="00A00A7A">
      <w:pPr>
        <w:rPr>
          <w:lang w:eastAsia="fr-CH"/>
        </w:rPr>
      </w:pPr>
      <w:r>
        <w:rPr>
          <w:lang w:eastAsia="fr-CH"/>
        </w:rPr>
        <w:t>Une procédure claire devra être créée et donnée au Directeur de l’entreprise, afin de donner la possibilité à n’importe quelle entreprise informatique avec les capacités requises, d’exécuter le plan de reprise d’activité.</w:t>
      </w:r>
    </w:p>
    <w:p w14:paraId="18300E67" w14:textId="1EEFF793" w:rsidR="00702522" w:rsidRDefault="00604067" w:rsidP="00A00A7A">
      <w:pPr>
        <w:pStyle w:val="Titre3"/>
        <w:rPr>
          <w:lang w:eastAsia="fr-CH"/>
        </w:rPr>
      </w:pPr>
      <w:bookmarkStart w:id="120" w:name="_Toc532372432"/>
      <w:r>
        <w:rPr>
          <w:lang w:eastAsia="fr-CH"/>
        </w:rPr>
        <w:t>RTO</w:t>
      </w:r>
      <w:bookmarkEnd w:id="120"/>
    </w:p>
    <w:p w14:paraId="3AA70C86" w14:textId="43FA7D8A" w:rsidR="00604067" w:rsidRDefault="00702522" w:rsidP="00A00A7A">
      <w:pPr>
        <w:rPr>
          <w:lang w:eastAsia="fr-CH"/>
        </w:rPr>
      </w:pPr>
      <w:r>
        <w:rPr>
          <w:lang w:eastAsia="fr-CH"/>
        </w:rPr>
        <w:t>En cas de sinistre grave et qu’implique une perte totale de données sauvegardées sur le local informatique</w:t>
      </w:r>
      <w:r w:rsidR="00E66708">
        <w:rPr>
          <w:lang w:eastAsia="fr-CH"/>
        </w:rPr>
        <w:t>,</w:t>
      </w:r>
      <w:r>
        <w:rPr>
          <w:lang w:eastAsia="fr-CH"/>
        </w:rPr>
        <w:t xml:space="preserve"> </w:t>
      </w:r>
      <w:r w:rsidR="00E66708">
        <w:rPr>
          <w:lang w:eastAsia="fr-CH"/>
        </w:rPr>
        <w:t>les points suivants devront être respectés :</w:t>
      </w:r>
    </w:p>
    <w:p w14:paraId="0414569D" w14:textId="3E954172" w:rsidR="00E66708" w:rsidRDefault="00E66708" w:rsidP="00A00A7A">
      <w:pPr>
        <w:pStyle w:val="Paragraphedeliste"/>
        <w:numPr>
          <w:ilvl w:val="0"/>
          <w:numId w:val="21"/>
        </w:numPr>
        <w:rPr>
          <w:lang w:eastAsia="fr-CH"/>
        </w:rPr>
      </w:pPr>
      <w:r>
        <w:rPr>
          <w:lang w:eastAsia="fr-CH"/>
        </w:rPr>
        <w:t xml:space="preserve">Le problème doit être détecté rapidement à l’aide d’un outil de supervision en ligne, qui enverra, </w:t>
      </w:r>
      <w:r w:rsidRPr="00E66708">
        <w:rPr>
          <w:lang w:eastAsia="fr-CH"/>
        </w:rPr>
        <w:t>immédiatement</w:t>
      </w:r>
      <w:r>
        <w:rPr>
          <w:lang w:eastAsia="fr-CH"/>
        </w:rPr>
        <w:t>, des alertes lors d’un dérangement technique.</w:t>
      </w:r>
    </w:p>
    <w:p w14:paraId="7EFC958A" w14:textId="2913A74F" w:rsidR="00E66708" w:rsidRDefault="00E66708" w:rsidP="00A00A7A">
      <w:pPr>
        <w:pStyle w:val="Paragraphedeliste"/>
        <w:numPr>
          <w:ilvl w:val="0"/>
          <w:numId w:val="21"/>
        </w:numPr>
        <w:rPr>
          <w:lang w:eastAsia="fr-CH"/>
        </w:rPr>
      </w:pPr>
      <w:r>
        <w:rPr>
          <w:lang w:eastAsia="fr-CH"/>
        </w:rPr>
        <w:t>Temps maximum de détection : 1 h</w:t>
      </w:r>
    </w:p>
    <w:p w14:paraId="105499EB" w14:textId="29CFA761" w:rsidR="00E66708" w:rsidRDefault="00604067" w:rsidP="00A00A7A">
      <w:pPr>
        <w:pStyle w:val="Paragraphedeliste"/>
        <w:numPr>
          <w:ilvl w:val="0"/>
          <w:numId w:val="21"/>
        </w:numPr>
        <w:rPr>
          <w:lang w:eastAsia="fr-CH"/>
        </w:rPr>
      </w:pPr>
      <w:r>
        <w:rPr>
          <w:lang w:eastAsia="fr-CH"/>
        </w:rPr>
        <w:t>Temps d’analyse et lancement du plan de reprise d’activité : 2h</w:t>
      </w:r>
    </w:p>
    <w:p w14:paraId="10389D53" w14:textId="61568AA1" w:rsidR="00604067" w:rsidRDefault="00604067" w:rsidP="00A00A7A">
      <w:pPr>
        <w:pStyle w:val="Paragraphedeliste"/>
        <w:numPr>
          <w:ilvl w:val="0"/>
          <w:numId w:val="21"/>
        </w:numPr>
        <w:rPr>
          <w:lang w:eastAsia="fr-CH"/>
        </w:rPr>
      </w:pPr>
      <w:r>
        <w:rPr>
          <w:lang w:eastAsia="fr-CH"/>
        </w:rPr>
        <w:t>Mise en œuvre et restauration des données : 3h</w:t>
      </w:r>
    </w:p>
    <w:p w14:paraId="703F3A80" w14:textId="5923925F" w:rsidR="00E66708" w:rsidRDefault="00604067" w:rsidP="00A00A7A">
      <w:pPr>
        <w:pStyle w:val="Paragraphedeliste"/>
        <w:rPr>
          <w:lang w:eastAsia="fr-CH"/>
        </w:rPr>
      </w:pPr>
      <w:r>
        <w:rPr>
          <w:lang w:eastAsia="fr-CH"/>
        </w:rPr>
        <w:t>RTO = 6h Max</w:t>
      </w:r>
    </w:p>
    <w:p w14:paraId="44B32A51" w14:textId="21819CB8" w:rsidR="00604067" w:rsidRDefault="00604067" w:rsidP="00A00A7A">
      <w:pPr>
        <w:pStyle w:val="Titre3"/>
        <w:rPr>
          <w:lang w:eastAsia="fr-CH"/>
        </w:rPr>
      </w:pPr>
      <w:bookmarkStart w:id="121" w:name="_Toc532372433"/>
      <w:r>
        <w:rPr>
          <w:lang w:eastAsia="fr-CH"/>
        </w:rPr>
        <w:t>RPO</w:t>
      </w:r>
      <w:bookmarkEnd w:id="121"/>
    </w:p>
    <w:p w14:paraId="22E39DE7" w14:textId="0A9D52E1" w:rsidR="00604067" w:rsidRDefault="00296F45" w:rsidP="00A00A7A">
      <w:pPr>
        <w:pStyle w:val="Paragraphedeliste"/>
        <w:numPr>
          <w:ilvl w:val="0"/>
          <w:numId w:val="22"/>
        </w:numPr>
        <w:rPr>
          <w:lang w:eastAsia="fr-CH"/>
        </w:rPr>
      </w:pPr>
      <w:r>
        <w:rPr>
          <w:lang w:eastAsia="fr-CH"/>
        </w:rPr>
        <w:t>Maximum une semaine de perte de données pour les serveur Web, Mail et AD.</w:t>
      </w:r>
    </w:p>
    <w:p w14:paraId="5081489F" w14:textId="615EAD53" w:rsidR="00296F45" w:rsidRPr="00604067" w:rsidRDefault="00296F45" w:rsidP="00A00A7A">
      <w:pPr>
        <w:pStyle w:val="Paragraphedeliste"/>
        <w:numPr>
          <w:ilvl w:val="0"/>
          <w:numId w:val="22"/>
        </w:numPr>
        <w:rPr>
          <w:lang w:eastAsia="fr-CH"/>
        </w:rPr>
      </w:pPr>
      <w:r>
        <w:rPr>
          <w:lang w:eastAsia="fr-CH"/>
        </w:rPr>
        <w:t>Une journée pour les serveur SQL et de fichiers.</w:t>
      </w:r>
    </w:p>
    <w:p w14:paraId="40942AC3" w14:textId="39286B15" w:rsidR="00702522" w:rsidRPr="00702522" w:rsidRDefault="00702522" w:rsidP="00A00A7A">
      <w:pPr>
        <w:rPr>
          <w:lang w:eastAsia="fr-CH"/>
        </w:rPr>
      </w:pPr>
    </w:p>
    <w:p w14:paraId="08EBAF69" w14:textId="5621EBDF" w:rsidR="003D007D" w:rsidRPr="007F7FEB" w:rsidRDefault="003D007D" w:rsidP="00A00A7A">
      <w:pPr>
        <w:pStyle w:val="Titre1"/>
        <w:pageBreakBefore/>
        <w:rPr>
          <w:lang w:eastAsia="fr-CH"/>
        </w:rPr>
      </w:pPr>
      <w:bookmarkStart w:id="122" w:name="_Toc532372434"/>
      <w:r w:rsidRPr="007F7FEB">
        <w:rPr>
          <w:lang w:eastAsia="fr-CH"/>
        </w:rPr>
        <w:lastRenderedPageBreak/>
        <w:t>Sources</w:t>
      </w:r>
      <w:bookmarkEnd w:id="122"/>
    </w:p>
    <w:tbl>
      <w:tblPr>
        <w:tblStyle w:val="TableauGrille2"/>
        <w:tblW w:w="0" w:type="auto"/>
        <w:tblLayout w:type="fixed"/>
        <w:tblLook w:val="04A0" w:firstRow="1" w:lastRow="0" w:firstColumn="1" w:lastColumn="0" w:noHBand="0" w:noVBand="1"/>
      </w:tblPr>
      <w:tblGrid>
        <w:gridCol w:w="851"/>
        <w:gridCol w:w="8219"/>
      </w:tblGrid>
      <w:tr w:rsidR="007F7FEB" w:rsidRPr="007F7FEB" w14:paraId="340470A7" w14:textId="77777777" w:rsidTr="008F1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E373D07" w14:textId="49E053CE" w:rsidR="003D007D" w:rsidRPr="007F7FEB" w:rsidRDefault="003D007D" w:rsidP="00A00A7A">
            <w:pPr>
              <w:rPr>
                <w:lang w:eastAsia="fr-CH"/>
              </w:rPr>
            </w:pPr>
            <w:r w:rsidRPr="007F7FEB">
              <w:rPr>
                <w:lang w:eastAsia="fr-CH"/>
              </w:rPr>
              <w:t>N° de page</w:t>
            </w:r>
          </w:p>
        </w:tc>
        <w:tc>
          <w:tcPr>
            <w:tcW w:w="8219" w:type="dxa"/>
          </w:tcPr>
          <w:p w14:paraId="382D117B" w14:textId="25598017" w:rsidR="003D007D" w:rsidRPr="007F7FEB" w:rsidRDefault="003D007D" w:rsidP="00A00A7A">
            <w:pPr>
              <w:cnfStyle w:val="100000000000" w:firstRow="1" w:lastRow="0" w:firstColumn="0" w:lastColumn="0" w:oddVBand="0" w:evenVBand="0" w:oddHBand="0" w:evenHBand="0" w:firstRowFirstColumn="0" w:firstRowLastColumn="0" w:lastRowFirstColumn="0" w:lastRowLastColumn="0"/>
              <w:rPr>
                <w:lang w:eastAsia="fr-CH"/>
              </w:rPr>
            </w:pPr>
            <w:r w:rsidRPr="007F7FEB">
              <w:rPr>
                <w:lang w:eastAsia="fr-CH"/>
              </w:rPr>
              <w:t>Lien de la source</w:t>
            </w:r>
          </w:p>
        </w:tc>
      </w:tr>
      <w:tr w:rsidR="007F7FEB" w:rsidRPr="007F7FEB" w14:paraId="2525DA0A"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9628FC2" w14:textId="61BC761B" w:rsidR="003D007D" w:rsidRPr="007F7FEB" w:rsidRDefault="003D007D" w:rsidP="00A00A7A">
            <w:pPr>
              <w:rPr>
                <w:lang w:eastAsia="fr-CH"/>
              </w:rPr>
            </w:pPr>
            <w:r w:rsidRPr="007F7FEB">
              <w:rPr>
                <w:highlight w:val="lightGray"/>
                <w:lang w:eastAsia="fr-CH"/>
              </w:rPr>
              <w:t>5</w:t>
            </w:r>
          </w:p>
        </w:tc>
        <w:tc>
          <w:tcPr>
            <w:tcW w:w="8219" w:type="dxa"/>
          </w:tcPr>
          <w:p w14:paraId="4531DE31" w14:textId="533F10F7" w:rsidR="003D007D" w:rsidRPr="007F7FEB" w:rsidRDefault="009D7D26" w:rsidP="00A00A7A">
            <w:pPr>
              <w:cnfStyle w:val="000000100000" w:firstRow="0" w:lastRow="0" w:firstColumn="0" w:lastColumn="0" w:oddVBand="0" w:evenVBand="0" w:oddHBand="1" w:evenHBand="0" w:firstRowFirstColumn="0" w:firstRowLastColumn="0" w:lastRowFirstColumn="0" w:lastRowLastColumn="0"/>
              <w:rPr>
                <w:lang w:eastAsia="fr-CH"/>
              </w:rPr>
            </w:pPr>
            <w:hyperlink r:id="rId59" w:history="1">
              <w:r w:rsidR="003D007D" w:rsidRPr="007F7FEB">
                <w:rPr>
                  <w:rStyle w:val="Lienhypertexte"/>
                  <w:color w:val="auto"/>
                  <w:highlight w:val="lightGray"/>
                </w:rPr>
                <w:t>https://www.casinosbarriere.com/fr/montreux.html</w:t>
              </w:r>
            </w:hyperlink>
          </w:p>
        </w:tc>
      </w:tr>
      <w:tr w:rsidR="007F7FEB" w:rsidRPr="007F7FEB" w14:paraId="7618984A"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382A7C1D" w14:textId="718D7721" w:rsidR="003D007D" w:rsidRPr="007F7FEB" w:rsidRDefault="00B62CB3" w:rsidP="00A00A7A">
            <w:pPr>
              <w:rPr>
                <w:lang w:eastAsia="fr-CH"/>
              </w:rPr>
            </w:pPr>
            <w:r w:rsidRPr="007F7FEB">
              <w:rPr>
                <w:lang w:eastAsia="fr-CH"/>
              </w:rPr>
              <w:t>7</w:t>
            </w:r>
          </w:p>
        </w:tc>
        <w:tc>
          <w:tcPr>
            <w:tcW w:w="8219" w:type="dxa"/>
          </w:tcPr>
          <w:p w14:paraId="50E82D24" w14:textId="7BDD03E5" w:rsidR="003D007D" w:rsidRPr="007F7FEB" w:rsidRDefault="009D7D26" w:rsidP="00A00A7A">
            <w:pPr>
              <w:cnfStyle w:val="000000000000" w:firstRow="0" w:lastRow="0" w:firstColumn="0" w:lastColumn="0" w:oddVBand="0" w:evenVBand="0" w:oddHBand="0" w:evenHBand="0" w:firstRowFirstColumn="0" w:firstRowLastColumn="0" w:lastRowFirstColumn="0" w:lastRowLastColumn="0"/>
              <w:rPr>
                <w:lang w:eastAsia="fr-CH"/>
              </w:rPr>
            </w:pPr>
            <w:hyperlink r:id="rId60" w:history="1">
              <w:r w:rsidR="00B62CB3" w:rsidRPr="007F7FEB">
                <w:rPr>
                  <w:rStyle w:val="Lienhypertexte"/>
                  <w:color w:val="auto"/>
                </w:rPr>
                <w:t>https://www.loro.ch</w:t>
              </w:r>
            </w:hyperlink>
          </w:p>
        </w:tc>
      </w:tr>
      <w:tr w:rsidR="007F7FEB" w:rsidRPr="007F7FEB" w14:paraId="26893C14"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8974366" w14:textId="43020992" w:rsidR="003D007D" w:rsidRPr="007F7FEB" w:rsidRDefault="00105B71" w:rsidP="00A00A7A">
            <w:pPr>
              <w:rPr>
                <w:lang w:eastAsia="fr-CH"/>
              </w:rPr>
            </w:pPr>
            <w:r w:rsidRPr="007F7FEB">
              <w:rPr>
                <w:highlight w:val="lightGray"/>
                <w:lang w:eastAsia="fr-CH"/>
              </w:rPr>
              <w:t>10</w:t>
            </w:r>
          </w:p>
        </w:tc>
        <w:tc>
          <w:tcPr>
            <w:tcW w:w="8219" w:type="dxa"/>
          </w:tcPr>
          <w:p w14:paraId="4E0164EA" w14:textId="70E9104E" w:rsidR="003D007D" w:rsidRPr="007F7FEB" w:rsidRDefault="009D7D26" w:rsidP="00A00A7A">
            <w:pPr>
              <w:cnfStyle w:val="000000100000" w:firstRow="0" w:lastRow="0" w:firstColumn="0" w:lastColumn="0" w:oddVBand="0" w:evenVBand="0" w:oddHBand="1" w:evenHBand="0" w:firstRowFirstColumn="0" w:firstRowLastColumn="0" w:lastRowFirstColumn="0" w:lastRowLastColumn="0"/>
              <w:rPr>
                <w:lang w:eastAsia="fr-CH"/>
              </w:rPr>
            </w:pPr>
            <w:hyperlink r:id="rId61" w:history="1">
              <w:r w:rsidR="00105B71" w:rsidRPr="007F7FEB">
                <w:rPr>
                  <w:rStyle w:val="Lienhypertexte"/>
                  <w:color w:val="auto"/>
                  <w:highlight w:val="lightGray"/>
                </w:rPr>
                <w:t>https://www.vtx.ch</w:t>
              </w:r>
            </w:hyperlink>
          </w:p>
        </w:tc>
      </w:tr>
      <w:tr w:rsidR="007F7FEB" w:rsidRPr="007F7FEB" w14:paraId="4EC86656"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79D28149" w14:textId="7FEE13D2" w:rsidR="003D007D" w:rsidRPr="007F7FEB" w:rsidRDefault="00105B71" w:rsidP="00A00A7A">
            <w:pPr>
              <w:rPr>
                <w:lang w:eastAsia="fr-CH"/>
              </w:rPr>
            </w:pPr>
            <w:r w:rsidRPr="007F7FEB">
              <w:rPr>
                <w:lang w:eastAsia="fr-CH"/>
              </w:rPr>
              <w:t>12</w:t>
            </w:r>
          </w:p>
        </w:tc>
        <w:tc>
          <w:tcPr>
            <w:tcW w:w="8219" w:type="dxa"/>
          </w:tcPr>
          <w:p w14:paraId="1BB6CC4D" w14:textId="1A0BAADB" w:rsidR="003D007D" w:rsidRPr="007F7FEB" w:rsidRDefault="00105B71" w:rsidP="00A00A7A">
            <w:pPr>
              <w:cnfStyle w:val="000000000000" w:firstRow="0" w:lastRow="0" w:firstColumn="0" w:lastColumn="0" w:oddVBand="0" w:evenVBand="0" w:oddHBand="0" w:evenHBand="0" w:firstRowFirstColumn="0" w:firstRowLastColumn="0" w:lastRowFirstColumn="0" w:lastRowLastColumn="0"/>
              <w:rPr>
                <w:lang w:eastAsia="fr-CH"/>
              </w:rPr>
            </w:pPr>
            <w:r w:rsidRPr="007F7FEB">
              <w:rPr>
                <w:lang w:eastAsia="fr-CH"/>
              </w:rPr>
              <w:t>http://www.unil.ch</w:t>
            </w:r>
          </w:p>
        </w:tc>
      </w:tr>
      <w:tr w:rsidR="007F7FEB" w:rsidRPr="007F7FEB" w14:paraId="04EBB858"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78D0966" w14:textId="7559CAA5" w:rsidR="00595B95" w:rsidRPr="007F7FEB" w:rsidRDefault="00595B95" w:rsidP="00A00A7A">
            <w:pPr>
              <w:rPr>
                <w:highlight w:val="lightGray"/>
                <w:lang w:eastAsia="fr-CH"/>
              </w:rPr>
            </w:pPr>
            <w:r w:rsidRPr="007F7FEB">
              <w:rPr>
                <w:highlight w:val="lightGray"/>
                <w:lang w:eastAsia="fr-CH"/>
              </w:rPr>
              <w:t>14</w:t>
            </w:r>
          </w:p>
        </w:tc>
        <w:tc>
          <w:tcPr>
            <w:tcW w:w="8219" w:type="dxa"/>
          </w:tcPr>
          <w:p w14:paraId="6D4403B8" w14:textId="77777777" w:rsidR="00595B95" w:rsidRPr="007F7FEB" w:rsidRDefault="009D7D26" w:rsidP="00A00A7A">
            <w:pPr>
              <w:cnfStyle w:val="000000100000" w:firstRow="0" w:lastRow="0" w:firstColumn="0" w:lastColumn="0" w:oddVBand="0" w:evenVBand="0" w:oddHBand="1" w:evenHBand="0" w:firstRowFirstColumn="0" w:firstRowLastColumn="0" w:lastRowFirstColumn="0" w:lastRowLastColumn="0"/>
              <w:rPr>
                <w:rStyle w:val="Lienhypertexte"/>
                <w:color w:val="auto"/>
                <w:highlight w:val="lightGray"/>
                <w:lang w:val="fr-FR"/>
              </w:rPr>
            </w:pPr>
            <w:hyperlink r:id="rId62" w:history="1">
              <w:r w:rsidR="00595B95" w:rsidRPr="007F7FEB">
                <w:rPr>
                  <w:rStyle w:val="Lienhypertexte"/>
                  <w:color w:val="auto"/>
                  <w:highlight w:val="lightGray"/>
                  <w:lang w:val="fr-FR"/>
                </w:rPr>
                <w:t>https://fr.wikipedia.org/wiki/Grappe_de_serveurs</w:t>
              </w:r>
            </w:hyperlink>
          </w:p>
          <w:p w14:paraId="68AE61D3" w14:textId="654FA313" w:rsidR="00595B95" w:rsidRPr="007F7FEB" w:rsidRDefault="009D7D26" w:rsidP="00A00A7A">
            <w:pPr>
              <w:cnfStyle w:val="000000100000" w:firstRow="0" w:lastRow="0" w:firstColumn="0" w:lastColumn="0" w:oddVBand="0" w:evenVBand="0" w:oddHBand="1" w:evenHBand="0" w:firstRowFirstColumn="0" w:firstRowLastColumn="0" w:lastRowFirstColumn="0" w:lastRowLastColumn="0"/>
              <w:rPr>
                <w:highlight w:val="lightGray"/>
                <w:lang w:eastAsia="fr-CH"/>
              </w:rPr>
            </w:pPr>
            <w:hyperlink r:id="rId63" w:history="1">
              <w:r w:rsidR="00595B95" w:rsidRPr="007F7FEB">
                <w:rPr>
                  <w:rStyle w:val="Lienhypertexte"/>
                  <w:color w:val="auto"/>
                  <w:highlight w:val="lightGray"/>
                </w:rPr>
                <w:t>https://fr.wikipedia.org/wiki/N%C5%93ud_(r%C3%A9seau)</w:t>
              </w:r>
            </w:hyperlink>
          </w:p>
        </w:tc>
      </w:tr>
      <w:tr w:rsidR="007F7FEB" w:rsidRPr="007F7FEB" w14:paraId="3B07B5CC" w14:textId="77777777" w:rsidTr="008F19E3">
        <w:tc>
          <w:tcPr>
            <w:cnfStyle w:val="001000000000" w:firstRow="0" w:lastRow="0" w:firstColumn="1" w:lastColumn="0" w:oddVBand="0" w:evenVBand="0" w:oddHBand="0" w:evenHBand="0" w:firstRowFirstColumn="0" w:firstRowLastColumn="0" w:lastRowFirstColumn="0" w:lastRowLastColumn="0"/>
            <w:tcW w:w="851" w:type="dxa"/>
            <w:vAlign w:val="center"/>
          </w:tcPr>
          <w:p w14:paraId="790ACC34" w14:textId="74D66490" w:rsidR="003D007D" w:rsidRPr="007F7FEB" w:rsidRDefault="001C5A09" w:rsidP="00A00A7A">
            <w:pPr>
              <w:rPr>
                <w:lang w:eastAsia="fr-CH"/>
              </w:rPr>
            </w:pPr>
            <w:r w:rsidRPr="007F7FEB">
              <w:rPr>
                <w:lang w:eastAsia="fr-CH"/>
              </w:rPr>
              <w:t>17</w:t>
            </w:r>
          </w:p>
        </w:tc>
        <w:tc>
          <w:tcPr>
            <w:tcW w:w="8219" w:type="dxa"/>
          </w:tcPr>
          <w:p w14:paraId="1D5CCC67" w14:textId="5D9C0243" w:rsidR="001C5A09" w:rsidRPr="007F7FEB" w:rsidRDefault="009D7D26" w:rsidP="00A00A7A">
            <w:pPr>
              <w:pStyle w:val="Notedebasdepage"/>
              <w:cnfStyle w:val="000000000000" w:firstRow="0" w:lastRow="0" w:firstColumn="0" w:lastColumn="0" w:oddVBand="0" w:evenVBand="0" w:oddHBand="0" w:evenHBand="0" w:firstRowFirstColumn="0" w:firstRowLastColumn="0" w:lastRowFirstColumn="0" w:lastRowLastColumn="0"/>
            </w:pPr>
            <w:hyperlink r:id="rId64" w:history="1">
              <w:r w:rsidR="001C5A09" w:rsidRPr="007F7FEB">
                <w:rPr>
                  <w:rStyle w:val="Lienhypertexte"/>
                  <w:color w:val="auto"/>
                </w:rPr>
                <w:t>https://www.admin.ch/opc/fr/classified-compilation/19920153/index.html</w:t>
              </w:r>
            </w:hyperlink>
          </w:p>
          <w:p w14:paraId="0C1A5C45" w14:textId="391706C8" w:rsidR="001C5A09" w:rsidRPr="007F7FEB" w:rsidRDefault="009D7D26" w:rsidP="00A00A7A">
            <w:pPr>
              <w:pStyle w:val="Notedebasdepage"/>
              <w:cnfStyle w:val="000000000000" w:firstRow="0" w:lastRow="0" w:firstColumn="0" w:lastColumn="0" w:oddVBand="0" w:evenVBand="0" w:oddHBand="0" w:evenHBand="0" w:firstRowFirstColumn="0" w:firstRowLastColumn="0" w:lastRowFirstColumn="0" w:lastRowLastColumn="0"/>
            </w:pPr>
            <w:hyperlink r:id="rId65" w:history="1">
              <w:r w:rsidR="001C5A09" w:rsidRPr="007F7FEB">
                <w:rPr>
                  <w:rStyle w:val="Lienhypertexte"/>
                  <w:color w:val="auto"/>
                </w:rPr>
                <w:t>https://m.youtube.com/watch?v=OUMGp3HHel4</w:t>
              </w:r>
            </w:hyperlink>
          </w:p>
          <w:p w14:paraId="2E48D45D" w14:textId="750DEFAF" w:rsidR="003D007D" w:rsidRPr="007F7FEB" w:rsidRDefault="009D7D26" w:rsidP="00A00A7A">
            <w:pPr>
              <w:cnfStyle w:val="000000000000" w:firstRow="0" w:lastRow="0" w:firstColumn="0" w:lastColumn="0" w:oddVBand="0" w:evenVBand="0" w:oddHBand="0" w:evenHBand="0" w:firstRowFirstColumn="0" w:firstRowLastColumn="0" w:lastRowFirstColumn="0" w:lastRowLastColumn="0"/>
              <w:rPr>
                <w:lang w:eastAsia="fr-CH"/>
              </w:rPr>
            </w:pPr>
            <w:hyperlink r:id="rId66" w:history="1">
              <w:r w:rsidR="001C5A09" w:rsidRPr="007F7FEB">
                <w:rPr>
                  <w:rStyle w:val="Lienhypertexte"/>
                  <w:color w:val="auto"/>
                </w:rPr>
                <w:t>http://urlz.fr/7Kpu</w:t>
              </w:r>
            </w:hyperlink>
          </w:p>
        </w:tc>
      </w:tr>
      <w:tr w:rsidR="007F7FEB" w:rsidRPr="007F7FEB" w14:paraId="780D9F3E"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31D62DEC" w14:textId="72374CE3" w:rsidR="003D007D" w:rsidRPr="007F7FEB" w:rsidRDefault="00512BD6" w:rsidP="00A00A7A">
            <w:pPr>
              <w:rPr>
                <w:highlight w:val="lightGray"/>
                <w:lang w:eastAsia="fr-CH"/>
              </w:rPr>
            </w:pPr>
            <w:r w:rsidRPr="007F7FEB">
              <w:rPr>
                <w:highlight w:val="lightGray"/>
                <w:lang w:eastAsia="fr-CH"/>
              </w:rPr>
              <w:t>19</w:t>
            </w:r>
          </w:p>
        </w:tc>
        <w:tc>
          <w:tcPr>
            <w:tcW w:w="8219" w:type="dxa"/>
          </w:tcPr>
          <w:p w14:paraId="25334933" w14:textId="77777777" w:rsidR="00512BD6" w:rsidRPr="007F7FEB" w:rsidRDefault="009D7D26"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67" w:history="1">
              <w:r w:rsidR="00512BD6" w:rsidRPr="007F7FEB">
                <w:rPr>
                  <w:rStyle w:val="Lienhypertexte"/>
                  <w:color w:val="auto"/>
                  <w:highlight w:val="lightGray"/>
                </w:rPr>
                <w:t>https://fr.wikipedia.org/wiki/RAID_(informatique)</w:t>
              </w:r>
            </w:hyperlink>
          </w:p>
          <w:p w14:paraId="3B8BDD14" w14:textId="77777777" w:rsidR="00512BD6" w:rsidRPr="007F7FEB" w:rsidRDefault="00512BD6"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r w:rsidRPr="007F7FEB">
              <w:rPr>
                <w:highlight w:val="lightGray"/>
              </w:rPr>
              <w:t>Documents fournis par l’enseignant</w:t>
            </w:r>
          </w:p>
          <w:p w14:paraId="7FAD20E7" w14:textId="0AE1CA4C" w:rsidR="00512BD6" w:rsidRPr="007F7FEB" w:rsidRDefault="009D7D26"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68" w:history="1">
              <w:r w:rsidR="00512BD6" w:rsidRPr="007F7FEB">
                <w:rPr>
                  <w:rStyle w:val="Lienhypertexte"/>
                  <w:color w:val="auto"/>
                  <w:highlight w:val="lightGray"/>
                </w:rPr>
                <w:t>http://www.hardware-attitude.com/fiche-885-carte-raid-sata-adaptec-2820sa---8-ports-sata-ii-pci-x.html</w:t>
              </w:r>
            </w:hyperlink>
          </w:p>
          <w:p w14:paraId="2FD4398D" w14:textId="77777777" w:rsidR="00512BD6" w:rsidRPr="007F7FEB" w:rsidRDefault="009D7D26"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69" w:history="1">
              <w:r w:rsidR="00512BD6" w:rsidRPr="007F7FEB">
                <w:rPr>
                  <w:rStyle w:val="Lienhypertexte"/>
                  <w:color w:val="auto"/>
                  <w:highlight w:val="lightGray"/>
                </w:rPr>
                <w:t>https://stuff.mit.edu/afs/athena/project/rhel-doc/3/rhel-sag-fr-3/s1-raid-approaches.html</w:t>
              </w:r>
            </w:hyperlink>
          </w:p>
          <w:p w14:paraId="00AC9646" w14:textId="7BB0A4F8" w:rsidR="003D007D" w:rsidRPr="007F7FEB" w:rsidRDefault="00512BD6" w:rsidP="00A00A7A">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7F7FEB">
              <w:rPr>
                <w:highlight w:val="lightGray"/>
              </w:rPr>
              <w:t>Image Comparaison raids : file LSI_TechnologyBrief_RAID_fr.pdf</w:t>
            </w:r>
          </w:p>
        </w:tc>
      </w:tr>
      <w:tr w:rsidR="007F7FEB" w:rsidRPr="007F7FEB" w14:paraId="38BEF7B5"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3DA306FC" w14:textId="5831DBCC" w:rsidR="003D007D" w:rsidRPr="007F7FEB" w:rsidRDefault="00512BD6" w:rsidP="00A00A7A">
            <w:pPr>
              <w:rPr>
                <w:lang w:eastAsia="fr-CH"/>
              </w:rPr>
            </w:pPr>
            <w:r w:rsidRPr="007F7FEB">
              <w:rPr>
                <w:lang w:eastAsia="fr-CH"/>
              </w:rPr>
              <w:t>22</w:t>
            </w:r>
            <w:r w:rsidR="00263DF6" w:rsidRPr="007F7FEB">
              <w:rPr>
                <w:lang w:eastAsia="fr-CH"/>
              </w:rPr>
              <w:t xml:space="preserve"> -&gt; 25</w:t>
            </w:r>
          </w:p>
        </w:tc>
        <w:tc>
          <w:tcPr>
            <w:tcW w:w="8219" w:type="dxa"/>
          </w:tcPr>
          <w:p w14:paraId="70F06EB2" w14:textId="325A95BC" w:rsidR="003D007D" w:rsidRPr="007F7FEB" w:rsidRDefault="009D7D26" w:rsidP="00A00A7A">
            <w:pPr>
              <w:cnfStyle w:val="000000000000" w:firstRow="0" w:lastRow="0" w:firstColumn="0" w:lastColumn="0" w:oddVBand="0" w:evenVBand="0" w:oddHBand="0" w:evenHBand="0" w:firstRowFirstColumn="0" w:firstRowLastColumn="0" w:lastRowFirstColumn="0" w:lastRowLastColumn="0"/>
            </w:pPr>
            <w:hyperlink r:id="rId70" w:history="1">
              <w:r w:rsidR="00263DF6" w:rsidRPr="007F7FEB">
                <w:rPr>
                  <w:rStyle w:val="Lienhypertexte"/>
                  <w:color w:val="auto"/>
                </w:rPr>
                <w:t>https://fr.wikipedia.org/wiki/Stockage_d%27information</w:t>
              </w:r>
            </w:hyperlink>
          </w:p>
          <w:p w14:paraId="1997A500" w14:textId="323F256E" w:rsidR="00263DF6" w:rsidRPr="007F7FEB" w:rsidRDefault="009D7D26" w:rsidP="00A00A7A">
            <w:pPr>
              <w:cnfStyle w:val="000000000000" w:firstRow="0" w:lastRow="0" w:firstColumn="0" w:lastColumn="0" w:oddVBand="0" w:evenVBand="0" w:oddHBand="0" w:evenHBand="0" w:firstRowFirstColumn="0" w:firstRowLastColumn="0" w:lastRowFirstColumn="0" w:lastRowLastColumn="0"/>
              <w:rPr>
                <w:lang w:eastAsia="fr-CH"/>
              </w:rPr>
            </w:pPr>
            <w:hyperlink r:id="rId71" w:history="1">
              <w:r w:rsidR="00263DF6" w:rsidRPr="007F7FEB">
                <w:rPr>
                  <w:rStyle w:val="Lienhypertexte"/>
                  <w:color w:val="auto"/>
                  <w:lang w:eastAsia="fr-CH"/>
                </w:rPr>
                <w:t>https://www.commentcamarche.com/contents/739-cle-usb</w:t>
              </w:r>
            </w:hyperlink>
          </w:p>
          <w:p w14:paraId="1EE4DB25" w14:textId="4FB31ACB" w:rsidR="00263DF6" w:rsidRPr="007F7FEB" w:rsidRDefault="009D7D26" w:rsidP="00A00A7A">
            <w:pPr>
              <w:cnfStyle w:val="000000000000" w:firstRow="0" w:lastRow="0" w:firstColumn="0" w:lastColumn="0" w:oddVBand="0" w:evenVBand="0" w:oddHBand="0" w:evenHBand="0" w:firstRowFirstColumn="0" w:firstRowLastColumn="0" w:lastRowFirstColumn="0" w:lastRowLastColumn="0"/>
              <w:rPr>
                <w:lang w:eastAsia="fr-CH"/>
              </w:rPr>
            </w:pPr>
            <w:hyperlink r:id="rId72" w:history="1">
              <w:r w:rsidR="001D0DD0" w:rsidRPr="007F7FEB">
                <w:rPr>
                  <w:rStyle w:val="Lienhypertexte"/>
                  <w:color w:val="auto"/>
                  <w:lang w:eastAsia="fr-CH"/>
                </w:rPr>
                <w:t>https://fr.wikipedia.org/wiki/Cl%C3%A9_USB</w:t>
              </w:r>
            </w:hyperlink>
          </w:p>
          <w:p w14:paraId="29C3A692" w14:textId="5B14ED04" w:rsidR="001D0DD0" w:rsidRDefault="009D7D26" w:rsidP="00A00A7A">
            <w:pPr>
              <w:cnfStyle w:val="000000000000" w:firstRow="0" w:lastRow="0" w:firstColumn="0" w:lastColumn="0" w:oddVBand="0" w:evenVBand="0" w:oddHBand="0" w:evenHBand="0" w:firstRowFirstColumn="0" w:firstRowLastColumn="0" w:lastRowFirstColumn="0" w:lastRowLastColumn="0"/>
              <w:rPr>
                <w:lang w:eastAsia="fr-CH"/>
              </w:rPr>
            </w:pPr>
            <w:hyperlink r:id="rId73" w:history="1">
              <w:r w:rsidR="00AB28D5" w:rsidRPr="00D930F5">
                <w:rPr>
                  <w:rStyle w:val="Lienhypertexte"/>
                  <w:lang w:eastAsia="fr-CH"/>
                </w:rPr>
                <w:t>https://fr.wikipedia.org/wiki/Disque_dur</w:t>
              </w:r>
            </w:hyperlink>
          </w:p>
          <w:p w14:paraId="65B9B956" w14:textId="12D617A6" w:rsidR="00AB28D5" w:rsidRDefault="00E014AF" w:rsidP="00A00A7A">
            <w:pPr>
              <w:cnfStyle w:val="000000000000" w:firstRow="0" w:lastRow="0" w:firstColumn="0" w:lastColumn="0" w:oddVBand="0" w:evenVBand="0" w:oddHBand="0" w:evenHBand="0" w:firstRowFirstColumn="0" w:firstRowLastColumn="0" w:lastRowFirstColumn="0" w:lastRowLastColumn="0"/>
              <w:rPr>
                <w:lang w:eastAsia="fr-CH"/>
              </w:rPr>
            </w:pPr>
            <w:hyperlink r:id="rId74" w:history="1">
              <w:r w:rsidRPr="00FF146F">
                <w:rPr>
                  <w:rStyle w:val="Lienhypertexte"/>
                  <w:lang w:eastAsia="fr-CH"/>
                </w:rPr>
                <w:t>https://community.netapp.com/t5/Tech-OnTap-Articles/Back-to-Basics-RAID-DP/ta-p/86123?REF_SOURCE=EMMtot-1110&amp;h</w:t>
              </w:r>
            </w:hyperlink>
          </w:p>
          <w:p w14:paraId="44A4D0A7" w14:textId="403A0D4A" w:rsidR="00E014AF" w:rsidRDefault="002C646B" w:rsidP="00A00A7A">
            <w:pPr>
              <w:cnfStyle w:val="000000000000" w:firstRow="0" w:lastRow="0" w:firstColumn="0" w:lastColumn="0" w:oddVBand="0" w:evenVBand="0" w:oddHBand="0" w:evenHBand="0" w:firstRowFirstColumn="0" w:firstRowLastColumn="0" w:lastRowFirstColumn="0" w:lastRowLastColumn="0"/>
              <w:rPr>
                <w:lang w:eastAsia="fr-CH"/>
              </w:rPr>
            </w:pPr>
            <w:hyperlink r:id="rId75" w:history="1">
              <w:r w:rsidRPr="00FF146F">
                <w:rPr>
                  <w:rStyle w:val="Lienhypertexte"/>
                  <w:lang w:eastAsia="fr-CH"/>
                </w:rPr>
                <w:t>http://www.materiel-informatique.be/disque-dur.php</w:t>
              </w:r>
            </w:hyperlink>
          </w:p>
          <w:p w14:paraId="324FC17F" w14:textId="1286A4BB" w:rsidR="002C646B" w:rsidRPr="007F7FEB" w:rsidRDefault="002C646B" w:rsidP="00A00A7A">
            <w:pPr>
              <w:cnfStyle w:val="000000000000" w:firstRow="0" w:lastRow="0" w:firstColumn="0" w:lastColumn="0" w:oddVBand="0" w:evenVBand="0" w:oddHBand="0" w:evenHBand="0" w:firstRowFirstColumn="0" w:firstRowLastColumn="0" w:lastRowFirstColumn="0" w:lastRowLastColumn="0"/>
              <w:rPr>
                <w:lang w:eastAsia="fr-CH"/>
              </w:rPr>
            </w:pPr>
            <w:r w:rsidRPr="002C646B">
              <w:rPr>
                <w:lang w:eastAsia="fr-CH"/>
              </w:rPr>
              <w:t>https://fr.wikipedia.org/wiki/Linear_Tape-Open</w:t>
            </w:r>
          </w:p>
        </w:tc>
      </w:tr>
      <w:tr w:rsidR="007F7FEB" w:rsidRPr="007F7FEB" w14:paraId="7E73F65E"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13C689EE" w14:textId="10E66A7C" w:rsidR="00512BD6" w:rsidRPr="007F7FEB" w:rsidRDefault="00512BD6" w:rsidP="00A00A7A">
            <w:pPr>
              <w:rPr>
                <w:lang w:eastAsia="fr-CH"/>
              </w:rPr>
            </w:pPr>
            <w:r w:rsidRPr="007F7FEB">
              <w:rPr>
                <w:highlight w:val="lightGray"/>
                <w:lang w:eastAsia="fr-CH"/>
              </w:rPr>
              <w:t>25</w:t>
            </w:r>
          </w:p>
        </w:tc>
        <w:tc>
          <w:tcPr>
            <w:tcW w:w="8219" w:type="dxa"/>
          </w:tcPr>
          <w:p w14:paraId="42A63CB6" w14:textId="0703A81B" w:rsidR="00512BD6" w:rsidRPr="007F7FEB" w:rsidRDefault="00512BD6" w:rsidP="00A00A7A">
            <w:pPr>
              <w:cnfStyle w:val="000000100000" w:firstRow="0" w:lastRow="0" w:firstColumn="0" w:lastColumn="0" w:oddVBand="0" w:evenVBand="0" w:oddHBand="1" w:evenHBand="0" w:firstRowFirstColumn="0" w:firstRowLastColumn="0" w:lastRowFirstColumn="0" w:lastRowLastColumn="0"/>
            </w:pPr>
            <w:r w:rsidRPr="007F7FEB">
              <w:rPr>
                <w:highlight w:val="lightGray"/>
              </w:rPr>
              <w:t xml:space="preserve">Les images sont tirées du polycopié de l’enseignant M. </w:t>
            </w:r>
            <w:proofErr w:type="spellStart"/>
            <w:r w:rsidRPr="007F7FEB">
              <w:rPr>
                <w:highlight w:val="lightGray"/>
              </w:rPr>
              <w:t>Rogeiro</w:t>
            </w:r>
            <w:proofErr w:type="spellEnd"/>
            <w:r w:rsidRPr="007F7FEB">
              <w:rPr>
                <w:highlight w:val="lightGray"/>
              </w:rPr>
              <w:t xml:space="preserve"> intitulés « Les sauvegardes ».</w:t>
            </w:r>
          </w:p>
        </w:tc>
      </w:tr>
      <w:tr w:rsidR="007F7FEB" w:rsidRPr="007F7FEB" w14:paraId="1D21EC57" w14:textId="77777777" w:rsidTr="008F19E3">
        <w:tc>
          <w:tcPr>
            <w:cnfStyle w:val="001000000000" w:firstRow="0" w:lastRow="0" w:firstColumn="1" w:lastColumn="0" w:oddVBand="0" w:evenVBand="0" w:oddHBand="0" w:evenHBand="0" w:firstRowFirstColumn="0" w:firstRowLastColumn="0" w:lastRowFirstColumn="0" w:lastRowLastColumn="0"/>
            <w:tcW w:w="851" w:type="dxa"/>
            <w:vAlign w:val="center"/>
          </w:tcPr>
          <w:p w14:paraId="449C718A" w14:textId="3C255ABD" w:rsidR="00512BD6" w:rsidRPr="007F7FEB" w:rsidRDefault="00512BD6" w:rsidP="00A00A7A">
            <w:pPr>
              <w:rPr>
                <w:lang w:eastAsia="fr-CH"/>
              </w:rPr>
            </w:pPr>
            <w:r w:rsidRPr="007F7FEB">
              <w:rPr>
                <w:lang w:eastAsia="fr-CH"/>
              </w:rPr>
              <w:t>26</w:t>
            </w:r>
          </w:p>
        </w:tc>
        <w:tc>
          <w:tcPr>
            <w:tcW w:w="8219" w:type="dxa"/>
          </w:tcPr>
          <w:p w14:paraId="5EAE71DA" w14:textId="77777777" w:rsidR="00512BD6" w:rsidRPr="007F7FEB" w:rsidRDefault="009D7D26" w:rsidP="00A00A7A">
            <w:pPr>
              <w:pStyle w:val="Notedebasdepage"/>
              <w:cnfStyle w:val="000000000000" w:firstRow="0" w:lastRow="0" w:firstColumn="0" w:lastColumn="0" w:oddVBand="0" w:evenVBand="0" w:oddHBand="0" w:evenHBand="0" w:firstRowFirstColumn="0" w:firstRowLastColumn="0" w:lastRowFirstColumn="0" w:lastRowLastColumn="0"/>
            </w:pPr>
            <w:hyperlink r:id="rId76" w:history="1">
              <w:r w:rsidR="00512BD6" w:rsidRPr="007F7FEB">
                <w:rPr>
                  <w:rStyle w:val="Lienhypertexte"/>
                  <w:color w:val="auto"/>
                </w:rPr>
                <w:t>https://www.commentcamarche.com/contents/994-onduleur</w:t>
              </w:r>
            </w:hyperlink>
          </w:p>
          <w:p w14:paraId="6552B014" w14:textId="77777777" w:rsidR="00512BD6" w:rsidRPr="007F7FEB" w:rsidRDefault="009D7D26" w:rsidP="00A00A7A">
            <w:pPr>
              <w:pStyle w:val="Notedebasdepage"/>
              <w:cnfStyle w:val="000000000000" w:firstRow="0" w:lastRow="0" w:firstColumn="0" w:lastColumn="0" w:oddVBand="0" w:evenVBand="0" w:oddHBand="0" w:evenHBand="0" w:firstRowFirstColumn="0" w:firstRowLastColumn="0" w:lastRowFirstColumn="0" w:lastRowLastColumn="0"/>
            </w:pPr>
            <w:hyperlink r:id="rId77" w:history="1">
              <w:r w:rsidR="00512BD6" w:rsidRPr="007F7FEB">
                <w:rPr>
                  <w:rStyle w:val="Lienhypertexte"/>
                  <w:color w:val="auto"/>
                </w:rPr>
                <w:t>https://sitelec.org/cours/abati/flash/onduleur.htm</w:t>
              </w:r>
            </w:hyperlink>
          </w:p>
          <w:p w14:paraId="3039E115" w14:textId="77777777" w:rsidR="00512BD6" w:rsidRPr="007F7FEB" w:rsidRDefault="009D7D26" w:rsidP="00A00A7A">
            <w:pPr>
              <w:pStyle w:val="Notedebasdepage"/>
              <w:cnfStyle w:val="000000000000" w:firstRow="0" w:lastRow="0" w:firstColumn="0" w:lastColumn="0" w:oddVBand="0" w:evenVBand="0" w:oddHBand="0" w:evenHBand="0" w:firstRowFirstColumn="0" w:firstRowLastColumn="0" w:lastRowFirstColumn="0" w:lastRowLastColumn="0"/>
            </w:pPr>
            <w:hyperlink r:id="rId78" w:history="1">
              <w:r w:rsidR="00512BD6" w:rsidRPr="007F7FEB">
                <w:rPr>
                  <w:rStyle w:val="Lienhypertexte"/>
                  <w:color w:val="auto"/>
                </w:rPr>
                <w:t>https://www.ldlc.com/guides/AL00000601/guide+les+onduleurs/</w:t>
              </w:r>
            </w:hyperlink>
          </w:p>
          <w:p w14:paraId="40BC9160" w14:textId="1AF2F16E" w:rsidR="00512BD6" w:rsidRPr="007F7FEB" w:rsidRDefault="009D7D26" w:rsidP="00A00A7A">
            <w:pPr>
              <w:pStyle w:val="Notedebasdepage"/>
              <w:cnfStyle w:val="000000000000" w:firstRow="0" w:lastRow="0" w:firstColumn="0" w:lastColumn="0" w:oddVBand="0" w:evenVBand="0" w:oddHBand="0" w:evenHBand="0" w:firstRowFirstColumn="0" w:firstRowLastColumn="0" w:lastRowFirstColumn="0" w:lastRowLastColumn="0"/>
            </w:pPr>
            <w:hyperlink r:id="rId79" w:history="1">
              <w:r w:rsidR="00512BD6" w:rsidRPr="007F7FEB">
                <w:rPr>
                  <w:rStyle w:val="Lienhypertexte"/>
                  <w:color w:val="auto"/>
                </w:rPr>
                <w:t>http://www.europ-computer.com/dossiers/dossier_6_18.html</w:t>
              </w:r>
            </w:hyperlink>
          </w:p>
        </w:tc>
      </w:tr>
      <w:tr w:rsidR="007F7FEB" w:rsidRPr="007F7FEB" w14:paraId="67566B97"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30EF401" w14:textId="2F13FE18" w:rsidR="00512BD6" w:rsidRPr="007F7FEB" w:rsidRDefault="00413807" w:rsidP="00A00A7A">
            <w:pPr>
              <w:rPr>
                <w:highlight w:val="lightGray"/>
                <w:lang w:eastAsia="fr-CH"/>
              </w:rPr>
            </w:pPr>
            <w:r w:rsidRPr="007F7FEB">
              <w:rPr>
                <w:highlight w:val="lightGray"/>
                <w:lang w:eastAsia="fr-CH"/>
              </w:rPr>
              <w:t>31</w:t>
            </w:r>
          </w:p>
        </w:tc>
        <w:tc>
          <w:tcPr>
            <w:tcW w:w="8219" w:type="dxa"/>
          </w:tcPr>
          <w:p w14:paraId="288DCCBE" w14:textId="73867F1B" w:rsidR="00512BD6" w:rsidRPr="007F7FEB" w:rsidRDefault="009D7D26" w:rsidP="00A00A7A">
            <w:pPr>
              <w:cnfStyle w:val="000000100000" w:firstRow="0" w:lastRow="0" w:firstColumn="0" w:lastColumn="0" w:oddVBand="0" w:evenVBand="0" w:oddHBand="1" w:evenHBand="0" w:firstRowFirstColumn="0" w:firstRowLastColumn="0" w:lastRowFirstColumn="0" w:lastRowLastColumn="0"/>
              <w:rPr>
                <w:highlight w:val="lightGray"/>
              </w:rPr>
            </w:pPr>
            <w:hyperlink r:id="rId80" w:history="1">
              <w:r w:rsidR="00413807" w:rsidRPr="007F7FEB">
                <w:rPr>
                  <w:rStyle w:val="Lienhypertexte"/>
                  <w:color w:val="auto"/>
                  <w:highlight w:val="lightGray"/>
                </w:rPr>
                <w:t>https://fr.wikipedia.org/wiki/Plan_de_reprise_d%27activit%C3%A9</w:t>
              </w:r>
            </w:hyperlink>
          </w:p>
          <w:p w14:paraId="3FB3948B" w14:textId="028661AD" w:rsidR="00413807" w:rsidRPr="007F7FEB" w:rsidRDefault="00413807" w:rsidP="00A00A7A">
            <w:pPr>
              <w:cnfStyle w:val="000000100000" w:firstRow="0" w:lastRow="0" w:firstColumn="0" w:lastColumn="0" w:oddVBand="0" w:evenVBand="0" w:oddHBand="1" w:evenHBand="0" w:firstRowFirstColumn="0" w:firstRowLastColumn="0" w:lastRowFirstColumn="0" w:lastRowLastColumn="0"/>
              <w:rPr>
                <w:highlight w:val="lightGray"/>
              </w:rPr>
            </w:pPr>
            <w:r w:rsidRPr="007F7FEB">
              <w:rPr>
                <w:highlight w:val="lightGray"/>
              </w:rPr>
              <w:t>https://www.cases.lu/drp.html</w:t>
            </w:r>
          </w:p>
        </w:tc>
      </w:tr>
      <w:tr w:rsidR="007F7FEB" w:rsidRPr="007F7FEB" w14:paraId="1CEB4E3E"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0C2CA908" w14:textId="62E320DB" w:rsidR="00BB56AF" w:rsidRPr="007F7FEB" w:rsidRDefault="00BB56AF" w:rsidP="00A00A7A">
            <w:pPr>
              <w:rPr>
                <w:lang w:eastAsia="fr-CH"/>
              </w:rPr>
            </w:pPr>
            <w:r w:rsidRPr="007F7FEB">
              <w:rPr>
                <w:lang w:eastAsia="fr-CH"/>
              </w:rPr>
              <w:t>32</w:t>
            </w:r>
          </w:p>
        </w:tc>
        <w:tc>
          <w:tcPr>
            <w:tcW w:w="8219" w:type="dxa"/>
          </w:tcPr>
          <w:p w14:paraId="7544A208" w14:textId="07969FA0" w:rsidR="00BB56AF" w:rsidRPr="007F7FEB" w:rsidRDefault="009D7D26" w:rsidP="00A00A7A">
            <w:pPr>
              <w:cnfStyle w:val="000000000000" w:firstRow="0" w:lastRow="0" w:firstColumn="0" w:lastColumn="0" w:oddVBand="0" w:evenVBand="0" w:oddHBand="0" w:evenHBand="0" w:firstRowFirstColumn="0" w:firstRowLastColumn="0" w:lastRowFirstColumn="0" w:lastRowLastColumn="0"/>
            </w:pPr>
            <w:hyperlink r:id="rId81" w:history="1">
              <w:r w:rsidR="00BB56AF" w:rsidRPr="007F7FEB">
                <w:rPr>
                  <w:rStyle w:val="Lienhypertexte"/>
                  <w:color w:val="auto"/>
                </w:rPr>
                <w:t>https://fr.wikipedia.org/wiki/Small_Computer_System_Interface</w:t>
              </w:r>
            </w:hyperlink>
          </w:p>
          <w:p w14:paraId="0B3D6A4C" w14:textId="194FDA7F" w:rsidR="00BB56AF" w:rsidRPr="007F7FEB" w:rsidRDefault="009D7D26" w:rsidP="00A00A7A">
            <w:pPr>
              <w:cnfStyle w:val="000000000000" w:firstRow="0" w:lastRow="0" w:firstColumn="0" w:lastColumn="0" w:oddVBand="0" w:evenVBand="0" w:oddHBand="0" w:evenHBand="0" w:firstRowFirstColumn="0" w:firstRowLastColumn="0" w:lastRowFirstColumn="0" w:lastRowLastColumn="0"/>
            </w:pPr>
            <w:hyperlink r:id="rId82" w:history="1">
              <w:r w:rsidR="00BB56AF" w:rsidRPr="007F7FEB">
                <w:rPr>
                  <w:rStyle w:val="Lienhypertexte"/>
                  <w:color w:val="auto"/>
                </w:rPr>
                <w:t>https://blog.netapp.com/wp-content/uploads/2016/05/iscsi_blog_images-1.jpg</w:t>
              </w:r>
            </w:hyperlink>
          </w:p>
          <w:p w14:paraId="4EA87E70" w14:textId="27137E4C" w:rsidR="00BB56AF" w:rsidRPr="007F7FEB" w:rsidRDefault="009D7D26" w:rsidP="00A00A7A">
            <w:pPr>
              <w:cnfStyle w:val="000000000000" w:firstRow="0" w:lastRow="0" w:firstColumn="0" w:lastColumn="0" w:oddVBand="0" w:evenVBand="0" w:oddHBand="0" w:evenHBand="0" w:firstRowFirstColumn="0" w:firstRowLastColumn="0" w:lastRowFirstColumn="0" w:lastRowLastColumn="0"/>
            </w:pPr>
            <w:hyperlink r:id="rId83" w:history="1">
              <w:r w:rsidR="00BB56AF" w:rsidRPr="007F7FEB">
                <w:rPr>
                  <w:rStyle w:val="Lienhypertexte"/>
                  <w:color w:val="auto"/>
                </w:rPr>
                <w:t>https://www.snia.org/sites/default/orig/sdc_archives/2010_presentations/monday/MahmoudJibbe_ISCSI_FCoE__testing-verA.pdf</w:t>
              </w:r>
            </w:hyperlink>
          </w:p>
          <w:p w14:paraId="48FFE773" w14:textId="0B0B69EA" w:rsidR="00BB56AF" w:rsidRPr="007F7FEB" w:rsidRDefault="009D7D26" w:rsidP="00A00A7A">
            <w:pPr>
              <w:cnfStyle w:val="000000000000" w:firstRow="0" w:lastRow="0" w:firstColumn="0" w:lastColumn="0" w:oddVBand="0" w:evenVBand="0" w:oddHBand="0" w:evenHBand="0" w:firstRowFirstColumn="0" w:firstRowLastColumn="0" w:lastRowFirstColumn="0" w:lastRowLastColumn="0"/>
            </w:pPr>
            <w:hyperlink r:id="rId84" w:history="1">
              <w:r w:rsidR="00BB56AF" w:rsidRPr="007F7FEB">
                <w:rPr>
                  <w:rStyle w:val="Lienhypertexte"/>
                  <w:color w:val="auto"/>
                </w:rPr>
                <w:t>https://www.01net.com/actualites/le-protocole-iscsi-152216.html</w:t>
              </w:r>
            </w:hyperlink>
          </w:p>
          <w:p w14:paraId="285D434B" w14:textId="31C40BA8" w:rsidR="00BB56AF" w:rsidRPr="007F7FEB" w:rsidRDefault="00BB56AF" w:rsidP="00A00A7A">
            <w:pPr>
              <w:cnfStyle w:val="000000000000" w:firstRow="0" w:lastRow="0" w:firstColumn="0" w:lastColumn="0" w:oddVBand="0" w:evenVBand="0" w:oddHBand="0" w:evenHBand="0" w:firstRowFirstColumn="0" w:firstRowLastColumn="0" w:lastRowFirstColumn="0" w:lastRowLastColumn="0"/>
            </w:pPr>
          </w:p>
        </w:tc>
      </w:tr>
    </w:tbl>
    <w:p w14:paraId="7D355FF4" w14:textId="77777777" w:rsidR="003D007D" w:rsidRPr="007F7FEB" w:rsidRDefault="003D007D" w:rsidP="00A00A7A">
      <w:pPr>
        <w:rPr>
          <w:lang w:eastAsia="fr-CH"/>
        </w:rPr>
      </w:pPr>
    </w:p>
    <w:sectPr w:rsidR="003D007D" w:rsidRPr="007F7FEB"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986AF6" w14:textId="77777777" w:rsidR="00AE19F6" w:rsidRDefault="00AE19F6" w:rsidP="00A00A7A">
      <w:r>
        <w:separator/>
      </w:r>
    </w:p>
    <w:p w14:paraId="132787A8" w14:textId="77777777" w:rsidR="00AE19F6" w:rsidRDefault="00AE19F6" w:rsidP="00A00A7A"/>
  </w:endnote>
  <w:endnote w:type="continuationSeparator" w:id="0">
    <w:p w14:paraId="20552B41" w14:textId="77777777" w:rsidR="00AE19F6" w:rsidRDefault="00AE19F6" w:rsidP="00A00A7A">
      <w:r>
        <w:continuationSeparator/>
      </w:r>
    </w:p>
    <w:p w14:paraId="16551717" w14:textId="77777777" w:rsidR="00AE19F6" w:rsidRDefault="00AE19F6" w:rsidP="00A00A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18B90845" w:rsidR="00AE19F6" w:rsidRDefault="00AE19F6" w:rsidP="00A00A7A">
    <w:pPr>
      <w:pStyle w:val="Pieddepage"/>
    </w:pPr>
    <w:r>
      <w:tab/>
    </w:r>
    <w:r>
      <w:tab/>
      <w:t xml:space="preserve">Page </w:t>
    </w:r>
    <w:r>
      <w:fldChar w:fldCharType="begin"/>
    </w:r>
    <w:r>
      <w:instrText xml:space="preserve"> PAGE   \* MERGEFORMAT </w:instrText>
    </w:r>
    <w:r>
      <w:fldChar w:fldCharType="separate"/>
    </w:r>
    <w:r w:rsidR="00B21AAE">
      <w:rPr>
        <w:noProof/>
      </w:rPr>
      <w:t>16</w:t>
    </w:r>
    <w:r>
      <w:fldChar w:fldCharType="end"/>
    </w:r>
    <w:r>
      <w:t xml:space="preserve"> / </w:t>
    </w:r>
    <w:r>
      <w:rPr>
        <w:noProof/>
      </w:rPr>
      <w:fldChar w:fldCharType="begin"/>
    </w:r>
    <w:r>
      <w:rPr>
        <w:noProof/>
      </w:rPr>
      <w:instrText xml:space="preserve"> NUMPAGES   \* MERGEFORMAT </w:instrText>
    </w:r>
    <w:r>
      <w:rPr>
        <w:noProof/>
      </w:rPr>
      <w:fldChar w:fldCharType="separate"/>
    </w:r>
    <w:r w:rsidR="00B21AAE">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18AF40" w14:textId="77777777" w:rsidR="00AE19F6" w:rsidRDefault="00AE19F6" w:rsidP="00A00A7A">
      <w:r>
        <w:separator/>
      </w:r>
    </w:p>
    <w:p w14:paraId="51B680B8" w14:textId="77777777" w:rsidR="00AE19F6" w:rsidRDefault="00AE19F6" w:rsidP="00A00A7A"/>
  </w:footnote>
  <w:footnote w:type="continuationSeparator" w:id="0">
    <w:p w14:paraId="698406B7" w14:textId="77777777" w:rsidR="00AE19F6" w:rsidRDefault="00AE19F6" w:rsidP="00A00A7A">
      <w:r>
        <w:continuationSeparator/>
      </w:r>
    </w:p>
    <w:p w14:paraId="61189FA4" w14:textId="77777777" w:rsidR="00AE19F6" w:rsidRDefault="00AE19F6" w:rsidP="00A00A7A"/>
  </w:footnote>
  <w:footnote w:id="1">
    <w:p w14:paraId="5D34CAC0" w14:textId="77777777" w:rsidR="00AE19F6" w:rsidRDefault="00AE19F6" w:rsidP="00A00A7A">
      <w:pPr>
        <w:pStyle w:val="Notedebasdepage"/>
      </w:pPr>
      <w:r>
        <w:rPr>
          <w:rStyle w:val="Appelnotedebasdep"/>
        </w:rPr>
        <w:footnoteRef/>
      </w:r>
      <w:r>
        <w:t xml:space="preserve"> </w:t>
      </w:r>
      <w:hyperlink r:id="rId1" w:history="1">
        <w:r w:rsidRPr="00006F5D">
          <w:rPr>
            <w:rStyle w:val="Lienhypertexte"/>
          </w:rPr>
          <w:t>https://www.unil.ch</w:t>
        </w:r>
      </w:hyperlink>
    </w:p>
  </w:footnote>
  <w:footnote w:id="2">
    <w:p w14:paraId="4D53191E" w14:textId="77777777" w:rsidR="00AE19F6" w:rsidRPr="001665F3" w:rsidRDefault="00AE19F6" w:rsidP="00A00A7A">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2" w:history="1">
        <w:r w:rsidRPr="00EE19F8">
          <w:rPr>
            <w:rStyle w:val="Lienhypertexte"/>
            <w:lang w:val="fr-FR"/>
          </w:rPr>
          <w:t>https://fr.wikipedia.org/wiki/Grappe_de_serveurs</w:t>
        </w:r>
      </w:hyperlink>
      <w:r>
        <w:rPr>
          <w:lang w:val="fr-FR"/>
        </w:rPr>
        <w:t xml:space="preserve"> </w:t>
      </w:r>
    </w:p>
  </w:footnote>
  <w:footnote w:id="3">
    <w:p w14:paraId="07F766EC" w14:textId="77777777" w:rsidR="00AE19F6" w:rsidRPr="000205AA" w:rsidRDefault="00AE19F6" w:rsidP="00A00A7A">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3" w:history="1">
        <w:r w:rsidRPr="00EE19F8">
          <w:rPr>
            <w:rStyle w:val="Lienhypertexte"/>
          </w:rPr>
          <w:t>https://fr.wikipedia.org/wiki/N%C5%93ud_(r%C3%A9seau)</w:t>
        </w:r>
      </w:hyperlink>
      <w:r>
        <w:t xml:space="preserve"> </w:t>
      </w:r>
    </w:p>
  </w:footnote>
  <w:footnote w:id="4">
    <w:p w14:paraId="3934291A" w14:textId="77777777" w:rsidR="00AE19F6" w:rsidRPr="00B55C34" w:rsidRDefault="00AE19F6" w:rsidP="00A00A7A">
      <w:pPr>
        <w:pStyle w:val="Notedebasdepage"/>
      </w:pPr>
      <w:r>
        <w:rPr>
          <w:rStyle w:val="Appelnotedebasdep"/>
        </w:rPr>
        <w:footnoteRef/>
      </w:r>
      <w:r w:rsidRPr="00B55C34">
        <w:rPr>
          <w:lang w:val="fr-FR"/>
        </w:rPr>
        <w:t xml:space="preserve"> </w:t>
      </w:r>
      <w:r>
        <w:t>L’</w:t>
      </w:r>
      <w:proofErr w:type="spellStart"/>
      <w:r>
        <w:t>incremental-forever</w:t>
      </w:r>
      <w:proofErr w:type="spellEnd"/>
      <w:r>
        <w:t xml:space="preserve">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AE19F6" w:rsidRDefault="00AE19F6" w:rsidP="00A00A7A">
    <w:pPr>
      <w:pStyle w:val="En-tte"/>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1F6410"/>
    <w:multiLevelType w:val="hybridMultilevel"/>
    <w:tmpl w:val="FFDAEE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E7657B"/>
    <w:multiLevelType w:val="hybridMultilevel"/>
    <w:tmpl w:val="954633DA"/>
    <w:lvl w:ilvl="0" w:tplc="29062FCE">
      <w:start w:val="1"/>
      <w:numFmt w:val="bullet"/>
      <w:pStyle w:val="Paragraphedeliste"/>
      <w:lvlText w:val=""/>
      <w:lvlJc w:val="left"/>
      <w:pPr>
        <w:ind w:left="787" w:hanging="360"/>
      </w:pPr>
      <w:rPr>
        <w:rFonts w:ascii="Symbol" w:hAnsi="Symbol" w:hint="default"/>
      </w:rPr>
    </w:lvl>
    <w:lvl w:ilvl="1" w:tplc="100C0003" w:tentative="1">
      <w:start w:val="1"/>
      <w:numFmt w:val="bullet"/>
      <w:lvlText w:val="o"/>
      <w:lvlJc w:val="left"/>
      <w:pPr>
        <w:ind w:left="1507" w:hanging="360"/>
      </w:pPr>
      <w:rPr>
        <w:rFonts w:ascii="Courier New" w:hAnsi="Courier New" w:cs="Courier New" w:hint="default"/>
      </w:rPr>
    </w:lvl>
    <w:lvl w:ilvl="2" w:tplc="100C0005" w:tentative="1">
      <w:start w:val="1"/>
      <w:numFmt w:val="bullet"/>
      <w:lvlText w:val=""/>
      <w:lvlJc w:val="left"/>
      <w:pPr>
        <w:ind w:left="2227" w:hanging="360"/>
      </w:pPr>
      <w:rPr>
        <w:rFonts w:ascii="Wingdings" w:hAnsi="Wingdings" w:hint="default"/>
      </w:rPr>
    </w:lvl>
    <w:lvl w:ilvl="3" w:tplc="100C0001" w:tentative="1">
      <w:start w:val="1"/>
      <w:numFmt w:val="bullet"/>
      <w:lvlText w:val=""/>
      <w:lvlJc w:val="left"/>
      <w:pPr>
        <w:ind w:left="2947" w:hanging="360"/>
      </w:pPr>
      <w:rPr>
        <w:rFonts w:ascii="Symbol" w:hAnsi="Symbol" w:hint="default"/>
      </w:rPr>
    </w:lvl>
    <w:lvl w:ilvl="4" w:tplc="100C0003" w:tentative="1">
      <w:start w:val="1"/>
      <w:numFmt w:val="bullet"/>
      <w:lvlText w:val="o"/>
      <w:lvlJc w:val="left"/>
      <w:pPr>
        <w:ind w:left="3667" w:hanging="360"/>
      </w:pPr>
      <w:rPr>
        <w:rFonts w:ascii="Courier New" w:hAnsi="Courier New" w:cs="Courier New" w:hint="default"/>
      </w:rPr>
    </w:lvl>
    <w:lvl w:ilvl="5" w:tplc="100C0005" w:tentative="1">
      <w:start w:val="1"/>
      <w:numFmt w:val="bullet"/>
      <w:lvlText w:val=""/>
      <w:lvlJc w:val="left"/>
      <w:pPr>
        <w:ind w:left="4387" w:hanging="360"/>
      </w:pPr>
      <w:rPr>
        <w:rFonts w:ascii="Wingdings" w:hAnsi="Wingdings" w:hint="default"/>
      </w:rPr>
    </w:lvl>
    <w:lvl w:ilvl="6" w:tplc="100C0001" w:tentative="1">
      <w:start w:val="1"/>
      <w:numFmt w:val="bullet"/>
      <w:lvlText w:val=""/>
      <w:lvlJc w:val="left"/>
      <w:pPr>
        <w:ind w:left="5107" w:hanging="360"/>
      </w:pPr>
      <w:rPr>
        <w:rFonts w:ascii="Symbol" w:hAnsi="Symbol" w:hint="default"/>
      </w:rPr>
    </w:lvl>
    <w:lvl w:ilvl="7" w:tplc="100C0003" w:tentative="1">
      <w:start w:val="1"/>
      <w:numFmt w:val="bullet"/>
      <w:lvlText w:val="o"/>
      <w:lvlJc w:val="left"/>
      <w:pPr>
        <w:ind w:left="5827" w:hanging="360"/>
      </w:pPr>
      <w:rPr>
        <w:rFonts w:ascii="Courier New" w:hAnsi="Courier New" w:cs="Courier New" w:hint="default"/>
      </w:rPr>
    </w:lvl>
    <w:lvl w:ilvl="8" w:tplc="100C0005" w:tentative="1">
      <w:start w:val="1"/>
      <w:numFmt w:val="bullet"/>
      <w:lvlText w:val=""/>
      <w:lvlJc w:val="left"/>
      <w:pPr>
        <w:ind w:left="6547" w:hanging="360"/>
      </w:pPr>
      <w:rPr>
        <w:rFonts w:ascii="Wingdings" w:hAnsi="Wingdings" w:hint="default"/>
      </w:rPr>
    </w:lvl>
  </w:abstractNum>
  <w:abstractNum w:abstractNumId="4" w15:restartNumberingAfterBreak="0">
    <w:nsid w:val="1DBD1C54"/>
    <w:multiLevelType w:val="hybridMultilevel"/>
    <w:tmpl w:val="EDEE471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3720F73"/>
    <w:multiLevelType w:val="hybridMultilevel"/>
    <w:tmpl w:val="CF7099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2C152C1"/>
    <w:multiLevelType w:val="hybridMultilevel"/>
    <w:tmpl w:val="0F4422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A724234"/>
    <w:multiLevelType w:val="hybridMultilevel"/>
    <w:tmpl w:val="81CA8F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abstractNum w:abstractNumId="20" w15:restartNumberingAfterBreak="0">
    <w:nsid w:val="6AD403FC"/>
    <w:multiLevelType w:val="hybridMultilevel"/>
    <w:tmpl w:val="3842B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B556ACC"/>
    <w:multiLevelType w:val="hybridMultilevel"/>
    <w:tmpl w:val="CB2AAB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E52670F"/>
    <w:multiLevelType w:val="hybridMultilevel"/>
    <w:tmpl w:val="00E475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2"/>
  </w:num>
  <w:num w:numId="4">
    <w:abstractNumId w:val="0"/>
  </w:num>
  <w:num w:numId="5">
    <w:abstractNumId w:val="17"/>
  </w:num>
  <w:num w:numId="6">
    <w:abstractNumId w:val="14"/>
  </w:num>
  <w:num w:numId="7">
    <w:abstractNumId w:val="9"/>
  </w:num>
  <w:num w:numId="8">
    <w:abstractNumId w:val="13"/>
  </w:num>
  <w:num w:numId="9">
    <w:abstractNumId w:val="6"/>
  </w:num>
  <w:num w:numId="10">
    <w:abstractNumId w:val="19"/>
  </w:num>
  <w:num w:numId="11">
    <w:abstractNumId w:val="15"/>
  </w:num>
  <w:num w:numId="12">
    <w:abstractNumId w:val="7"/>
  </w:num>
  <w:num w:numId="13">
    <w:abstractNumId w:val="18"/>
  </w:num>
  <w:num w:numId="14">
    <w:abstractNumId w:val="16"/>
  </w:num>
  <w:num w:numId="15">
    <w:abstractNumId w:val="20"/>
  </w:num>
  <w:num w:numId="16">
    <w:abstractNumId w:val="3"/>
  </w:num>
  <w:num w:numId="17">
    <w:abstractNumId w:val="11"/>
  </w:num>
  <w:num w:numId="18">
    <w:abstractNumId w:val="5"/>
  </w:num>
  <w:num w:numId="19">
    <w:abstractNumId w:val="8"/>
  </w:num>
  <w:num w:numId="20">
    <w:abstractNumId w:val="1"/>
  </w:num>
  <w:num w:numId="21">
    <w:abstractNumId w:val="4"/>
  </w:num>
  <w:num w:numId="22">
    <w:abstractNumId w:val="21"/>
  </w:num>
  <w:num w:numId="23">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ylan Métral">
    <w15:presenceInfo w15:providerId="AD" w15:userId="S-1-5-21-220523388-57989841-1801674531-235899"/>
  </w15:person>
  <w15:person w15:author="Marc-André Baillifard">
    <w15:presenceInfo w15:providerId="AD" w15:userId="S-1-5-21-220523388-57989841-1801674531-480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4679"/>
    <w:rsid w:val="00006F5D"/>
    <w:rsid w:val="00010C0E"/>
    <w:rsid w:val="00016F35"/>
    <w:rsid w:val="0002726E"/>
    <w:rsid w:val="00035D2C"/>
    <w:rsid w:val="00054733"/>
    <w:rsid w:val="00071265"/>
    <w:rsid w:val="00076E34"/>
    <w:rsid w:val="0008051F"/>
    <w:rsid w:val="00080AB5"/>
    <w:rsid w:val="00081B51"/>
    <w:rsid w:val="000A1770"/>
    <w:rsid w:val="000B0E89"/>
    <w:rsid w:val="000B40B9"/>
    <w:rsid w:val="000C0F9C"/>
    <w:rsid w:val="000C663C"/>
    <w:rsid w:val="000C79C4"/>
    <w:rsid w:val="000D2104"/>
    <w:rsid w:val="000E4E78"/>
    <w:rsid w:val="000E55E1"/>
    <w:rsid w:val="000F05F8"/>
    <w:rsid w:val="000F15BF"/>
    <w:rsid w:val="000F574D"/>
    <w:rsid w:val="000F7F84"/>
    <w:rsid w:val="00105B71"/>
    <w:rsid w:val="00122DCC"/>
    <w:rsid w:val="001253AF"/>
    <w:rsid w:val="00127389"/>
    <w:rsid w:val="0012748E"/>
    <w:rsid w:val="00131A7B"/>
    <w:rsid w:val="00131E0C"/>
    <w:rsid w:val="001368E3"/>
    <w:rsid w:val="00136BD8"/>
    <w:rsid w:val="00137A85"/>
    <w:rsid w:val="00150702"/>
    <w:rsid w:val="0015111F"/>
    <w:rsid w:val="00183C01"/>
    <w:rsid w:val="001962A3"/>
    <w:rsid w:val="001A267F"/>
    <w:rsid w:val="001A56EF"/>
    <w:rsid w:val="001A58BF"/>
    <w:rsid w:val="001B15C9"/>
    <w:rsid w:val="001C0C3C"/>
    <w:rsid w:val="001C28D8"/>
    <w:rsid w:val="001C5A09"/>
    <w:rsid w:val="001D0DD0"/>
    <w:rsid w:val="001D17C9"/>
    <w:rsid w:val="001D3F53"/>
    <w:rsid w:val="001D5B90"/>
    <w:rsid w:val="001D73E6"/>
    <w:rsid w:val="001D7A5C"/>
    <w:rsid w:val="001E0226"/>
    <w:rsid w:val="001E3BA0"/>
    <w:rsid w:val="001E73BA"/>
    <w:rsid w:val="001F7A0C"/>
    <w:rsid w:val="002037AA"/>
    <w:rsid w:val="0021182A"/>
    <w:rsid w:val="00213D03"/>
    <w:rsid w:val="00215F7E"/>
    <w:rsid w:val="002177E7"/>
    <w:rsid w:val="00217891"/>
    <w:rsid w:val="00220947"/>
    <w:rsid w:val="00220D09"/>
    <w:rsid w:val="002231D9"/>
    <w:rsid w:val="00231B33"/>
    <w:rsid w:val="00234033"/>
    <w:rsid w:val="0023689F"/>
    <w:rsid w:val="00242F35"/>
    <w:rsid w:val="00263356"/>
    <w:rsid w:val="00263DF6"/>
    <w:rsid w:val="00272E81"/>
    <w:rsid w:val="002737E2"/>
    <w:rsid w:val="00274307"/>
    <w:rsid w:val="00275197"/>
    <w:rsid w:val="00285A14"/>
    <w:rsid w:val="002902A3"/>
    <w:rsid w:val="00296BCE"/>
    <w:rsid w:val="00296F45"/>
    <w:rsid w:val="002A20AC"/>
    <w:rsid w:val="002A2A2D"/>
    <w:rsid w:val="002A3BD5"/>
    <w:rsid w:val="002A5532"/>
    <w:rsid w:val="002A5BC2"/>
    <w:rsid w:val="002A7374"/>
    <w:rsid w:val="002C3149"/>
    <w:rsid w:val="002C3375"/>
    <w:rsid w:val="002C646B"/>
    <w:rsid w:val="002D5754"/>
    <w:rsid w:val="002D7338"/>
    <w:rsid w:val="002D7C02"/>
    <w:rsid w:val="002E7F19"/>
    <w:rsid w:val="002F76DC"/>
    <w:rsid w:val="00301B7E"/>
    <w:rsid w:val="00311293"/>
    <w:rsid w:val="0032191B"/>
    <w:rsid w:val="00322659"/>
    <w:rsid w:val="00326FDE"/>
    <w:rsid w:val="00334272"/>
    <w:rsid w:val="00340066"/>
    <w:rsid w:val="003415FD"/>
    <w:rsid w:val="0034315A"/>
    <w:rsid w:val="00345F8D"/>
    <w:rsid w:val="003510BF"/>
    <w:rsid w:val="00351E99"/>
    <w:rsid w:val="003537F7"/>
    <w:rsid w:val="00355D04"/>
    <w:rsid w:val="00363E3D"/>
    <w:rsid w:val="00372478"/>
    <w:rsid w:val="00377A1C"/>
    <w:rsid w:val="003805B1"/>
    <w:rsid w:val="00384159"/>
    <w:rsid w:val="00392083"/>
    <w:rsid w:val="00393D7F"/>
    <w:rsid w:val="003B0B86"/>
    <w:rsid w:val="003B28B7"/>
    <w:rsid w:val="003B5E2A"/>
    <w:rsid w:val="003C133E"/>
    <w:rsid w:val="003C32A4"/>
    <w:rsid w:val="003C79B1"/>
    <w:rsid w:val="003C7DBF"/>
    <w:rsid w:val="003D007D"/>
    <w:rsid w:val="003E67D9"/>
    <w:rsid w:val="003F547E"/>
    <w:rsid w:val="00406065"/>
    <w:rsid w:val="00410E42"/>
    <w:rsid w:val="00413807"/>
    <w:rsid w:val="004207B1"/>
    <w:rsid w:val="004220BC"/>
    <w:rsid w:val="00425E2E"/>
    <w:rsid w:val="00426FF7"/>
    <w:rsid w:val="00442226"/>
    <w:rsid w:val="004427FB"/>
    <w:rsid w:val="004579F1"/>
    <w:rsid w:val="004603DD"/>
    <w:rsid w:val="004708A7"/>
    <w:rsid w:val="0047481D"/>
    <w:rsid w:val="00480BB8"/>
    <w:rsid w:val="0048747D"/>
    <w:rsid w:val="00492884"/>
    <w:rsid w:val="00492B29"/>
    <w:rsid w:val="004A176F"/>
    <w:rsid w:val="004B0DE4"/>
    <w:rsid w:val="004B2998"/>
    <w:rsid w:val="004B2D1E"/>
    <w:rsid w:val="004B63C8"/>
    <w:rsid w:val="004C2B43"/>
    <w:rsid w:val="004C47E0"/>
    <w:rsid w:val="004C4E01"/>
    <w:rsid w:val="004C7230"/>
    <w:rsid w:val="004D4F99"/>
    <w:rsid w:val="004D769E"/>
    <w:rsid w:val="004E667F"/>
    <w:rsid w:val="00500409"/>
    <w:rsid w:val="00503415"/>
    <w:rsid w:val="00510772"/>
    <w:rsid w:val="005113DB"/>
    <w:rsid w:val="00512BD6"/>
    <w:rsid w:val="0051309C"/>
    <w:rsid w:val="005131E4"/>
    <w:rsid w:val="00516E35"/>
    <w:rsid w:val="005178F2"/>
    <w:rsid w:val="0052570D"/>
    <w:rsid w:val="005428AB"/>
    <w:rsid w:val="00545088"/>
    <w:rsid w:val="00551EDE"/>
    <w:rsid w:val="00555373"/>
    <w:rsid w:val="0055666B"/>
    <w:rsid w:val="005569A8"/>
    <w:rsid w:val="00564293"/>
    <w:rsid w:val="00584457"/>
    <w:rsid w:val="00585833"/>
    <w:rsid w:val="00592F69"/>
    <w:rsid w:val="00595B95"/>
    <w:rsid w:val="005A447D"/>
    <w:rsid w:val="005B5B89"/>
    <w:rsid w:val="005B612B"/>
    <w:rsid w:val="005C1404"/>
    <w:rsid w:val="005C14F6"/>
    <w:rsid w:val="005C5226"/>
    <w:rsid w:val="005E6D54"/>
    <w:rsid w:val="005F48AB"/>
    <w:rsid w:val="00603CB4"/>
    <w:rsid w:val="00603E12"/>
    <w:rsid w:val="00604067"/>
    <w:rsid w:val="0061211D"/>
    <w:rsid w:val="00617B2C"/>
    <w:rsid w:val="00635EF9"/>
    <w:rsid w:val="006373EE"/>
    <w:rsid w:val="006405CA"/>
    <w:rsid w:val="00641B73"/>
    <w:rsid w:val="00647D27"/>
    <w:rsid w:val="00655539"/>
    <w:rsid w:val="00657A35"/>
    <w:rsid w:val="006708E9"/>
    <w:rsid w:val="00677D06"/>
    <w:rsid w:val="006A590F"/>
    <w:rsid w:val="006A6BAE"/>
    <w:rsid w:val="006A73A8"/>
    <w:rsid w:val="006B2019"/>
    <w:rsid w:val="006B460B"/>
    <w:rsid w:val="006C494F"/>
    <w:rsid w:val="006C4B44"/>
    <w:rsid w:val="006E17E9"/>
    <w:rsid w:val="006E3384"/>
    <w:rsid w:val="006E3FF5"/>
    <w:rsid w:val="006E48C2"/>
    <w:rsid w:val="006E74B9"/>
    <w:rsid w:val="006F6223"/>
    <w:rsid w:val="00700F12"/>
    <w:rsid w:val="00702522"/>
    <w:rsid w:val="00703FC3"/>
    <w:rsid w:val="0070473D"/>
    <w:rsid w:val="007051C2"/>
    <w:rsid w:val="007153B4"/>
    <w:rsid w:val="00724DF3"/>
    <w:rsid w:val="007257A7"/>
    <w:rsid w:val="00726010"/>
    <w:rsid w:val="0072716F"/>
    <w:rsid w:val="00733767"/>
    <w:rsid w:val="0073791E"/>
    <w:rsid w:val="00744A1C"/>
    <w:rsid w:val="00744B4A"/>
    <w:rsid w:val="00746200"/>
    <w:rsid w:val="00750665"/>
    <w:rsid w:val="00764212"/>
    <w:rsid w:val="00765A24"/>
    <w:rsid w:val="00770B10"/>
    <w:rsid w:val="007734BD"/>
    <w:rsid w:val="0078080A"/>
    <w:rsid w:val="00791F1B"/>
    <w:rsid w:val="007A620B"/>
    <w:rsid w:val="007B1F58"/>
    <w:rsid w:val="007B7D89"/>
    <w:rsid w:val="007C172B"/>
    <w:rsid w:val="007C3689"/>
    <w:rsid w:val="007C3DC9"/>
    <w:rsid w:val="007C525E"/>
    <w:rsid w:val="007C724C"/>
    <w:rsid w:val="007D3843"/>
    <w:rsid w:val="007D7BA6"/>
    <w:rsid w:val="007E7C3C"/>
    <w:rsid w:val="007F6229"/>
    <w:rsid w:val="007F7C7C"/>
    <w:rsid w:val="007F7E75"/>
    <w:rsid w:val="007F7FEB"/>
    <w:rsid w:val="00803301"/>
    <w:rsid w:val="00811F6F"/>
    <w:rsid w:val="00815213"/>
    <w:rsid w:val="00820F97"/>
    <w:rsid w:val="0082292C"/>
    <w:rsid w:val="00832F15"/>
    <w:rsid w:val="00852E8B"/>
    <w:rsid w:val="00855571"/>
    <w:rsid w:val="00870B2C"/>
    <w:rsid w:val="00871A79"/>
    <w:rsid w:val="0087303A"/>
    <w:rsid w:val="00877428"/>
    <w:rsid w:val="00884944"/>
    <w:rsid w:val="00887CA8"/>
    <w:rsid w:val="00891A5D"/>
    <w:rsid w:val="008A343E"/>
    <w:rsid w:val="008A686D"/>
    <w:rsid w:val="008A6FA1"/>
    <w:rsid w:val="008C3D17"/>
    <w:rsid w:val="008D020E"/>
    <w:rsid w:val="008D4D51"/>
    <w:rsid w:val="008E5498"/>
    <w:rsid w:val="008F19E3"/>
    <w:rsid w:val="0091562E"/>
    <w:rsid w:val="0091779D"/>
    <w:rsid w:val="00930BBB"/>
    <w:rsid w:val="00931CFC"/>
    <w:rsid w:val="00934C11"/>
    <w:rsid w:val="00935A52"/>
    <w:rsid w:val="00937F16"/>
    <w:rsid w:val="00952C48"/>
    <w:rsid w:val="00957CB9"/>
    <w:rsid w:val="00973625"/>
    <w:rsid w:val="00975EB0"/>
    <w:rsid w:val="00984BFA"/>
    <w:rsid w:val="00985A0E"/>
    <w:rsid w:val="00991580"/>
    <w:rsid w:val="00994779"/>
    <w:rsid w:val="009A5BC9"/>
    <w:rsid w:val="009C45E9"/>
    <w:rsid w:val="009D351D"/>
    <w:rsid w:val="009D4F3D"/>
    <w:rsid w:val="009D7D26"/>
    <w:rsid w:val="009E0444"/>
    <w:rsid w:val="009E264F"/>
    <w:rsid w:val="009E52CF"/>
    <w:rsid w:val="009F07B6"/>
    <w:rsid w:val="009F0C12"/>
    <w:rsid w:val="009F4F61"/>
    <w:rsid w:val="00A00A7A"/>
    <w:rsid w:val="00A03392"/>
    <w:rsid w:val="00A1680F"/>
    <w:rsid w:val="00A22403"/>
    <w:rsid w:val="00A23D6E"/>
    <w:rsid w:val="00A32644"/>
    <w:rsid w:val="00A3384D"/>
    <w:rsid w:val="00A43FD6"/>
    <w:rsid w:val="00A44B55"/>
    <w:rsid w:val="00A458E6"/>
    <w:rsid w:val="00A52A68"/>
    <w:rsid w:val="00A54BF6"/>
    <w:rsid w:val="00A72687"/>
    <w:rsid w:val="00A7461C"/>
    <w:rsid w:val="00A75EF2"/>
    <w:rsid w:val="00A76554"/>
    <w:rsid w:val="00A8317B"/>
    <w:rsid w:val="00A9221A"/>
    <w:rsid w:val="00A92FFA"/>
    <w:rsid w:val="00A93004"/>
    <w:rsid w:val="00A953E1"/>
    <w:rsid w:val="00A967F7"/>
    <w:rsid w:val="00A97195"/>
    <w:rsid w:val="00AA0F25"/>
    <w:rsid w:val="00AA5A15"/>
    <w:rsid w:val="00AB17F1"/>
    <w:rsid w:val="00AB28D5"/>
    <w:rsid w:val="00AC1585"/>
    <w:rsid w:val="00AC34C9"/>
    <w:rsid w:val="00AC5733"/>
    <w:rsid w:val="00AD1601"/>
    <w:rsid w:val="00AD3931"/>
    <w:rsid w:val="00AD60BE"/>
    <w:rsid w:val="00AE1498"/>
    <w:rsid w:val="00AE19F6"/>
    <w:rsid w:val="00AE396D"/>
    <w:rsid w:val="00AE41E3"/>
    <w:rsid w:val="00AF1209"/>
    <w:rsid w:val="00AF54F8"/>
    <w:rsid w:val="00AF7A9C"/>
    <w:rsid w:val="00B21AAE"/>
    <w:rsid w:val="00B21C1A"/>
    <w:rsid w:val="00B32163"/>
    <w:rsid w:val="00B37012"/>
    <w:rsid w:val="00B3743A"/>
    <w:rsid w:val="00B4398D"/>
    <w:rsid w:val="00B55685"/>
    <w:rsid w:val="00B57248"/>
    <w:rsid w:val="00B62CB3"/>
    <w:rsid w:val="00B821AD"/>
    <w:rsid w:val="00B82D83"/>
    <w:rsid w:val="00B84EF0"/>
    <w:rsid w:val="00BA3F1C"/>
    <w:rsid w:val="00BA4492"/>
    <w:rsid w:val="00BA54B8"/>
    <w:rsid w:val="00BB56AF"/>
    <w:rsid w:val="00BB6AF6"/>
    <w:rsid w:val="00BD2E05"/>
    <w:rsid w:val="00BD54BE"/>
    <w:rsid w:val="00BD65C4"/>
    <w:rsid w:val="00BD6ECF"/>
    <w:rsid w:val="00BE336F"/>
    <w:rsid w:val="00BE3F00"/>
    <w:rsid w:val="00BF10AF"/>
    <w:rsid w:val="00BF2EC9"/>
    <w:rsid w:val="00BF6391"/>
    <w:rsid w:val="00C01154"/>
    <w:rsid w:val="00C13C93"/>
    <w:rsid w:val="00C14417"/>
    <w:rsid w:val="00C17B63"/>
    <w:rsid w:val="00C2634B"/>
    <w:rsid w:val="00C32031"/>
    <w:rsid w:val="00C37BCF"/>
    <w:rsid w:val="00C4001E"/>
    <w:rsid w:val="00C44B66"/>
    <w:rsid w:val="00C5055C"/>
    <w:rsid w:val="00C51003"/>
    <w:rsid w:val="00C60C95"/>
    <w:rsid w:val="00C6462B"/>
    <w:rsid w:val="00C6493E"/>
    <w:rsid w:val="00C67346"/>
    <w:rsid w:val="00C72575"/>
    <w:rsid w:val="00C73DC9"/>
    <w:rsid w:val="00C81BAE"/>
    <w:rsid w:val="00C82886"/>
    <w:rsid w:val="00C82B46"/>
    <w:rsid w:val="00C92CCB"/>
    <w:rsid w:val="00CA3342"/>
    <w:rsid w:val="00CA62F9"/>
    <w:rsid w:val="00CA79C9"/>
    <w:rsid w:val="00CB24CF"/>
    <w:rsid w:val="00CC5AC6"/>
    <w:rsid w:val="00CD2AD4"/>
    <w:rsid w:val="00CD3B85"/>
    <w:rsid w:val="00CD4A35"/>
    <w:rsid w:val="00CE192C"/>
    <w:rsid w:val="00CF1B4B"/>
    <w:rsid w:val="00D02588"/>
    <w:rsid w:val="00D03ADF"/>
    <w:rsid w:val="00D10F47"/>
    <w:rsid w:val="00D12D19"/>
    <w:rsid w:val="00D13D78"/>
    <w:rsid w:val="00D1689F"/>
    <w:rsid w:val="00D2278D"/>
    <w:rsid w:val="00D32C0E"/>
    <w:rsid w:val="00D42AAD"/>
    <w:rsid w:val="00D471FD"/>
    <w:rsid w:val="00D477B3"/>
    <w:rsid w:val="00D479F5"/>
    <w:rsid w:val="00D54EF4"/>
    <w:rsid w:val="00D55A95"/>
    <w:rsid w:val="00D66835"/>
    <w:rsid w:val="00D66CF5"/>
    <w:rsid w:val="00D70F50"/>
    <w:rsid w:val="00D75970"/>
    <w:rsid w:val="00D84EFF"/>
    <w:rsid w:val="00D85867"/>
    <w:rsid w:val="00D958EE"/>
    <w:rsid w:val="00DA2687"/>
    <w:rsid w:val="00DA6430"/>
    <w:rsid w:val="00DB162D"/>
    <w:rsid w:val="00DB2DFE"/>
    <w:rsid w:val="00DB7028"/>
    <w:rsid w:val="00DC51BF"/>
    <w:rsid w:val="00DC758E"/>
    <w:rsid w:val="00DD2FC8"/>
    <w:rsid w:val="00DE1404"/>
    <w:rsid w:val="00DE3FD2"/>
    <w:rsid w:val="00DF3DE9"/>
    <w:rsid w:val="00DF6766"/>
    <w:rsid w:val="00E014AF"/>
    <w:rsid w:val="00E026F5"/>
    <w:rsid w:val="00E078ED"/>
    <w:rsid w:val="00E11D6B"/>
    <w:rsid w:val="00E12B5C"/>
    <w:rsid w:val="00E27919"/>
    <w:rsid w:val="00E30988"/>
    <w:rsid w:val="00E66708"/>
    <w:rsid w:val="00E71B05"/>
    <w:rsid w:val="00E813BF"/>
    <w:rsid w:val="00E9104D"/>
    <w:rsid w:val="00E95DFF"/>
    <w:rsid w:val="00EA4CDF"/>
    <w:rsid w:val="00EC137C"/>
    <w:rsid w:val="00ED54AC"/>
    <w:rsid w:val="00EE0F4E"/>
    <w:rsid w:val="00EE0F63"/>
    <w:rsid w:val="00EE482B"/>
    <w:rsid w:val="00EE565D"/>
    <w:rsid w:val="00EF2BF6"/>
    <w:rsid w:val="00EF656F"/>
    <w:rsid w:val="00F00779"/>
    <w:rsid w:val="00F01060"/>
    <w:rsid w:val="00F022E4"/>
    <w:rsid w:val="00F023F9"/>
    <w:rsid w:val="00F11BBC"/>
    <w:rsid w:val="00F22924"/>
    <w:rsid w:val="00F23A19"/>
    <w:rsid w:val="00F26897"/>
    <w:rsid w:val="00F37DDA"/>
    <w:rsid w:val="00F43606"/>
    <w:rsid w:val="00F43CDC"/>
    <w:rsid w:val="00F54AF1"/>
    <w:rsid w:val="00F64578"/>
    <w:rsid w:val="00F67BCD"/>
    <w:rsid w:val="00F8195D"/>
    <w:rsid w:val="00F91D4F"/>
    <w:rsid w:val="00F9502B"/>
    <w:rsid w:val="00FA3780"/>
    <w:rsid w:val="00FA46D2"/>
    <w:rsid w:val="00FA72A3"/>
    <w:rsid w:val="00FB64D1"/>
    <w:rsid w:val="00FD0B29"/>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A7A"/>
    <w:pPr>
      <w:jc w:val="both"/>
    </w:pPr>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734BD"/>
    <w:pPr>
      <w:numPr>
        <w:numId w:val="16"/>
      </w:numPr>
      <w:contextualSpacing/>
    </w:pPr>
    <w:rPr>
      <w:szCs w:val="24"/>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Mentionnonrsolue2">
    <w:name w:val="Mention non résolue2"/>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tionnonrsolue3">
    <w:name w:val="Mention non résolue3"/>
    <w:basedOn w:val="Policepardfaut"/>
    <w:uiPriority w:val="99"/>
    <w:semiHidden/>
    <w:unhideWhenUsed/>
    <w:rsid w:val="00263DF6"/>
    <w:rPr>
      <w:color w:val="605E5C"/>
      <w:shd w:val="clear" w:color="auto" w:fill="E1DFDD"/>
    </w:rPr>
  </w:style>
  <w:style w:type="paragraph" w:styleId="Sansinterligne">
    <w:name w:val="No Spacing"/>
    <w:uiPriority w:val="1"/>
    <w:qFormat/>
    <w:rsid w:val="006E74B9"/>
    <w:pPr>
      <w:spacing w:after="0" w:line="240" w:lineRule="auto"/>
    </w:pPr>
    <w:rPr>
      <w:rFonts w:ascii="Arial" w:hAnsi="Arial" w:cs="Arial"/>
      <w:shd w:val="clear" w:color="auto" w:fill="FFFFFF"/>
    </w:rPr>
  </w:style>
  <w:style w:type="character" w:customStyle="1" w:styleId="UnresolvedMention">
    <w:name w:val="Unresolved Mention"/>
    <w:basedOn w:val="Policepardfaut"/>
    <w:uiPriority w:val="99"/>
    <w:semiHidden/>
    <w:unhideWhenUsed/>
    <w:rsid w:val="00AB28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056559">
      <w:bodyDiv w:val="1"/>
      <w:marLeft w:val="0"/>
      <w:marRight w:val="0"/>
      <w:marTop w:val="0"/>
      <w:marBottom w:val="0"/>
      <w:divBdr>
        <w:top w:val="none" w:sz="0" w:space="0" w:color="auto"/>
        <w:left w:val="none" w:sz="0" w:space="0" w:color="auto"/>
        <w:bottom w:val="none" w:sz="0" w:space="0" w:color="auto"/>
        <w:right w:val="none" w:sz="0" w:space="0" w:color="auto"/>
      </w:divBdr>
    </w:div>
    <w:div w:id="1415323321">
      <w:bodyDiv w:val="1"/>
      <w:marLeft w:val="0"/>
      <w:marRight w:val="0"/>
      <w:marTop w:val="0"/>
      <w:marBottom w:val="0"/>
      <w:divBdr>
        <w:top w:val="none" w:sz="0" w:space="0" w:color="auto"/>
        <w:left w:val="none" w:sz="0" w:space="0" w:color="auto"/>
        <w:bottom w:val="none" w:sz="0" w:space="0" w:color="auto"/>
        <w:right w:val="none" w:sz="0" w:space="0" w:color="auto"/>
      </w:divBdr>
    </w:div>
    <w:div w:id="1653411606">
      <w:bodyDiv w:val="1"/>
      <w:marLeft w:val="0"/>
      <w:marRight w:val="0"/>
      <w:marTop w:val="0"/>
      <w:marBottom w:val="0"/>
      <w:divBdr>
        <w:top w:val="none" w:sz="0" w:space="0" w:color="auto"/>
        <w:left w:val="none" w:sz="0" w:space="0" w:color="auto"/>
        <w:bottom w:val="none" w:sz="0" w:space="0" w:color="auto"/>
        <w:right w:val="none" w:sz="0" w:space="0" w:color="auto"/>
      </w:divBdr>
    </w:div>
    <w:div w:id="1690253137">
      <w:bodyDiv w:val="1"/>
      <w:marLeft w:val="0"/>
      <w:marRight w:val="0"/>
      <w:marTop w:val="0"/>
      <w:marBottom w:val="0"/>
      <w:divBdr>
        <w:top w:val="none" w:sz="0" w:space="0" w:color="auto"/>
        <w:left w:val="none" w:sz="0" w:space="0" w:color="auto"/>
        <w:bottom w:val="none" w:sz="0" w:space="0" w:color="auto"/>
        <w:right w:val="none" w:sz="0" w:space="0" w:color="auto"/>
      </w:divBdr>
    </w:div>
    <w:div w:id="175289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Dessin_Microsoft_Visio.vsdx"/><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fr.wikipedia.org/wiki/N%C5%93ud_(r%C3%A9seau)" TargetMode="External"/><Relationship Id="rId68" Type="http://schemas.openxmlformats.org/officeDocument/2006/relationships/hyperlink" Target="http://www.hardware-attitude.com/fiche-885-carte-raid-sata-adaptec-2820sa---8-ports-sata-ii-pci-x.html" TargetMode="External"/><Relationship Id="rId76" Type="http://schemas.openxmlformats.org/officeDocument/2006/relationships/hyperlink" Target="https://www.commentcamarche.com/contents/994-onduleur" TargetMode="External"/><Relationship Id="rId84" Type="http://schemas.openxmlformats.org/officeDocument/2006/relationships/hyperlink" Target="https://www.01net.com/actualites/le-protocole-iscsi-152216.html" TargetMode="External"/><Relationship Id="rId7" Type="http://schemas.openxmlformats.org/officeDocument/2006/relationships/endnotes" Target="endnotes.xml"/><Relationship Id="rId71" Type="http://schemas.openxmlformats.org/officeDocument/2006/relationships/hyperlink" Target="https://www.commentcamarche.com/contents/739-cle-usb"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urlz.fr/7Kpu" TargetMode="External"/><Relationship Id="rId74" Type="http://schemas.openxmlformats.org/officeDocument/2006/relationships/hyperlink" Target="https://community.netapp.com/t5/Tech-OnTap-Articles/Back-to-Basics-RAID-DP/ta-p/86123?REF_SOURCE=EMMtot-1110&amp;h" TargetMode="External"/><Relationship Id="rId79" Type="http://schemas.openxmlformats.org/officeDocument/2006/relationships/hyperlink" Target="http://www.europ-computer.com/dossiers/dossier_6_18.html"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vtx.ch" TargetMode="External"/><Relationship Id="rId82" Type="http://schemas.openxmlformats.org/officeDocument/2006/relationships/hyperlink" Target="https://blog.netapp.com/wp-content/uploads/2016/05/iscsi_blog_images-1.jp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www.admin.ch/opc/fr/classified-compilation/19920153/index.html" TargetMode="External"/><Relationship Id="rId69" Type="http://schemas.openxmlformats.org/officeDocument/2006/relationships/hyperlink" Target="https://stuff.mit.edu/afs/athena/project/rhel-doc/3/rhel-sag-fr-3/s1-raid-approaches.html" TargetMode="External"/><Relationship Id="rId77" Type="http://schemas.openxmlformats.org/officeDocument/2006/relationships/hyperlink" Target="https://sitelec.org/cours/abati/flash/onduleur.htm" TargetMode="Externa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hyperlink" Target="https://fr.wikipedia.org/wiki/Cl%C3%A9_USB" TargetMode="External"/><Relationship Id="rId80" Type="http://schemas.openxmlformats.org/officeDocument/2006/relationships/hyperlink" Target="https://fr.wikipedia.org/wiki/Plan_de_reprise_d%27activit%C3%A9"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casinosbarriere.com/fr/montreux.html" TargetMode="External"/><Relationship Id="rId67" Type="http://schemas.openxmlformats.org/officeDocument/2006/relationships/hyperlink" Target="https://fr.wikipedia.org/wiki/RAID_(informatique)" TargetMode="Externa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hyperlink" Target="https://fr.wikipedia.org/wiki/Grappe_de_serveurs" TargetMode="External"/><Relationship Id="rId70" Type="http://schemas.openxmlformats.org/officeDocument/2006/relationships/hyperlink" Target="https://fr.wikipedia.org/wiki/Stockage_d%27information" TargetMode="External"/><Relationship Id="rId75" Type="http://schemas.openxmlformats.org/officeDocument/2006/relationships/hyperlink" Target="http://www.materiel-informatique.be/disque-dur.php" TargetMode="External"/><Relationship Id="rId83" Type="http://schemas.openxmlformats.org/officeDocument/2006/relationships/hyperlink" Target="https://www.snia.org/sites/default/orig/sdc_archives/2010_presentations/monday/MahmoudJibbe_ISCSI_FCoE__testing-verA.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loro.ch" TargetMode="External"/><Relationship Id="rId65" Type="http://schemas.openxmlformats.org/officeDocument/2006/relationships/hyperlink" Target="https://m.youtube.com/watch?v=OUMGp3HHel4" TargetMode="External"/><Relationship Id="rId73" Type="http://schemas.openxmlformats.org/officeDocument/2006/relationships/hyperlink" Target="https://fr.wikipedia.org/wiki/Disque_dur" TargetMode="External"/><Relationship Id="rId78" Type="http://schemas.openxmlformats.org/officeDocument/2006/relationships/hyperlink" Target="https://www.ldlc.com/guides/AL00000601/guide+les+onduleurs/" TargetMode="External"/><Relationship Id="rId81" Type="http://schemas.openxmlformats.org/officeDocument/2006/relationships/hyperlink" Target="https://fr.wikipedia.org/wiki/Small_Computer_System_Interface" TargetMode="External"/><Relationship Id="rId86"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N%C5%93ud_(r%C3%A9seau)" TargetMode="External"/><Relationship Id="rId2" Type="http://schemas.openxmlformats.org/officeDocument/2006/relationships/hyperlink" Target="https://fr.wikipedia.org/wiki/Grappe_de_serveurs" TargetMode="External"/><Relationship Id="rId1" Type="http://schemas.openxmlformats.org/officeDocument/2006/relationships/hyperlink" Target="https://www.unil.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62219-3301-456F-80DF-73F99186C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4738</TotalTime>
  <Pages>39</Pages>
  <Words>9720</Words>
  <Characters>53465</Characters>
  <Application>Microsoft Office Word</Application>
  <DocSecurity>0</DocSecurity>
  <Lines>445</Lines>
  <Paragraphs>126</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63059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Krenger Quentin</cp:lastModifiedBy>
  <cp:revision>88</cp:revision>
  <cp:lastPrinted>2018-09-08T15:16:00Z</cp:lastPrinted>
  <dcterms:created xsi:type="dcterms:W3CDTF">2018-12-06T10:36:00Z</dcterms:created>
  <dcterms:modified xsi:type="dcterms:W3CDTF">2018-12-12T10:12:00Z</dcterms:modified>
</cp:coreProperties>
</file>