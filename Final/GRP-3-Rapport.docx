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586B4" w14:textId="35F7C145" w:rsidR="006373EE" w:rsidRPr="007F7FEB" w:rsidRDefault="007C525E" w:rsidP="00A00A7A">
      <w:pPr>
        <w:pStyle w:val="Titre"/>
      </w:pPr>
      <w:r w:rsidRPr="007F7FEB">
        <w:t xml:space="preserve">EPSIC </w:t>
      </w:r>
      <w:r w:rsidR="006373EE" w:rsidRPr="007F7FEB">
        <w:t>–</w:t>
      </w:r>
      <w:r w:rsidRPr="007F7FEB">
        <w:t xml:space="preserve"> 2018</w:t>
      </w:r>
    </w:p>
    <w:p w14:paraId="7D8DD10D" w14:textId="5BB994C9" w:rsidR="007C525E" w:rsidRPr="007F7FEB" w:rsidRDefault="007C525E" w:rsidP="00A00A7A">
      <w:pPr>
        <w:rPr>
          <w:lang w:eastAsia="fr-CH"/>
        </w:rPr>
      </w:pPr>
    </w:p>
    <w:p w14:paraId="26852B86" w14:textId="0F94025E" w:rsidR="00BE336F" w:rsidRPr="007F7FEB" w:rsidRDefault="007C525E" w:rsidP="00A00A7A">
      <w:pPr>
        <w:pStyle w:val="Titre"/>
      </w:pPr>
      <w:r w:rsidRPr="007F7FEB">
        <w:t xml:space="preserve"> </w:t>
      </w:r>
      <w:r w:rsidR="00B32163" w:rsidRPr="007F7FEB">
        <w:t>Module ICT 143</w:t>
      </w:r>
    </w:p>
    <w:p w14:paraId="5DE38E1E" w14:textId="129F1691" w:rsidR="00B32163" w:rsidRPr="007F7FEB" w:rsidRDefault="00B32163" w:rsidP="00A00A7A">
      <w:pPr>
        <w:rPr>
          <w:lang w:eastAsia="fr-CH"/>
        </w:rPr>
      </w:pPr>
    </w:p>
    <w:p w14:paraId="7DCFF7F3" w14:textId="7CC07F9C" w:rsidR="0047481D" w:rsidRPr="007F7FEB" w:rsidRDefault="00B32163" w:rsidP="00A00A7A">
      <w:pPr>
        <w:pStyle w:val="Sous-titre"/>
      </w:pPr>
      <w:r w:rsidRPr="007F7FEB">
        <w:t>Rapport du groupe 3 – Winston, Quentin, Pablo, Dylan</w:t>
      </w:r>
    </w:p>
    <w:p w14:paraId="2E682A6D" w14:textId="5BC72765" w:rsidR="0047481D" w:rsidRPr="007F7FEB" w:rsidRDefault="00AA0F25" w:rsidP="00A00A7A">
      <w:pPr>
        <w:sectPr w:rsidR="0047481D" w:rsidRPr="007F7FEB"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sidRPr="007F7FEB">
        <w:rPr>
          <w:noProof/>
          <w:lang w:val="en-US"/>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bookmarkStart w:id="0" w:name="_Toc532648243" w:displacedByCustomXml="next"/>
    <w:sdt>
      <w:sdtPr>
        <w:rPr>
          <w:rFonts w:eastAsiaTheme="minorHAnsi"/>
          <w:b w:val="0"/>
          <w:color w:val="auto"/>
          <w:sz w:val="22"/>
          <w:szCs w:val="22"/>
          <w:lang w:val="fr-FR" w:eastAsia="en-US"/>
        </w:rPr>
        <w:id w:val="1991446728"/>
        <w:docPartObj>
          <w:docPartGallery w:val="Table of Contents"/>
          <w:docPartUnique/>
        </w:docPartObj>
      </w:sdtPr>
      <w:sdtEndPr/>
      <w:sdtContent>
        <w:p w14:paraId="0AFE3F82" w14:textId="17F20943" w:rsidR="005131E4" w:rsidRPr="007F7FEB" w:rsidRDefault="005131E4" w:rsidP="0056034A">
          <w:pPr>
            <w:pStyle w:val="Titre1"/>
          </w:pPr>
          <w:r w:rsidRPr="007F7FEB">
            <w:t>Table des matières</w:t>
          </w:r>
          <w:bookmarkEnd w:id="0"/>
        </w:p>
        <w:p w14:paraId="5209A7B9" w14:textId="6745CA64" w:rsidR="00A4312A"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en-US"/>
            </w:rPr>
          </w:pPr>
          <w:r w:rsidRPr="007F7FEB">
            <w:rPr>
              <w:noProof/>
              <w:lang w:val="fr-FR"/>
            </w:rPr>
            <w:fldChar w:fldCharType="begin"/>
          </w:r>
          <w:r w:rsidRPr="007F7FEB">
            <w:rPr>
              <w:noProof/>
              <w:lang w:val="fr-FR"/>
            </w:rPr>
            <w:instrText xml:space="preserve"> TOC \o "1-4" \h \z \u </w:instrText>
          </w:r>
          <w:r w:rsidRPr="007F7FEB">
            <w:rPr>
              <w:noProof/>
              <w:lang w:val="fr-FR"/>
            </w:rPr>
            <w:fldChar w:fldCharType="separate"/>
          </w:r>
          <w:hyperlink w:anchor="_Toc532648243" w:history="1">
            <w:r w:rsidR="00A4312A" w:rsidRPr="00D84606">
              <w:rPr>
                <w:rStyle w:val="Lienhypertexte"/>
                <w:noProof/>
              </w:rPr>
              <w:t>1</w:t>
            </w:r>
            <w:r w:rsidR="00A4312A">
              <w:rPr>
                <w:rFonts w:asciiTheme="minorHAnsi" w:eastAsiaTheme="minorEastAsia" w:hAnsiTheme="minorHAnsi" w:cstheme="minorBidi"/>
                <w:b w:val="0"/>
                <w:bCs w:val="0"/>
                <w:caps w:val="0"/>
                <w:noProof/>
                <w:sz w:val="22"/>
                <w:szCs w:val="22"/>
                <w:shd w:val="clear" w:color="auto" w:fill="auto"/>
                <w:lang w:val="en-US"/>
              </w:rPr>
              <w:tab/>
            </w:r>
            <w:r w:rsidR="00A4312A" w:rsidRPr="00D84606">
              <w:rPr>
                <w:rStyle w:val="Lienhypertexte"/>
                <w:noProof/>
              </w:rPr>
              <w:t>Table des matières</w:t>
            </w:r>
            <w:r w:rsidR="00A4312A">
              <w:rPr>
                <w:noProof/>
                <w:webHidden/>
              </w:rPr>
              <w:tab/>
            </w:r>
            <w:r w:rsidR="00A4312A">
              <w:rPr>
                <w:noProof/>
                <w:webHidden/>
              </w:rPr>
              <w:fldChar w:fldCharType="begin"/>
            </w:r>
            <w:r w:rsidR="00A4312A">
              <w:rPr>
                <w:noProof/>
                <w:webHidden/>
              </w:rPr>
              <w:instrText xml:space="preserve"> PAGEREF _Toc532648243 \h </w:instrText>
            </w:r>
            <w:r w:rsidR="00A4312A">
              <w:rPr>
                <w:noProof/>
                <w:webHidden/>
              </w:rPr>
            </w:r>
            <w:r w:rsidR="00A4312A">
              <w:rPr>
                <w:noProof/>
                <w:webHidden/>
              </w:rPr>
              <w:fldChar w:fldCharType="separate"/>
            </w:r>
            <w:r w:rsidR="00A4312A">
              <w:rPr>
                <w:noProof/>
                <w:webHidden/>
              </w:rPr>
              <w:t>2</w:t>
            </w:r>
            <w:r w:rsidR="00A4312A">
              <w:rPr>
                <w:noProof/>
                <w:webHidden/>
              </w:rPr>
              <w:fldChar w:fldCharType="end"/>
            </w:r>
          </w:hyperlink>
        </w:p>
        <w:p w14:paraId="57743B59" w14:textId="2B4DD539" w:rsidR="00A4312A" w:rsidRDefault="00A4312A">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en-US"/>
            </w:rPr>
          </w:pPr>
          <w:hyperlink w:anchor="_Toc532648244" w:history="1">
            <w:r w:rsidRPr="00D84606">
              <w:rPr>
                <w:rStyle w:val="Lienhypertexte"/>
                <w:noProof/>
              </w:rPr>
              <w:t>2</w:t>
            </w:r>
            <w:r>
              <w:rPr>
                <w:rFonts w:asciiTheme="minorHAnsi" w:eastAsiaTheme="minorEastAsia" w:hAnsiTheme="minorHAnsi" w:cstheme="minorBidi"/>
                <w:b w:val="0"/>
                <w:bCs w:val="0"/>
                <w:caps w:val="0"/>
                <w:noProof/>
                <w:sz w:val="22"/>
                <w:szCs w:val="22"/>
                <w:shd w:val="clear" w:color="auto" w:fill="auto"/>
                <w:lang w:val="en-US"/>
              </w:rPr>
              <w:tab/>
            </w:r>
            <w:r w:rsidRPr="00D84606">
              <w:rPr>
                <w:rStyle w:val="Lienhypertexte"/>
                <w:noProof/>
              </w:rPr>
              <w:t>Partie 1</w:t>
            </w:r>
            <w:r>
              <w:rPr>
                <w:noProof/>
                <w:webHidden/>
              </w:rPr>
              <w:tab/>
            </w:r>
            <w:r>
              <w:rPr>
                <w:noProof/>
                <w:webHidden/>
              </w:rPr>
              <w:fldChar w:fldCharType="begin"/>
            </w:r>
            <w:r>
              <w:rPr>
                <w:noProof/>
                <w:webHidden/>
              </w:rPr>
              <w:instrText xml:space="preserve"> PAGEREF _Toc532648244 \h </w:instrText>
            </w:r>
            <w:r>
              <w:rPr>
                <w:noProof/>
                <w:webHidden/>
              </w:rPr>
            </w:r>
            <w:r>
              <w:rPr>
                <w:noProof/>
                <w:webHidden/>
              </w:rPr>
              <w:fldChar w:fldCharType="separate"/>
            </w:r>
            <w:r>
              <w:rPr>
                <w:noProof/>
                <w:webHidden/>
              </w:rPr>
              <w:t>6</w:t>
            </w:r>
            <w:r>
              <w:rPr>
                <w:noProof/>
                <w:webHidden/>
              </w:rPr>
              <w:fldChar w:fldCharType="end"/>
            </w:r>
          </w:hyperlink>
        </w:p>
        <w:p w14:paraId="2115A8B0" w14:textId="50852198" w:rsidR="00A4312A" w:rsidRDefault="00A4312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en-US"/>
            </w:rPr>
          </w:pPr>
          <w:hyperlink w:anchor="_Toc532648245" w:history="1">
            <w:r w:rsidRPr="00D84606">
              <w:rPr>
                <w:rStyle w:val="Lienhypertexte"/>
                <w:noProof/>
              </w:rPr>
              <w:t>2.1</w:t>
            </w:r>
            <w:r>
              <w:rPr>
                <w:rFonts w:asciiTheme="minorHAnsi" w:eastAsiaTheme="minorEastAsia" w:hAnsiTheme="minorHAnsi" w:cstheme="minorBidi"/>
                <w:b w:val="0"/>
                <w:bCs w:val="0"/>
                <w:noProof/>
                <w:sz w:val="22"/>
                <w:szCs w:val="22"/>
                <w:shd w:val="clear" w:color="auto" w:fill="auto"/>
                <w:lang w:val="en-US"/>
              </w:rPr>
              <w:tab/>
            </w:r>
            <w:r w:rsidRPr="00D84606">
              <w:rPr>
                <w:rStyle w:val="Lienhypertexte"/>
                <w:noProof/>
              </w:rPr>
              <w:t>Casino de Montreux</w:t>
            </w:r>
            <w:r>
              <w:rPr>
                <w:noProof/>
                <w:webHidden/>
              </w:rPr>
              <w:tab/>
            </w:r>
            <w:r>
              <w:rPr>
                <w:noProof/>
                <w:webHidden/>
              </w:rPr>
              <w:fldChar w:fldCharType="begin"/>
            </w:r>
            <w:r>
              <w:rPr>
                <w:noProof/>
                <w:webHidden/>
              </w:rPr>
              <w:instrText xml:space="preserve"> PAGEREF _Toc532648245 \h </w:instrText>
            </w:r>
            <w:r>
              <w:rPr>
                <w:noProof/>
                <w:webHidden/>
              </w:rPr>
            </w:r>
            <w:r>
              <w:rPr>
                <w:noProof/>
                <w:webHidden/>
              </w:rPr>
              <w:fldChar w:fldCharType="separate"/>
            </w:r>
            <w:r>
              <w:rPr>
                <w:noProof/>
                <w:webHidden/>
              </w:rPr>
              <w:t>6</w:t>
            </w:r>
            <w:r>
              <w:rPr>
                <w:noProof/>
                <w:webHidden/>
              </w:rPr>
              <w:fldChar w:fldCharType="end"/>
            </w:r>
          </w:hyperlink>
        </w:p>
        <w:p w14:paraId="56F53C3B" w14:textId="08E921A1"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46" w:history="1">
            <w:r w:rsidRPr="00D84606">
              <w:rPr>
                <w:rStyle w:val="Lienhypertexte"/>
                <w:noProof/>
              </w:rPr>
              <w:t>2.1.1</w:t>
            </w:r>
            <w:r>
              <w:rPr>
                <w:rFonts w:asciiTheme="minorHAnsi" w:eastAsiaTheme="minorEastAsia" w:hAnsiTheme="minorHAnsi" w:cstheme="minorBidi"/>
                <w:noProof/>
                <w:sz w:val="22"/>
                <w:szCs w:val="22"/>
                <w:shd w:val="clear" w:color="auto" w:fill="auto"/>
                <w:lang w:val="en-US"/>
              </w:rPr>
              <w:tab/>
            </w:r>
            <w:r w:rsidRPr="00D84606">
              <w:rPr>
                <w:rStyle w:val="Lienhypertexte"/>
                <w:noProof/>
              </w:rPr>
              <w:t>Introduction</w:t>
            </w:r>
            <w:r>
              <w:rPr>
                <w:noProof/>
                <w:webHidden/>
              </w:rPr>
              <w:tab/>
            </w:r>
            <w:r>
              <w:rPr>
                <w:noProof/>
                <w:webHidden/>
              </w:rPr>
              <w:fldChar w:fldCharType="begin"/>
            </w:r>
            <w:r>
              <w:rPr>
                <w:noProof/>
                <w:webHidden/>
              </w:rPr>
              <w:instrText xml:space="preserve"> PAGEREF _Toc532648246 \h </w:instrText>
            </w:r>
            <w:r>
              <w:rPr>
                <w:noProof/>
                <w:webHidden/>
              </w:rPr>
            </w:r>
            <w:r>
              <w:rPr>
                <w:noProof/>
                <w:webHidden/>
              </w:rPr>
              <w:fldChar w:fldCharType="separate"/>
            </w:r>
            <w:r>
              <w:rPr>
                <w:noProof/>
                <w:webHidden/>
              </w:rPr>
              <w:t>6</w:t>
            </w:r>
            <w:r>
              <w:rPr>
                <w:noProof/>
                <w:webHidden/>
              </w:rPr>
              <w:fldChar w:fldCharType="end"/>
            </w:r>
          </w:hyperlink>
        </w:p>
        <w:p w14:paraId="19148A8A" w14:textId="7E120083"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47" w:history="1">
            <w:r w:rsidRPr="00D84606">
              <w:rPr>
                <w:rStyle w:val="Lienhypertexte"/>
                <w:noProof/>
              </w:rPr>
              <w:t>2.1.2</w:t>
            </w:r>
            <w:r>
              <w:rPr>
                <w:rFonts w:asciiTheme="minorHAnsi" w:eastAsiaTheme="minorEastAsia" w:hAnsiTheme="minorHAnsi" w:cstheme="minorBidi"/>
                <w:noProof/>
                <w:sz w:val="22"/>
                <w:szCs w:val="22"/>
                <w:shd w:val="clear" w:color="auto" w:fill="auto"/>
                <w:lang w:val="en-US"/>
              </w:rPr>
              <w:tab/>
            </w:r>
            <w:r w:rsidRPr="00D84606">
              <w:rPr>
                <w:rStyle w:val="Lienhypertexte"/>
                <w:noProof/>
              </w:rPr>
              <w:t>Traitement de données.</w:t>
            </w:r>
            <w:r>
              <w:rPr>
                <w:noProof/>
                <w:webHidden/>
              </w:rPr>
              <w:tab/>
            </w:r>
            <w:r>
              <w:rPr>
                <w:noProof/>
                <w:webHidden/>
              </w:rPr>
              <w:fldChar w:fldCharType="begin"/>
            </w:r>
            <w:r>
              <w:rPr>
                <w:noProof/>
                <w:webHidden/>
              </w:rPr>
              <w:instrText xml:space="preserve"> PAGEREF _Toc532648247 \h </w:instrText>
            </w:r>
            <w:r>
              <w:rPr>
                <w:noProof/>
                <w:webHidden/>
              </w:rPr>
            </w:r>
            <w:r>
              <w:rPr>
                <w:noProof/>
                <w:webHidden/>
              </w:rPr>
              <w:fldChar w:fldCharType="separate"/>
            </w:r>
            <w:r>
              <w:rPr>
                <w:noProof/>
                <w:webHidden/>
              </w:rPr>
              <w:t>6</w:t>
            </w:r>
            <w:r>
              <w:rPr>
                <w:noProof/>
                <w:webHidden/>
              </w:rPr>
              <w:fldChar w:fldCharType="end"/>
            </w:r>
          </w:hyperlink>
        </w:p>
        <w:p w14:paraId="44138136" w14:textId="176B464A"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48" w:history="1">
            <w:r w:rsidRPr="00D84606">
              <w:rPr>
                <w:rStyle w:val="Lienhypertexte"/>
                <w:noProof/>
              </w:rPr>
              <w:t>2.1.3</w:t>
            </w:r>
            <w:r>
              <w:rPr>
                <w:rFonts w:asciiTheme="minorHAnsi" w:eastAsiaTheme="minorEastAsia" w:hAnsiTheme="minorHAnsi" w:cstheme="minorBidi"/>
                <w:noProof/>
                <w:sz w:val="22"/>
                <w:szCs w:val="22"/>
                <w:shd w:val="clear" w:color="auto" w:fill="auto"/>
                <w:lang w:val="en-US"/>
              </w:rPr>
              <w:tab/>
            </w:r>
            <w:r w:rsidRPr="00D84606">
              <w:rPr>
                <w:rStyle w:val="Lienhypertexte"/>
                <w:noProof/>
              </w:rPr>
              <w:t>RGPD - Actions et mesures prises.</w:t>
            </w:r>
            <w:r>
              <w:rPr>
                <w:noProof/>
                <w:webHidden/>
              </w:rPr>
              <w:tab/>
            </w:r>
            <w:r>
              <w:rPr>
                <w:noProof/>
                <w:webHidden/>
              </w:rPr>
              <w:fldChar w:fldCharType="begin"/>
            </w:r>
            <w:r>
              <w:rPr>
                <w:noProof/>
                <w:webHidden/>
              </w:rPr>
              <w:instrText xml:space="preserve"> PAGEREF _Toc532648248 \h </w:instrText>
            </w:r>
            <w:r>
              <w:rPr>
                <w:noProof/>
                <w:webHidden/>
              </w:rPr>
            </w:r>
            <w:r>
              <w:rPr>
                <w:noProof/>
                <w:webHidden/>
              </w:rPr>
              <w:fldChar w:fldCharType="separate"/>
            </w:r>
            <w:r>
              <w:rPr>
                <w:noProof/>
                <w:webHidden/>
              </w:rPr>
              <w:t>6</w:t>
            </w:r>
            <w:r>
              <w:rPr>
                <w:noProof/>
                <w:webHidden/>
              </w:rPr>
              <w:fldChar w:fldCharType="end"/>
            </w:r>
          </w:hyperlink>
        </w:p>
        <w:p w14:paraId="3B50CD7C" w14:textId="7E66935E"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49" w:history="1">
            <w:r w:rsidRPr="00D84606">
              <w:rPr>
                <w:rStyle w:val="Lienhypertexte"/>
                <w:noProof/>
              </w:rPr>
              <w:t>2.1.4</w:t>
            </w:r>
            <w:r>
              <w:rPr>
                <w:rFonts w:asciiTheme="minorHAnsi" w:eastAsiaTheme="minorEastAsia" w:hAnsiTheme="minorHAnsi" w:cstheme="minorBidi"/>
                <w:noProof/>
                <w:sz w:val="22"/>
                <w:szCs w:val="22"/>
                <w:shd w:val="clear" w:color="auto" w:fill="auto"/>
                <w:lang w:val="en-US"/>
              </w:rPr>
              <w:tab/>
            </w:r>
            <w:r w:rsidRPr="00D84606">
              <w:rPr>
                <w:rStyle w:val="Lienhypertexte"/>
                <w:noProof/>
              </w:rPr>
              <w:t>Techniques de protections des données.</w:t>
            </w:r>
            <w:r>
              <w:rPr>
                <w:noProof/>
                <w:webHidden/>
              </w:rPr>
              <w:tab/>
            </w:r>
            <w:r>
              <w:rPr>
                <w:noProof/>
                <w:webHidden/>
              </w:rPr>
              <w:fldChar w:fldCharType="begin"/>
            </w:r>
            <w:r>
              <w:rPr>
                <w:noProof/>
                <w:webHidden/>
              </w:rPr>
              <w:instrText xml:space="preserve"> PAGEREF _Toc532648249 \h </w:instrText>
            </w:r>
            <w:r>
              <w:rPr>
                <w:noProof/>
                <w:webHidden/>
              </w:rPr>
            </w:r>
            <w:r>
              <w:rPr>
                <w:noProof/>
                <w:webHidden/>
              </w:rPr>
              <w:fldChar w:fldCharType="separate"/>
            </w:r>
            <w:r>
              <w:rPr>
                <w:noProof/>
                <w:webHidden/>
              </w:rPr>
              <w:t>6</w:t>
            </w:r>
            <w:r>
              <w:rPr>
                <w:noProof/>
                <w:webHidden/>
              </w:rPr>
              <w:fldChar w:fldCharType="end"/>
            </w:r>
          </w:hyperlink>
        </w:p>
        <w:p w14:paraId="25E7D1DC" w14:textId="5AD1B42A"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50" w:history="1">
            <w:r w:rsidRPr="00D84606">
              <w:rPr>
                <w:rStyle w:val="Lienhypertexte"/>
                <w:noProof/>
              </w:rPr>
              <w:t>2.1.5</w:t>
            </w:r>
            <w:r>
              <w:rPr>
                <w:rFonts w:asciiTheme="minorHAnsi" w:eastAsiaTheme="minorEastAsia" w:hAnsiTheme="minorHAnsi" w:cstheme="minorBidi"/>
                <w:noProof/>
                <w:sz w:val="22"/>
                <w:szCs w:val="22"/>
                <w:shd w:val="clear" w:color="auto" w:fill="auto"/>
                <w:lang w:val="en-US"/>
              </w:rPr>
              <w:tab/>
            </w:r>
            <w:r w:rsidRPr="00D84606">
              <w:rPr>
                <w:rStyle w:val="Lienhypertexte"/>
                <w:noProof/>
              </w:rPr>
              <w:t>Technologies utilisées</w:t>
            </w:r>
            <w:r>
              <w:rPr>
                <w:noProof/>
                <w:webHidden/>
              </w:rPr>
              <w:tab/>
            </w:r>
            <w:r>
              <w:rPr>
                <w:noProof/>
                <w:webHidden/>
              </w:rPr>
              <w:fldChar w:fldCharType="begin"/>
            </w:r>
            <w:r>
              <w:rPr>
                <w:noProof/>
                <w:webHidden/>
              </w:rPr>
              <w:instrText xml:space="preserve"> PAGEREF _Toc532648250 \h </w:instrText>
            </w:r>
            <w:r>
              <w:rPr>
                <w:noProof/>
                <w:webHidden/>
              </w:rPr>
            </w:r>
            <w:r>
              <w:rPr>
                <w:noProof/>
                <w:webHidden/>
              </w:rPr>
              <w:fldChar w:fldCharType="separate"/>
            </w:r>
            <w:r>
              <w:rPr>
                <w:noProof/>
                <w:webHidden/>
              </w:rPr>
              <w:t>6</w:t>
            </w:r>
            <w:r>
              <w:rPr>
                <w:noProof/>
                <w:webHidden/>
              </w:rPr>
              <w:fldChar w:fldCharType="end"/>
            </w:r>
          </w:hyperlink>
        </w:p>
        <w:p w14:paraId="496AA729" w14:textId="2834449D"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51" w:history="1">
            <w:r w:rsidRPr="00D84606">
              <w:rPr>
                <w:rStyle w:val="Lienhypertexte"/>
                <w:noProof/>
              </w:rPr>
              <w:t>2.1.6</w:t>
            </w:r>
            <w:r>
              <w:rPr>
                <w:rFonts w:asciiTheme="minorHAnsi" w:eastAsiaTheme="minorEastAsia" w:hAnsiTheme="minorHAnsi" w:cstheme="minorBidi"/>
                <w:noProof/>
                <w:sz w:val="22"/>
                <w:szCs w:val="22"/>
                <w:shd w:val="clear" w:color="auto" w:fill="auto"/>
                <w:lang w:val="en-US"/>
              </w:rPr>
              <w:tab/>
            </w:r>
            <w:r w:rsidRPr="00D84606">
              <w:rPr>
                <w:rStyle w:val="Lienhypertexte"/>
                <w:noProof/>
              </w:rPr>
              <w:t>PRA et PCA</w:t>
            </w:r>
            <w:r>
              <w:rPr>
                <w:noProof/>
                <w:webHidden/>
              </w:rPr>
              <w:tab/>
            </w:r>
            <w:r>
              <w:rPr>
                <w:noProof/>
                <w:webHidden/>
              </w:rPr>
              <w:fldChar w:fldCharType="begin"/>
            </w:r>
            <w:r>
              <w:rPr>
                <w:noProof/>
                <w:webHidden/>
              </w:rPr>
              <w:instrText xml:space="preserve"> PAGEREF _Toc532648251 \h </w:instrText>
            </w:r>
            <w:r>
              <w:rPr>
                <w:noProof/>
                <w:webHidden/>
              </w:rPr>
            </w:r>
            <w:r>
              <w:rPr>
                <w:noProof/>
                <w:webHidden/>
              </w:rPr>
              <w:fldChar w:fldCharType="separate"/>
            </w:r>
            <w:r>
              <w:rPr>
                <w:noProof/>
                <w:webHidden/>
              </w:rPr>
              <w:t>6</w:t>
            </w:r>
            <w:r>
              <w:rPr>
                <w:noProof/>
                <w:webHidden/>
              </w:rPr>
              <w:fldChar w:fldCharType="end"/>
            </w:r>
          </w:hyperlink>
        </w:p>
        <w:p w14:paraId="1B9B9940" w14:textId="168A0ECF"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52" w:history="1">
            <w:r w:rsidRPr="00D84606">
              <w:rPr>
                <w:rStyle w:val="Lienhypertexte"/>
                <w:noProof/>
              </w:rPr>
              <w:t>2.1.7</w:t>
            </w:r>
            <w:r>
              <w:rPr>
                <w:rFonts w:asciiTheme="minorHAnsi" w:eastAsiaTheme="minorEastAsia" w:hAnsiTheme="minorHAnsi" w:cstheme="minorBidi"/>
                <w:noProof/>
                <w:sz w:val="22"/>
                <w:szCs w:val="22"/>
                <w:shd w:val="clear" w:color="auto" w:fill="auto"/>
                <w:lang w:val="en-US"/>
              </w:rPr>
              <w:tab/>
            </w:r>
            <w:r w:rsidRPr="00D84606">
              <w:rPr>
                <w:rStyle w:val="Lienhypertexte"/>
                <w:noProof/>
              </w:rPr>
              <w:t>Suite Google</w:t>
            </w:r>
            <w:r>
              <w:rPr>
                <w:noProof/>
                <w:webHidden/>
              </w:rPr>
              <w:tab/>
            </w:r>
            <w:r>
              <w:rPr>
                <w:noProof/>
                <w:webHidden/>
              </w:rPr>
              <w:fldChar w:fldCharType="begin"/>
            </w:r>
            <w:r>
              <w:rPr>
                <w:noProof/>
                <w:webHidden/>
              </w:rPr>
              <w:instrText xml:space="preserve"> PAGEREF _Toc532648252 \h </w:instrText>
            </w:r>
            <w:r>
              <w:rPr>
                <w:noProof/>
                <w:webHidden/>
              </w:rPr>
            </w:r>
            <w:r>
              <w:rPr>
                <w:noProof/>
                <w:webHidden/>
              </w:rPr>
              <w:fldChar w:fldCharType="separate"/>
            </w:r>
            <w:r>
              <w:rPr>
                <w:noProof/>
                <w:webHidden/>
              </w:rPr>
              <w:t>7</w:t>
            </w:r>
            <w:r>
              <w:rPr>
                <w:noProof/>
                <w:webHidden/>
              </w:rPr>
              <w:fldChar w:fldCharType="end"/>
            </w:r>
          </w:hyperlink>
        </w:p>
        <w:p w14:paraId="3B52FF6C" w14:textId="23D3FDEE" w:rsidR="00A4312A" w:rsidRDefault="00A4312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en-US"/>
            </w:rPr>
          </w:pPr>
          <w:hyperlink w:anchor="_Toc532648253" w:history="1">
            <w:r w:rsidRPr="00D84606">
              <w:rPr>
                <w:rStyle w:val="Lienhypertexte"/>
                <w:noProof/>
              </w:rPr>
              <w:t>2.2</w:t>
            </w:r>
            <w:r>
              <w:rPr>
                <w:rFonts w:asciiTheme="minorHAnsi" w:eastAsiaTheme="minorEastAsia" w:hAnsiTheme="minorHAnsi" w:cstheme="minorBidi"/>
                <w:b w:val="0"/>
                <w:bCs w:val="0"/>
                <w:noProof/>
                <w:sz w:val="22"/>
                <w:szCs w:val="22"/>
                <w:shd w:val="clear" w:color="auto" w:fill="auto"/>
                <w:lang w:val="en-US"/>
              </w:rPr>
              <w:tab/>
            </w:r>
            <w:r w:rsidRPr="00D84606">
              <w:rPr>
                <w:rStyle w:val="Lienhypertexte"/>
                <w:noProof/>
              </w:rPr>
              <w:t>La Loterie Romande</w:t>
            </w:r>
            <w:r>
              <w:rPr>
                <w:noProof/>
                <w:webHidden/>
              </w:rPr>
              <w:tab/>
            </w:r>
            <w:r>
              <w:rPr>
                <w:noProof/>
                <w:webHidden/>
              </w:rPr>
              <w:fldChar w:fldCharType="begin"/>
            </w:r>
            <w:r>
              <w:rPr>
                <w:noProof/>
                <w:webHidden/>
              </w:rPr>
              <w:instrText xml:space="preserve"> PAGEREF _Toc532648253 \h </w:instrText>
            </w:r>
            <w:r>
              <w:rPr>
                <w:noProof/>
                <w:webHidden/>
              </w:rPr>
            </w:r>
            <w:r>
              <w:rPr>
                <w:noProof/>
                <w:webHidden/>
              </w:rPr>
              <w:fldChar w:fldCharType="separate"/>
            </w:r>
            <w:r>
              <w:rPr>
                <w:noProof/>
                <w:webHidden/>
              </w:rPr>
              <w:t>9</w:t>
            </w:r>
            <w:r>
              <w:rPr>
                <w:noProof/>
                <w:webHidden/>
              </w:rPr>
              <w:fldChar w:fldCharType="end"/>
            </w:r>
          </w:hyperlink>
        </w:p>
        <w:p w14:paraId="7A1D9D89" w14:textId="0AC7B22F"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54" w:history="1">
            <w:r w:rsidRPr="00D84606">
              <w:rPr>
                <w:rStyle w:val="Lienhypertexte"/>
                <w:noProof/>
              </w:rPr>
              <w:t>2.2.1</w:t>
            </w:r>
            <w:r>
              <w:rPr>
                <w:rFonts w:asciiTheme="minorHAnsi" w:eastAsiaTheme="minorEastAsia" w:hAnsiTheme="minorHAnsi" w:cstheme="minorBidi"/>
                <w:noProof/>
                <w:sz w:val="22"/>
                <w:szCs w:val="22"/>
                <w:shd w:val="clear" w:color="auto" w:fill="auto"/>
                <w:lang w:val="en-US"/>
              </w:rPr>
              <w:tab/>
            </w:r>
            <w:r w:rsidRPr="00D84606">
              <w:rPr>
                <w:rStyle w:val="Lienhypertexte"/>
                <w:noProof/>
              </w:rPr>
              <w:t>Introduction</w:t>
            </w:r>
            <w:r>
              <w:rPr>
                <w:noProof/>
                <w:webHidden/>
              </w:rPr>
              <w:tab/>
            </w:r>
            <w:r>
              <w:rPr>
                <w:noProof/>
                <w:webHidden/>
              </w:rPr>
              <w:fldChar w:fldCharType="begin"/>
            </w:r>
            <w:r>
              <w:rPr>
                <w:noProof/>
                <w:webHidden/>
              </w:rPr>
              <w:instrText xml:space="preserve"> PAGEREF _Toc532648254 \h </w:instrText>
            </w:r>
            <w:r>
              <w:rPr>
                <w:noProof/>
                <w:webHidden/>
              </w:rPr>
            </w:r>
            <w:r>
              <w:rPr>
                <w:noProof/>
                <w:webHidden/>
              </w:rPr>
              <w:fldChar w:fldCharType="separate"/>
            </w:r>
            <w:r>
              <w:rPr>
                <w:noProof/>
                <w:webHidden/>
              </w:rPr>
              <w:t>9</w:t>
            </w:r>
            <w:r>
              <w:rPr>
                <w:noProof/>
                <w:webHidden/>
              </w:rPr>
              <w:fldChar w:fldCharType="end"/>
            </w:r>
          </w:hyperlink>
        </w:p>
        <w:p w14:paraId="5D317FA9" w14:textId="275971C4"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55" w:history="1">
            <w:r w:rsidRPr="00D84606">
              <w:rPr>
                <w:rStyle w:val="Lienhypertexte"/>
                <w:noProof/>
              </w:rPr>
              <w:t>2.2.2</w:t>
            </w:r>
            <w:r>
              <w:rPr>
                <w:rFonts w:asciiTheme="minorHAnsi" w:eastAsiaTheme="minorEastAsia" w:hAnsiTheme="minorHAnsi" w:cstheme="minorBidi"/>
                <w:noProof/>
                <w:sz w:val="22"/>
                <w:szCs w:val="22"/>
                <w:shd w:val="clear" w:color="auto" w:fill="auto"/>
                <w:lang w:val="en-US"/>
              </w:rPr>
              <w:tab/>
            </w:r>
            <w:r w:rsidRPr="00D84606">
              <w:rPr>
                <w:rStyle w:val="Lienhypertexte"/>
                <w:noProof/>
              </w:rPr>
              <w:t>Les données au sein de la Loterie Romande</w:t>
            </w:r>
            <w:r>
              <w:rPr>
                <w:noProof/>
                <w:webHidden/>
              </w:rPr>
              <w:tab/>
            </w:r>
            <w:r>
              <w:rPr>
                <w:noProof/>
                <w:webHidden/>
              </w:rPr>
              <w:fldChar w:fldCharType="begin"/>
            </w:r>
            <w:r>
              <w:rPr>
                <w:noProof/>
                <w:webHidden/>
              </w:rPr>
              <w:instrText xml:space="preserve"> PAGEREF _Toc532648255 \h </w:instrText>
            </w:r>
            <w:r>
              <w:rPr>
                <w:noProof/>
                <w:webHidden/>
              </w:rPr>
            </w:r>
            <w:r>
              <w:rPr>
                <w:noProof/>
                <w:webHidden/>
              </w:rPr>
              <w:fldChar w:fldCharType="separate"/>
            </w:r>
            <w:r>
              <w:rPr>
                <w:noProof/>
                <w:webHidden/>
              </w:rPr>
              <w:t>9</w:t>
            </w:r>
            <w:r>
              <w:rPr>
                <w:noProof/>
                <w:webHidden/>
              </w:rPr>
              <w:fldChar w:fldCharType="end"/>
            </w:r>
          </w:hyperlink>
        </w:p>
        <w:p w14:paraId="4EFB7001" w14:textId="1902BA1A"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56" w:history="1">
            <w:r w:rsidRPr="00D84606">
              <w:rPr>
                <w:rStyle w:val="Lienhypertexte"/>
                <w:noProof/>
              </w:rPr>
              <w:t>2.2.3</w:t>
            </w:r>
            <w:r>
              <w:rPr>
                <w:rFonts w:asciiTheme="minorHAnsi" w:eastAsiaTheme="minorEastAsia" w:hAnsiTheme="minorHAnsi" w:cstheme="minorBidi"/>
                <w:noProof/>
                <w:sz w:val="22"/>
                <w:szCs w:val="22"/>
                <w:shd w:val="clear" w:color="auto" w:fill="auto"/>
                <w:lang w:val="en-US"/>
              </w:rPr>
              <w:tab/>
            </w:r>
            <w:r w:rsidRPr="00D84606">
              <w:rPr>
                <w:rStyle w:val="Lienhypertexte"/>
                <w:noProof/>
              </w:rPr>
              <w:t>Actions et mesures</w:t>
            </w:r>
            <w:r>
              <w:rPr>
                <w:noProof/>
                <w:webHidden/>
              </w:rPr>
              <w:tab/>
            </w:r>
            <w:r>
              <w:rPr>
                <w:noProof/>
                <w:webHidden/>
              </w:rPr>
              <w:fldChar w:fldCharType="begin"/>
            </w:r>
            <w:r>
              <w:rPr>
                <w:noProof/>
                <w:webHidden/>
              </w:rPr>
              <w:instrText xml:space="preserve"> PAGEREF _Toc532648256 \h </w:instrText>
            </w:r>
            <w:r>
              <w:rPr>
                <w:noProof/>
                <w:webHidden/>
              </w:rPr>
            </w:r>
            <w:r>
              <w:rPr>
                <w:noProof/>
                <w:webHidden/>
              </w:rPr>
              <w:fldChar w:fldCharType="separate"/>
            </w:r>
            <w:r>
              <w:rPr>
                <w:noProof/>
                <w:webHidden/>
              </w:rPr>
              <w:t>9</w:t>
            </w:r>
            <w:r>
              <w:rPr>
                <w:noProof/>
                <w:webHidden/>
              </w:rPr>
              <w:fldChar w:fldCharType="end"/>
            </w:r>
          </w:hyperlink>
        </w:p>
        <w:p w14:paraId="1F04A8A3" w14:textId="5BAE8F2B"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257" w:history="1">
            <w:r w:rsidRPr="00D84606">
              <w:rPr>
                <w:rStyle w:val="Lienhypertexte"/>
                <w:noProof/>
              </w:rPr>
              <w:t>2.2.3.1</w:t>
            </w:r>
            <w:r>
              <w:rPr>
                <w:rFonts w:asciiTheme="minorHAnsi" w:eastAsiaTheme="minorEastAsia" w:hAnsiTheme="minorHAnsi" w:cstheme="minorBidi"/>
                <w:noProof/>
                <w:sz w:val="22"/>
                <w:szCs w:val="22"/>
                <w:shd w:val="clear" w:color="auto" w:fill="auto"/>
                <w:lang w:val="en-US"/>
              </w:rPr>
              <w:tab/>
            </w:r>
            <w:r w:rsidRPr="00D84606">
              <w:rPr>
                <w:rStyle w:val="Lienhypertexte"/>
                <w:noProof/>
              </w:rPr>
              <w:t>Protections logiques</w:t>
            </w:r>
            <w:r>
              <w:rPr>
                <w:noProof/>
                <w:webHidden/>
              </w:rPr>
              <w:tab/>
            </w:r>
            <w:r>
              <w:rPr>
                <w:noProof/>
                <w:webHidden/>
              </w:rPr>
              <w:fldChar w:fldCharType="begin"/>
            </w:r>
            <w:r>
              <w:rPr>
                <w:noProof/>
                <w:webHidden/>
              </w:rPr>
              <w:instrText xml:space="preserve"> PAGEREF _Toc532648257 \h </w:instrText>
            </w:r>
            <w:r>
              <w:rPr>
                <w:noProof/>
                <w:webHidden/>
              </w:rPr>
            </w:r>
            <w:r>
              <w:rPr>
                <w:noProof/>
                <w:webHidden/>
              </w:rPr>
              <w:fldChar w:fldCharType="separate"/>
            </w:r>
            <w:r>
              <w:rPr>
                <w:noProof/>
                <w:webHidden/>
              </w:rPr>
              <w:t>9</w:t>
            </w:r>
            <w:r>
              <w:rPr>
                <w:noProof/>
                <w:webHidden/>
              </w:rPr>
              <w:fldChar w:fldCharType="end"/>
            </w:r>
          </w:hyperlink>
        </w:p>
        <w:p w14:paraId="10C639A1" w14:textId="5B8D28FE"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258" w:history="1">
            <w:r w:rsidRPr="00D84606">
              <w:rPr>
                <w:rStyle w:val="Lienhypertexte"/>
                <w:noProof/>
              </w:rPr>
              <w:t>2.2.3.2</w:t>
            </w:r>
            <w:r>
              <w:rPr>
                <w:rFonts w:asciiTheme="minorHAnsi" w:eastAsiaTheme="minorEastAsia" w:hAnsiTheme="minorHAnsi" w:cstheme="minorBidi"/>
                <w:noProof/>
                <w:sz w:val="22"/>
                <w:szCs w:val="22"/>
                <w:shd w:val="clear" w:color="auto" w:fill="auto"/>
                <w:lang w:val="en-US"/>
              </w:rPr>
              <w:tab/>
            </w:r>
            <w:r w:rsidRPr="00D84606">
              <w:rPr>
                <w:rStyle w:val="Lienhypertexte"/>
                <w:noProof/>
              </w:rPr>
              <w:t>Protections techniques</w:t>
            </w:r>
            <w:r>
              <w:rPr>
                <w:noProof/>
                <w:webHidden/>
              </w:rPr>
              <w:tab/>
            </w:r>
            <w:r>
              <w:rPr>
                <w:noProof/>
                <w:webHidden/>
              </w:rPr>
              <w:fldChar w:fldCharType="begin"/>
            </w:r>
            <w:r>
              <w:rPr>
                <w:noProof/>
                <w:webHidden/>
              </w:rPr>
              <w:instrText xml:space="preserve"> PAGEREF _Toc532648258 \h </w:instrText>
            </w:r>
            <w:r>
              <w:rPr>
                <w:noProof/>
                <w:webHidden/>
              </w:rPr>
            </w:r>
            <w:r>
              <w:rPr>
                <w:noProof/>
                <w:webHidden/>
              </w:rPr>
              <w:fldChar w:fldCharType="separate"/>
            </w:r>
            <w:r>
              <w:rPr>
                <w:noProof/>
                <w:webHidden/>
              </w:rPr>
              <w:t>9</w:t>
            </w:r>
            <w:r>
              <w:rPr>
                <w:noProof/>
                <w:webHidden/>
              </w:rPr>
              <w:fldChar w:fldCharType="end"/>
            </w:r>
          </w:hyperlink>
        </w:p>
        <w:p w14:paraId="1F9D82BF" w14:textId="38906CEF"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59" w:history="1">
            <w:r w:rsidRPr="00D84606">
              <w:rPr>
                <w:rStyle w:val="Lienhypertexte"/>
                <w:noProof/>
              </w:rPr>
              <w:t>2.2.4</w:t>
            </w:r>
            <w:r>
              <w:rPr>
                <w:rFonts w:asciiTheme="minorHAnsi" w:eastAsiaTheme="minorEastAsia" w:hAnsiTheme="minorHAnsi" w:cstheme="minorBidi"/>
                <w:noProof/>
                <w:sz w:val="22"/>
                <w:szCs w:val="22"/>
                <w:shd w:val="clear" w:color="auto" w:fill="auto"/>
                <w:lang w:val="en-US"/>
              </w:rPr>
              <w:tab/>
            </w:r>
            <w:r w:rsidRPr="00D84606">
              <w:rPr>
                <w:rStyle w:val="Lienhypertexte"/>
                <w:noProof/>
              </w:rPr>
              <w:t>Stratégies de sauvegardes</w:t>
            </w:r>
            <w:r>
              <w:rPr>
                <w:noProof/>
                <w:webHidden/>
              </w:rPr>
              <w:tab/>
            </w:r>
            <w:r>
              <w:rPr>
                <w:noProof/>
                <w:webHidden/>
              </w:rPr>
              <w:fldChar w:fldCharType="begin"/>
            </w:r>
            <w:r>
              <w:rPr>
                <w:noProof/>
                <w:webHidden/>
              </w:rPr>
              <w:instrText xml:space="preserve"> PAGEREF _Toc532648259 \h </w:instrText>
            </w:r>
            <w:r>
              <w:rPr>
                <w:noProof/>
                <w:webHidden/>
              </w:rPr>
            </w:r>
            <w:r>
              <w:rPr>
                <w:noProof/>
                <w:webHidden/>
              </w:rPr>
              <w:fldChar w:fldCharType="separate"/>
            </w:r>
            <w:r>
              <w:rPr>
                <w:noProof/>
                <w:webHidden/>
              </w:rPr>
              <w:t>10</w:t>
            </w:r>
            <w:r>
              <w:rPr>
                <w:noProof/>
                <w:webHidden/>
              </w:rPr>
              <w:fldChar w:fldCharType="end"/>
            </w:r>
          </w:hyperlink>
        </w:p>
        <w:p w14:paraId="78ADA822" w14:textId="768301BE"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260" w:history="1">
            <w:r w:rsidRPr="00D84606">
              <w:rPr>
                <w:rStyle w:val="Lienhypertexte"/>
                <w:noProof/>
              </w:rPr>
              <w:t>2.2.4.1</w:t>
            </w:r>
            <w:r>
              <w:rPr>
                <w:rFonts w:asciiTheme="minorHAnsi" w:eastAsiaTheme="minorEastAsia" w:hAnsiTheme="minorHAnsi" w:cstheme="minorBidi"/>
                <w:noProof/>
                <w:sz w:val="22"/>
                <w:szCs w:val="22"/>
                <w:shd w:val="clear" w:color="auto" w:fill="auto"/>
                <w:lang w:val="en-US"/>
              </w:rPr>
              <w:tab/>
            </w:r>
            <w:r w:rsidRPr="00D84606">
              <w:rPr>
                <w:rStyle w:val="Lienhypertexte"/>
                <w:noProof/>
              </w:rPr>
              <w:t>Infrastructures</w:t>
            </w:r>
            <w:r>
              <w:rPr>
                <w:noProof/>
                <w:webHidden/>
              </w:rPr>
              <w:tab/>
            </w:r>
            <w:r>
              <w:rPr>
                <w:noProof/>
                <w:webHidden/>
              </w:rPr>
              <w:fldChar w:fldCharType="begin"/>
            </w:r>
            <w:r>
              <w:rPr>
                <w:noProof/>
                <w:webHidden/>
              </w:rPr>
              <w:instrText xml:space="preserve"> PAGEREF _Toc532648260 \h </w:instrText>
            </w:r>
            <w:r>
              <w:rPr>
                <w:noProof/>
                <w:webHidden/>
              </w:rPr>
            </w:r>
            <w:r>
              <w:rPr>
                <w:noProof/>
                <w:webHidden/>
              </w:rPr>
              <w:fldChar w:fldCharType="separate"/>
            </w:r>
            <w:r>
              <w:rPr>
                <w:noProof/>
                <w:webHidden/>
              </w:rPr>
              <w:t>10</w:t>
            </w:r>
            <w:r>
              <w:rPr>
                <w:noProof/>
                <w:webHidden/>
              </w:rPr>
              <w:fldChar w:fldCharType="end"/>
            </w:r>
          </w:hyperlink>
        </w:p>
        <w:p w14:paraId="39181CE2" w14:textId="6F2C64AA"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261" w:history="1">
            <w:r w:rsidRPr="00D84606">
              <w:rPr>
                <w:rStyle w:val="Lienhypertexte"/>
                <w:noProof/>
              </w:rPr>
              <w:t>2.2.4.2</w:t>
            </w:r>
            <w:r>
              <w:rPr>
                <w:rFonts w:asciiTheme="minorHAnsi" w:eastAsiaTheme="minorEastAsia" w:hAnsiTheme="minorHAnsi" w:cstheme="minorBidi"/>
                <w:noProof/>
                <w:sz w:val="22"/>
                <w:szCs w:val="22"/>
                <w:shd w:val="clear" w:color="auto" w:fill="auto"/>
                <w:lang w:val="en-US"/>
              </w:rPr>
              <w:tab/>
            </w:r>
            <w:r w:rsidRPr="00D84606">
              <w:rPr>
                <w:rStyle w:val="Lienhypertexte"/>
                <w:noProof/>
              </w:rPr>
              <w:t>Stratégie de conservation des sauvegardes</w:t>
            </w:r>
            <w:r>
              <w:rPr>
                <w:noProof/>
                <w:webHidden/>
              </w:rPr>
              <w:tab/>
            </w:r>
            <w:r>
              <w:rPr>
                <w:noProof/>
                <w:webHidden/>
              </w:rPr>
              <w:fldChar w:fldCharType="begin"/>
            </w:r>
            <w:r>
              <w:rPr>
                <w:noProof/>
                <w:webHidden/>
              </w:rPr>
              <w:instrText xml:space="preserve"> PAGEREF _Toc532648261 \h </w:instrText>
            </w:r>
            <w:r>
              <w:rPr>
                <w:noProof/>
                <w:webHidden/>
              </w:rPr>
            </w:r>
            <w:r>
              <w:rPr>
                <w:noProof/>
                <w:webHidden/>
              </w:rPr>
              <w:fldChar w:fldCharType="separate"/>
            </w:r>
            <w:r>
              <w:rPr>
                <w:noProof/>
                <w:webHidden/>
              </w:rPr>
              <w:t>10</w:t>
            </w:r>
            <w:r>
              <w:rPr>
                <w:noProof/>
                <w:webHidden/>
              </w:rPr>
              <w:fldChar w:fldCharType="end"/>
            </w:r>
          </w:hyperlink>
        </w:p>
        <w:p w14:paraId="6D18DFBE" w14:textId="2E9758CB" w:rsidR="00A4312A" w:rsidRDefault="00A4312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en-US"/>
            </w:rPr>
          </w:pPr>
          <w:hyperlink w:anchor="_Toc532648262" w:history="1">
            <w:r w:rsidRPr="00D84606">
              <w:rPr>
                <w:rStyle w:val="Lienhypertexte"/>
                <w:noProof/>
              </w:rPr>
              <w:t>2.3</w:t>
            </w:r>
            <w:r>
              <w:rPr>
                <w:rFonts w:asciiTheme="minorHAnsi" w:eastAsiaTheme="minorEastAsia" w:hAnsiTheme="minorHAnsi" w:cstheme="minorBidi"/>
                <w:b w:val="0"/>
                <w:bCs w:val="0"/>
                <w:noProof/>
                <w:sz w:val="22"/>
                <w:szCs w:val="22"/>
                <w:shd w:val="clear" w:color="auto" w:fill="auto"/>
                <w:lang w:val="en-US"/>
              </w:rPr>
              <w:tab/>
            </w:r>
            <w:r w:rsidRPr="00D84606">
              <w:rPr>
                <w:rStyle w:val="Lienhypertexte"/>
                <w:noProof/>
              </w:rPr>
              <w:t>VTX</w:t>
            </w:r>
            <w:r>
              <w:rPr>
                <w:noProof/>
                <w:webHidden/>
              </w:rPr>
              <w:tab/>
            </w:r>
            <w:r>
              <w:rPr>
                <w:noProof/>
                <w:webHidden/>
              </w:rPr>
              <w:fldChar w:fldCharType="begin"/>
            </w:r>
            <w:r>
              <w:rPr>
                <w:noProof/>
                <w:webHidden/>
              </w:rPr>
              <w:instrText xml:space="preserve"> PAGEREF _Toc532648262 \h </w:instrText>
            </w:r>
            <w:r>
              <w:rPr>
                <w:noProof/>
                <w:webHidden/>
              </w:rPr>
            </w:r>
            <w:r>
              <w:rPr>
                <w:noProof/>
                <w:webHidden/>
              </w:rPr>
              <w:fldChar w:fldCharType="separate"/>
            </w:r>
            <w:r>
              <w:rPr>
                <w:noProof/>
                <w:webHidden/>
              </w:rPr>
              <w:t>13</w:t>
            </w:r>
            <w:r>
              <w:rPr>
                <w:noProof/>
                <w:webHidden/>
              </w:rPr>
              <w:fldChar w:fldCharType="end"/>
            </w:r>
          </w:hyperlink>
        </w:p>
        <w:p w14:paraId="6E4C6D76" w14:textId="6B12BA7B"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63" w:history="1">
            <w:r w:rsidRPr="00D84606">
              <w:rPr>
                <w:rStyle w:val="Lienhypertexte"/>
                <w:noProof/>
              </w:rPr>
              <w:t>2.3.1</w:t>
            </w:r>
            <w:r>
              <w:rPr>
                <w:rFonts w:asciiTheme="minorHAnsi" w:eastAsiaTheme="minorEastAsia" w:hAnsiTheme="minorHAnsi" w:cstheme="minorBidi"/>
                <w:noProof/>
                <w:sz w:val="22"/>
                <w:szCs w:val="22"/>
                <w:shd w:val="clear" w:color="auto" w:fill="auto"/>
                <w:lang w:val="en-US"/>
              </w:rPr>
              <w:tab/>
            </w:r>
            <w:r w:rsidRPr="00D84606">
              <w:rPr>
                <w:rStyle w:val="Lienhypertexte"/>
                <w:noProof/>
              </w:rPr>
              <w:t>Introduction</w:t>
            </w:r>
            <w:r>
              <w:rPr>
                <w:noProof/>
                <w:webHidden/>
              </w:rPr>
              <w:tab/>
            </w:r>
            <w:r>
              <w:rPr>
                <w:noProof/>
                <w:webHidden/>
              </w:rPr>
              <w:fldChar w:fldCharType="begin"/>
            </w:r>
            <w:r>
              <w:rPr>
                <w:noProof/>
                <w:webHidden/>
              </w:rPr>
              <w:instrText xml:space="preserve"> PAGEREF _Toc532648263 \h </w:instrText>
            </w:r>
            <w:r>
              <w:rPr>
                <w:noProof/>
                <w:webHidden/>
              </w:rPr>
            </w:r>
            <w:r>
              <w:rPr>
                <w:noProof/>
                <w:webHidden/>
              </w:rPr>
              <w:fldChar w:fldCharType="separate"/>
            </w:r>
            <w:r>
              <w:rPr>
                <w:noProof/>
                <w:webHidden/>
              </w:rPr>
              <w:t>13</w:t>
            </w:r>
            <w:r>
              <w:rPr>
                <w:noProof/>
                <w:webHidden/>
              </w:rPr>
              <w:fldChar w:fldCharType="end"/>
            </w:r>
          </w:hyperlink>
        </w:p>
        <w:p w14:paraId="05104860" w14:textId="32513F20"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64" w:history="1">
            <w:r w:rsidRPr="00D84606">
              <w:rPr>
                <w:rStyle w:val="Lienhypertexte"/>
                <w:noProof/>
              </w:rPr>
              <w:t>2.3.2</w:t>
            </w:r>
            <w:r>
              <w:rPr>
                <w:rFonts w:asciiTheme="minorHAnsi" w:eastAsiaTheme="minorEastAsia" w:hAnsiTheme="minorHAnsi" w:cstheme="minorBidi"/>
                <w:noProof/>
                <w:sz w:val="22"/>
                <w:szCs w:val="22"/>
                <w:shd w:val="clear" w:color="auto" w:fill="auto"/>
                <w:lang w:val="en-US"/>
              </w:rPr>
              <w:tab/>
            </w:r>
            <w:r w:rsidRPr="00D84606">
              <w:rPr>
                <w:rStyle w:val="Lienhypertexte"/>
                <w:noProof/>
              </w:rPr>
              <w:t>Les techniques utilisées</w:t>
            </w:r>
            <w:r>
              <w:rPr>
                <w:noProof/>
                <w:webHidden/>
              </w:rPr>
              <w:tab/>
            </w:r>
            <w:r>
              <w:rPr>
                <w:noProof/>
                <w:webHidden/>
              </w:rPr>
              <w:fldChar w:fldCharType="begin"/>
            </w:r>
            <w:r>
              <w:rPr>
                <w:noProof/>
                <w:webHidden/>
              </w:rPr>
              <w:instrText xml:space="preserve"> PAGEREF _Toc532648264 \h </w:instrText>
            </w:r>
            <w:r>
              <w:rPr>
                <w:noProof/>
                <w:webHidden/>
              </w:rPr>
            </w:r>
            <w:r>
              <w:rPr>
                <w:noProof/>
                <w:webHidden/>
              </w:rPr>
              <w:fldChar w:fldCharType="separate"/>
            </w:r>
            <w:r>
              <w:rPr>
                <w:noProof/>
                <w:webHidden/>
              </w:rPr>
              <w:t>13</w:t>
            </w:r>
            <w:r>
              <w:rPr>
                <w:noProof/>
                <w:webHidden/>
              </w:rPr>
              <w:fldChar w:fldCharType="end"/>
            </w:r>
          </w:hyperlink>
        </w:p>
        <w:p w14:paraId="5CB52BC4" w14:textId="158F0AEC" w:rsidR="00A4312A" w:rsidRDefault="00A4312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en-US"/>
            </w:rPr>
          </w:pPr>
          <w:hyperlink w:anchor="_Toc532648265" w:history="1">
            <w:r w:rsidRPr="00D84606">
              <w:rPr>
                <w:rStyle w:val="Lienhypertexte"/>
                <w:noProof/>
              </w:rPr>
              <w:t>2.4</w:t>
            </w:r>
            <w:r>
              <w:rPr>
                <w:rFonts w:asciiTheme="minorHAnsi" w:eastAsiaTheme="minorEastAsia" w:hAnsiTheme="minorHAnsi" w:cstheme="minorBidi"/>
                <w:b w:val="0"/>
                <w:bCs w:val="0"/>
                <w:noProof/>
                <w:sz w:val="22"/>
                <w:szCs w:val="22"/>
                <w:shd w:val="clear" w:color="auto" w:fill="auto"/>
                <w:lang w:val="en-US"/>
              </w:rPr>
              <w:tab/>
            </w:r>
            <w:r w:rsidRPr="00D84606">
              <w:rPr>
                <w:rStyle w:val="Lienhypertexte"/>
                <w:noProof/>
              </w:rPr>
              <w:t>Université de Lausanne</w:t>
            </w:r>
            <w:r>
              <w:rPr>
                <w:noProof/>
                <w:webHidden/>
              </w:rPr>
              <w:tab/>
            </w:r>
            <w:r>
              <w:rPr>
                <w:noProof/>
                <w:webHidden/>
              </w:rPr>
              <w:fldChar w:fldCharType="begin"/>
            </w:r>
            <w:r>
              <w:rPr>
                <w:noProof/>
                <w:webHidden/>
              </w:rPr>
              <w:instrText xml:space="preserve"> PAGEREF _Toc532648265 \h </w:instrText>
            </w:r>
            <w:r>
              <w:rPr>
                <w:noProof/>
                <w:webHidden/>
              </w:rPr>
            </w:r>
            <w:r>
              <w:rPr>
                <w:noProof/>
                <w:webHidden/>
              </w:rPr>
              <w:fldChar w:fldCharType="separate"/>
            </w:r>
            <w:r>
              <w:rPr>
                <w:noProof/>
                <w:webHidden/>
              </w:rPr>
              <w:t>15</w:t>
            </w:r>
            <w:r>
              <w:rPr>
                <w:noProof/>
                <w:webHidden/>
              </w:rPr>
              <w:fldChar w:fldCharType="end"/>
            </w:r>
          </w:hyperlink>
        </w:p>
        <w:p w14:paraId="2D5CF471" w14:textId="1B60A1CF"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66" w:history="1">
            <w:r w:rsidRPr="00D84606">
              <w:rPr>
                <w:rStyle w:val="Lienhypertexte"/>
                <w:noProof/>
              </w:rPr>
              <w:t>2.4.1</w:t>
            </w:r>
            <w:r>
              <w:rPr>
                <w:rFonts w:asciiTheme="minorHAnsi" w:eastAsiaTheme="minorEastAsia" w:hAnsiTheme="minorHAnsi" w:cstheme="minorBidi"/>
                <w:noProof/>
                <w:sz w:val="22"/>
                <w:szCs w:val="22"/>
                <w:shd w:val="clear" w:color="auto" w:fill="auto"/>
                <w:lang w:val="en-US"/>
              </w:rPr>
              <w:tab/>
            </w:r>
            <w:r w:rsidRPr="00D84606">
              <w:rPr>
                <w:rStyle w:val="Lienhypertexte"/>
                <w:noProof/>
              </w:rPr>
              <w:t>Présentation entreprise</w:t>
            </w:r>
            <w:r>
              <w:rPr>
                <w:noProof/>
                <w:webHidden/>
              </w:rPr>
              <w:tab/>
            </w:r>
            <w:r>
              <w:rPr>
                <w:noProof/>
                <w:webHidden/>
              </w:rPr>
              <w:fldChar w:fldCharType="begin"/>
            </w:r>
            <w:r>
              <w:rPr>
                <w:noProof/>
                <w:webHidden/>
              </w:rPr>
              <w:instrText xml:space="preserve"> PAGEREF _Toc532648266 \h </w:instrText>
            </w:r>
            <w:r>
              <w:rPr>
                <w:noProof/>
                <w:webHidden/>
              </w:rPr>
            </w:r>
            <w:r>
              <w:rPr>
                <w:noProof/>
                <w:webHidden/>
              </w:rPr>
              <w:fldChar w:fldCharType="separate"/>
            </w:r>
            <w:r>
              <w:rPr>
                <w:noProof/>
                <w:webHidden/>
              </w:rPr>
              <w:t>15</w:t>
            </w:r>
            <w:r>
              <w:rPr>
                <w:noProof/>
                <w:webHidden/>
              </w:rPr>
              <w:fldChar w:fldCharType="end"/>
            </w:r>
          </w:hyperlink>
        </w:p>
        <w:p w14:paraId="621A5EA7" w14:textId="3CFB7CE2"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67" w:history="1">
            <w:r w:rsidRPr="00D84606">
              <w:rPr>
                <w:rStyle w:val="Lienhypertexte"/>
                <w:noProof/>
              </w:rPr>
              <w:t>2.4.2</w:t>
            </w:r>
            <w:r>
              <w:rPr>
                <w:rFonts w:asciiTheme="minorHAnsi" w:eastAsiaTheme="minorEastAsia" w:hAnsiTheme="minorHAnsi" w:cstheme="minorBidi"/>
                <w:noProof/>
                <w:sz w:val="22"/>
                <w:szCs w:val="22"/>
                <w:shd w:val="clear" w:color="auto" w:fill="auto"/>
                <w:lang w:val="en-US"/>
              </w:rPr>
              <w:tab/>
            </w:r>
            <w:r w:rsidRPr="00D84606">
              <w:rPr>
                <w:rStyle w:val="Lienhypertexte"/>
                <w:noProof/>
              </w:rPr>
              <w:t>Présentation du système</w:t>
            </w:r>
            <w:r>
              <w:rPr>
                <w:noProof/>
                <w:webHidden/>
              </w:rPr>
              <w:tab/>
            </w:r>
            <w:r>
              <w:rPr>
                <w:noProof/>
                <w:webHidden/>
              </w:rPr>
              <w:fldChar w:fldCharType="begin"/>
            </w:r>
            <w:r>
              <w:rPr>
                <w:noProof/>
                <w:webHidden/>
              </w:rPr>
              <w:instrText xml:space="preserve"> PAGEREF _Toc532648267 \h </w:instrText>
            </w:r>
            <w:r>
              <w:rPr>
                <w:noProof/>
                <w:webHidden/>
              </w:rPr>
            </w:r>
            <w:r>
              <w:rPr>
                <w:noProof/>
                <w:webHidden/>
              </w:rPr>
              <w:fldChar w:fldCharType="separate"/>
            </w:r>
            <w:r>
              <w:rPr>
                <w:noProof/>
                <w:webHidden/>
              </w:rPr>
              <w:t>15</w:t>
            </w:r>
            <w:r>
              <w:rPr>
                <w:noProof/>
                <w:webHidden/>
              </w:rPr>
              <w:fldChar w:fldCharType="end"/>
            </w:r>
          </w:hyperlink>
        </w:p>
        <w:p w14:paraId="28AE1113" w14:textId="7BB8923C"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68" w:history="1">
            <w:r w:rsidRPr="00D84606">
              <w:rPr>
                <w:rStyle w:val="Lienhypertexte"/>
                <w:noProof/>
              </w:rPr>
              <w:t>2.4.3</w:t>
            </w:r>
            <w:r>
              <w:rPr>
                <w:rFonts w:asciiTheme="minorHAnsi" w:eastAsiaTheme="minorEastAsia" w:hAnsiTheme="minorHAnsi" w:cstheme="minorBidi"/>
                <w:noProof/>
                <w:sz w:val="22"/>
                <w:szCs w:val="22"/>
                <w:shd w:val="clear" w:color="auto" w:fill="auto"/>
                <w:lang w:val="en-US"/>
              </w:rPr>
              <w:tab/>
            </w:r>
            <w:r w:rsidRPr="00D84606">
              <w:rPr>
                <w:rStyle w:val="Lienhypertexte"/>
                <w:noProof/>
              </w:rPr>
              <w:t>Problématique</w:t>
            </w:r>
            <w:r>
              <w:rPr>
                <w:noProof/>
                <w:webHidden/>
              </w:rPr>
              <w:tab/>
            </w:r>
            <w:r>
              <w:rPr>
                <w:noProof/>
                <w:webHidden/>
              </w:rPr>
              <w:fldChar w:fldCharType="begin"/>
            </w:r>
            <w:r>
              <w:rPr>
                <w:noProof/>
                <w:webHidden/>
              </w:rPr>
              <w:instrText xml:space="preserve"> PAGEREF _Toc532648268 \h </w:instrText>
            </w:r>
            <w:r>
              <w:rPr>
                <w:noProof/>
                <w:webHidden/>
              </w:rPr>
            </w:r>
            <w:r>
              <w:rPr>
                <w:noProof/>
                <w:webHidden/>
              </w:rPr>
              <w:fldChar w:fldCharType="separate"/>
            </w:r>
            <w:r>
              <w:rPr>
                <w:noProof/>
                <w:webHidden/>
              </w:rPr>
              <w:t>15</w:t>
            </w:r>
            <w:r>
              <w:rPr>
                <w:noProof/>
                <w:webHidden/>
              </w:rPr>
              <w:fldChar w:fldCharType="end"/>
            </w:r>
          </w:hyperlink>
        </w:p>
        <w:p w14:paraId="38D1C8AA" w14:textId="6E211366"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269" w:history="1">
            <w:r w:rsidRPr="00D84606">
              <w:rPr>
                <w:rStyle w:val="Lienhypertexte"/>
                <w:noProof/>
              </w:rPr>
              <w:t>2.4.3.1</w:t>
            </w:r>
            <w:r>
              <w:rPr>
                <w:rFonts w:asciiTheme="minorHAnsi" w:eastAsiaTheme="minorEastAsia" w:hAnsiTheme="minorHAnsi" w:cstheme="minorBidi"/>
                <w:noProof/>
                <w:sz w:val="22"/>
                <w:szCs w:val="22"/>
                <w:shd w:val="clear" w:color="auto" w:fill="auto"/>
                <w:lang w:val="en-US"/>
              </w:rPr>
              <w:tab/>
            </w:r>
            <w:r w:rsidRPr="00D84606">
              <w:rPr>
                <w:rStyle w:val="Lienhypertexte"/>
                <w:noProof/>
              </w:rPr>
              <w:t>Hardware</w:t>
            </w:r>
            <w:r>
              <w:rPr>
                <w:noProof/>
                <w:webHidden/>
              </w:rPr>
              <w:tab/>
            </w:r>
            <w:r>
              <w:rPr>
                <w:noProof/>
                <w:webHidden/>
              </w:rPr>
              <w:fldChar w:fldCharType="begin"/>
            </w:r>
            <w:r>
              <w:rPr>
                <w:noProof/>
                <w:webHidden/>
              </w:rPr>
              <w:instrText xml:space="preserve"> PAGEREF _Toc532648269 \h </w:instrText>
            </w:r>
            <w:r>
              <w:rPr>
                <w:noProof/>
                <w:webHidden/>
              </w:rPr>
            </w:r>
            <w:r>
              <w:rPr>
                <w:noProof/>
                <w:webHidden/>
              </w:rPr>
              <w:fldChar w:fldCharType="separate"/>
            </w:r>
            <w:r>
              <w:rPr>
                <w:noProof/>
                <w:webHidden/>
              </w:rPr>
              <w:t>15</w:t>
            </w:r>
            <w:r>
              <w:rPr>
                <w:noProof/>
                <w:webHidden/>
              </w:rPr>
              <w:fldChar w:fldCharType="end"/>
            </w:r>
          </w:hyperlink>
        </w:p>
        <w:p w14:paraId="630BF587" w14:textId="207405C2"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270" w:history="1">
            <w:r w:rsidRPr="00D84606">
              <w:rPr>
                <w:rStyle w:val="Lienhypertexte"/>
                <w:noProof/>
              </w:rPr>
              <w:t>2.4.3.2</w:t>
            </w:r>
            <w:r>
              <w:rPr>
                <w:rFonts w:asciiTheme="minorHAnsi" w:eastAsiaTheme="minorEastAsia" w:hAnsiTheme="minorHAnsi" w:cstheme="minorBidi"/>
                <w:noProof/>
                <w:sz w:val="22"/>
                <w:szCs w:val="22"/>
                <w:shd w:val="clear" w:color="auto" w:fill="auto"/>
                <w:lang w:val="en-US"/>
              </w:rPr>
              <w:tab/>
            </w:r>
            <w:r w:rsidRPr="00D84606">
              <w:rPr>
                <w:rStyle w:val="Lienhypertexte"/>
                <w:noProof/>
              </w:rPr>
              <w:t>Humaine</w:t>
            </w:r>
            <w:r>
              <w:rPr>
                <w:noProof/>
                <w:webHidden/>
              </w:rPr>
              <w:tab/>
            </w:r>
            <w:r>
              <w:rPr>
                <w:noProof/>
                <w:webHidden/>
              </w:rPr>
              <w:fldChar w:fldCharType="begin"/>
            </w:r>
            <w:r>
              <w:rPr>
                <w:noProof/>
                <w:webHidden/>
              </w:rPr>
              <w:instrText xml:space="preserve"> PAGEREF _Toc532648270 \h </w:instrText>
            </w:r>
            <w:r>
              <w:rPr>
                <w:noProof/>
                <w:webHidden/>
              </w:rPr>
            </w:r>
            <w:r>
              <w:rPr>
                <w:noProof/>
                <w:webHidden/>
              </w:rPr>
              <w:fldChar w:fldCharType="separate"/>
            </w:r>
            <w:r>
              <w:rPr>
                <w:noProof/>
                <w:webHidden/>
              </w:rPr>
              <w:t>16</w:t>
            </w:r>
            <w:r>
              <w:rPr>
                <w:noProof/>
                <w:webHidden/>
              </w:rPr>
              <w:fldChar w:fldCharType="end"/>
            </w:r>
          </w:hyperlink>
        </w:p>
        <w:p w14:paraId="5CD718BA" w14:textId="77B27096"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271" w:history="1">
            <w:r w:rsidRPr="00D84606">
              <w:rPr>
                <w:rStyle w:val="Lienhypertexte"/>
                <w:noProof/>
              </w:rPr>
              <w:t>2.4.3.3</w:t>
            </w:r>
            <w:r>
              <w:rPr>
                <w:rFonts w:asciiTheme="minorHAnsi" w:eastAsiaTheme="minorEastAsia" w:hAnsiTheme="minorHAnsi" w:cstheme="minorBidi"/>
                <w:noProof/>
                <w:sz w:val="22"/>
                <w:szCs w:val="22"/>
                <w:shd w:val="clear" w:color="auto" w:fill="auto"/>
                <w:lang w:val="en-US"/>
              </w:rPr>
              <w:tab/>
            </w:r>
            <w:r w:rsidRPr="00D84606">
              <w:rPr>
                <w:rStyle w:val="Lienhypertexte"/>
                <w:noProof/>
              </w:rPr>
              <w:t>Évènement majeur</w:t>
            </w:r>
            <w:r>
              <w:rPr>
                <w:noProof/>
                <w:webHidden/>
              </w:rPr>
              <w:tab/>
            </w:r>
            <w:r>
              <w:rPr>
                <w:noProof/>
                <w:webHidden/>
              </w:rPr>
              <w:fldChar w:fldCharType="begin"/>
            </w:r>
            <w:r>
              <w:rPr>
                <w:noProof/>
                <w:webHidden/>
              </w:rPr>
              <w:instrText xml:space="preserve"> PAGEREF _Toc532648271 \h </w:instrText>
            </w:r>
            <w:r>
              <w:rPr>
                <w:noProof/>
                <w:webHidden/>
              </w:rPr>
            </w:r>
            <w:r>
              <w:rPr>
                <w:noProof/>
                <w:webHidden/>
              </w:rPr>
              <w:fldChar w:fldCharType="separate"/>
            </w:r>
            <w:r>
              <w:rPr>
                <w:noProof/>
                <w:webHidden/>
              </w:rPr>
              <w:t>16</w:t>
            </w:r>
            <w:r>
              <w:rPr>
                <w:noProof/>
                <w:webHidden/>
              </w:rPr>
              <w:fldChar w:fldCharType="end"/>
            </w:r>
          </w:hyperlink>
        </w:p>
        <w:p w14:paraId="42DC8BDC" w14:textId="0B9CDFE2"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272" w:history="1">
            <w:r w:rsidRPr="00D84606">
              <w:rPr>
                <w:rStyle w:val="Lienhypertexte"/>
                <w:noProof/>
              </w:rPr>
              <w:t>2.4.3.4</w:t>
            </w:r>
            <w:r>
              <w:rPr>
                <w:rFonts w:asciiTheme="minorHAnsi" w:eastAsiaTheme="minorEastAsia" w:hAnsiTheme="minorHAnsi" w:cstheme="minorBidi"/>
                <w:noProof/>
                <w:sz w:val="22"/>
                <w:szCs w:val="22"/>
                <w:shd w:val="clear" w:color="auto" w:fill="auto"/>
                <w:lang w:val="en-US"/>
              </w:rPr>
              <w:tab/>
            </w:r>
            <w:r w:rsidRPr="00D84606">
              <w:rPr>
                <w:rStyle w:val="Lienhypertexte"/>
                <w:noProof/>
              </w:rPr>
              <w:t>Archivage</w:t>
            </w:r>
            <w:r>
              <w:rPr>
                <w:noProof/>
                <w:webHidden/>
              </w:rPr>
              <w:tab/>
            </w:r>
            <w:r>
              <w:rPr>
                <w:noProof/>
                <w:webHidden/>
              </w:rPr>
              <w:fldChar w:fldCharType="begin"/>
            </w:r>
            <w:r>
              <w:rPr>
                <w:noProof/>
                <w:webHidden/>
              </w:rPr>
              <w:instrText xml:space="preserve"> PAGEREF _Toc532648272 \h </w:instrText>
            </w:r>
            <w:r>
              <w:rPr>
                <w:noProof/>
                <w:webHidden/>
              </w:rPr>
            </w:r>
            <w:r>
              <w:rPr>
                <w:noProof/>
                <w:webHidden/>
              </w:rPr>
              <w:fldChar w:fldCharType="separate"/>
            </w:r>
            <w:r>
              <w:rPr>
                <w:noProof/>
                <w:webHidden/>
              </w:rPr>
              <w:t>17</w:t>
            </w:r>
            <w:r>
              <w:rPr>
                <w:noProof/>
                <w:webHidden/>
              </w:rPr>
              <w:fldChar w:fldCharType="end"/>
            </w:r>
          </w:hyperlink>
        </w:p>
        <w:p w14:paraId="21EE4D2B" w14:textId="198195F3"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73" w:history="1">
            <w:r w:rsidRPr="00D84606">
              <w:rPr>
                <w:rStyle w:val="Lienhypertexte"/>
                <w:noProof/>
              </w:rPr>
              <w:t>2.4.4</w:t>
            </w:r>
            <w:r>
              <w:rPr>
                <w:rFonts w:asciiTheme="minorHAnsi" w:eastAsiaTheme="minorEastAsia" w:hAnsiTheme="minorHAnsi" w:cstheme="minorBidi"/>
                <w:noProof/>
                <w:sz w:val="22"/>
                <w:szCs w:val="22"/>
                <w:shd w:val="clear" w:color="auto" w:fill="auto"/>
                <w:lang w:val="en-US"/>
              </w:rPr>
              <w:tab/>
            </w:r>
            <w:r w:rsidRPr="00D84606">
              <w:rPr>
                <w:rStyle w:val="Lienhypertexte"/>
                <w:noProof/>
              </w:rPr>
              <w:t>Les stratégies de sauvegardes</w:t>
            </w:r>
            <w:r>
              <w:rPr>
                <w:noProof/>
                <w:webHidden/>
              </w:rPr>
              <w:tab/>
            </w:r>
            <w:r>
              <w:rPr>
                <w:noProof/>
                <w:webHidden/>
              </w:rPr>
              <w:fldChar w:fldCharType="begin"/>
            </w:r>
            <w:r>
              <w:rPr>
                <w:noProof/>
                <w:webHidden/>
              </w:rPr>
              <w:instrText xml:space="preserve"> PAGEREF _Toc532648273 \h </w:instrText>
            </w:r>
            <w:r>
              <w:rPr>
                <w:noProof/>
                <w:webHidden/>
              </w:rPr>
            </w:r>
            <w:r>
              <w:rPr>
                <w:noProof/>
                <w:webHidden/>
              </w:rPr>
              <w:fldChar w:fldCharType="separate"/>
            </w:r>
            <w:r>
              <w:rPr>
                <w:noProof/>
                <w:webHidden/>
              </w:rPr>
              <w:t>17</w:t>
            </w:r>
            <w:r>
              <w:rPr>
                <w:noProof/>
                <w:webHidden/>
              </w:rPr>
              <w:fldChar w:fldCharType="end"/>
            </w:r>
          </w:hyperlink>
        </w:p>
        <w:p w14:paraId="4E1320B8" w14:textId="4ED85DE2"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274" w:history="1">
            <w:r w:rsidRPr="00D84606">
              <w:rPr>
                <w:rStyle w:val="Lienhypertexte"/>
                <w:noProof/>
              </w:rPr>
              <w:t>2.4.4.1</w:t>
            </w:r>
            <w:r>
              <w:rPr>
                <w:rFonts w:asciiTheme="minorHAnsi" w:eastAsiaTheme="minorEastAsia" w:hAnsiTheme="minorHAnsi" w:cstheme="minorBidi"/>
                <w:noProof/>
                <w:sz w:val="22"/>
                <w:szCs w:val="22"/>
                <w:shd w:val="clear" w:color="auto" w:fill="auto"/>
                <w:lang w:val="en-US"/>
              </w:rPr>
              <w:tab/>
            </w:r>
            <w:r w:rsidRPr="00D84606">
              <w:rPr>
                <w:rStyle w:val="Lienhypertexte"/>
                <w:noProof/>
              </w:rPr>
              <w:t>Cohesity</w:t>
            </w:r>
            <w:r>
              <w:rPr>
                <w:noProof/>
                <w:webHidden/>
              </w:rPr>
              <w:tab/>
            </w:r>
            <w:r>
              <w:rPr>
                <w:noProof/>
                <w:webHidden/>
              </w:rPr>
              <w:fldChar w:fldCharType="begin"/>
            </w:r>
            <w:r>
              <w:rPr>
                <w:noProof/>
                <w:webHidden/>
              </w:rPr>
              <w:instrText xml:space="preserve"> PAGEREF _Toc532648274 \h </w:instrText>
            </w:r>
            <w:r>
              <w:rPr>
                <w:noProof/>
                <w:webHidden/>
              </w:rPr>
            </w:r>
            <w:r>
              <w:rPr>
                <w:noProof/>
                <w:webHidden/>
              </w:rPr>
              <w:fldChar w:fldCharType="separate"/>
            </w:r>
            <w:r>
              <w:rPr>
                <w:noProof/>
                <w:webHidden/>
              </w:rPr>
              <w:t>17</w:t>
            </w:r>
            <w:r>
              <w:rPr>
                <w:noProof/>
                <w:webHidden/>
              </w:rPr>
              <w:fldChar w:fldCharType="end"/>
            </w:r>
          </w:hyperlink>
        </w:p>
        <w:p w14:paraId="4EDB123A" w14:textId="51389768"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275" w:history="1">
            <w:r w:rsidRPr="00D84606">
              <w:rPr>
                <w:rStyle w:val="Lienhypertexte"/>
                <w:noProof/>
              </w:rPr>
              <w:t>2.4.4.2</w:t>
            </w:r>
            <w:r>
              <w:rPr>
                <w:rFonts w:asciiTheme="minorHAnsi" w:eastAsiaTheme="minorEastAsia" w:hAnsiTheme="minorHAnsi" w:cstheme="minorBidi"/>
                <w:noProof/>
                <w:sz w:val="22"/>
                <w:szCs w:val="22"/>
                <w:shd w:val="clear" w:color="auto" w:fill="auto"/>
                <w:lang w:val="en-US"/>
              </w:rPr>
              <w:tab/>
            </w:r>
            <w:r w:rsidRPr="00D84606">
              <w:rPr>
                <w:rStyle w:val="Lienhypertexte"/>
                <w:noProof/>
              </w:rPr>
              <w:t>Networker</w:t>
            </w:r>
            <w:r>
              <w:rPr>
                <w:noProof/>
                <w:webHidden/>
              </w:rPr>
              <w:tab/>
            </w:r>
            <w:r>
              <w:rPr>
                <w:noProof/>
                <w:webHidden/>
              </w:rPr>
              <w:fldChar w:fldCharType="begin"/>
            </w:r>
            <w:r>
              <w:rPr>
                <w:noProof/>
                <w:webHidden/>
              </w:rPr>
              <w:instrText xml:space="preserve"> PAGEREF _Toc532648275 \h </w:instrText>
            </w:r>
            <w:r>
              <w:rPr>
                <w:noProof/>
                <w:webHidden/>
              </w:rPr>
            </w:r>
            <w:r>
              <w:rPr>
                <w:noProof/>
                <w:webHidden/>
              </w:rPr>
              <w:fldChar w:fldCharType="separate"/>
            </w:r>
            <w:r>
              <w:rPr>
                <w:noProof/>
                <w:webHidden/>
              </w:rPr>
              <w:t>17</w:t>
            </w:r>
            <w:r>
              <w:rPr>
                <w:noProof/>
                <w:webHidden/>
              </w:rPr>
              <w:fldChar w:fldCharType="end"/>
            </w:r>
          </w:hyperlink>
        </w:p>
        <w:p w14:paraId="45571DAD" w14:textId="79249B5A"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276" w:history="1">
            <w:r w:rsidRPr="00D84606">
              <w:rPr>
                <w:rStyle w:val="Lienhypertexte"/>
                <w:noProof/>
              </w:rPr>
              <w:t>2.4.4.3</w:t>
            </w:r>
            <w:r>
              <w:rPr>
                <w:rFonts w:asciiTheme="minorHAnsi" w:eastAsiaTheme="minorEastAsia" w:hAnsiTheme="minorHAnsi" w:cstheme="minorBidi"/>
                <w:noProof/>
                <w:sz w:val="22"/>
                <w:szCs w:val="22"/>
                <w:shd w:val="clear" w:color="auto" w:fill="auto"/>
                <w:lang w:val="en-US"/>
              </w:rPr>
              <w:tab/>
            </w:r>
            <w:r w:rsidRPr="00D84606">
              <w:rPr>
                <w:rStyle w:val="Lienhypertexte"/>
                <w:noProof/>
              </w:rPr>
              <w:t>Avamar</w:t>
            </w:r>
            <w:r>
              <w:rPr>
                <w:noProof/>
                <w:webHidden/>
              </w:rPr>
              <w:tab/>
            </w:r>
            <w:r>
              <w:rPr>
                <w:noProof/>
                <w:webHidden/>
              </w:rPr>
              <w:fldChar w:fldCharType="begin"/>
            </w:r>
            <w:r>
              <w:rPr>
                <w:noProof/>
                <w:webHidden/>
              </w:rPr>
              <w:instrText xml:space="preserve"> PAGEREF _Toc532648276 \h </w:instrText>
            </w:r>
            <w:r>
              <w:rPr>
                <w:noProof/>
                <w:webHidden/>
              </w:rPr>
            </w:r>
            <w:r>
              <w:rPr>
                <w:noProof/>
                <w:webHidden/>
              </w:rPr>
              <w:fldChar w:fldCharType="separate"/>
            </w:r>
            <w:r>
              <w:rPr>
                <w:noProof/>
                <w:webHidden/>
              </w:rPr>
              <w:t>18</w:t>
            </w:r>
            <w:r>
              <w:rPr>
                <w:noProof/>
                <w:webHidden/>
              </w:rPr>
              <w:fldChar w:fldCharType="end"/>
            </w:r>
          </w:hyperlink>
        </w:p>
        <w:p w14:paraId="3A1A5130" w14:textId="0327FC2B"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77" w:history="1">
            <w:r w:rsidRPr="00D84606">
              <w:rPr>
                <w:rStyle w:val="Lienhypertexte"/>
                <w:noProof/>
              </w:rPr>
              <w:t>2.4.5</w:t>
            </w:r>
            <w:r>
              <w:rPr>
                <w:rFonts w:asciiTheme="minorHAnsi" w:eastAsiaTheme="minorEastAsia" w:hAnsiTheme="minorHAnsi" w:cstheme="minorBidi"/>
                <w:noProof/>
                <w:sz w:val="22"/>
                <w:szCs w:val="22"/>
                <w:shd w:val="clear" w:color="auto" w:fill="auto"/>
                <w:lang w:val="en-US"/>
              </w:rPr>
              <w:tab/>
            </w:r>
            <w:r w:rsidRPr="00D84606">
              <w:rPr>
                <w:rStyle w:val="Lienhypertexte"/>
                <w:noProof/>
              </w:rPr>
              <w:t>Les stratégies en cas de récupération</w:t>
            </w:r>
            <w:r>
              <w:rPr>
                <w:noProof/>
                <w:webHidden/>
              </w:rPr>
              <w:tab/>
            </w:r>
            <w:r>
              <w:rPr>
                <w:noProof/>
                <w:webHidden/>
              </w:rPr>
              <w:fldChar w:fldCharType="begin"/>
            </w:r>
            <w:r>
              <w:rPr>
                <w:noProof/>
                <w:webHidden/>
              </w:rPr>
              <w:instrText xml:space="preserve"> PAGEREF _Toc532648277 \h </w:instrText>
            </w:r>
            <w:r>
              <w:rPr>
                <w:noProof/>
                <w:webHidden/>
              </w:rPr>
            </w:r>
            <w:r>
              <w:rPr>
                <w:noProof/>
                <w:webHidden/>
              </w:rPr>
              <w:fldChar w:fldCharType="separate"/>
            </w:r>
            <w:r>
              <w:rPr>
                <w:noProof/>
                <w:webHidden/>
              </w:rPr>
              <w:t>18</w:t>
            </w:r>
            <w:r>
              <w:rPr>
                <w:noProof/>
                <w:webHidden/>
              </w:rPr>
              <w:fldChar w:fldCharType="end"/>
            </w:r>
          </w:hyperlink>
        </w:p>
        <w:p w14:paraId="1EA96206" w14:textId="759C404F" w:rsidR="00A4312A" w:rsidRDefault="00A4312A">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en-US"/>
            </w:rPr>
          </w:pPr>
          <w:hyperlink w:anchor="_Toc532648278" w:history="1">
            <w:r w:rsidRPr="00D84606">
              <w:rPr>
                <w:rStyle w:val="Lienhypertexte"/>
                <w:noProof/>
              </w:rPr>
              <w:t>3</w:t>
            </w:r>
            <w:r>
              <w:rPr>
                <w:rFonts w:asciiTheme="minorHAnsi" w:eastAsiaTheme="minorEastAsia" w:hAnsiTheme="minorHAnsi" w:cstheme="minorBidi"/>
                <w:b w:val="0"/>
                <w:bCs w:val="0"/>
                <w:caps w:val="0"/>
                <w:noProof/>
                <w:sz w:val="22"/>
                <w:szCs w:val="22"/>
                <w:shd w:val="clear" w:color="auto" w:fill="auto"/>
                <w:lang w:val="en-US"/>
              </w:rPr>
              <w:tab/>
            </w:r>
            <w:r w:rsidRPr="00D84606">
              <w:rPr>
                <w:rStyle w:val="Lienhypertexte"/>
                <w:noProof/>
              </w:rPr>
              <w:t>Partie 2</w:t>
            </w:r>
            <w:r>
              <w:rPr>
                <w:noProof/>
                <w:webHidden/>
              </w:rPr>
              <w:tab/>
            </w:r>
            <w:r>
              <w:rPr>
                <w:noProof/>
                <w:webHidden/>
              </w:rPr>
              <w:fldChar w:fldCharType="begin"/>
            </w:r>
            <w:r>
              <w:rPr>
                <w:noProof/>
                <w:webHidden/>
              </w:rPr>
              <w:instrText xml:space="preserve"> PAGEREF _Toc532648278 \h </w:instrText>
            </w:r>
            <w:r>
              <w:rPr>
                <w:noProof/>
                <w:webHidden/>
              </w:rPr>
            </w:r>
            <w:r>
              <w:rPr>
                <w:noProof/>
                <w:webHidden/>
              </w:rPr>
              <w:fldChar w:fldCharType="separate"/>
            </w:r>
            <w:r>
              <w:rPr>
                <w:noProof/>
                <w:webHidden/>
              </w:rPr>
              <w:t>18</w:t>
            </w:r>
            <w:r>
              <w:rPr>
                <w:noProof/>
                <w:webHidden/>
              </w:rPr>
              <w:fldChar w:fldCharType="end"/>
            </w:r>
          </w:hyperlink>
        </w:p>
        <w:p w14:paraId="632253DF" w14:textId="391E18A0" w:rsidR="00A4312A" w:rsidRDefault="00A4312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en-US"/>
            </w:rPr>
          </w:pPr>
          <w:hyperlink w:anchor="_Toc532648279" w:history="1">
            <w:r w:rsidRPr="00D84606">
              <w:rPr>
                <w:rStyle w:val="Lienhypertexte"/>
                <w:noProof/>
              </w:rPr>
              <w:t>3.1</w:t>
            </w:r>
            <w:r>
              <w:rPr>
                <w:rFonts w:asciiTheme="minorHAnsi" w:eastAsiaTheme="minorEastAsia" w:hAnsiTheme="minorHAnsi" w:cstheme="minorBidi"/>
                <w:b w:val="0"/>
                <w:bCs w:val="0"/>
                <w:noProof/>
                <w:sz w:val="22"/>
                <w:szCs w:val="22"/>
                <w:shd w:val="clear" w:color="auto" w:fill="auto"/>
                <w:lang w:val="en-US"/>
              </w:rPr>
              <w:tab/>
            </w:r>
            <w:r w:rsidRPr="00D84606">
              <w:rPr>
                <w:rStyle w:val="Lienhypertexte"/>
                <w:noProof/>
              </w:rPr>
              <w:t>Lois sur les protections des données</w:t>
            </w:r>
            <w:r>
              <w:rPr>
                <w:noProof/>
                <w:webHidden/>
              </w:rPr>
              <w:tab/>
            </w:r>
            <w:r>
              <w:rPr>
                <w:noProof/>
                <w:webHidden/>
              </w:rPr>
              <w:fldChar w:fldCharType="begin"/>
            </w:r>
            <w:r>
              <w:rPr>
                <w:noProof/>
                <w:webHidden/>
              </w:rPr>
              <w:instrText xml:space="preserve"> PAGEREF _Toc532648279 \h </w:instrText>
            </w:r>
            <w:r>
              <w:rPr>
                <w:noProof/>
                <w:webHidden/>
              </w:rPr>
            </w:r>
            <w:r>
              <w:rPr>
                <w:noProof/>
                <w:webHidden/>
              </w:rPr>
              <w:fldChar w:fldCharType="separate"/>
            </w:r>
            <w:r>
              <w:rPr>
                <w:noProof/>
                <w:webHidden/>
              </w:rPr>
              <w:t>18</w:t>
            </w:r>
            <w:r>
              <w:rPr>
                <w:noProof/>
                <w:webHidden/>
              </w:rPr>
              <w:fldChar w:fldCharType="end"/>
            </w:r>
          </w:hyperlink>
        </w:p>
        <w:p w14:paraId="36F88E18" w14:textId="38E172BA"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80" w:history="1">
            <w:r w:rsidRPr="00D84606">
              <w:rPr>
                <w:rStyle w:val="Lienhypertexte"/>
                <w:noProof/>
              </w:rPr>
              <w:t>3.1.1</w:t>
            </w:r>
            <w:r>
              <w:rPr>
                <w:rFonts w:asciiTheme="minorHAnsi" w:eastAsiaTheme="minorEastAsia" w:hAnsiTheme="minorHAnsi" w:cstheme="minorBidi"/>
                <w:noProof/>
                <w:sz w:val="22"/>
                <w:szCs w:val="22"/>
                <w:shd w:val="clear" w:color="auto" w:fill="auto"/>
                <w:lang w:val="en-US"/>
              </w:rPr>
              <w:tab/>
            </w:r>
            <w:r w:rsidRPr="00D84606">
              <w:rPr>
                <w:rStyle w:val="Lienhypertexte"/>
                <w:noProof/>
              </w:rPr>
              <w:t>LPD</w:t>
            </w:r>
            <w:r>
              <w:rPr>
                <w:noProof/>
                <w:webHidden/>
              </w:rPr>
              <w:tab/>
            </w:r>
            <w:r>
              <w:rPr>
                <w:noProof/>
                <w:webHidden/>
              </w:rPr>
              <w:fldChar w:fldCharType="begin"/>
            </w:r>
            <w:r>
              <w:rPr>
                <w:noProof/>
                <w:webHidden/>
              </w:rPr>
              <w:instrText xml:space="preserve"> PAGEREF _Toc532648280 \h </w:instrText>
            </w:r>
            <w:r>
              <w:rPr>
                <w:noProof/>
                <w:webHidden/>
              </w:rPr>
            </w:r>
            <w:r>
              <w:rPr>
                <w:noProof/>
                <w:webHidden/>
              </w:rPr>
              <w:fldChar w:fldCharType="separate"/>
            </w:r>
            <w:r>
              <w:rPr>
                <w:noProof/>
                <w:webHidden/>
              </w:rPr>
              <w:t>18</w:t>
            </w:r>
            <w:r>
              <w:rPr>
                <w:noProof/>
                <w:webHidden/>
              </w:rPr>
              <w:fldChar w:fldCharType="end"/>
            </w:r>
          </w:hyperlink>
        </w:p>
        <w:p w14:paraId="787000C3" w14:textId="29788CA8"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81" w:history="1">
            <w:r w:rsidRPr="00D84606">
              <w:rPr>
                <w:rStyle w:val="Lienhypertexte"/>
                <w:noProof/>
              </w:rPr>
              <w:t>3.1.2</w:t>
            </w:r>
            <w:r>
              <w:rPr>
                <w:rFonts w:asciiTheme="minorHAnsi" w:eastAsiaTheme="minorEastAsia" w:hAnsiTheme="minorHAnsi" w:cstheme="minorBidi"/>
                <w:noProof/>
                <w:sz w:val="22"/>
                <w:szCs w:val="22"/>
                <w:shd w:val="clear" w:color="auto" w:fill="auto"/>
                <w:lang w:val="en-US"/>
              </w:rPr>
              <w:tab/>
            </w:r>
            <w:r w:rsidRPr="00D84606">
              <w:rPr>
                <w:rStyle w:val="Lienhypertexte"/>
                <w:noProof/>
              </w:rPr>
              <w:t>RGPD</w:t>
            </w:r>
            <w:r>
              <w:rPr>
                <w:noProof/>
                <w:webHidden/>
              </w:rPr>
              <w:tab/>
            </w:r>
            <w:r>
              <w:rPr>
                <w:noProof/>
                <w:webHidden/>
              </w:rPr>
              <w:fldChar w:fldCharType="begin"/>
            </w:r>
            <w:r>
              <w:rPr>
                <w:noProof/>
                <w:webHidden/>
              </w:rPr>
              <w:instrText xml:space="preserve"> PAGEREF _Toc532648281 \h </w:instrText>
            </w:r>
            <w:r>
              <w:rPr>
                <w:noProof/>
                <w:webHidden/>
              </w:rPr>
            </w:r>
            <w:r>
              <w:rPr>
                <w:noProof/>
                <w:webHidden/>
              </w:rPr>
              <w:fldChar w:fldCharType="separate"/>
            </w:r>
            <w:r>
              <w:rPr>
                <w:noProof/>
                <w:webHidden/>
              </w:rPr>
              <w:t>18</w:t>
            </w:r>
            <w:r>
              <w:rPr>
                <w:noProof/>
                <w:webHidden/>
              </w:rPr>
              <w:fldChar w:fldCharType="end"/>
            </w:r>
          </w:hyperlink>
        </w:p>
        <w:p w14:paraId="7BDA3511" w14:textId="7BAF0E8E"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282" w:history="1">
            <w:r w:rsidRPr="00D84606">
              <w:rPr>
                <w:rStyle w:val="Lienhypertexte"/>
                <w:noProof/>
              </w:rPr>
              <w:t>3.1.2.1</w:t>
            </w:r>
            <w:r>
              <w:rPr>
                <w:rFonts w:asciiTheme="minorHAnsi" w:eastAsiaTheme="minorEastAsia" w:hAnsiTheme="minorHAnsi" w:cstheme="minorBidi"/>
                <w:noProof/>
                <w:sz w:val="22"/>
                <w:szCs w:val="22"/>
                <w:shd w:val="clear" w:color="auto" w:fill="auto"/>
                <w:lang w:val="en-US"/>
              </w:rPr>
              <w:tab/>
            </w:r>
            <w:r w:rsidRPr="00D84606">
              <w:rPr>
                <w:rStyle w:val="Lienhypertexte"/>
                <w:noProof/>
              </w:rPr>
              <w:t>Première chose à se demander : Qu’est qu’une donnée personnelle ?</w:t>
            </w:r>
            <w:r>
              <w:rPr>
                <w:noProof/>
                <w:webHidden/>
              </w:rPr>
              <w:tab/>
            </w:r>
            <w:r>
              <w:rPr>
                <w:noProof/>
                <w:webHidden/>
              </w:rPr>
              <w:fldChar w:fldCharType="begin"/>
            </w:r>
            <w:r>
              <w:rPr>
                <w:noProof/>
                <w:webHidden/>
              </w:rPr>
              <w:instrText xml:space="preserve"> PAGEREF _Toc532648282 \h </w:instrText>
            </w:r>
            <w:r>
              <w:rPr>
                <w:noProof/>
                <w:webHidden/>
              </w:rPr>
            </w:r>
            <w:r>
              <w:rPr>
                <w:noProof/>
                <w:webHidden/>
              </w:rPr>
              <w:fldChar w:fldCharType="separate"/>
            </w:r>
            <w:r>
              <w:rPr>
                <w:noProof/>
                <w:webHidden/>
              </w:rPr>
              <w:t>18</w:t>
            </w:r>
            <w:r>
              <w:rPr>
                <w:noProof/>
                <w:webHidden/>
              </w:rPr>
              <w:fldChar w:fldCharType="end"/>
            </w:r>
          </w:hyperlink>
        </w:p>
        <w:p w14:paraId="7D32D3AB" w14:textId="4189DA8B"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283" w:history="1">
            <w:r w:rsidRPr="00D84606">
              <w:rPr>
                <w:rStyle w:val="Lienhypertexte"/>
                <w:noProof/>
              </w:rPr>
              <w:t>3.1.2.2</w:t>
            </w:r>
            <w:r>
              <w:rPr>
                <w:rFonts w:asciiTheme="minorHAnsi" w:eastAsiaTheme="minorEastAsia" w:hAnsiTheme="minorHAnsi" w:cstheme="minorBidi"/>
                <w:noProof/>
                <w:sz w:val="22"/>
                <w:szCs w:val="22"/>
                <w:shd w:val="clear" w:color="auto" w:fill="auto"/>
                <w:lang w:val="en-US"/>
              </w:rPr>
              <w:tab/>
            </w:r>
            <w:r w:rsidRPr="00D84606">
              <w:rPr>
                <w:rStyle w:val="Lienhypertexte"/>
                <w:noProof/>
              </w:rPr>
              <w:t>En vrai, à quoi servent ces deux lois ?</w:t>
            </w:r>
            <w:r>
              <w:rPr>
                <w:noProof/>
                <w:webHidden/>
              </w:rPr>
              <w:tab/>
            </w:r>
            <w:r>
              <w:rPr>
                <w:noProof/>
                <w:webHidden/>
              </w:rPr>
              <w:fldChar w:fldCharType="begin"/>
            </w:r>
            <w:r>
              <w:rPr>
                <w:noProof/>
                <w:webHidden/>
              </w:rPr>
              <w:instrText xml:space="preserve"> PAGEREF _Toc532648283 \h </w:instrText>
            </w:r>
            <w:r>
              <w:rPr>
                <w:noProof/>
                <w:webHidden/>
              </w:rPr>
            </w:r>
            <w:r>
              <w:rPr>
                <w:noProof/>
                <w:webHidden/>
              </w:rPr>
              <w:fldChar w:fldCharType="separate"/>
            </w:r>
            <w:r>
              <w:rPr>
                <w:noProof/>
                <w:webHidden/>
              </w:rPr>
              <w:t>18</w:t>
            </w:r>
            <w:r>
              <w:rPr>
                <w:noProof/>
                <w:webHidden/>
              </w:rPr>
              <w:fldChar w:fldCharType="end"/>
            </w:r>
          </w:hyperlink>
        </w:p>
        <w:p w14:paraId="21EF4920" w14:textId="6FC1711D"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284" w:history="1">
            <w:r w:rsidRPr="00D84606">
              <w:rPr>
                <w:rStyle w:val="Lienhypertexte"/>
                <w:noProof/>
              </w:rPr>
              <w:t>3.1.2.3</w:t>
            </w:r>
            <w:r>
              <w:rPr>
                <w:rFonts w:asciiTheme="minorHAnsi" w:eastAsiaTheme="minorEastAsia" w:hAnsiTheme="minorHAnsi" w:cstheme="minorBidi"/>
                <w:noProof/>
                <w:sz w:val="22"/>
                <w:szCs w:val="22"/>
                <w:shd w:val="clear" w:color="auto" w:fill="auto"/>
                <w:lang w:val="en-US"/>
              </w:rPr>
              <w:tab/>
            </w:r>
            <w:r w:rsidRPr="00D84606">
              <w:rPr>
                <w:rStyle w:val="Lienhypertexte"/>
                <w:noProof/>
              </w:rPr>
              <w:t>Qui est concerné ?</w:t>
            </w:r>
            <w:r>
              <w:rPr>
                <w:noProof/>
                <w:webHidden/>
              </w:rPr>
              <w:tab/>
            </w:r>
            <w:r>
              <w:rPr>
                <w:noProof/>
                <w:webHidden/>
              </w:rPr>
              <w:fldChar w:fldCharType="begin"/>
            </w:r>
            <w:r>
              <w:rPr>
                <w:noProof/>
                <w:webHidden/>
              </w:rPr>
              <w:instrText xml:space="preserve"> PAGEREF _Toc532648284 \h </w:instrText>
            </w:r>
            <w:r>
              <w:rPr>
                <w:noProof/>
                <w:webHidden/>
              </w:rPr>
            </w:r>
            <w:r>
              <w:rPr>
                <w:noProof/>
                <w:webHidden/>
              </w:rPr>
              <w:fldChar w:fldCharType="separate"/>
            </w:r>
            <w:r>
              <w:rPr>
                <w:noProof/>
                <w:webHidden/>
              </w:rPr>
              <w:t>18</w:t>
            </w:r>
            <w:r>
              <w:rPr>
                <w:noProof/>
                <w:webHidden/>
              </w:rPr>
              <w:fldChar w:fldCharType="end"/>
            </w:r>
          </w:hyperlink>
        </w:p>
        <w:p w14:paraId="73D509CB" w14:textId="4A695348"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85" w:history="1">
            <w:r w:rsidRPr="00D84606">
              <w:rPr>
                <w:rStyle w:val="Lienhypertexte"/>
                <w:noProof/>
              </w:rPr>
              <w:t>3.1.3</w:t>
            </w:r>
            <w:r>
              <w:rPr>
                <w:rFonts w:asciiTheme="minorHAnsi" w:eastAsiaTheme="minorEastAsia" w:hAnsiTheme="minorHAnsi" w:cstheme="minorBidi"/>
                <w:noProof/>
                <w:sz w:val="22"/>
                <w:szCs w:val="22"/>
                <w:shd w:val="clear" w:color="auto" w:fill="auto"/>
                <w:lang w:val="en-US"/>
              </w:rPr>
              <w:tab/>
            </w:r>
            <w:r w:rsidRPr="00D84606">
              <w:rPr>
                <w:rStyle w:val="Lienhypertexte"/>
                <w:noProof/>
              </w:rPr>
              <w:t>Mise en conformité</w:t>
            </w:r>
            <w:r>
              <w:rPr>
                <w:noProof/>
                <w:webHidden/>
              </w:rPr>
              <w:tab/>
            </w:r>
            <w:r>
              <w:rPr>
                <w:noProof/>
                <w:webHidden/>
              </w:rPr>
              <w:fldChar w:fldCharType="begin"/>
            </w:r>
            <w:r>
              <w:rPr>
                <w:noProof/>
                <w:webHidden/>
              </w:rPr>
              <w:instrText xml:space="preserve"> PAGEREF _Toc532648285 \h </w:instrText>
            </w:r>
            <w:r>
              <w:rPr>
                <w:noProof/>
                <w:webHidden/>
              </w:rPr>
            </w:r>
            <w:r>
              <w:rPr>
                <w:noProof/>
                <w:webHidden/>
              </w:rPr>
              <w:fldChar w:fldCharType="separate"/>
            </w:r>
            <w:r>
              <w:rPr>
                <w:noProof/>
                <w:webHidden/>
              </w:rPr>
              <w:t>19</w:t>
            </w:r>
            <w:r>
              <w:rPr>
                <w:noProof/>
                <w:webHidden/>
              </w:rPr>
              <w:fldChar w:fldCharType="end"/>
            </w:r>
          </w:hyperlink>
        </w:p>
        <w:p w14:paraId="4EE5A14A" w14:textId="4C103BB0"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86" w:history="1">
            <w:r w:rsidRPr="00D84606">
              <w:rPr>
                <w:rStyle w:val="Lienhypertexte"/>
                <w:noProof/>
              </w:rPr>
              <w:t>3.1.4</w:t>
            </w:r>
            <w:r>
              <w:rPr>
                <w:rFonts w:asciiTheme="minorHAnsi" w:eastAsiaTheme="minorEastAsia" w:hAnsiTheme="minorHAnsi" w:cstheme="minorBidi"/>
                <w:noProof/>
                <w:sz w:val="22"/>
                <w:szCs w:val="22"/>
                <w:shd w:val="clear" w:color="auto" w:fill="auto"/>
                <w:lang w:val="en-US"/>
              </w:rPr>
              <w:tab/>
            </w:r>
            <w:r w:rsidRPr="00D84606">
              <w:rPr>
                <w:rStyle w:val="Lienhypertexte"/>
                <w:noProof/>
              </w:rPr>
              <w:t>Organisation et actions :</w:t>
            </w:r>
            <w:r>
              <w:rPr>
                <w:noProof/>
                <w:webHidden/>
              </w:rPr>
              <w:tab/>
            </w:r>
            <w:r>
              <w:rPr>
                <w:noProof/>
                <w:webHidden/>
              </w:rPr>
              <w:fldChar w:fldCharType="begin"/>
            </w:r>
            <w:r>
              <w:rPr>
                <w:noProof/>
                <w:webHidden/>
              </w:rPr>
              <w:instrText xml:space="preserve"> PAGEREF _Toc532648286 \h </w:instrText>
            </w:r>
            <w:r>
              <w:rPr>
                <w:noProof/>
                <w:webHidden/>
              </w:rPr>
            </w:r>
            <w:r>
              <w:rPr>
                <w:noProof/>
                <w:webHidden/>
              </w:rPr>
              <w:fldChar w:fldCharType="separate"/>
            </w:r>
            <w:r>
              <w:rPr>
                <w:noProof/>
                <w:webHidden/>
              </w:rPr>
              <w:t>19</w:t>
            </w:r>
            <w:r>
              <w:rPr>
                <w:noProof/>
                <w:webHidden/>
              </w:rPr>
              <w:fldChar w:fldCharType="end"/>
            </w:r>
          </w:hyperlink>
        </w:p>
        <w:p w14:paraId="5A696720" w14:textId="55250D7F"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87" w:history="1">
            <w:r w:rsidRPr="00D84606">
              <w:rPr>
                <w:rStyle w:val="Lienhypertexte"/>
                <w:noProof/>
              </w:rPr>
              <w:t>3.1.5</w:t>
            </w:r>
            <w:r>
              <w:rPr>
                <w:rFonts w:asciiTheme="minorHAnsi" w:eastAsiaTheme="minorEastAsia" w:hAnsiTheme="minorHAnsi" w:cstheme="minorBidi"/>
                <w:noProof/>
                <w:sz w:val="22"/>
                <w:szCs w:val="22"/>
                <w:shd w:val="clear" w:color="auto" w:fill="auto"/>
                <w:lang w:val="en-US"/>
              </w:rPr>
              <w:tab/>
            </w:r>
            <w:r w:rsidRPr="00D84606">
              <w:rPr>
                <w:rStyle w:val="Lienhypertexte"/>
                <w:noProof/>
              </w:rPr>
              <w:t>Mesures techniques adéquates</w:t>
            </w:r>
            <w:r>
              <w:rPr>
                <w:noProof/>
                <w:webHidden/>
              </w:rPr>
              <w:tab/>
            </w:r>
            <w:r>
              <w:rPr>
                <w:noProof/>
                <w:webHidden/>
              </w:rPr>
              <w:fldChar w:fldCharType="begin"/>
            </w:r>
            <w:r>
              <w:rPr>
                <w:noProof/>
                <w:webHidden/>
              </w:rPr>
              <w:instrText xml:space="preserve"> PAGEREF _Toc532648287 \h </w:instrText>
            </w:r>
            <w:r>
              <w:rPr>
                <w:noProof/>
                <w:webHidden/>
              </w:rPr>
            </w:r>
            <w:r>
              <w:rPr>
                <w:noProof/>
                <w:webHidden/>
              </w:rPr>
              <w:fldChar w:fldCharType="separate"/>
            </w:r>
            <w:r>
              <w:rPr>
                <w:noProof/>
                <w:webHidden/>
              </w:rPr>
              <w:t>19</w:t>
            </w:r>
            <w:r>
              <w:rPr>
                <w:noProof/>
                <w:webHidden/>
              </w:rPr>
              <w:fldChar w:fldCharType="end"/>
            </w:r>
          </w:hyperlink>
        </w:p>
        <w:p w14:paraId="18A62F43" w14:textId="24F52B39" w:rsidR="00A4312A" w:rsidRDefault="00A4312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en-US"/>
            </w:rPr>
          </w:pPr>
          <w:hyperlink w:anchor="_Toc532648288" w:history="1">
            <w:r w:rsidRPr="00D84606">
              <w:rPr>
                <w:rStyle w:val="Lienhypertexte"/>
                <w:noProof/>
              </w:rPr>
              <w:t>3.2</w:t>
            </w:r>
            <w:r>
              <w:rPr>
                <w:rFonts w:asciiTheme="minorHAnsi" w:eastAsiaTheme="minorEastAsia" w:hAnsiTheme="minorHAnsi" w:cstheme="minorBidi"/>
                <w:b w:val="0"/>
                <w:bCs w:val="0"/>
                <w:noProof/>
                <w:sz w:val="22"/>
                <w:szCs w:val="22"/>
                <w:shd w:val="clear" w:color="auto" w:fill="auto"/>
                <w:lang w:val="en-US"/>
              </w:rPr>
              <w:tab/>
            </w:r>
            <w:r w:rsidRPr="00D84606">
              <w:rPr>
                <w:rStyle w:val="Lienhypertexte"/>
                <w:noProof/>
              </w:rPr>
              <w:t>Les disques durs et le systèmes RAIDs</w:t>
            </w:r>
            <w:r>
              <w:rPr>
                <w:noProof/>
                <w:webHidden/>
              </w:rPr>
              <w:tab/>
            </w:r>
            <w:r>
              <w:rPr>
                <w:noProof/>
                <w:webHidden/>
              </w:rPr>
              <w:fldChar w:fldCharType="begin"/>
            </w:r>
            <w:r>
              <w:rPr>
                <w:noProof/>
                <w:webHidden/>
              </w:rPr>
              <w:instrText xml:space="preserve"> PAGEREF _Toc532648288 \h </w:instrText>
            </w:r>
            <w:r>
              <w:rPr>
                <w:noProof/>
                <w:webHidden/>
              </w:rPr>
            </w:r>
            <w:r>
              <w:rPr>
                <w:noProof/>
                <w:webHidden/>
              </w:rPr>
              <w:fldChar w:fldCharType="separate"/>
            </w:r>
            <w:r>
              <w:rPr>
                <w:noProof/>
                <w:webHidden/>
              </w:rPr>
              <w:t>20</w:t>
            </w:r>
            <w:r>
              <w:rPr>
                <w:noProof/>
                <w:webHidden/>
              </w:rPr>
              <w:fldChar w:fldCharType="end"/>
            </w:r>
          </w:hyperlink>
        </w:p>
        <w:p w14:paraId="3A6FE1C0" w14:textId="6DBD9338"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89" w:history="1">
            <w:r w:rsidRPr="00D84606">
              <w:rPr>
                <w:rStyle w:val="Lienhypertexte"/>
                <w:noProof/>
              </w:rPr>
              <w:t>3.2.1</w:t>
            </w:r>
            <w:r>
              <w:rPr>
                <w:rFonts w:asciiTheme="minorHAnsi" w:eastAsiaTheme="minorEastAsia" w:hAnsiTheme="minorHAnsi" w:cstheme="minorBidi"/>
                <w:noProof/>
                <w:sz w:val="22"/>
                <w:szCs w:val="22"/>
                <w:shd w:val="clear" w:color="auto" w:fill="auto"/>
                <w:lang w:val="en-US"/>
              </w:rPr>
              <w:tab/>
            </w:r>
            <w:r w:rsidRPr="00D84606">
              <w:rPr>
                <w:rStyle w:val="Lienhypertexte"/>
                <w:noProof/>
              </w:rPr>
              <w:t>Raid Logiciel et matériel</w:t>
            </w:r>
            <w:r>
              <w:rPr>
                <w:noProof/>
                <w:webHidden/>
              </w:rPr>
              <w:tab/>
            </w:r>
            <w:r>
              <w:rPr>
                <w:noProof/>
                <w:webHidden/>
              </w:rPr>
              <w:fldChar w:fldCharType="begin"/>
            </w:r>
            <w:r>
              <w:rPr>
                <w:noProof/>
                <w:webHidden/>
              </w:rPr>
              <w:instrText xml:space="preserve"> PAGEREF _Toc532648289 \h </w:instrText>
            </w:r>
            <w:r>
              <w:rPr>
                <w:noProof/>
                <w:webHidden/>
              </w:rPr>
            </w:r>
            <w:r>
              <w:rPr>
                <w:noProof/>
                <w:webHidden/>
              </w:rPr>
              <w:fldChar w:fldCharType="separate"/>
            </w:r>
            <w:r>
              <w:rPr>
                <w:noProof/>
                <w:webHidden/>
              </w:rPr>
              <w:t>20</w:t>
            </w:r>
            <w:r>
              <w:rPr>
                <w:noProof/>
                <w:webHidden/>
              </w:rPr>
              <w:fldChar w:fldCharType="end"/>
            </w:r>
          </w:hyperlink>
        </w:p>
        <w:p w14:paraId="7134565E" w14:textId="7570B315"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290" w:history="1">
            <w:r w:rsidRPr="00D84606">
              <w:rPr>
                <w:rStyle w:val="Lienhypertexte"/>
                <w:noProof/>
              </w:rPr>
              <w:t>3.2.1.1</w:t>
            </w:r>
            <w:r>
              <w:rPr>
                <w:rFonts w:asciiTheme="minorHAnsi" w:eastAsiaTheme="minorEastAsia" w:hAnsiTheme="minorHAnsi" w:cstheme="minorBidi"/>
                <w:noProof/>
                <w:sz w:val="22"/>
                <w:szCs w:val="22"/>
                <w:shd w:val="clear" w:color="auto" w:fill="auto"/>
                <w:lang w:val="en-US"/>
              </w:rPr>
              <w:tab/>
            </w:r>
            <w:r w:rsidRPr="00D84606">
              <w:rPr>
                <w:rStyle w:val="Lienhypertexte"/>
                <w:noProof/>
              </w:rPr>
              <w:t>Raid matériel</w:t>
            </w:r>
            <w:r>
              <w:rPr>
                <w:noProof/>
                <w:webHidden/>
              </w:rPr>
              <w:tab/>
            </w:r>
            <w:r>
              <w:rPr>
                <w:noProof/>
                <w:webHidden/>
              </w:rPr>
              <w:fldChar w:fldCharType="begin"/>
            </w:r>
            <w:r>
              <w:rPr>
                <w:noProof/>
                <w:webHidden/>
              </w:rPr>
              <w:instrText xml:space="preserve"> PAGEREF _Toc532648290 \h </w:instrText>
            </w:r>
            <w:r>
              <w:rPr>
                <w:noProof/>
                <w:webHidden/>
              </w:rPr>
            </w:r>
            <w:r>
              <w:rPr>
                <w:noProof/>
                <w:webHidden/>
              </w:rPr>
              <w:fldChar w:fldCharType="separate"/>
            </w:r>
            <w:r>
              <w:rPr>
                <w:noProof/>
                <w:webHidden/>
              </w:rPr>
              <w:t>21</w:t>
            </w:r>
            <w:r>
              <w:rPr>
                <w:noProof/>
                <w:webHidden/>
              </w:rPr>
              <w:fldChar w:fldCharType="end"/>
            </w:r>
          </w:hyperlink>
        </w:p>
        <w:p w14:paraId="7FE24942" w14:textId="05F8858F"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291" w:history="1">
            <w:r w:rsidRPr="00D84606">
              <w:rPr>
                <w:rStyle w:val="Lienhypertexte"/>
                <w:noProof/>
              </w:rPr>
              <w:t>3.2.1.2</w:t>
            </w:r>
            <w:r>
              <w:rPr>
                <w:rFonts w:asciiTheme="minorHAnsi" w:eastAsiaTheme="minorEastAsia" w:hAnsiTheme="minorHAnsi" w:cstheme="minorBidi"/>
                <w:noProof/>
                <w:sz w:val="22"/>
                <w:szCs w:val="22"/>
                <w:shd w:val="clear" w:color="auto" w:fill="auto"/>
                <w:lang w:val="en-US"/>
              </w:rPr>
              <w:tab/>
            </w:r>
            <w:r w:rsidRPr="00D84606">
              <w:rPr>
                <w:rStyle w:val="Lienhypertexte"/>
                <w:noProof/>
              </w:rPr>
              <w:t>Raid Logiciel</w:t>
            </w:r>
            <w:r>
              <w:rPr>
                <w:noProof/>
                <w:webHidden/>
              </w:rPr>
              <w:tab/>
            </w:r>
            <w:r>
              <w:rPr>
                <w:noProof/>
                <w:webHidden/>
              </w:rPr>
              <w:fldChar w:fldCharType="begin"/>
            </w:r>
            <w:r>
              <w:rPr>
                <w:noProof/>
                <w:webHidden/>
              </w:rPr>
              <w:instrText xml:space="preserve"> PAGEREF _Toc532648291 \h </w:instrText>
            </w:r>
            <w:r>
              <w:rPr>
                <w:noProof/>
                <w:webHidden/>
              </w:rPr>
            </w:r>
            <w:r>
              <w:rPr>
                <w:noProof/>
                <w:webHidden/>
              </w:rPr>
              <w:fldChar w:fldCharType="separate"/>
            </w:r>
            <w:r>
              <w:rPr>
                <w:noProof/>
                <w:webHidden/>
              </w:rPr>
              <w:t>21</w:t>
            </w:r>
            <w:r>
              <w:rPr>
                <w:noProof/>
                <w:webHidden/>
              </w:rPr>
              <w:fldChar w:fldCharType="end"/>
            </w:r>
          </w:hyperlink>
        </w:p>
        <w:p w14:paraId="27216596" w14:textId="4930E6C0"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92" w:history="1">
            <w:r w:rsidRPr="00D84606">
              <w:rPr>
                <w:rStyle w:val="Lienhypertexte"/>
                <w:noProof/>
                <w:lang w:val="en-GB"/>
              </w:rPr>
              <w:t>3.2.2</w:t>
            </w:r>
            <w:r>
              <w:rPr>
                <w:rFonts w:asciiTheme="minorHAnsi" w:eastAsiaTheme="minorEastAsia" w:hAnsiTheme="minorHAnsi" w:cstheme="minorBidi"/>
                <w:noProof/>
                <w:sz w:val="22"/>
                <w:szCs w:val="22"/>
                <w:shd w:val="clear" w:color="auto" w:fill="auto"/>
                <w:lang w:val="en-US"/>
              </w:rPr>
              <w:tab/>
            </w:r>
            <w:r w:rsidRPr="00D84606">
              <w:rPr>
                <w:rStyle w:val="Lienhypertexte"/>
                <w:noProof/>
                <w:lang w:val="en-GB"/>
              </w:rPr>
              <w:t>Le JBOD (Just A Bunch Of Disks):</w:t>
            </w:r>
            <w:r>
              <w:rPr>
                <w:noProof/>
                <w:webHidden/>
              </w:rPr>
              <w:tab/>
            </w:r>
            <w:r>
              <w:rPr>
                <w:noProof/>
                <w:webHidden/>
              </w:rPr>
              <w:fldChar w:fldCharType="begin"/>
            </w:r>
            <w:r>
              <w:rPr>
                <w:noProof/>
                <w:webHidden/>
              </w:rPr>
              <w:instrText xml:space="preserve"> PAGEREF _Toc532648292 \h </w:instrText>
            </w:r>
            <w:r>
              <w:rPr>
                <w:noProof/>
                <w:webHidden/>
              </w:rPr>
            </w:r>
            <w:r>
              <w:rPr>
                <w:noProof/>
                <w:webHidden/>
              </w:rPr>
              <w:fldChar w:fldCharType="separate"/>
            </w:r>
            <w:r>
              <w:rPr>
                <w:noProof/>
                <w:webHidden/>
              </w:rPr>
              <w:t>21</w:t>
            </w:r>
            <w:r>
              <w:rPr>
                <w:noProof/>
                <w:webHidden/>
              </w:rPr>
              <w:fldChar w:fldCharType="end"/>
            </w:r>
          </w:hyperlink>
        </w:p>
        <w:p w14:paraId="4742E1AA" w14:textId="02219C7D"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93" w:history="1">
            <w:r w:rsidRPr="00D84606">
              <w:rPr>
                <w:rStyle w:val="Lienhypertexte"/>
                <w:noProof/>
              </w:rPr>
              <w:t>3.2.3</w:t>
            </w:r>
            <w:r>
              <w:rPr>
                <w:rFonts w:asciiTheme="minorHAnsi" w:eastAsiaTheme="minorEastAsia" w:hAnsiTheme="minorHAnsi" w:cstheme="minorBidi"/>
                <w:noProof/>
                <w:sz w:val="22"/>
                <w:szCs w:val="22"/>
                <w:shd w:val="clear" w:color="auto" w:fill="auto"/>
                <w:lang w:val="en-US"/>
              </w:rPr>
              <w:tab/>
            </w:r>
            <w:r w:rsidRPr="00D84606">
              <w:rPr>
                <w:rStyle w:val="Lienhypertexte"/>
                <w:noProof/>
              </w:rPr>
              <w:t>RAID 0 (entrelacement) :</w:t>
            </w:r>
            <w:r>
              <w:rPr>
                <w:noProof/>
                <w:webHidden/>
              </w:rPr>
              <w:tab/>
            </w:r>
            <w:r>
              <w:rPr>
                <w:noProof/>
                <w:webHidden/>
              </w:rPr>
              <w:fldChar w:fldCharType="begin"/>
            </w:r>
            <w:r>
              <w:rPr>
                <w:noProof/>
                <w:webHidden/>
              </w:rPr>
              <w:instrText xml:space="preserve"> PAGEREF _Toc532648293 \h </w:instrText>
            </w:r>
            <w:r>
              <w:rPr>
                <w:noProof/>
                <w:webHidden/>
              </w:rPr>
            </w:r>
            <w:r>
              <w:rPr>
                <w:noProof/>
                <w:webHidden/>
              </w:rPr>
              <w:fldChar w:fldCharType="separate"/>
            </w:r>
            <w:r>
              <w:rPr>
                <w:noProof/>
                <w:webHidden/>
              </w:rPr>
              <w:t>21</w:t>
            </w:r>
            <w:r>
              <w:rPr>
                <w:noProof/>
                <w:webHidden/>
              </w:rPr>
              <w:fldChar w:fldCharType="end"/>
            </w:r>
          </w:hyperlink>
        </w:p>
        <w:p w14:paraId="6BD81D1C" w14:textId="2E146E5F"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94" w:history="1">
            <w:r w:rsidRPr="00D84606">
              <w:rPr>
                <w:rStyle w:val="Lienhypertexte"/>
                <w:noProof/>
              </w:rPr>
              <w:t>3.2.4</w:t>
            </w:r>
            <w:r>
              <w:rPr>
                <w:rFonts w:asciiTheme="minorHAnsi" w:eastAsiaTheme="minorEastAsia" w:hAnsiTheme="minorHAnsi" w:cstheme="minorBidi"/>
                <w:noProof/>
                <w:sz w:val="22"/>
                <w:szCs w:val="22"/>
                <w:shd w:val="clear" w:color="auto" w:fill="auto"/>
                <w:lang w:val="en-US"/>
              </w:rPr>
              <w:tab/>
            </w:r>
            <w:r w:rsidRPr="00D84606">
              <w:rPr>
                <w:rStyle w:val="Lienhypertexte"/>
                <w:noProof/>
              </w:rPr>
              <w:t>RAID 1 (écriture miroir) :</w:t>
            </w:r>
            <w:r>
              <w:rPr>
                <w:noProof/>
                <w:webHidden/>
              </w:rPr>
              <w:tab/>
            </w:r>
            <w:r>
              <w:rPr>
                <w:noProof/>
                <w:webHidden/>
              </w:rPr>
              <w:fldChar w:fldCharType="begin"/>
            </w:r>
            <w:r>
              <w:rPr>
                <w:noProof/>
                <w:webHidden/>
              </w:rPr>
              <w:instrText xml:space="preserve"> PAGEREF _Toc532648294 \h </w:instrText>
            </w:r>
            <w:r>
              <w:rPr>
                <w:noProof/>
                <w:webHidden/>
              </w:rPr>
            </w:r>
            <w:r>
              <w:rPr>
                <w:noProof/>
                <w:webHidden/>
              </w:rPr>
              <w:fldChar w:fldCharType="separate"/>
            </w:r>
            <w:r>
              <w:rPr>
                <w:noProof/>
                <w:webHidden/>
              </w:rPr>
              <w:t>22</w:t>
            </w:r>
            <w:r>
              <w:rPr>
                <w:noProof/>
                <w:webHidden/>
              </w:rPr>
              <w:fldChar w:fldCharType="end"/>
            </w:r>
          </w:hyperlink>
        </w:p>
        <w:p w14:paraId="5CE199A8" w14:textId="2046BFF5"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95" w:history="1">
            <w:r w:rsidRPr="00D84606">
              <w:rPr>
                <w:rStyle w:val="Lienhypertexte"/>
                <w:noProof/>
              </w:rPr>
              <w:t>3.2.5</w:t>
            </w:r>
            <w:r>
              <w:rPr>
                <w:rFonts w:asciiTheme="minorHAnsi" w:eastAsiaTheme="minorEastAsia" w:hAnsiTheme="minorHAnsi" w:cstheme="minorBidi"/>
                <w:noProof/>
                <w:sz w:val="22"/>
                <w:szCs w:val="22"/>
                <w:shd w:val="clear" w:color="auto" w:fill="auto"/>
                <w:lang w:val="en-US"/>
              </w:rPr>
              <w:tab/>
            </w:r>
            <w:r w:rsidRPr="00D84606">
              <w:rPr>
                <w:rStyle w:val="Lienhypertexte"/>
                <w:noProof/>
              </w:rPr>
              <w:t>RAID 1E (écriture miroir entrelacée) :</w:t>
            </w:r>
            <w:r>
              <w:rPr>
                <w:noProof/>
                <w:webHidden/>
              </w:rPr>
              <w:tab/>
            </w:r>
            <w:r>
              <w:rPr>
                <w:noProof/>
                <w:webHidden/>
              </w:rPr>
              <w:fldChar w:fldCharType="begin"/>
            </w:r>
            <w:r>
              <w:rPr>
                <w:noProof/>
                <w:webHidden/>
              </w:rPr>
              <w:instrText xml:space="preserve"> PAGEREF _Toc532648295 \h </w:instrText>
            </w:r>
            <w:r>
              <w:rPr>
                <w:noProof/>
                <w:webHidden/>
              </w:rPr>
            </w:r>
            <w:r>
              <w:rPr>
                <w:noProof/>
                <w:webHidden/>
              </w:rPr>
              <w:fldChar w:fldCharType="separate"/>
            </w:r>
            <w:r>
              <w:rPr>
                <w:noProof/>
                <w:webHidden/>
              </w:rPr>
              <w:t>22</w:t>
            </w:r>
            <w:r>
              <w:rPr>
                <w:noProof/>
                <w:webHidden/>
              </w:rPr>
              <w:fldChar w:fldCharType="end"/>
            </w:r>
          </w:hyperlink>
        </w:p>
        <w:p w14:paraId="55D09DD1" w14:textId="57565942"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96" w:history="1">
            <w:r w:rsidRPr="00D84606">
              <w:rPr>
                <w:rStyle w:val="Lienhypertexte"/>
                <w:noProof/>
              </w:rPr>
              <w:t>3.2.6</w:t>
            </w:r>
            <w:r>
              <w:rPr>
                <w:rFonts w:asciiTheme="minorHAnsi" w:eastAsiaTheme="minorEastAsia" w:hAnsiTheme="minorHAnsi" w:cstheme="minorBidi"/>
                <w:noProof/>
                <w:sz w:val="22"/>
                <w:szCs w:val="22"/>
                <w:shd w:val="clear" w:color="auto" w:fill="auto"/>
                <w:lang w:val="en-US"/>
              </w:rPr>
              <w:tab/>
            </w:r>
            <w:r w:rsidRPr="00D84606">
              <w:rPr>
                <w:rStyle w:val="Lienhypertexte"/>
                <w:noProof/>
              </w:rPr>
              <w:t>RAID 5 (entrelacement avec parité) :</w:t>
            </w:r>
            <w:r>
              <w:rPr>
                <w:noProof/>
                <w:webHidden/>
              </w:rPr>
              <w:tab/>
            </w:r>
            <w:r>
              <w:rPr>
                <w:noProof/>
                <w:webHidden/>
              </w:rPr>
              <w:fldChar w:fldCharType="begin"/>
            </w:r>
            <w:r>
              <w:rPr>
                <w:noProof/>
                <w:webHidden/>
              </w:rPr>
              <w:instrText xml:space="preserve"> PAGEREF _Toc532648296 \h </w:instrText>
            </w:r>
            <w:r>
              <w:rPr>
                <w:noProof/>
                <w:webHidden/>
              </w:rPr>
            </w:r>
            <w:r>
              <w:rPr>
                <w:noProof/>
                <w:webHidden/>
              </w:rPr>
              <w:fldChar w:fldCharType="separate"/>
            </w:r>
            <w:r>
              <w:rPr>
                <w:noProof/>
                <w:webHidden/>
              </w:rPr>
              <w:t>23</w:t>
            </w:r>
            <w:r>
              <w:rPr>
                <w:noProof/>
                <w:webHidden/>
              </w:rPr>
              <w:fldChar w:fldCharType="end"/>
            </w:r>
          </w:hyperlink>
        </w:p>
        <w:p w14:paraId="3F434852" w14:textId="0464FB2A"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97" w:history="1">
            <w:r w:rsidRPr="00D84606">
              <w:rPr>
                <w:rStyle w:val="Lienhypertexte"/>
                <w:noProof/>
              </w:rPr>
              <w:t>3.2.7</w:t>
            </w:r>
            <w:r>
              <w:rPr>
                <w:rFonts w:asciiTheme="minorHAnsi" w:eastAsiaTheme="minorEastAsia" w:hAnsiTheme="minorHAnsi" w:cstheme="minorBidi"/>
                <w:noProof/>
                <w:sz w:val="22"/>
                <w:szCs w:val="22"/>
                <w:shd w:val="clear" w:color="auto" w:fill="auto"/>
                <w:lang w:val="en-US"/>
              </w:rPr>
              <w:tab/>
            </w:r>
            <w:r w:rsidRPr="00D84606">
              <w:rPr>
                <w:rStyle w:val="Lienhypertexte"/>
                <w:noProof/>
              </w:rPr>
              <w:t>RAID 6 (entrelacement avec double parité) :</w:t>
            </w:r>
            <w:r>
              <w:rPr>
                <w:noProof/>
                <w:webHidden/>
              </w:rPr>
              <w:tab/>
            </w:r>
            <w:r>
              <w:rPr>
                <w:noProof/>
                <w:webHidden/>
              </w:rPr>
              <w:fldChar w:fldCharType="begin"/>
            </w:r>
            <w:r>
              <w:rPr>
                <w:noProof/>
                <w:webHidden/>
              </w:rPr>
              <w:instrText xml:space="preserve"> PAGEREF _Toc532648297 \h </w:instrText>
            </w:r>
            <w:r>
              <w:rPr>
                <w:noProof/>
                <w:webHidden/>
              </w:rPr>
            </w:r>
            <w:r>
              <w:rPr>
                <w:noProof/>
                <w:webHidden/>
              </w:rPr>
              <w:fldChar w:fldCharType="separate"/>
            </w:r>
            <w:r>
              <w:rPr>
                <w:noProof/>
                <w:webHidden/>
              </w:rPr>
              <w:t>23</w:t>
            </w:r>
            <w:r>
              <w:rPr>
                <w:noProof/>
                <w:webHidden/>
              </w:rPr>
              <w:fldChar w:fldCharType="end"/>
            </w:r>
          </w:hyperlink>
        </w:p>
        <w:p w14:paraId="133A5320" w14:textId="21886E13"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98" w:history="1">
            <w:r w:rsidRPr="00D84606">
              <w:rPr>
                <w:rStyle w:val="Lienhypertexte"/>
                <w:noProof/>
              </w:rPr>
              <w:t>3.2.8</w:t>
            </w:r>
            <w:r>
              <w:rPr>
                <w:rFonts w:asciiTheme="minorHAnsi" w:eastAsiaTheme="minorEastAsia" w:hAnsiTheme="minorHAnsi" w:cstheme="minorBidi"/>
                <w:noProof/>
                <w:sz w:val="22"/>
                <w:szCs w:val="22"/>
                <w:shd w:val="clear" w:color="auto" w:fill="auto"/>
                <w:lang w:val="en-US"/>
              </w:rPr>
              <w:tab/>
            </w:r>
            <w:r w:rsidRPr="00D84606">
              <w:rPr>
                <w:rStyle w:val="Lienhypertexte"/>
                <w:noProof/>
              </w:rPr>
              <w:t>RAID 10 (ensembles RAID 1 entrelacés) :</w:t>
            </w:r>
            <w:r>
              <w:rPr>
                <w:noProof/>
                <w:webHidden/>
              </w:rPr>
              <w:tab/>
            </w:r>
            <w:r>
              <w:rPr>
                <w:noProof/>
                <w:webHidden/>
              </w:rPr>
              <w:fldChar w:fldCharType="begin"/>
            </w:r>
            <w:r>
              <w:rPr>
                <w:noProof/>
                <w:webHidden/>
              </w:rPr>
              <w:instrText xml:space="preserve"> PAGEREF _Toc532648298 \h </w:instrText>
            </w:r>
            <w:r>
              <w:rPr>
                <w:noProof/>
                <w:webHidden/>
              </w:rPr>
            </w:r>
            <w:r>
              <w:rPr>
                <w:noProof/>
                <w:webHidden/>
              </w:rPr>
              <w:fldChar w:fldCharType="separate"/>
            </w:r>
            <w:r>
              <w:rPr>
                <w:noProof/>
                <w:webHidden/>
              </w:rPr>
              <w:t>23</w:t>
            </w:r>
            <w:r>
              <w:rPr>
                <w:noProof/>
                <w:webHidden/>
              </w:rPr>
              <w:fldChar w:fldCharType="end"/>
            </w:r>
          </w:hyperlink>
        </w:p>
        <w:p w14:paraId="3F93A43A" w14:textId="10EFFBFC"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299" w:history="1">
            <w:r w:rsidRPr="00D84606">
              <w:rPr>
                <w:rStyle w:val="Lienhypertexte"/>
                <w:noProof/>
              </w:rPr>
              <w:t>3.2.9</w:t>
            </w:r>
            <w:r>
              <w:rPr>
                <w:rFonts w:asciiTheme="minorHAnsi" w:eastAsiaTheme="minorEastAsia" w:hAnsiTheme="minorHAnsi" w:cstheme="minorBidi"/>
                <w:noProof/>
                <w:sz w:val="22"/>
                <w:szCs w:val="22"/>
                <w:shd w:val="clear" w:color="auto" w:fill="auto"/>
                <w:lang w:val="en-US"/>
              </w:rPr>
              <w:tab/>
            </w:r>
            <w:r w:rsidRPr="00D84606">
              <w:rPr>
                <w:rStyle w:val="Lienhypertexte"/>
                <w:noProof/>
              </w:rPr>
              <w:t>RAID 50 (ensembles RAID 5 entrelacés) :</w:t>
            </w:r>
            <w:r>
              <w:rPr>
                <w:noProof/>
                <w:webHidden/>
              </w:rPr>
              <w:tab/>
            </w:r>
            <w:r>
              <w:rPr>
                <w:noProof/>
                <w:webHidden/>
              </w:rPr>
              <w:fldChar w:fldCharType="begin"/>
            </w:r>
            <w:r>
              <w:rPr>
                <w:noProof/>
                <w:webHidden/>
              </w:rPr>
              <w:instrText xml:space="preserve"> PAGEREF _Toc532648299 \h </w:instrText>
            </w:r>
            <w:r>
              <w:rPr>
                <w:noProof/>
                <w:webHidden/>
              </w:rPr>
            </w:r>
            <w:r>
              <w:rPr>
                <w:noProof/>
                <w:webHidden/>
              </w:rPr>
              <w:fldChar w:fldCharType="separate"/>
            </w:r>
            <w:r>
              <w:rPr>
                <w:noProof/>
                <w:webHidden/>
              </w:rPr>
              <w:t>24</w:t>
            </w:r>
            <w:r>
              <w:rPr>
                <w:noProof/>
                <w:webHidden/>
              </w:rPr>
              <w:fldChar w:fldCharType="end"/>
            </w:r>
          </w:hyperlink>
        </w:p>
        <w:p w14:paraId="1E10285A" w14:textId="21BBE672"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300" w:history="1">
            <w:r w:rsidRPr="00D84606">
              <w:rPr>
                <w:rStyle w:val="Lienhypertexte"/>
                <w:noProof/>
              </w:rPr>
              <w:t>3.2.10</w:t>
            </w:r>
            <w:r>
              <w:rPr>
                <w:rFonts w:asciiTheme="minorHAnsi" w:eastAsiaTheme="minorEastAsia" w:hAnsiTheme="minorHAnsi" w:cstheme="minorBidi"/>
                <w:noProof/>
                <w:sz w:val="22"/>
                <w:szCs w:val="22"/>
                <w:shd w:val="clear" w:color="auto" w:fill="auto"/>
                <w:lang w:val="en-US"/>
              </w:rPr>
              <w:tab/>
            </w:r>
            <w:r w:rsidRPr="00D84606">
              <w:rPr>
                <w:rStyle w:val="Lienhypertexte"/>
                <w:noProof/>
              </w:rPr>
              <w:t>RAID 60 (ensembles RAID 6 entrelacés) :</w:t>
            </w:r>
            <w:r>
              <w:rPr>
                <w:noProof/>
                <w:webHidden/>
              </w:rPr>
              <w:tab/>
            </w:r>
            <w:r>
              <w:rPr>
                <w:noProof/>
                <w:webHidden/>
              </w:rPr>
              <w:fldChar w:fldCharType="begin"/>
            </w:r>
            <w:r>
              <w:rPr>
                <w:noProof/>
                <w:webHidden/>
              </w:rPr>
              <w:instrText xml:space="preserve"> PAGEREF _Toc532648300 \h </w:instrText>
            </w:r>
            <w:r>
              <w:rPr>
                <w:noProof/>
                <w:webHidden/>
              </w:rPr>
            </w:r>
            <w:r>
              <w:rPr>
                <w:noProof/>
                <w:webHidden/>
              </w:rPr>
              <w:fldChar w:fldCharType="separate"/>
            </w:r>
            <w:r>
              <w:rPr>
                <w:noProof/>
                <w:webHidden/>
              </w:rPr>
              <w:t>24</w:t>
            </w:r>
            <w:r>
              <w:rPr>
                <w:noProof/>
                <w:webHidden/>
              </w:rPr>
              <w:fldChar w:fldCharType="end"/>
            </w:r>
          </w:hyperlink>
        </w:p>
        <w:p w14:paraId="6CE8D205" w14:textId="75ED588F"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301" w:history="1">
            <w:r w:rsidRPr="00D84606">
              <w:rPr>
                <w:rStyle w:val="Lienhypertexte"/>
                <w:noProof/>
              </w:rPr>
              <w:t>3.2.11</w:t>
            </w:r>
            <w:r>
              <w:rPr>
                <w:rFonts w:asciiTheme="minorHAnsi" w:eastAsiaTheme="minorEastAsia" w:hAnsiTheme="minorHAnsi" w:cstheme="minorBidi"/>
                <w:noProof/>
                <w:sz w:val="22"/>
                <w:szCs w:val="22"/>
                <w:shd w:val="clear" w:color="auto" w:fill="auto"/>
                <w:lang w:val="en-US"/>
              </w:rPr>
              <w:tab/>
            </w:r>
            <w:r w:rsidRPr="00D84606">
              <w:rPr>
                <w:rStyle w:val="Lienhypertexte"/>
                <w:noProof/>
              </w:rPr>
              <w:t>Raid DP</w:t>
            </w:r>
            <w:r>
              <w:rPr>
                <w:noProof/>
                <w:webHidden/>
              </w:rPr>
              <w:tab/>
            </w:r>
            <w:r>
              <w:rPr>
                <w:noProof/>
                <w:webHidden/>
              </w:rPr>
              <w:fldChar w:fldCharType="begin"/>
            </w:r>
            <w:r>
              <w:rPr>
                <w:noProof/>
                <w:webHidden/>
              </w:rPr>
              <w:instrText xml:space="preserve"> PAGEREF _Toc532648301 \h </w:instrText>
            </w:r>
            <w:r>
              <w:rPr>
                <w:noProof/>
                <w:webHidden/>
              </w:rPr>
            </w:r>
            <w:r>
              <w:rPr>
                <w:noProof/>
                <w:webHidden/>
              </w:rPr>
              <w:fldChar w:fldCharType="separate"/>
            </w:r>
            <w:r>
              <w:rPr>
                <w:noProof/>
                <w:webHidden/>
              </w:rPr>
              <w:t>24</w:t>
            </w:r>
            <w:r>
              <w:rPr>
                <w:noProof/>
                <w:webHidden/>
              </w:rPr>
              <w:fldChar w:fldCharType="end"/>
            </w:r>
          </w:hyperlink>
        </w:p>
        <w:p w14:paraId="3ACDF50A" w14:textId="52F2F60F" w:rsidR="00A4312A" w:rsidRDefault="00A4312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en-US"/>
            </w:rPr>
          </w:pPr>
          <w:hyperlink w:anchor="_Toc532648302" w:history="1">
            <w:r w:rsidRPr="00D84606">
              <w:rPr>
                <w:rStyle w:val="Lienhypertexte"/>
                <w:noProof/>
              </w:rPr>
              <w:t>3.3</w:t>
            </w:r>
            <w:r>
              <w:rPr>
                <w:rFonts w:asciiTheme="minorHAnsi" w:eastAsiaTheme="minorEastAsia" w:hAnsiTheme="minorHAnsi" w:cstheme="minorBidi"/>
                <w:b w:val="0"/>
                <w:bCs w:val="0"/>
                <w:noProof/>
                <w:sz w:val="22"/>
                <w:szCs w:val="22"/>
                <w:shd w:val="clear" w:color="auto" w:fill="auto"/>
                <w:lang w:val="en-US"/>
              </w:rPr>
              <w:tab/>
            </w:r>
            <w:r w:rsidRPr="00D84606">
              <w:rPr>
                <w:rStyle w:val="Lienhypertexte"/>
                <w:noProof/>
              </w:rPr>
              <w:t>Les différents systèmes de stockages</w:t>
            </w:r>
            <w:r>
              <w:rPr>
                <w:noProof/>
                <w:webHidden/>
              </w:rPr>
              <w:tab/>
            </w:r>
            <w:r>
              <w:rPr>
                <w:noProof/>
                <w:webHidden/>
              </w:rPr>
              <w:fldChar w:fldCharType="begin"/>
            </w:r>
            <w:r>
              <w:rPr>
                <w:noProof/>
                <w:webHidden/>
              </w:rPr>
              <w:instrText xml:space="preserve"> PAGEREF _Toc532648302 \h </w:instrText>
            </w:r>
            <w:r>
              <w:rPr>
                <w:noProof/>
                <w:webHidden/>
              </w:rPr>
            </w:r>
            <w:r>
              <w:rPr>
                <w:noProof/>
                <w:webHidden/>
              </w:rPr>
              <w:fldChar w:fldCharType="separate"/>
            </w:r>
            <w:r>
              <w:rPr>
                <w:noProof/>
                <w:webHidden/>
              </w:rPr>
              <w:t>24</w:t>
            </w:r>
            <w:r>
              <w:rPr>
                <w:noProof/>
                <w:webHidden/>
              </w:rPr>
              <w:fldChar w:fldCharType="end"/>
            </w:r>
          </w:hyperlink>
        </w:p>
        <w:p w14:paraId="0A3E57C7" w14:textId="79AC16E4"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303" w:history="1">
            <w:r w:rsidRPr="00D84606">
              <w:rPr>
                <w:rStyle w:val="Lienhypertexte"/>
                <w:noProof/>
              </w:rPr>
              <w:t>3.3.1</w:t>
            </w:r>
            <w:r>
              <w:rPr>
                <w:rFonts w:asciiTheme="minorHAnsi" w:eastAsiaTheme="minorEastAsia" w:hAnsiTheme="minorHAnsi" w:cstheme="minorBidi"/>
                <w:noProof/>
                <w:sz w:val="22"/>
                <w:szCs w:val="22"/>
                <w:shd w:val="clear" w:color="auto" w:fill="auto"/>
                <w:lang w:val="en-US"/>
              </w:rPr>
              <w:tab/>
            </w:r>
            <w:r w:rsidRPr="00D84606">
              <w:rPr>
                <w:rStyle w:val="Lienhypertexte"/>
                <w:noProof/>
              </w:rPr>
              <w:t>Première génération – supports physiques</w:t>
            </w:r>
            <w:r>
              <w:rPr>
                <w:noProof/>
                <w:webHidden/>
              </w:rPr>
              <w:tab/>
            </w:r>
            <w:r>
              <w:rPr>
                <w:noProof/>
                <w:webHidden/>
              </w:rPr>
              <w:fldChar w:fldCharType="begin"/>
            </w:r>
            <w:r>
              <w:rPr>
                <w:noProof/>
                <w:webHidden/>
              </w:rPr>
              <w:instrText xml:space="preserve"> PAGEREF _Toc532648303 \h </w:instrText>
            </w:r>
            <w:r>
              <w:rPr>
                <w:noProof/>
                <w:webHidden/>
              </w:rPr>
            </w:r>
            <w:r>
              <w:rPr>
                <w:noProof/>
                <w:webHidden/>
              </w:rPr>
              <w:fldChar w:fldCharType="separate"/>
            </w:r>
            <w:r>
              <w:rPr>
                <w:noProof/>
                <w:webHidden/>
              </w:rPr>
              <w:t>24</w:t>
            </w:r>
            <w:r>
              <w:rPr>
                <w:noProof/>
                <w:webHidden/>
              </w:rPr>
              <w:fldChar w:fldCharType="end"/>
            </w:r>
          </w:hyperlink>
        </w:p>
        <w:p w14:paraId="14BA2A4A" w14:textId="055690A3"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304" w:history="1">
            <w:r w:rsidRPr="00D84606">
              <w:rPr>
                <w:rStyle w:val="Lienhypertexte"/>
                <w:noProof/>
              </w:rPr>
              <w:t>3.3.1.1</w:t>
            </w:r>
            <w:r>
              <w:rPr>
                <w:rFonts w:asciiTheme="minorHAnsi" w:eastAsiaTheme="minorEastAsia" w:hAnsiTheme="minorHAnsi" w:cstheme="minorBidi"/>
                <w:noProof/>
                <w:sz w:val="22"/>
                <w:szCs w:val="22"/>
                <w:shd w:val="clear" w:color="auto" w:fill="auto"/>
                <w:lang w:val="en-US"/>
              </w:rPr>
              <w:tab/>
            </w:r>
            <w:r w:rsidRPr="00D84606">
              <w:rPr>
                <w:rStyle w:val="Lienhypertexte"/>
                <w:noProof/>
              </w:rPr>
              <w:t>Le ruban perforé</w:t>
            </w:r>
            <w:r>
              <w:rPr>
                <w:noProof/>
                <w:webHidden/>
              </w:rPr>
              <w:tab/>
            </w:r>
            <w:r>
              <w:rPr>
                <w:noProof/>
                <w:webHidden/>
              </w:rPr>
              <w:fldChar w:fldCharType="begin"/>
            </w:r>
            <w:r>
              <w:rPr>
                <w:noProof/>
                <w:webHidden/>
              </w:rPr>
              <w:instrText xml:space="preserve"> PAGEREF _Toc532648304 \h </w:instrText>
            </w:r>
            <w:r>
              <w:rPr>
                <w:noProof/>
                <w:webHidden/>
              </w:rPr>
            </w:r>
            <w:r>
              <w:rPr>
                <w:noProof/>
                <w:webHidden/>
              </w:rPr>
              <w:fldChar w:fldCharType="separate"/>
            </w:r>
            <w:r>
              <w:rPr>
                <w:noProof/>
                <w:webHidden/>
              </w:rPr>
              <w:t>24</w:t>
            </w:r>
            <w:r>
              <w:rPr>
                <w:noProof/>
                <w:webHidden/>
              </w:rPr>
              <w:fldChar w:fldCharType="end"/>
            </w:r>
          </w:hyperlink>
        </w:p>
        <w:p w14:paraId="44F506D0" w14:textId="4A3212B1"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305" w:history="1">
            <w:r w:rsidRPr="00D84606">
              <w:rPr>
                <w:rStyle w:val="Lienhypertexte"/>
                <w:noProof/>
              </w:rPr>
              <w:t>3.3.1.2</w:t>
            </w:r>
            <w:r>
              <w:rPr>
                <w:rFonts w:asciiTheme="minorHAnsi" w:eastAsiaTheme="minorEastAsia" w:hAnsiTheme="minorHAnsi" w:cstheme="minorBidi"/>
                <w:noProof/>
                <w:sz w:val="22"/>
                <w:szCs w:val="22"/>
                <w:shd w:val="clear" w:color="auto" w:fill="auto"/>
                <w:lang w:val="en-US"/>
              </w:rPr>
              <w:tab/>
            </w:r>
            <w:r w:rsidRPr="00D84606">
              <w:rPr>
                <w:rStyle w:val="Lienhypertexte"/>
                <w:noProof/>
              </w:rPr>
              <w:t>La carte perforée</w:t>
            </w:r>
            <w:r>
              <w:rPr>
                <w:noProof/>
                <w:webHidden/>
              </w:rPr>
              <w:tab/>
            </w:r>
            <w:r>
              <w:rPr>
                <w:noProof/>
                <w:webHidden/>
              </w:rPr>
              <w:fldChar w:fldCharType="begin"/>
            </w:r>
            <w:r>
              <w:rPr>
                <w:noProof/>
                <w:webHidden/>
              </w:rPr>
              <w:instrText xml:space="preserve"> PAGEREF _Toc532648305 \h </w:instrText>
            </w:r>
            <w:r>
              <w:rPr>
                <w:noProof/>
                <w:webHidden/>
              </w:rPr>
            </w:r>
            <w:r>
              <w:rPr>
                <w:noProof/>
                <w:webHidden/>
              </w:rPr>
              <w:fldChar w:fldCharType="separate"/>
            </w:r>
            <w:r>
              <w:rPr>
                <w:noProof/>
                <w:webHidden/>
              </w:rPr>
              <w:t>25</w:t>
            </w:r>
            <w:r>
              <w:rPr>
                <w:noProof/>
                <w:webHidden/>
              </w:rPr>
              <w:fldChar w:fldCharType="end"/>
            </w:r>
          </w:hyperlink>
        </w:p>
        <w:p w14:paraId="071340AB" w14:textId="4C145FC0"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306" w:history="1">
            <w:r w:rsidRPr="00D84606">
              <w:rPr>
                <w:rStyle w:val="Lienhypertexte"/>
                <w:noProof/>
              </w:rPr>
              <w:t>3.3.2</w:t>
            </w:r>
            <w:r>
              <w:rPr>
                <w:rFonts w:asciiTheme="minorHAnsi" w:eastAsiaTheme="minorEastAsia" w:hAnsiTheme="minorHAnsi" w:cstheme="minorBidi"/>
                <w:noProof/>
                <w:sz w:val="22"/>
                <w:szCs w:val="22"/>
                <w:shd w:val="clear" w:color="auto" w:fill="auto"/>
                <w:lang w:val="en-US"/>
              </w:rPr>
              <w:tab/>
            </w:r>
            <w:r w:rsidRPr="00D84606">
              <w:rPr>
                <w:rStyle w:val="Lienhypertexte"/>
                <w:noProof/>
              </w:rPr>
              <w:t>Deuxième génération – supports magnétiques</w:t>
            </w:r>
            <w:r>
              <w:rPr>
                <w:noProof/>
                <w:webHidden/>
              </w:rPr>
              <w:tab/>
            </w:r>
            <w:r>
              <w:rPr>
                <w:noProof/>
                <w:webHidden/>
              </w:rPr>
              <w:fldChar w:fldCharType="begin"/>
            </w:r>
            <w:r>
              <w:rPr>
                <w:noProof/>
                <w:webHidden/>
              </w:rPr>
              <w:instrText xml:space="preserve"> PAGEREF _Toc532648306 \h </w:instrText>
            </w:r>
            <w:r>
              <w:rPr>
                <w:noProof/>
                <w:webHidden/>
              </w:rPr>
            </w:r>
            <w:r>
              <w:rPr>
                <w:noProof/>
                <w:webHidden/>
              </w:rPr>
              <w:fldChar w:fldCharType="separate"/>
            </w:r>
            <w:r>
              <w:rPr>
                <w:noProof/>
                <w:webHidden/>
              </w:rPr>
              <w:t>25</w:t>
            </w:r>
            <w:r>
              <w:rPr>
                <w:noProof/>
                <w:webHidden/>
              </w:rPr>
              <w:fldChar w:fldCharType="end"/>
            </w:r>
          </w:hyperlink>
        </w:p>
        <w:p w14:paraId="08A49134" w14:textId="09EBE00A"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307" w:history="1">
            <w:r w:rsidRPr="00D84606">
              <w:rPr>
                <w:rStyle w:val="Lienhypertexte"/>
                <w:noProof/>
              </w:rPr>
              <w:t>3.3.2.1</w:t>
            </w:r>
            <w:r>
              <w:rPr>
                <w:rFonts w:asciiTheme="minorHAnsi" w:eastAsiaTheme="minorEastAsia" w:hAnsiTheme="minorHAnsi" w:cstheme="minorBidi"/>
                <w:noProof/>
                <w:sz w:val="22"/>
                <w:szCs w:val="22"/>
                <w:shd w:val="clear" w:color="auto" w:fill="auto"/>
                <w:lang w:val="en-US"/>
              </w:rPr>
              <w:tab/>
            </w:r>
            <w:r w:rsidRPr="00D84606">
              <w:rPr>
                <w:rStyle w:val="Lienhypertexte"/>
                <w:noProof/>
              </w:rPr>
              <w:t>La bande magnétique</w:t>
            </w:r>
            <w:r>
              <w:rPr>
                <w:noProof/>
                <w:webHidden/>
              </w:rPr>
              <w:tab/>
            </w:r>
            <w:r>
              <w:rPr>
                <w:noProof/>
                <w:webHidden/>
              </w:rPr>
              <w:fldChar w:fldCharType="begin"/>
            </w:r>
            <w:r>
              <w:rPr>
                <w:noProof/>
                <w:webHidden/>
              </w:rPr>
              <w:instrText xml:space="preserve"> PAGEREF _Toc532648307 \h </w:instrText>
            </w:r>
            <w:r>
              <w:rPr>
                <w:noProof/>
                <w:webHidden/>
              </w:rPr>
            </w:r>
            <w:r>
              <w:rPr>
                <w:noProof/>
                <w:webHidden/>
              </w:rPr>
              <w:fldChar w:fldCharType="separate"/>
            </w:r>
            <w:r>
              <w:rPr>
                <w:noProof/>
                <w:webHidden/>
              </w:rPr>
              <w:t>25</w:t>
            </w:r>
            <w:r>
              <w:rPr>
                <w:noProof/>
                <w:webHidden/>
              </w:rPr>
              <w:fldChar w:fldCharType="end"/>
            </w:r>
          </w:hyperlink>
        </w:p>
        <w:p w14:paraId="2C632A65" w14:textId="0278068B"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308" w:history="1">
            <w:r w:rsidRPr="00D84606">
              <w:rPr>
                <w:rStyle w:val="Lienhypertexte"/>
                <w:noProof/>
              </w:rPr>
              <w:t>3.3.2.2</w:t>
            </w:r>
            <w:r>
              <w:rPr>
                <w:rFonts w:asciiTheme="minorHAnsi" w:eastAsiaTheme="minorEastAsia" w:hAnsiTheme="minorHAnsi" w:cstheme="minorBidi"/>
                <w:noProof/>
                <w:sz w:val="22"/>
                <w:szCs w:val="22"/>
                <w:shd w:val="clear" w:color="auto" w:fill="auto"/>
                <w:lang w:val="en-US"/>
              </w:rPr>
              <w:tab/>
            </w:r>
            <w:r w:rsidRPr="00D84606">
              <w:rPr>
                <w:rStyle w:val="Lienhypertexte"/>
                <w:noProof/>
              </w:rPr>
              <w:t>La cassette audio</w:t>
            </w:r>
            <w:r>
              <w:rPr>
                <w:noProof/>
                <w:webHidden/>
              </w:rPr>
              <w:tab/>
            </w:r>
            <w:r>
              <w:rPr>
                <w:noProof/>
                <w:webHidden/>
              </w:rPr>
              <w:fldChar w:fldCharType="begin"/>
            </w:r>
            <w:r>
              <w:rPr>
                <w:noProof/>
                <w:webHidden/>
              </w:rPr>
              <w:instrText xml:space="preserve"> PAGEREF _Toc532648308 \h </w:instrText>
            </w:r>
            <w:r>
              <w:rPr>
                <w:noProof/>
                <w:webHidden/>
              </w:rPr>
            </w:r>
            <w:r>
              <w:rPr>
                <w:noProof/>
                <w:webHidden/>
              </w:rPr>
              <w:fldChar w:fldCharType="separate"/>
            </w:r>
            <w:r>
              <w:rPr>
                <w:noProof/>
                <w:webHidden/>
              </w:rPr>
              <w:t>26</w:t>
            </w:r>
            <w:r>
              <w:rPr>
                <w:noProof/>
                <w:webHidden/>
              </w:rPr>
              <w:fldChar w:fldCharType="end"/>
            </w:r>
          </w:hyperlink>
        </w:p>
        <w:p w14:paraId="735E2880" w14:textId="2A57C89E"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309" w:history="1">
            <w:r w:rsidRPr="00D84606">
              <w:rPr>
                <w:rStyle w:val="Lienhypertexte"/>
                <w:noProof/>
              </w:rPr>
              <w:t>3.3.2.3</w:t>
            </w:r>
            <w:r>
              <w:rPr>
                <w:rFonts w:asciiTheme="minorHAnsi" w:eastAsiaTheme="minorEastAsia" w:hAnsiTheme="minorHAnsi" w:cstheme="minorBidi"/>
                <w:noProof/>
                <w:sz w:val="22"/>
                <w:szCs w:val="22"/>
                <w:shd w:val="clear" w:color="auto" w:fill="auto"/>
                <w:lang w:val="en-US"/>
              </w:rPr>
              <w:tab/>
            </w:r>
            <w:r w:rsidRPr="00D84606">
              <w:rPr>
                <w:rStyle w:val="Lienhypertexte"/>
                <w:noProof/>
              </w:rPr>
              <w:t>La cassette vidéo</w:t>
            </w:r>
            <w:r>
              <w:rPr>
                <w:noProof/>
                <w:webHidden/>
              </w:rPr>
              <w:tab/>
            </w:r>
            <w:r>
              <w:rPr>
                <w:noProof/>
                <w:webHidden/>
              </w:rPr>
              <w:fldChar w:fldCharType="begin"/>
            </w:r>
            <w:r>
              <w:rPr>
                <w:noProof/>
                <w:webHidden/>
              </w:rPr>
              <w:instrText xml:space="preserve"> PAGEREF _Toc532648309 \h </w:instrText>
            </w:r>
            <w:r>
              <w:rPr>
                <w:noProof/>
                <w:webHidden/>
              </w:rPr>
            </w:r>
            <w:r>
              <w:rPr>
                <w:noProof/>
                <w:webHidden/>
              </w:rPr>
              <w:fldChar w:fldCharType="separate"/>
            </w:r>
            <w:r>
              <w:rPr>
                <w:noProof/>
                <w:webHidden/>
              </w:rPr>
              <w:t>26</w:t>
            </w:r>
            <w:r>
              <w:rPr>
                <w:noProof/>
                <w:webHidden/>
              </w:rPr>
              <w:fldChar w:fldCharType="end"/>
            </w:r>
          </w:hyperlink>
        </w:p>
        <w:p w14:paraId="7E449F19" w14:textId="1AADA792"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310" w:history="1">
            <w:r w:rsidRPr="00D84606">
              <w:rPr>
                <w:rStyle w:val="Lienhypertexte"/>
                <w:noProof/>
              </w:rPr>
              <w:t>3.3.2.4</w:t>
            </w:r>
            <w:r>
              <w:rPr>
                <w:rFonts w:asciiTheme="minorHAnsi" w:eastAsiaTheme="minorEastAsia" w:hAnsiTheme="minorHAnsi" w:cstheme="minorBidi"/>
                <w:noProof/>
                <w:sz w:val="22"/>
                <w:szCs w:val="22"/>
                <w:shd w:val="clear" w:color="auto" w:fill="auto"/>
                <w:lang w:val="en-US"/>
              </w:rPr>
              <w:tab/>
            </w:r>
            <w:r w:rsidRPr="00D84606">
              <w:rPr>
                <w:rStyle w:val="Lienhypertexte"/>
                <w:noProof/>
              </w:rPr>
              <w:t>Le disque dur</w:t>
            </w:r>
            <w:r>
              <w:rPr>
                <w:noProof/>
                <w:webHidden/>
              </w:rPr>
              <w:tab/>
            </w:r>
            <w:r>
              <w:rPr>
                <w:noProof/>
                <w:webHidden/>
              </w:rPr>
              <w:fldChar w:fldCharType="begin"/>
            </w:r>
            <w:r>
              <w:rPr>
                <w:noProof/>
                <w:webHidden/>
              </w:rPr>
              <w:instrText xml:space="preserve"> PAGEREF _Toc532648310 \h </w:instrText>
            </w:r>
            <w:r>
              <w:rPr>
                <w:noProof/>
                <w:webHidden/>
              </w:rPr>
            </w:r>
            <w:r>
              <w:rPr>
                <w:noProof/>
                <w:webHidden/>
              </w:rPr>
              <w:fldChar w:fldCharType="separate"/>
            </w:r>
            <w:r>
              <w:rPr>
                <w:noProof/>
                <w:webHidden/>
              </w:rPr>
              <w:t>26</w:t>
            </w:r>
            <w:r>
              <w:rPr>
                <w:noProof/>
                <w:webHidden/>
              </w:rPr>
              <w:fldChar w:fldCharType="end"/>
            </w:r>
          </w:hyperlink>
        </w:p>
        <w:p w14:paraId="299871CD" w14:textId="507B3AE9"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311" w:history="1">
            <w:r w:rsidRPr="00D84606">
              <w:rPr>
                <w:rStyle w:val="Lienhypertexte"/>
                <w:noProof/>
              </w:rPr>
              <w:t>3.3.2.5</w:t>
            </w:r>
            <w:r>
              <w:rPr>
                <w:rFonts w:asciiTheme="minorHAnsi" w:eastAsiaTheme="minorEastAsia" w:hAnsiTheme="minorHAnsi" w:cstheme="minorBidi"/>
                <w:noProof/>
                <w:sz w:val="22"/>
                <w:szCs w:val="22"/>
                <w:shd w:val="clear" w:color="auto" w:fill="auto"/>
                <w:lang w:val="en-US"/>
              </w:rPr>
              <w:tab/>
            </w:r>
            <w:r w:rsidRPr="00D84606">
              <w:rPr>
                <w:rStyle w:val="Lienhypertexte"/>
                <w:noProof/>
              </w:rPr>
              <w:t>La disquette</w:t>
            </w:r>
            <w:r>
              <w:rPr>
                <w:noProof/>
                <w:webHidden/>
              </w:rPr>
              <w:tab/>
            </w:r>
            <w:r>
              <w:rPr>
                <w:noProof/>
                <w:webHidden/>
              </w:rPr>
              <w:fldChar w:fldCharType="begin"/>
            </w:r>
            <w:r>
              <w:rPr>
                <w:noProof/>
                <w:webHidden/>
              </w:rPr>
              <w:instrText xml:space="preserve"> PAGEREF _Toc532648311 \h </w:instrText>
            </w:r>
            <w:r>
              <w:rPr>
                <w:noProof/>
                <w:webHidden/>
              </w:rPr>
            </w:r>
            <w:r>
              <w:rPr>
                <w:noProof/>
                <w:webHidden/>
              </w:rPr>
              <w:fldChar w:fldCharType="separate"/>
            </w:r>
            <w:r>
              <w:rPr>
                <w:noProof/>
                <w:webHidden/>
              </w:rPr>
              <w:t>27</w:t>
            </w:r>
            <w:r>
              <w:rPr>
                <w:noProof/>
                <w:webHidden/>
              </w:rPr>
              <w:fldChar w:fldCharType="end"/>
            </w:r>
          </w:hyperlink>
        </w:p>
        <w:p w14:paraId="585298B8" w14:textId="19B8FDE8"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312" w:history="1">
            <w:r w:rsidRPr="00D84606">
              <w:rPr>
                <w:rStyle w:val="Lienhypertexte"/>
                <w:noProof/>
              </w:rPr>
              <w:t>3.3.3</w:t>
            </w:r>
            <w:r>
              <w:rPr>
                <w:rFonts w:asciiTheme="minorHAnsi" w:eastAsiaTheme="minorEastAsia" w:hAnsiTheme="minorHAnsi" w:cstheme="minorBidi"/>
                <w:noProof/>
                <w:sz w:val="22"/>
                <w:szCs w:val="22"/>
                <w:shd w:val="clear" w:color="auto" w:fill="auto"/>
                <w:lang w:val="en-US"/>
              </w:rPr>
              <w:tab/>
            </w:r>
            <w:r w:rsidRPr="00D84606">
              <w:rPr>
                <w:rStyle w:val="Lienhypertexte"/>
                <w:noProof/>
              </w:rPr>
              <w:t>Troisième génération – supports optiques</w:t>
            </w:r>
            <w:r>
              <w:rPr>
                <w:noProof/>
                <w:webHidden/>
              </w:rPr>
              <w:tab/>
            </w:r>
            <w:r>
              <w:rPr>
                <w:noProof/>
                <w:webHidden/>
              </w:rPr>
              <w:fldChar w:fldCharType="begin"/>
            </w:r>
            <w:r>
              <w:rPr>
                <w:noProof/>
                <w:webHidden/>
              </w:rPr>
              <w:instrText xml:space="preserve"> PAGEREF _Toc532648312 \h </w:instrText>
            </w:r>
            <w:r>
              <w:rPr>
                <w:noProof/>
                <w:webHidden/>
              </w:rPr>
            </w:r>
            <w:r>
              <w:rPr>
                <w:noProof/>
                <w:webHidden/>
              </w:rPr>
              <w:fldChar w:fldCharType="separate"/>
            </w:r>
            <w:r>
              <w:rPr>
                <w:noProof/>
                <w:webHidden/>
              </w:rPr>
              <w:t>27</w:t>
            </w:r>
            <w:r>
              <w:rPr>
                <w:noProof/>
                <w:webHidden/>
              </w:rPr>
              <w:fldChar w:fldCharType="end"/>
            </w:r>
          </w:hyperlink>
        </w:p>
        <w:p w14:paraId="73B99D1D" w14:textId="0D33E1EE"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313" w:history="1">
            <w:r w:rsidRPr="00D84606">
              <w:rPr>
                <w:rStyle w:val="Lienhypertexte"/>
                <w:noProof/>
              </w:rPr>
              <w:t>3.3.3.1</w:t>
            </w:r>
            <w:r>
              <w:rPr>
                <w:rFonts w:asciiTheme="minorHAnsi" w:eastAsiaTheme="minorEastAsia" w:hAnsiTheme="minorHAnsi" w:cstheme="minorBidi"/>
                <w:noProof/>
                <w:sz w:val="22"/>
                <w:szCs w:val="22"/>
                <w:shd w:val="clear" w:color="auto" w:fill="auto"/>
                <w:lang w:val="en-US"/>
              </w:rPr>
              <w:tab/>
            </w:r>
            <w:r w:rsidRPr="00D84606">
              <w:rPr>
                <w:rStyle w:val="Lienhypertexte"/>
                <w:noProof/>
              </w:rPr>
              <w:t>Le disque compact</w:t>
            </w:r>
            <w:r>
              <w:rPr>
                <w:noProof/>
                <w:webHidden/>
              </w:rPr>
              <w:tab/>
            </w:r>
            <w:r>
              <w:rPr>
                <w:noProof/>
                <w:webHidden/>
              </w:rPr>
              <w:fldChar w:fldCharType="begin"/>
            </w:r>
            <w:r>
              <w:rPr>
                <w:noProof/>
                <w:webHidden/>
              </w:rPr>
              <w:instrText xml:space="preserve"> PAGEREF _Toc532648313 \h </w:instrText>
            </w:r>
            <w:r>
              <w:rPr>
                <w:noProof/>
                <w:webHidden/>
              </w:rPr>
            </w:r>
            <w:r>
              <w:rPr>
                <w:noProof/>
                <w:webHidden/>
              </w:rPr>
              <w:fldChar w:fldCharType="separate"/>
            </w:r>
            <w:r>
              <w:rPr>
                <w:noProof/>
                <w:webHidden/>
              </w:rPr>
              <w:t>27</w:t>
            </w:r>
            <w:r>
              <w:rPr>
                <w:noProof/>
                <w:webHidden/>
              </w:rPr>
              <w:fldChar w:fldCharType="end"/>
            </w:r>
          </w:hyperlink>
        </w:p>
        <w:p w14:paraId="32CD4C4F" w14:textId="0E1D1EAF"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314" w:history="1">
            <w:r w:rsidRPr="00D84606">
              <w:rPr>
                <w:rStyle w:val="Lienhypertexte"/>
                <w:noProof/>
              </w:rPr>
              <w:t>3.3.3.2</w:t>
            </w:r>
            <w:r>
              <w:rPr>
                <w:rFonts w:asciiTheme="minorHAnsi" w:eastAsiaTheme="minorEastAsia" w:hAnsiTheme="minorHAnsi" w:cstheme="minorBidi"/>
                <w:noProof/>
                <w:sz w:val="22"/>
                <w:szCs w:val="22"/>
                <w:shd w:val="clear" w:color="auto" w:fill="auto"/>
                <w:lang w:val="en-US"/>
              </w:rPr>
              <w:tab/>
            </w:r>
            <w:r w:rsidRPr="00D84606">
              <w:rPr>
                <w:rStyle w:val="Lienhypertexte"/>
                <w:noProof/>
              </w:rPr>
              <w:t>Le DVD</w:t>
            </w:r>
            <w:r>
              <w:rPr>
                <w:noProof/>
                <w:webHidden/>
              </w:rPr>
              <w:tab/>
            </w:r>
            <w:r>
              <w:rPr>
                <w:noProof/>
                <w:webHidden/>
              </w:rPr>
              <w:fldChar w:fldCharType="begin"/>
            </w:r>
            <w:r>
              <w:rPr>
                <w:noProof/>
                <w:webHidden/>
              </w:rPr>
              <w:instrText xml:space="preserve"> PAGEREF _Toc532648314 \h </w:instrText>
            </w:r>
            <w:r>
              <w:rPr>
                <w:noProof/>
                <w:webHidden/>
              </w:rPr>
            </w:r>
            <w:r>
              <w:rPr>
                <w:noProof/>
                <w:webHidden/>
              </w:rPr>
              <w:fldChar w:fldCharType="separate"/>
            </w:r>
            <w:r>
              <w:rPr>
                <w:noProof/>
                <w:webHidden/>
              </w:rPr>
              <w:t>27</w:t>
            </w:r>
            <w:r>
              <w:rPr>
                <w:noProof/>
                <w:webHidden/>
              </w:rPr>
              <w:fldChar w:fldCharType="end"/>
            </w:r>
          </w:hyperlink>
        </w:p>
        <w:p w14:paraId="08F54666" w14:textId="3EBDBBA2"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315" w:history="1">
            <w:r w:rsidRPr="00D84606">
              <w:rPr>
                <w:rStyle w:val="Lienhypertexte"/>
                <w:noProof/>
              </w:rPr>
              <w:t>3.3.3.3</w:t>
            </w:r>
            <w:r>
              <w:rPr>
                <w:rFonts w:asciiTheme="minorHAnsi" w:eastAsiaTheme="minorEastAsia" w:hAnsiTheme="minorHAnsi" w:cstheme="minorBidi"/>
                <w:noProof/>
                <w:sz w:val="22"/>
                <w:szCs w:val="22"/>
                <w:shd w:val="clear" w:color="auto" w:fill="auto"/>
                <w:lang w:val="en-US"/>
              </w:rPr>
              <w:tab/>
            </w:r>
            <w:r w:rsidRPr="00D84606">
              <w:rPr>
                <w:rStyle w:val="Lienhypertexte"/>
                <w:noProof/>
              </w:rPr>
              <w:t>Le Blu-ray</w:t>
            </w:r>
            <w:r>
              <w:rPr>
                <w:noProof/>
                <w:webHidden/>
              </w:rPr>
              <w:tab/>
            </w:r>
            <w:r>
              <w:rPr>
                <w:noProof/>
                <w:webHidden/>
              </w:rPr>
              <w:fldChar w:fldCharType="begin"/>
            </w:r>
            <w:r>
              <w:rPr>
                <w:noProof/>
                <w:webHidden/>
              </w:rPr>
              <w:instrText xml:space="preserve"> PAGEREF _Toc532648315 \h </w:instrText>
            </w:r>
            <w:r>
              <w:rPr>
                <w:noProof/>
                <w:webHidden/>
              </w:rPr>
            </w:r>
            <w:r>
              <w:rPr>
                <w:noProof/>
                <w:webHidden/>
              </w:rPr>
              <w:fldChar w:fldCharType="separate"/>
            </w:r>
            <w:r>
              <w:rPr>
                <w:noProof/>
                <w:webHidden/>
              </w:rPr>
              <w:t>27</w:t>
            </w:r>
            <w:r>
              <w:rPr>
                <w:noProof/>
                <w:webHidden/>
              </w:rPr>
              <w:fldChar w:fldCharType="end"/>
            </w:r>
          </w:hyperlink>
        </w:p>
        <w:p w14:paraId="449A6669" w14:textId="1CE2A735"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316" w:history="1">
            <w:r w:rsidRPr="00D84606">
              <w:rPr>
                <w:rStyle w:val="Lienhypertexte"/>
                <w:noProof/>
              </w:rPr>
              <w:t>3.3.4</w:t>
            </w:r>
            <w:r>
              <w:rPr>
                <w:rFonts w:asciiTheme="minorHAnsi" w:eastAsiaTheme="minorEastAsia" w:hAnsiTheme="minorHAnsi" w:cstheme="minorBidi"/>
                <w:noProof/>
                <w:sz w:val="22"/>
                <w:szCs w:val="22"/>
                <w:shd w:val="clear" w:color="auto" w:fill="auto"/>
                <w:lang w:val="en-US"/>
              </w:rPr>
              <w:tab/>
            </w:r>
            <w:r w:rsidRPr="00D84606">
              <w:rPr>
                <w:rStyle w:val="Lienhypertexte"/>
                <w:noProof/>
              </w:rPr>
              <w:t>Quatrième génération – supports numériques</w:t>
            </w:r>
            <w:r>
              <w:rPr>
                <w:noProof/>
                <w:webHidden/>
              </w:rPr>
              <w:tab/>
            </w:r>
            <w:r>
              <w:rPr>
                <w:noProof/>
                <w:webHidden/>
              </w:rPr>
              <w:fldChar w:fldCharType="begin"/>
            </w:r>
            <w:r>
              <w:rPr>
                <w:noProof/>
                <w:webHidden/>
              </w:rPr>
              <w:instrText xml:space="preserve"> PAGEREF _Toc532648316 \h </w:instrText>
            </w:r>
            <w:r>
              <w:rPr>
                <w:noProof/>
                <w:webHidden/>
              </w:rPr>
            </w:r>
            <w:r>
              <w:rPr>
                <w:noProof/>
                <w:webHidden/>
              </w:rPr>
              <w:fldChar w:fldCharType="separate"/>
            </w:r>
            <w:r>
              <w:rPr>
                <w:noProof/>
                <w:webHidden/>
              </w:rPr>
              <w:t>28</w:t>
            </w:r>
            <w:r>
              <w:rPr>
                <w:noProof/>
                <w:webHidden/>
              </w:rPr>
              <w:fldChar w:fldCharType="end"/>
            </w:r>
          </w:hyperlink>
        </w:p>
        <w:p w14:paraId="72579C30" w14:textId="6B2621BD"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317" w:history="1">
            <w:r w:rsidRPr="00D84606">
              <w:rPr>
                <w:rStyle w:val="Lienhypertexte"/>
                <w:noProof/>
              </w:rPr>
              <w:t>3.3.4.1</w:t>
            </w:r>
            <w:r>
              <w:rPr>
                <w:rFonts w:asciiTheme="minorHAnsi" w:eastAsiaTheme="minorEastAsia" w:hAnsiTheme="minorHAnsi" w:cstheme="minorBidi"/>
                <w:noProof/>
                <w:sz w:val="22"/>
                <w:szCs w:val="22"/>
                <w:shd w:val="clear" w:color="auto" w:fill="auto"/>
                <w:lang w:val="en-US"/>
              </w:rPr>
              <w:tab/>
            </w:r>
            <w:r w:rsidRPr="00D84606">
              <w:rPr>
                <w:rStyle w:val="Lienhypertexte"/>
                <w:noProof/>
              </w:rPr>
              <w:t>La clé USB</w:t>
            </w:r>
            <w:r>
              <w:rPr>
                <w:noProof/>
                <w:webHidden/>
              </w:rPr>
              <w:tab/>
            </w:r>
            <w:r>
              <w:rPr>
                <w:noProof/>
                <w:webHidden/>
              </w:rPr>
              <w:fldChar w:fldCharType="begin"/>
            </w:r>
            <w:r>
              <w:rPr>
                <w:noProof/>
                <w:webHidden/>
              </w:rPr>
              <w:instrText xml:space="preserve"> PAGEREF _Toc532648317 \h </w:instrText>
            </w:r>
            <w:r>
              <w:rPr>
                <w:noProof/>
                <w:webHidden/>
              </w:rPr>
            </w:r>
            <w:r>
              <w:rPr>
                <w:noProof/>
                <w:webHidden/>
              </w:rPr>
              <w:fldChar w:fldCharType="separate"/>
            </w:r>
            <w:r>
              <w:rPr>
                <w:noProof/>
                <w:webHidden/>
              </w:rPr>
              <w:t>28</w:t>
            </w:r>
            <w:r>
              <w:rPr>
                <w:noProof/>
                <w:webHidden/>
              </w:rPr>
              <w:fldChar w:fldCharType="end"/>
            </w:r>
          </w:hyperlink>
        </w:p>
        <w:p w14:paraId="260FD9AC" w14:textId="29AA0B38" w:rsidR="00A4312A" w:rsidRDefault="00A4312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en-US"/>
            </w:rPr>
          </w:pPr>
          <w:hyperlink w:anchor="_Toc532648318" w:history="1">
            <w:r w:rsidRPr="00D84606">
              <w:rPr>
                <w:rStyle w:val="Lienhypertexte"/>
                <w:noProof/>
              </w:rPr>
              <w:t>3.4</w:t>
            </w:r>
            <w:r>
              <w:rPr>
                <w:rFonts w:asciiTheme="minorHAnsi" w:eastAsiaTheme="minorEastAsia" w:hAnsiTheme="minorHAnsi" w:cstheme="minorBidi"/>
                <w:b w:val="0"/>
                <w:bCs w:val="0"/>
                <w:noProof/>
                <w:sz w:val="22"/>
                <w:szCs w:val="22"/>
                <w:shd w:val="clear" w:color="auto" w:fill="auto"/>
                <w:lang w:val="en-US"/>
              </w:rPr>
              <w:tab/>
            </w:r>
            <w:r w:rsidRPr="00D84606">
              <w:rPr>
                <w:rStyle w:val="Lienhypertexte"/>
                <w:noProof/>
              </w:rPr>
              <w:t>Les types de sauvegardes</w:t>
            </w:r>
            <w:r>
              <w:rPr>
                <w:noProof/>
                <w:webHidden/>
              </w:rPr>
              <w:tab/>
            </w:r>
            <w:r>
              <w:rPr>
                <w:noProof/>
                <w:webHidden/>
              </w:rPr>
              <w:fldChar w:fldCharType="begin"/>
            </w:r>
            <w:r>
              <w:rPr>
                <w:noProof/>
                <w:webHidden/>
              </w:rPr>
              <w:instrText xml:space="preserve"> PAGEREF _Toc532648318 \h </w:instrText>
            </w:r>
            <w:r>
              <w:rPr>
                <w:noProof/>
                <w:webHidden/>
              </w:rPr>
            </w:r>
            <w:r>
              <w:rPr>
                <w:noProof/>
                <w:webHidden/>
              </w:rPr>
              <w:fldChar w:fldCharType="separate"/>
            </w:r>
            <w:r>
              <w:rPr>
                <w:noProof/>
                <w:webHidden/>
              </w:rPr>
              <w:t>28</w:t>
            </w:r>
            <w:r>
              <w:rPr>
                <w:noProof/>
                <w:webHidden/>
              </w:rPr>
              <w:fldChar w:fldCharType="end"/>
            </w:r>
          </w:hyperlink>
        </w:p>
        <w:p w14:paraId="491E5541" w14:textId="26A8176E"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319" w:history="1">
            <w:r w:rsidRPr="00D84606">
              <w:rPr>
                <w:rStyle w:val="Lienhypertexte"/>
                <w:noProof/>
              </w:rPr>
              <w:t>3.4.1</w:t>
            </w:r>
            <w:r>
              <w:rPr>
                <w:rFonts w:asciiTheme="minorHAnsi" w:eastAsiaTheme="minorEastAsia" w:hAnsiTheme="minorHAnsi" w:cstheme="minorBidi"/>
                <w:noProof/>
                <w:sz w:val="22"/>
                <w:szCs w:val="22"/>
                <w:shd w:val="clear" w:color="auto" w:fill="auto"/>
                <w:lang w:val="en-US"/>
              </w:rPr>
              <w:tab/>
            </w:r>
            <w:r w:rsidRPr="00D84606">
              <w:rPr>
                <w:rStyle w:val="Lienhypertexte"/>
                <w:noProof/>
              </w:rPr>
              <w:t>Sauvegarde complète</w:t>
            </w:r>
            <w:r>
              <w:rPr>
                <w:noProof/>
                <w:webHidden/>
              </w:rPr>
              <w:tab/>
            </w:r>
            <w:r>
              <w:rPr>
                <w:noProof/>
                <w:webHidden/>
              </w:rPr>
              <w:fldChar w:fldCharType="begin"/>
            </w:r>
            <w:r>
              <w:rPr>
                <w:noProof/>
                <w:webHidden/>
              </w:rPr>
              <w:instrText xml:space="preserve"> PAGEREF _Toc532648319 \h </w:instrText>
            </w:r>
            <w:r>
              <w:rPr>
                <w:noProof/>
                <w:webHidden/>
              </w:rPr>
            </w:r>
            <w:r>
              <w:rPr>
                <w:noProof/>
                <w:webHidden/>
              </w:rPr>
              <w:fldChar w:fldCharType="separate"/>
            </w:r>
            <w:r>
              <w:rPr>
                <w:noProof/>
                <w:webHidden/>
              </w:rPr>
              <w:t>28</w:t>
            </w:r>
            <w:r>
              <w:rPr>
                <w:noProof/>
                <w:webHidden/>
              </w:rPr>
              <w:fldChar w:fldCharType="end"/>
            </w:r>
          </w:hyperlink>
        </w:p>
        <w:p w14:paraId="2BB97A2D" w14:textId="271791FE"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320" w:history="1">
            <w:r w:rsidRPr="00D84606">
              <w:rPr>
                <w:rStyle w:val="Lienhypertexte"/>
                <w:noProof/>
              </w:rPr>
              <w:t>3.4.1.1</w:t>
            </w:r>
            <w:r>
              <w:rPr>
                <w:rFonts w:asciiTheme="minorHAnsi" w:eastAsiaTheme="minorEastAsia" w:hAnsiTheme="minorHAnsi" w:cstheme="minorBidi"/>
                <w:noProof/>
                <w:sz w:val="22"/>
                <w:szCs w:val="22"/>
                <w:shd w:val="clear" w:color="auto" w:fill="auto"/>
                <w:lang w:val="en-US"/>
              </w:rPr>
              <w:tab/>
            </w:r>
            <w:r w:rsidRPr="00D84606">
              <w:rPr>
                <w:rStyle w:val="Lienhypertexte"/>
                <w:noProof/>
              </w:rPr>
              <w:t>Point positif :</w:t>
            </w:r>
            <w:r>
              <w:rPr>
                <w:noProof/>
                <w:webHidden/>
              </w:rPr>
              <w:tab/>
            </w:r>
            <w:r>
              <w:rPr>
                <w:noProof/>
                <w:webHidden/>
              </w:rPr>
              <w:fldChar w:fldCharType="begin"/>
            </w:r>
            <w:r>
              <w:rPr>
                <w:noProof/>
                <w:webHidden/>
              </w:rPr>
              <w:instrText xml:space="preserve"> PAGEREF _Toc532648320 \h </w:instrText>
            </w:r>
            <w:r>
              <w:rPr>
                <w:noProof/>
                <w:webHidden/>
              </w:rPr>
            </w:r>
            <w:r>
              <w:rPr>
                <w:noProof/>
                <w:webHidden/>
              </w:rPr>
              <w:fldChar w:fldCharType="separate"/>
            </w:r>
            <w:r>
              <w:rPr>
                <w:noProof/>
                <w:webHidden/>
              </w:rPr>
              <w:t>28</w:t>
            </w:r>
            <w:r>
              <w:rPr>
                <w:noProof/>
                <w:webHidden/>
              </w:rPr>
              <w:fldChar w:fldCharType="end"/>
            </w:r>
          </w:hyperlink>
        </w:p>
        <w:p w14:paraId="0590E8D8" w14:textId="30680D9C"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321" w:history="1">
            <w:r w:rsidRPr="00D84606">
              <w:rPr>
                <w:rStyle w:val="Lienhypertexte"/>
                <w:noProof/>
              </w:rPr>
              <w:t>3.4.1.2</w:t>
            </w:r>
            <w:r>
              <w:rPr>
                <w:rFonts w:asciiTheme="minorHAnsi" w:eastAsiaTheme="minorEastAsia" w:hAnsiTheme="minorHAnsi" w:cstheme="minorBidi"/>
                <w:noProof/>
                <w:sz w:val="22"/>
                <w:szCs w:val="22"/>
                <w:shd w:val="clear" w:color="auto" w:fill="auto"/>
                <w:lang w:val="en-US"/>
              </w:rPr>
              <w:tab/>
            </w:r>
            <w:r w:rsidRPr="00D84606">
              <w:rPr>
                <w:rStyle w:val="Lienhypertexte"/>
                <w:noProof/>
              </w:rPr>
              <w:t>Point Négatif :</w:t>
            </w:r>
            <w:r>
              <w:rPr>
                <w:noProof/>
                <w:webHidden/>
              </w:rPr>
              <w:tab/>
            </w:r>
            <w:r>
              <w:rPr>
                <w:noProof/>
                <w:webHidden/>
              </w:rPr>
              <w:fldChar w:fldCharType="begin"/>
            </w:r>
            <w:r>
              <w:rPr>
                <w:noProof/>
                <w:webHidden/>
              </w:rPr>
              <w:instrText xml:space="preserve"> PAGEREF _Toc532648321 \h </w:instrText>
            </w:r>
            <w:r>
              <w:rPr>
                <w:noProof/>
                <w:webHidden/>
              </w:rPr>
            </w:r>
            <w:r>
              <w:rPr>
                <w:noProof/>
                <w:webHidden/>
              </w:rPr>
              <w:fldChar w:fldCharType="separate"/>
            </w:r>
            <w:r>
              <w:rPr>
                <w:noProof/>
                <w:webHidden/>
              </w:rPr>
              <w:t>28</w:t>
            </w:r>
            <w:r>
              <w:rPr>
                <w:noProof/>
                <w:webHidden/>
              </w:rPr>
              <w:fldChar w:fldCharType="end"/>
            </w:r>
          </w:hyperlink>
        </w:p>
        <w:p w14:paraId="23414770" w14:textId="4CD3A917"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322" w:history="1">
            <w:r w:rsidRPr="00D84606">
              <w:rPr>
                <w:rStyle w:val="Lienhypertexte"/>
                <w:noProof/>
              </w:rPr>
              <w:t>3.4.2</w:t>
            </w:r>
            <w:r>
              <w:rPr>
                <w:rFonts w:asciiTheme="minorHAnsi" w:eastAsiaTheme="minorEastAsia" w:hAnsiTheme="minorHAnsi" w:cstheme="minorBidi"/>
                <w:noProof/>
                <w:sz w:val="22"/>
                <w:szCs w:val="22"/>
                <w:shd w:val="clear" w:color="auto" w:fill="auto"/>
                <w:lang w:val="en-US"/>
              </w:rPr>
              <w:tab/>
            </w:r>
            <w:r w:rsidRPr="00D84606">
              <w:rPr>
                <w:rStyle w:val="Lienhypertexte"/>
                <w:noProof/>
              </w:rPr>
              <w:t>Sauvegarde incrémentale</w:t>
            </w:r>
            <w:r>
              <w:rPr>
                <w:noProof/>
                <w:webHidden/>
              </w:rPr>
              <w:tab/>
            </w:r>
            <w:r>
              <w:rPr>
                <w:noProof/>
                <w:webHidden/>
              </w:rPr>
              <w:fldChar w:fldCharType="begin"/>
            </w:r>
            <w:r>
              <w:rPr>
                <w:noProof/>
                <w:webHidden/>
              </w:rPr>
              <w:instrText xml:space="preserve"> PAGEREF _Toc532648322 \h </w:instrText>
            </w:r>
            <w:r>
              <w:rPr>
                <w:noProof/>
                <w:webHidden/>
              </w:rPr>
            </w:r>
            <w:r>
              <w:rPr>
                <w:noProof/>
                <w:webHidden/>
              </w:rPr>
              <w:fldChar w:fldCharType="separate"/>
            </w:r>
            <w:r>
              <w:rPr>
                <w:noProof/>
                <w:webHidden/>
              </w:rPr>
              <w:t>29</w:t>
            </w:r>
            <w:r>
              <w:rPr>
                <w:noProof/>
                <w:webHidden/>
              </w:rPr>
              <w:fldChar w:fldCharType="end"/>
            </w:r>
          </w:hyperlink>
        </w:p>
        <w:p w14:paraId="1A5E6A88" w14:textId="33FA7CEA"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323" w:history="1">
            <w:r w:rsidRPr="00D84606">
              <w:rPr>
                <w:rStyle w:val="Lienhypertexte"/>
                <w:noProof/>
              </w:rPr>
              <w:t>3.4.2.1</w:t>
            </w:r>
            <w:r>
              <w:rPr>
                <w:rFonts w:asciiTheme="minorHAnsi" w:eastAsiaTheme="minorEastAsia" w:hAnsiTheme="minorHAnsi" w:cstheme="minorBidi"/>
                <w:noProof/>
                <w:sz w:val="22"/>
                <w:szCs w:val="22"/>
                <w:shd w:val="clear" w:color="auto" w:fill="auto"/>
                <w:lang w:val="en-US"/>
              </w:rPr>
              <w:tab/>
            </w:r>
            <w:r w:rsidRPr="00D84606">
              <w:rPr>
                <w:rStyle w:val="Lienhypertexte"/>
                <w:noProof/>
              </w:rPr>
              <w:t>Point positif :</w:t>
            </w:r>
            <w:r>
              <w:rPr>
                <w:noProof/>
                <w:webHidden/>
              </w:rPr>
              <w:tab/>
            </w:r>
            <w:r>
              <w:rPr>
                <w:noProof/>
                <w:webHidden/>
              </w:rPr>
              <w:fldChar w:fldCharType="begin"/>
            </w:r>
            <w:r>
              <w:rPr>
                <w:noProof/>
                <w:webHidden/>
              </w:rPr>
              <w:instrText xml:space="preserve"> PAGEREF _Toc532648323 \h </w:instrText>
            </w:r>
            <w:r>
              <w:rPr>
                <w:noProof/>
                <w:webHidden/>
              </w:rPr>
            </w:r>
            <w:r>
              <w:rPr>
                <w:noProof/>
                <w:webHidden/>
              </w:rPr>
              <w:fldChar w:fldCharType="separate"/>
            </w:r>
            <w:r>
              <w:rPr>
                <w:noProof/>
                <w:webHidden/>
              </w:rPr>
              <w:t>29</w:t>
            </w:r>
            <w:r>
              <w:rPr>
                <w:noProof/>
                <w:webHidden/>
              </w:rPr>
              <w:fldChar w:fldCharType="end"/>
            </w:r>
          </w:hyperlink>
        </w:p>
        <w:p w14:paraId="3329AAE4" w14:textId="7EC107F2"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324" w:history="1">
            <w:r w:rsidRPr="00D84606">
              <w:rPr>
                <w:rStyle w:val="Lienhypertexte"/>
                <w:noProof/>
              </w:rPr>
              <w:t>3.4.2.2</w:t>
            </w:r>
            <w:r>
              <w:rPr>
                <w:rFonts w:asciiTheme="minorHAnsi" w:eastAsiaTheme="minorEastAsia" w:hAnsiTheme="minorHAnsi" w:cstheme="minorBidi"/>
                <w:noProof/>
                <w:sz w:val="22"/>
                <w:szCs w:val="22"/>
                <w:shd w:val="clear" w:color="auto" w:fill="auto"/>
                <w:lang w:val="en-US"/>
              </w:rPr>
              <w:tab/>
            </w:r>
            <w:r w:rsidRPr="00D84606">
              <w:rPr>
                <w:rStyle w:val="Lienhypertexte"/>
                <w:noProof/>
              </w:rPr>
              <w:t>Point Négatif :</w:t>
            </w:r>
            <w:r>
              <w:rPr>
                <w:noProof/>
                <w:webHidden/>
              </w:rPr>
              <w:tab/>
            </w:r>
            <w:r>
              <w:rPr>
                <w:noProof/>
                <w:webHidden/>
              </w:rPr>
              <w:fldChar w:fldCharType="begin"/>
            </w:r>
            <w:r>
              <w:rPr>
                <w:noProof/>
                <w:webHidden/>
              </w:rPr>
              <w:instrText xml:space="preserve"> PAGEREF _Toc532648324 \h </w:instrText>
            </w:r>
            <w:r>
              <w:rPr>
                <w:noProof/>
                <w:webHidden/>
              </w:rPr>
            </w:r>
            <w:r>
              <w:rPr>
                <w:noProof/>
                <w:webHidden/>
              </w:rPr>
              <w:fldChar w:fldCharType="separate"/>
            </w:r>
            <w:r>
              <w:rPr>
                <w:noProof/>
                <w:webHidden/>
              </w:rPr>
              <w:t>29</w:t>
            </w:r>
            <w:r>
              <w:rPr>
                <w:noProof/>
                <w:webHidden/>
              </w:rPr>
              <w:fldChar w:fldCharType="end"/>
            </w:r>
          </w:hyperlink>
        </w:p>
        <w:p w14:paraId="608DAB3E" w14:textId="0098F844"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325" w:history="1">
            <w:r w:rsidRPr="00D84606">
              <w:rPr>
                <w:rStyle w:val="Lienhypertexte"/>
                <w:noProof/>
              </w:rPr>
              <w:t>3.4.3</w:t>
            </w:r>
            <w:r>
              <w:rPr>
                <w:rFonts w:asciiTheme="minorHAnsi" w:eastAsiaTheme="minorEastAsia" w:hAnsiTheme="minorHAnsi" w:cstheme="minorBidi"/>
                <w:noProof/>
                <w:sz w:val="22"/>
                <w:szCs w:val="22"/>
                <w:shd w:val="clear" w:color="auto" w:fill="auto"/>
                <w:lang w:val="en-US"/>
              </w:rPr>
              <w:tab/>
            </w:r>
            <w:r w:rsidRPr="00D84606">
              <w:rPr>
                <w:rStyle w:val="Lienhypertexte"/>
                <w:noProof/>
              </w:rPr>
              <w:t>Sauvegarde différentielle</w:t>
            </w:r>
            <w:r>
              <w:rPr>
                <w:noProof/>
                <w:webHidden/>
              </w:rPr>
              <w:tab/>
            </w:r>
            <w:r>
              <w:rPr>
                <w:noProof/>
                <w:webHidden/>
              </w:rPr>
              <w:fldChar w:fldCharType="begin"/>
            </w:r>
            <w:r>
              <w:rPr>
                <w:noProof/>
                <w:webHidden/>
              </w:rPr>
              <w:instrText xml:space="preserve"> PAGEREF _Toc532648325 \h </w:instrText>
            </w:r>
            <w:r>
              <w:rPr>
                <w:noProof/>
                <w:webHidden/>
              </w:rPr>
            </w:r>
            <w:r>
              <w:rPr>
                <w:noProof/>
                <w:webHidden/>
              </w:rPr>
              <w:fldChar w:fldCharType="separate"/>
            </w:r>
            <w:r>
              <w:rPr>
                <w:noProof/>
                <w:webHidden/>
              </w:rPr>
              <w:t>29</w:t>
            </w:r>
            <w:r>
              <w:rPr>
                <w:noProof/>
                <w:webHidden/>
              </w:rPr>
              <w:fldChar w:fldCharType="end"/>
            </w:r>
          </w:hyperlink>
        </w:p>
        <w:p w14:paraId="35EF4F21" w14:textId="0E0DFDE2"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326" w:history="1">
            <w:r w:rsidRPr="00D84606">
              <w:rPr>
                <w:rStyle w:val="Lienhypertexte"/>
                <w:noProof/>
              </w:rPr>
              <w:t>3.4.4</w:t>
            </w:r>
            <w:r>
              <w:rPr>
                <w:rFonts w:asciiTheme="minorHAnsi" w:eastAsiaTheme="minorEastAsia" w:hAnsiTheme="minorHAnsi" w:cstheme="minorBidi"/>
                <w:noProof/>
                <w:sz w:val="22"/>
                <w:szCs w:val="22"/>
                <w:shd w:val="clear" w:color="auto" w:fill="auto"/>
                <w:lang w:val="en-US"/>
              </w:rPr>
              <w:tab/>
            </w:r>
            <w:r w:rsidRPr="00D84606">
              <w:rPr>
                <w:rStyle w:val="Lienhypertexte"/>
                <w:noProof/>
              </w:rPr>
              <w:t>Sauvegarde décrémentale</w:t>
            </w:r>
            <w:r>
              <w:rPr>
                <w:noProof/>
                <w:webHidden/>
              </w:rPr>
              <w:tab/>
            </w:r>
            <w:r>
              <w:rPr>
                <w:noProof/>
                <w:webHidden/>
              </w:rPr>
              <w:fldChar w:fldCharType="begin"/>
            </w:r>
            <w:r>
              <w:rPr>
                <w:noProof/>
                <w:webHidden/>
              </w:rPr>
              <w:instrText xml:space="preserve"> PAGEREF _Toc532648326 \h </w:instrText>
            </w:r>
            <w:r>
              <w:rPr>
                <w:noProof/>
                <w:webHidden/>
              </w:rPr>
            </w:r>
            <w:r>
              <w:rPr>
                <w:noProof/>
                <w:webHidden/>
              </w:rPr>
              <w:fldChar w:fldCharType="separate"/>
            </w:r>
            <w:r>
              <w:rPr>
                <w:noProof/>
                <w:webHidden/>
              </w:rPr>
              <w:t>29</w:t>
            </w:r>
            <w:r>
              <w:rPr>
                <w:noProof/>
                <w:webHidden/>
              </w:rPr>
              <w:fldChar w:fldCharType="end"/>
            </w:r>
          </w:hyperlink>
        </w:p>
        <w:p w14:paraId="38BB6427" w14:textId="6F4688CF" w:rsidR="00A4312A" w:rsidRDefault="00A4312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en-US"/>
            </w:rPr>
          </w:pPr>
          <w:hyperlink w:anchor="_Toc532648327" w:history="1">
            <w:r w:rsidRPr="00D84606">
              <w:rPr>
                <w:rStyle w:val="Lienhypertexte"/>
                <w:noProof/>
              </w:rPr>
              <w:t>3.5</w:t>
            </w:r>
            <w:r>
              <w:rPr>
                <w:rFonts w:asciiTheme="minorHAnsi" w:eastAsiaTheme="minorEastAsia" w:hAnsiTheme="minorHAnsi" w:cstheme="minorBidi"/>
                <w:b w:val="0"/>
                <w:bCs w:val="0"/>
                <w:noProof/>
                <w:sz w:val="22"/>
                <w:szCs w:val="22"/>
                <w:shd w:val="clear" w:color="auto" w:fill="auto"/>
                <w:lang w:val="en-US"/>
              </w:rPr>
              <w:tab/>
            </w:r>
            <w:r w:rsidRPr="00D84606">
              <w:rPr>
                <w:rStyle w:val="Lienhypertexte"/>
                <w:noProof/>
              </w:rPr>
              <w:t>Onduleurs – UPS</w:t>
            </w:r>
            <w:r>
              <w:rPr>
                <w:noProof/>
                <w:webHidden/>
              </w:rPr>
              <w:tab/>
            </w:r>
            <w:r>
              <w:rPr>
                <w:noProof/>
                <w:webHidden/>
              </w:rPr>
              <w:fldChar w:fldCharType="begin"/>
            </w:r>
            <w:r>
              <w:rPr>
                <w:noProof/>
                <w:webHidden/>
              </w:rPr>
              <w:instrText xml:space="preserve"> PAGEREF _Toc532648327 \h </w:instrText>
            </w:r>
            <w:r>
              <w:rPr>
                <w:noProof/>
                <w:webHidden/>
              </w:rPr>
            </w:r>
            <w:r>
              <w:rPr>
                <w:noProof/>
                <w:webHidden/>
              </w:rPr>
              <w:fldChar w:fldCharType="separate"/>
            </w:r>
            <w:r>
              <w:rPr>
                <w:noProof/>
                <w:webHidden/>
              </w:rPr>
              <w:t>29</w:t>
            </w:r>
            <w:r>
              <w:rPr>
                <w:noProof/>
                <w:webHidden/>
              </w:rPr>
              <w:fldChar w:fldCharType="end"/>
            </w:r>
          </w:hyperlink>
        </w:p>
        <w:p w14:paraId="07FE0ABB" w14:textId="6F97C6FF"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328" w:history="1">
            <w:r w:rsidRPr="00D84606">
              <w:rPr>
                <w:rStyle w:val="Lienhypertexte"/>
                <w:noProof/>
              </w:rPr>
              <w:t>3.5.1</w:t>
            </w:r>
            <w:r>
              <w:rPr>
                <w:rFonts w:asciiTheme="minorHAnsi" w:eastAsiaTheme="minorEastAsia" w:hAnsiTheme="minorHAnsi" w:cstheme="minorBidi"/>
                <w:noProof/>
                <w:sz w:val="22"/>
                <w:szCs w:val="22"/>
                <w:shd w:val="clear" w:color="auto" w:fill="auto"/>
                <w:lang w:val="en-US"/>
              </w:rPr>
              <w:tab/>
            </w:r>
            <w:r w:rsidRPr="00D84606">
              <w:rPr>
                <w:rStyle w:val="Lienhypertexte"/>
                <w:noProof/>
              </w:rPr>
              <w:t>Types d’UPS</w:t>
            </w:r>
            <w:r>
              <w:rPr>
                <w:noProof/>
                <w:webHidden/>
              </w:rPr>
              <w:tab/>
            </w:r>
            <w:r>
              <w:rPr>
                <w:noProof/>
                <w:webHidden/>
              </w:rPr>
              <w:fldChar w:fldCharType="begin"/>
            </w:r>
            <w:r>
              <w:rPr>
                <w:noProof/>
                <w:webHidden/>
              </w:rPr>
              <w:instrText xml:space="preserve"> PAGEREF _Toc532648328 \h </w:instrText>
            </w:r>
            <w:r>
              <w:rPr>
                <w:noProof/>
                <w:webHidden/>
              </w:rPr>
            </w:r>
            <w:r>
              <w:rPr>
                <w:noProof/>
                <w:webHidden/>
              </w:rPr>
              <w:fldChar w:fldCharType="separate"/>
            </w:r>
            <w:r>
              <w:rPr>
                <w:noProof/>
                <w:webHidden/>
              </w:rPr>
              <w:t>30</w:t>
            </w:r>
            <w:r>
              <w:rPr>
                <w:noProof/>
                <w:webHidden/>
              </w:rPr>
              <w:fldChar w:fldCharType="end"/>
            </w:r>
          </w:hyperlink>
        </w:p>
        <w:p w14:paraId="37EE6440" w14:textId="7D585436"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329" w:history="1">
            <w:r w:rsidRPr="00D84606">
              <w:rPr>
                <w:rStyle w:val="Lienhypertexte"/>
                <w:noProof/>
              </w:rPr>
              <w:t>3.5.1.1</w:t>
            </w:r>
            <w:r>
              <w:rPr>
                <w:rFonts w:asciiTheme="minorHAnsi" w:eastAsiaTheme="minorEastAsia" w:hAnsiTheme="minorHAnsi" w:cstheme="minorBidi"/>
                <w:noProof/>
                <w:sz w:val="22"/>
                <w:szCs w:val="22"/>
                <w:shd w:val="clear" w:color="auto" w:fill="auto"/>
                <w:lang w:val="en-US"/>
              </w:rPr>
              <w:tab/>
            </w:r>
            <w:r w:rsidRPr="00D84606">
              <w:rPr>
                <w:rStyle w:val="Lienhypertexte"/>
                <w:noProof/>
              </w:rPr>
              <w:t>Off-line (Passive Standby)</w:t>
            </w:r>
            <w:r>
              <w:rPr>
                <w:noProof/>
                <w:webHidden/>
              </w:rPr>
              <w:tab/>
            </w:r>
            <w:r>
              <w:rPr>
                <w:noProof/>
                <w:webHidden/>
              </w:rPr>
              <w:fldChar w:fldCharType="begin"/>
            </w:r>
            <w:r>
              <w:rPr>
                <w:noProof/>
                <w:webHidden/>
              </w:rPr>
              <w:instrText xml:space="preserve"> PAGEREF _Toc532648329 \h </w:instrText>
            </w:r>
            <w:r>
              <w:rPr>
                <w:noProof/>
                <w:webHidden/>
              </w:rPr>
            </w:r>
            <w:r>
              <w:rPr>
                <w:noProof/>
                <w:webHidden/>
              </w:rPr>
              <w:fldChar w:fldCharType="separate"/>
            </w:r>
            <w:r>
              <w:rPr>
                <w:noProof/>
                <w:webHidden/>
              </w:rPr>
              <w:t>30</w:t>
            </w:r>
            <w:r>
              <w:rPr>
                <w:noProof/>
                <w:webHidden/>
              </w:rPr>
              <w:fldChar w:fldCharType="end"/>
            </w:r>
          </w:hyperlink>
        </w:p>
        <w:p w14:paraId="4F88CD8E" w14:textId="52F1F91E"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330" w:history="1">
            <w:r w:rsidRPr="00D84606">
              <w:rPr>
                <w:rStyle w:val="Lienhypertexte"/>
                <w:noProof/>
              </w:rPr>
              <w:t>3.5.1.2</w:t>
            </w:r>
            <w:r>
              <w:rPr>
                <w:rFonts w:asciiTheme="minorHAnsi" w:eastAsiaTheme="minorEastAsia" w:hAnsiTheme="minorHAnsi" w:cstheme="minorBidi"/>
                <w:noProof/>
                <w:sz w:val="22"/>
                <w:szCs w:val="22"/>
                <w:shd w:val="clear" w:color="auto" w:fill="auto"/>
                <w:lang w:val="en-US"/>
              </w:rPr>
              <w:tab/>
            </w:r>
            <w:r w:rsidRPr="00D84606">
              <w:rPr>
                <w:rStyle w:val="Lienhypertexte"/>
                <w:noProof/>
              </w:rPr>
              <w:t>In-line (Line-Interactive):</w:t>
            </w:r>
            <w:r>
              <w:rPr>
                <w:noProof/>
                <w:webHidden/>
              </w:rPr>
              <w:tab/>
            </w:r>
            <w:r>
              <w:rPr>
                <w:noProof/>
                <w:webHidden/>
              </w:rPr>
              <w:fldChar w:fldCharType="begin"/>
            </w:r>
            <w:r>
              <w:rPr>
                <w:noProof/>
                <w:webHidden/>
              </w:rPr>
              <w:instrText xml:space="preserve"> PAGEREF _Toc532648330 \h </w:instrText>
            </w:r>
            <w:r>
              <w:rPr>
                <w:noProof/>
                <w:webHidden/>
              </w:rPr>
            </w:r>
            <w:r>
              <w:rPr>
                <w:noProof/>
                <w:webHidden/>
              </w:rPr>
              <w:fldChar w:fldCharType="separate"/>
            </w:r>
            <w:r>
              <w:rPr>
                <w:noProof/>
                <w:webHidden/>
              </w:rPr>
              <w:t>31</w:t>
            </w:r>
            <w:r>
              <w:rPr>
                <w:noProof/>
                <w:webHidden/>
              </w:rPr>
              <w:fldChar w:fldCharType="end"/>
            </w:r>
          </w:hyperlink>
        </w:p>
        <w:p w14:paraId="4E42A66A" w14:textId="1A63AB3B" w:rsidR="00A4312A" w:rsidRDefault="00A4312A">
          <w:pPr>
            <w:pStyle w:val="TM4"/>
            <w:tabs>
              <w:tab w:val="left" w:pos="1320"/>
              <w:tab w:val="right" w:leader="dot" w:pos="9060"/>
            </w:tabs>
            <w:rPr>
              <w:rFonts w:asciiTheme="minorHAnsi" w:eastAsiaTheme="minorEastAsia" w:hAnsiTheme="minorHAnsi" w:cstheme="minorBidi"/>
              <w:noProof/>
              <w:sz w:val="22"/>
              <w:szCs w:val="22"/>
              <w:shd w:val="clear" w:color="auto" w:fill="auto"/>
              <w:lang w:val="en-US"/>
            </w:rPr>
          </w:pPr>
          <w:hyperlink w:anchor="_Toc532648331" w:history="1">
            <w:r w:rsidRPr="00D84606">
              <w:rPr>
                <w:rStyle w:val="Lienhypertexte"/>
                <w:noProof/>
              </w:rPr>
              <w:t>3.5.1.3</w:t>
            </w:r>
            <w:r>
              <w:rPr>
                <w:rFonts w:asciiTheme="minorHAnsi" w:eastAsiaTheme="minorEastAsia" w:hAnsiTheme="minorHAnsi" w:cstheme="minorBidi"/>
                <w:noProof/>
                <w:sz w:val="22"/>
                <w:szCs w:val="22"/>
                <w:shd w:val="clear" w:color="auto" w:fill="auto"/>
                <w:lang w:val="en-US"/>
              </w:rPr>
              <w:tab/>
            </w:r>
            <w:r w:rsidRPr="00D84606">
              <w:rPr>
                <w:rStyle w:val="Lienhypertexte"/>
                <w:noProof/>
              </w:rPr>
              <w:t>On-line (Double conversion)</w:t>
            </w:r>
            <w:r>
              <w:rPr>
                <w:noProof/>
                <w:webHidden/>
              </w:rPr>
              <w:tab/>
            </w:r>
            <w:r>
              <w:rPr>
                <w:noProof/>
                <w:webHidden/>
              </w:rPr>
              <w:fldChar w:fldCharType="begin"/>
            </w:r>
            <w:r>
              <w:rPr>
                <w:noProof/>
                <w:webHidden/>
              </w:rPr>
              <w:instrText xml:space="preserve"> PAGEREF _Toc532648331 \h </w:instrText>
            </w:r>
            <w:r>
              <w:rPr>
                <w:noProof/>
                <w:webHidden/>
              </w:rPr>
            </w:r>
            <w:r>
              <w:rPr>
                <w:noProof/>
                <w:webHidden/>
              </w:rPr>
              <w:fldChar w:fldCharType="separate"/>
            </w:r>
            <w:r>
              <w:rPr>
                <w:noProof/>
                <w:webHidden/>
              </w:rPr>
              <w:t>31</w:t>
            </w:r>
            <w:r>
              <w:rPr>
                <w:noProof/>
                <w:webHidden/>
              </w:rPr>
              <w:fldChar w:fldCharType="end"/>
            </w:r>
          </w:hyperlink>
        </w:p>
        <w:p w14:paraId="6DF70493" w14:textId="3672E1FD"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332" w:history="1">
            <w:r w:rsidRPr="00D84606">
              <w:rPr>
                <w:rStyle w:val="Lienhypertexte"/>
                <w:noProof/>
              </w:rPr>
              <w:t>3.5.2</w:t>
            </w:r>
            <w:r>
              <w:rPr>
                <w:rFonts w:asciiTheme="minorHAnsi" w:eastAsiaTheme="minorEastAsia" w:hAnsiTheme="minorHAnsi" w:cstheme="minorBidi"/>
                <w:noProof/>
                <w:sz w:val="22"/>
                <w:szCs w:val="22"/>
                <w:shd w:val="clear" w:color="auto" w:fill="auto"/>
                <w:lang w:val="en-US"/>
              </w:rPr>
              <w:tab/>
            </w:r>
            <w:r w:rsidRPr="00D84606">
              <w:rPr>
                <w:rStyle w:val="Lienhypertexte"/>
                <w:noProof/>
              </w:rPr>
              <w:t>Comment choisir son Onduleur</w:t>
            </w:r>
            <w:r>
              <w:rPr>
                <w:noProof/>
                <w:webHidden/>
              </w:rPr>
              <w:tab/>
            </w:r>
            <w:r>
              <w:rPr>
                <w:noProof/>
                <w:webHidden/>
              </w:rPr>
              <w:fldChar w:fldCharType="begin"/>
            </w:r>
            <w:r>
              <w:rPr>
                <w:noProof/>
                <w:webHidden/>
              </w:rPr>
              <w:instrText xml:space="preserve"> PAGEREF _Toc532648332 \h </w:instrText>
            </w:r>
            <w:r>
              <w:rPr>
                <w:noProof/>
                <w:webHidden/>
              </w:rPr>
            </w:r>
            <w:r>
              <w:rPr>
                <w:noProof/>
                <w:webHidden/>
              </w:rPr>
              <w:fldChar w:fldCharType="separate"/>
            </w:r>
            <w:r>
              <w:rPr>
                <w:noProof/>
                <w:webHidden/>
              </w:rPr>
              <w:t>32</w:t>
            </w:r>
            <w:r>
              <w:rPr>
                <w:noProof/>
                <w:webHidden/>
              </w:rPr>
              <w:fldChar w:fldCharType="end"/>
            </w:r>
          </w:hyperlink>
        </w:p>
        <w:p w14:paraId="387773F6" w14:textId="3F64082B" w:rsidR="00A4312A" w:rsidRDefault="00A4312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en-US"/>
            </w:rPr>
          </w:pPr>
          <w:hyperlink w:anchor="_Toc532648333" w:history="1">
            <w:r w:rsidRPr="00D84606">
              <w:rPr>
                <w:rStyle w:val="Lienhypertexte"/>
                <w:noProof/>
              </w:rPr>
              <w:t>3.6</w:t>
            </w:r>
            <w:r>
              <w:rPr>
                <w:rFonts w:asciiTheme="minorHAnsi" w:eastAsiaTheme="minorEastAsia" w:hAnsiTheme="minorHAnsi" w:cstheme="minorBidi"/>
                <w:b w:val="0"/>
                <w:bCs w:val="0"/>
                <w:noProof/>
                <w:sz w:val="22"/>
                <w:szCs w:val="22"/>
                <w:shd w:val="clear" w:color="auto" w:fill="auto"/>
                <w:lang w:val="en-US"/>
              </w:rPr>
              <w:tab/>
            </w:r>
            <w:r w:rsidRPr="00D84606">
              <w:rPr>
                <w:rStyle w:val="Lienhypertexte"/>
                <w:noProof/>
              </w:rPr>
              <w:t>DRP – Plan de reprise d’activité</w:t>
            </w:r>
            <w:r>
              <w:rPr>
                <w:noProof/>
                <w:webHidden/>
              </w:rPr>
              <w:tab/>
            </w:r>
            <w:r>
              <w:rPr>
                <w:noProof/>
                <w:webHidden/>
              </w:rPr>
              <w:fldChar w:fldCharType="begin"/>
            </w:r>
            <w:r>
              <w:rPr>
                <w:noProof/>
                <w:webHidden/>
              </w:rPr>
              <w:instrText xml:space="preserve"> PAGEREF _Toc532648333 \h </w:instrText>
            </w:r>
            <w:r>
              <w:rPr>
                <w:noProof/>
                <w:webHidden/>
              </w:rPr>
            </w:r>
            <w:r>
              <w:rPr>
                <w:noProof/>
                <w:webHidden/>
              </w:rPr>
              <w:fldChar w:fldCharType="separate"/>
            </w:r>
            <w:r>
              <w:rPr>
                <w:noProof/>
                <w:webHidden/>
              </w:rPr>
              <w:t>33</w:t>
            </w:r>
            <w:r>
              <w:rPr>
                <w:noProof/>
                <w:webHidden/>
              </w:rPr>
              <w:fldChar w:fldCharType="end"/>
            </w:r>
          </w:hyperlink>
        </w:p>
        <w:p w14:paraId="59A8883F" w14:textId="37497689"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334" w:history="1">
            <w:r w:rsidRPr="00D84606">
              <w:rPr>
                <w:rStyle w:val="Lienhypertexte"/>
                <w:noProof/>
              </w:rPr>
              <w:t>3.6.1</w:t>
            </w:r>
            <w:r>
              <w:rPr>
                <w:rFonts w:asciiTheme="minorHAnsi" w:eastAsiaTheme="minorEastAsia" w:hAnsiTheme="minorHAnsi" w:cstheme="minorBidi"/>
                <w:noProof/>
                <w:sz w:val="22"/>
                <w:szCs w:val="22"/>
                <w:shd w:val="clear" w:color="auto" w:fill="auto"/>
                <w:lang w:val="en-US"/>
              </w:rPr>
              <w:tab/>
            </w:r>
            <w:r w:rsidRPr="00D84606">
              <w:rPr>
                <w:rStyle w:val="Lienhypertexte"/>
                <w:noProof/>
              </w:rPr>
              <w:t>RTO</w:t>
            </w:r>
            <w:r>
              <w:rPr>
                <w:noProof/>
                <w:webHidden/>
              </w:rPr>
              <w:tab/>
            </w:r>
            <w:r>
              <w:rPr>
                <w:noProof/>
                <w:webHidden/>
              </w:rPr>
              <w:fldChar w:fldCharType="begin"/>
            </w:r>
            <w:r>
              <w:rPr>
                <w:noProof/>
                <w:webHidden/>
              </w:rPr>
              <w:instrText xml:space="preserve"> PAGEREF _Toc532648334 \h </w:instrText>
            </w:r>
            <w:r>
              <w:rPr>
                <w:noProof/>
                <w:webHidden/>
              </w:rPr>
            </w:r>
            <w:r>
              <w:rPr>
                <w:noProof/>
                <w:webHidden/>
              </w:rPr>
              <w:fldChar w:fldCharType="separate"/>
            </w:r>
            <w:r>
              <w:rPr>
                <w:noProof/>
                <w:webHidden/>
              </w:rPr>
              <w:t>33</w:t>
            </w:r>
            <w:r>
              <w:rPr>
                <w:noProof/>
                <w:webHidden/>
              </w:rPr>
              <w:fldChar w:fldCharType="end"/>
            </w:r>
          </w:hyperlink>
        </w:p>
        <w:p w14:paraId="317FB799" w14:textId="4979F953"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335" w:history="1">
            <w:r w:rsidRPr="00D84606">
              <w:rPr>
                <w:rStyle w:val="Lienhypertexte"/>
                <w:noProof/>
              </w:rPr>
              <w:t>3.6.2</w:t>
            </w:r>
            <w:r>
              <w:rPr>
                <w:rFonts w:asciiTheme="minorHAnsi" w:eastAsiaTheme="minorEastAsia" w:hAnsiTheme="minorHAnsi" w:cstheme="minorBidi"/>
                <w:noProof/>
                <w:sz w:val="22"/>
                <w:szCs w:val="22"/>
                <w:shd w:val="clear" w:color="auto" w:fill="auto"/>
                <w:lang w:val="en-US"/>
              </w:rPr>
              <w:tab/>
            </w:r>
            <w:r w:rsidRPr="00D84606">
              <w:rPr>
                <w:rStyle w:val="Lienhypertexte"/>
                <w:noProof/>
              </w:rPr>
              <w:t>RPO</w:t>
            </w:r>
            <w:r>
              <w:rPr>
                <w:noProof/>
                <w:webHidden/>
              </w:rPr>
              <w:tab/>
            </w:r>
            <w:r>
              <w:rPr>
                <w:noProof/>
                <w:webHidden/>
              </w:rPr>
              <w:fldChar w:fldCharType="begin"/>
            </w:r>
            <w:r>
              <w:rPr>
                <w:noProof/>
                <w:webHidden/>
              </w:rPr>
              <w:instrText xml:space="preserve"> PAGEREF _Toc532648335 \h </w:instrText>
            </w:r>
            <w:r>
              <w:rPr>
                <w:noProof/>
                <w:webHidden/>
              </w:rPr>
            </w:r>
            <w:r>
              <w:rPr>
                <w:noProof/>
                <w:webHidden/>
              </w:rPr>
              <w:fldChar w:fldCharType="separate"/>
            </w:r>
            <w:r>
              <w:rPr>
                <w:noProof/>
                <w:webHidden/>
              </w:rPr>
              <w:t>33</w:t>
            </w:r>
            <w:r>
              <w:rPr>
                <w:noProof/>
                <w:webHidden/>
              </w:rPr>
              <w:fldChar w:fldCharType="end"/>
            </w:r>
          </w:hyperlink>
        </w:p>
        <w:p w14:paraId="0BB332D7" w14:textId="7FEEAFDC"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336" w:history="1">
            <w:r w:rsidRPr="00D84606">
              <w:rPr>
                <w:rStyle w:val="Lienhypertexte"/>
                <w:noProof/>
              </w:rPr>
              <w:t>3.6.3</w:t>
            </w:r>
            <w:r>
              <w:rPr>
                <w:rFonts w:asciiTheme="minorHAnsi" w:eastAsiaTheme="minorEastAsia" w:hAnsiTheme="minorHAnsi" w:cstheme="minorBidi"/>
                <w:noProof/>
                <w:sz w:val="22"/>
                <w:szCs w:val="22"/>
                <w:shd w:val="clear" w:color="auto" w:fill="auto"/>
                <w:lang w:val="en-US"/>
              </w:rPr>
              <w:tab/>
            </w:r>
            <w:r w:rsidRPr="00D84606">
              <w:rPr>
                <w:rStyle w:val="Lienhypertexte"/>
                <w:noProof/>
              </w:rPr>
              <w:t>Schématisation d’un incident</w:t>
            </w:r>
            <w:r>
              <w:rPr>
                <w:noProof/>
                <w:webHidden/>
              </w:rPr>
              <w:tab/>
            </w:r>
            <w:r>
              <w:rPr>
                <w:noProof/>
                <w:webHidden/>
              </w:rPr>
              <w:fldChar w:fldCharType="begin"/>
            </w:r>
            <w:r>
              <w:rPr>
                <w:noProof/>
                <w:webHidden/>
              </w:rPr>
              <w:instrText xml:space="preserve"> PAGEREF _Toc532648336 \h </w:instrText>
            </w:r>
            <w:r>
              <w:rPr>
                <w:noProof/>
                <w:webHidden/>
              </w:rPr>
            </w:r>
            <w:r>
              <w:rPr>
                <w:noProof/>
                <w:webHidden/>
              </w:rPr>
              <w:fldChar w:fldCharType="separate"/>
            </w:r>
            <w:r>
              <w:rPr>
                <w:noProof/>
                <w:webHidden/>
              </w:rPr>
              <w:t>33</w:t>
            </w:r>
            <w:r>
              <w:rPr>
                <w:noProof/>
                <w:webHidden/>
              </w:rPr>
              <w:fldChar w:fldCharType="end"/>
            </w:r>
          </w:hyperlink>
        </w:p>
        <w:p w14:paraId="74B215CE" w14:textId="77F4E278" w:rsidR="00A4312A" w:rsidRDefault="00A4312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en-US"/>
            </w:rPr>
          </w:pPr>
          <w:hyperlink w:anchor="_Toc532648337" w:history="1">
            <w:r w:rsidRPr="00D84606">
              <w:rPr>
                <w:rStyle w:val="Lienhypertexte"/>
                <w:noProof/>
              </w:rPr>
              <w:t>3.7</w:t>
            </w:r>
            <w:r>
              <w:rPr>
                <w:rFonts w:asciiTheme="minorHAnsi" w:eastAsiaTheme="minorEastAsia" w:hAnsiTheme="minorHAnsi" w:cstheme="minorBidi"/>
                <w:b w:val="0"/>
                <w:bCs w:val="0"/>
                <w:noProof/>
                <w:sz w:val="22"/>
                <w:szCs w:val="22"/>
                <w:shd w:val="clear" w:color="auto" w:fill="auto"/>
                <w:lang w:val="en-US"/>
              </w:rPr>
              <w:tab/>
            </w:r>
            <w:r w:rsidRPr="00D84606">
              <w:rPr>
                <w:rStyle w:val="Lienhypertexte"/>
                <w:noProof/>
              </w:rPr>
              <w:t>iSCSI</w:t>
            </w:r>
            <w:r>
              <w:rPr>
                <w:noProof/>
                <w:webHidden/>
              </w:rPr>
              <w:tab/>
            </w:r>
            <w:r>
              <w:rPr>
                <w:noProof/>
                <w:webHidden/>
              </w:rPr>
              <w:fldChar w:fldCharType="begin"/>
            </w:r>
            <w:r>
              <w:rPr>
                <w:noProof/>
                <w:webHidden/>
              </w:rPr>
              <w:instrText xml:space="preserve"> PAGEREF _Toc532648337 \h </w:instrText>
            </w:r>
            <w:r>
              <w:rPr>
                <w:noProof/>
                <w:webHidden/>
              </w:rPr>
            </w:r>
            <w:r>
              <w:rPr>
                <w:noProof/>
                <w:webHidden/>
              </w:rPr>
              <w:fldChar w:fldCharType="separate"/>
            </w:r>
            <w:r>
              <w:rPr>
                <w:noProof/>
                <w:webHidden/>
              </w:rPr>
              <w:t>34</w:t>
            </w:r>
            <w:r>
              <w:rPr>
                <w:noProof/>
                <w:webHidden/>
              </w:rPr>
              <w:fldChar w:fldCharType="end"/>
            </w:r>
          </w:hyperlink>
        </w:p>
        <w:p w14:paraId="6EFB6669" w14:textId="27945D8D"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338" w:history="1">
            <w:r w:rsidRPr="00D84606">
              <w:rPr>
                <w:rStyle w:val="Lienhypertexte"/>
                <w:noProof/>
              </w:rPr>
              <w:t>3.7.1</w:t>
            </w:r>
            <w:r>
              <w:rPr>
                <w:rFonts w:asciiTheme="minorHAnsi" w:eastAsiaTheme="minorEastAsia" w:hAnsiTheme="minorHAnsi" w:cstheme="minorBidi"/>
                <w:noProof/>
                <w:sz w:val="22"/>
                <w:szCs w:val="22"/>
                <w:shd w:val="clear" w:color="auto" w:fill="auto"/>
                <w:lang w:val="en-US"/>
              </w:rPr>
              <w:tab/>
            </w:r>
            <w:r w:rsidRPr="00D84606">
              <w:rPr>
                <w:rStyle w:val="Lienhypertexte"/>
                <w:noProof/>
              </w:rPr>
              <w:t>Utilité</w:t>
            </w:r>
            <w:r>
              <w:rPr>
                <w:noProof/>
                <w:webHidden/>
              </w:rPr>
              <w:tab/>
            </w:r>
            <w:r>
              <w:rPr>
                <w:noProof/>
                <w:webHidden/>
              </w:rPr>
              <w:fldChar w:fldCharType="begin"/>
            </w:r>
            <w:r>
              <w:rPr>
                <w:noProof/>
                <w:webHidden/>
              </w:rPr>
              <w:instrText xml:space="preserve"> PAGEREF _Toc532648338 \h </w:instrText>
            </w:r>
            <w:r>
              <w:rPr>
                <w:noProof/>
                <w:webHidden/>
              </w:rPr>
            </w:r>
            <w:r>
              <w:rPr>
                <w:noProof/>
                <w:webHidden/>
              </w:rPr>
              <w:fldChar w:fldCharType="separate"/>
            </w:r>
            <w:r>
              <w:rPr>
                <w:noProof/>
                <w:webHidden/>
              </w:rPr>
              <w:t>34</w:t>
            </w:r>
            <w:r>
              <w:rPr>
                <w:noProof/>
                <w:webHidden/>
              </w:rPr>
              <w:fldChar w:fldCharType="end"/>
            </w:r>
          </w:hyperlink>
        </w:p>
        <w:p w14:paraId="3D94BD9C" w14:textId="586E97EA" w:rsidR="00A4312A" w:rsidRDefault="00A4312A">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en-US"/>
            </w:rPr>
          </w:pPr>
          <w:hyperlink w:anchor="_Toc532648339" w:history="1">
            <w:r w:rsidRPr="00D84606">
              <w:rPr>
                <w:rStyle w:val="Lienhypertexte"/>
                <w:noProof/>
              </w:rPr>
              <w:t>4</w:t>
            </w:r>
            <w:r>
              <w:rPr>
                <w:rFonts w:asciiTheme="minorHAnsi" w:eastAsiaTheme="minorEastAsia" w:hAnsiTheme="minorHAnsi" w:cstheme="minorBidi"/>
                <w:b w:val="0"/>
                <w:bCs w:val="0"/>
                <w:caps w:val="0"/>
                <w:noProof/>
                <w:sz w:val="22"/>
                <w:szCs w:val="22"/>
                <w:shd w:val="clear" w:color="auto" w:fill="auto"/>
                <w:lang w:val="en-US"/>
              </w:rPr>
              <w:tab/>
            </w:r>
            <w:r w:rsidRPr="00D84606">
              <w:rPr>
                <w:rStyle w:val="Lienhypertexte"/>
                <w:noProof/>
              </w:rPr>
              <w:t>Partie 3</w:t>
            </w:r>
            <w:r>
              <w:rPr>
                <w:noProof/>
                <w:webHidden/>
              </w:rPr>
              <w:tab/>
            </w:r>
            <w:r>
              <w:rPr>
                <w:noProof/>
                <w:webHidden/>
              </w:rPr>
              <w:fldChar w:fldCharType="begin"/>
            </w:r>
            <w:r>
              <w:rPr>
                <w:noProof/>
                <w:webHidden/>
              </w:rPr>
              <w:instrText xml:space="preserve"> PAGEREF _Toc532648339 \h </w:instrText>
            </w:r>
            <w:r>
              <w:rPr>
                <w:noProof/>
                <w:webHidden/>
              </w:rPr>
            </w:r>
            <w:r>
              <w:rPr>
                <w:noProof/>
                <w:webHidden/>
              </w:rPr>
              <w:fldChar w:fldCharType="separate"/>
            </w:r>
            <w:r>
              <w:rPr>
                <w:noProof/>
                <w:webHidden/>
              </w:rPr>
              <w:t>35</w:t>
            </w:r>
            <w:r>
              <w:rPr>
                <w:noProof/>
                <w:webHidden/>
              </w:rPr>
              <w:fldChar w:fldCharType="end"/>
            </w:r>
          </w:hyperlink>
        </w:p>
        <w:p w14:paraId="0E3AE011" w14:textId="309DBE29" w:rsidR="00A4312A" w:rsidRDefault="00A4312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en-US"/>
            </w:rPr>
          </w:pPr>
          <w:hyperlink w:anchor="_Toc532648340" w:history="1">
            <w:r w:rsidRPr="00D84606">
              <w:rPr>
                <w:rStyle w:val="Lienhypertexte"/>
                <w:noProof/>
                <w:lang w:eastAsia="fr-CH"/>
              </w:rPr>
              <w:t>4.1</w:t>
            </w:r>
            <w:r>
              <w:rPr>
                <w:rFonts w:asciiTheme="minorHAnsi" w:eastAsiaTheme="minorEastAsia" w:hAnsiTheme="minorHAnsi" w:cstheme="minorBidi"/>
                <w:b w:val="0"/>
                <w:bCs w:val="0"/>
                <w:noProof/>
                <w:sz w:val="22"/>
                <w:szCs w:val="22"/>
                <w:shd w:val="clear" w:color="auto" w:fill="auto"/>
                <w:lang w:val="en-US"/>
              </w:rPr>
              <w:tab/>
            </w:r>
            <w:r w:rsidRPr="00D84606">
              <w:rPr>
                <w:rStyle w:val="Lienhypertexte"/>
                <w:noProof/>
                <w:lang w:eastAsia="fr-CH"/>
              </w:rPr>
              <w:t>Mise en conformité LPD/RGPD</w:t>
            </w:r>
            <w:r>
              <w:rPr>
                <w:noProof/>
                <w:webHidden/>
              </w:rPr>
              <w:tab/>
            </w:r>
            <w:r>
              <w:rPr>
                <w:noProof/>
                <w:webHidden/>
              </w:rPr>
              <w:fldChar w:fldCharType="begin"/>
            </w:r>
            <w:r>
              <w:rPr>
                <w:noProof/>
                <w:webHidden/>
              </w:rPr>
              <w:instrText xml:space="preserve"> PAGEREF _Toc532648340 \h </w:instrText>
            </w:r>
            <w:r>
              <w:rPr>
                <w:noProof/>
                <w:webHidden/>
              </w:rPr>
            </w:r>
            <w:r>
              <w:rPr>
                <w:noProof/>
                <w:webHidden/>
              </w:rPr>
              <w:fldChar w:fldCharType="separate"/>
            </w:r>
            <w:r>
              <w:rPr>
                <w:noProof/>
                <w:webHidden/>
              </w:rPr>
              <w:t>35</w:t>
            </w:r>
            <w:r>
              <w:rPr>
                <w:noProof/>
                <w:webHidden/>
              </w:rPr>
              <w:fldChar w:fldCharType="end"/>
            </w:r>
          </w:hyperlink>
        </w:p>
        <w:p w14:paraId="03B2B037" w14:textId="49D29DFF" w:rsidR="00A4312A" w:rsidRDefault="00A4312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en-US"/>
            </w:rPr>
          </w:pPr>
          <w:hyperlink w:anchor="_Toc532648341" w:history="1">
            <w:r w:rsidRPr="00D84606">
              <w:rPr>
                <w:rStyle w:val="Lienhypertexte"/>
                <w:noProof/>
                <w:lang w:eastAsia="fr-CH"/>
              </w:rPr>
              <w:t>4.2</w:t>
            </w:r>
            <w:r>
              <w:rPr>
                <w:rFonts w:asciiTheme="minorHAnsi" w:eastAsiaTheme="minorEastAsia" w:hAnsiTheme="minorHAnsi" w:cstheme="minorBidi"/>
                <w:b w:val="0"/>
                <w:bCs w:val="0"/>
                <w:noProof/>
                <w:sz w:val="22"/>
                <w:szCs w:val="22"/>
                <w:shd w:val="clear" w:color="auto" w:fill="auto"/>
                <w:lang w:val="en-US"/>
              </w:rPr>
              <w:tab/>
            </w:r>
            <w:r w:rsidRPr="00D84606">
              <w:rPr>
                <w:rStyle w:val="Lienhypertexte"/>
                <w:noProof/>
                <w:lang w:eastAsia="fr-CH"/>
              </w:rPr>
              <w:t>Infrastructure Informatique</w:t>
            </w:r>
            <w:r>
              <w:rPr>
                <w:noProof/>
                <w:webHidden/>
              </w:rPr>
              <w:tab/>
            </w:r>
            <w:r>
              <w:rPr>
                <w:noProof/>
                <w:webHidden/>
              </w:rPr>
              <w:fldChar w:fldCharType="begin"/>
            </w:r>
            <w:r>
              <w:rPr>
                <w:noProof/>
                <w:webHidden/>
              </w:rPr>
              <w:instrText xml:space="preserve"> PAGEREF _Toc532648341 \h </w:instrText>
            </w:r>
            <w:r>
              <w:rPr>
                <w:noProof/>
                <w:webHidden/>
              </w:rPr>
            </w:r>
            <w:r>
              <w:rPr>
                <w:noProof/>
                <w:webHidden/>
              </w:rPr>
              <w:fldChar w:fldCharType="separate"/>
            </w:r>
            <w:r>
              <w:rPr>
                <w:noProof/>
                <w:webHidden/>
              </w:rPr>
              <w:t>35</w:t>
            </w:r>
            <w:r>
              <w:rPr>
                <w:noProof/>
                <w:webHidden/>
              </w:rPr>
              <w:fldChar w:fldCharType="end"/>
            </w:r>
          </w:hyperlink>
        </w:p>
        <w:p w14:paraId="791EDEC1" w14:textId="466AB32C" w:rsidR="00A4312A" w:rsidRDefault="00A4312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en-US"/>
            </w:rPr>
          </w:pPr>
          <w:hyperlink w:anchor="_Toc532648342" w:history="1">
            <w:r w:rsidRPr="00D84606">
              <w:rPr>
                <w:rStyle w:val="Lienhypertexte"/>
                <w:noProof/>
                <w:lang w:eastAsia="fr-CH"/>
              </w:rPr>
              <w:t>4.3</w:t>
            </w:r>
            <w:r>
              <w:rPr>
                <w:rFonts w:asciiTheme="minorHAnsi" w:eastAsiaTheme="minorEastAsia" w:hAnsiTheme="minorHAnsi" w:cstheme="minorBidi"/>
                <w:b w:val="0"/>
                <w:bCs w:val="0"/>
                <w:noProof/>
                <w:sz w:val="22"/>
                <w:szCs w:val="22"/>
                <w:shd w:val="clear" w:color="auto" w:fill="auto"/>
                <w:lang w:val="en-US"/>
              </w:rPr>
              <w:tab/>
            </w:r>
            <w:r w:rsidRPr="00D84606">
              <w:rPr>
                <w:rStyle w:val="Lienhypertexte"/>
                <w:noProof/>
                <w:lang w:eastAsia="fr-CH"/>
              </w:rPr>
              <w:t>Backup</w:t>
            </w:r>
            <w:r>
              <w:rPr>
                <w:noProof/>
                <w:webHidden/>
              </w:rPr>
              <w:tab/>
            </w:r>
            <w:r>
              <w:rPr>
                <w:noProof/>
                <w:webHidden/>
              </w:rPr>
              <w:fldChar w:fldCharType="begin"/>
            </w:r>
            <w:r>
              <w:rPr>
                <w:noProof/>
                <w:webHidden/>
              </w:rPr>
              <w:instrText xml:space="preserve"> PAGEREF _Toc532648342 \h </w:instrText>
            </w:r>
            <w:r>
              <w:rPr>
                <w:noProof/>
                <w:webHidden/>
              </w:rPr>
            </w:r>
            <w:r>
              <w:rPr>
                <w:noProof/>
                <w:webHidden/>
              </w:rPr>
              <w:fldChar w:fldCharType="separate"/>
            </w:r>
            <w:r>
              <w:rPr>
                <w:noProof/>
                <w:webHidden/>
              </w:rPr>
              <w:t>37</w:t>
            </w:r>
            <w:r>
              <w:rPr>
                <w:noProof/>
                <w:webHidden/>
              </w:rPr>
              <w:fldChar w:fldCharType="end"/>
            </w:r>
          </w:hyperlink>
        </w:p>
        <w:p w14:paraId="30549BD5" w14:textId="2ECC55A0" w:rsidR="00A4312A" w:rsidRDefault="00A4312A">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en-US"/>
            </w:rPr>
          </w:pPr>
          <w:hyperlink w:anchor="_Toc532648343" w:history="1">
            <w:r w:rsidRPr="00D84606">
              <w:rPr>
                <w:rStyle w:val="Lienhypertexte"/>
                <w:noProof/>
                <w:lang w:eastAsia="fr-CH"/>
              </w:rPr>
              <w:t>4.4</w:t>
            </w:r>
            <w:r>
              <w:rPr>
                <w:rFonts w:asciiTheme="minorHAnsi" w:eastAsiaTheme="minorEastAsia" w:hAnsiTheme="minorHAnsi" w:cstheme="minorBidi"/>
                <w:b w:val="0"/>
                <w:bCs w:val="0"/>
                <w:noProof/>
                <w:sz w:val="22"/>
                <w:szCs w:val="22"/>
                <w:shd w:val="clear" w:color="auto" w:fill="auto"/>
                <w:lang w:val="en-US"/>
              </w:rPr>
              <w:tab/>
            </w:r>
            <w:r w:rsidRPr="00D84606">
              <w:rPr>
                <w:rStyle w:val="Lienhypertexte"/>
                <w:noProof/>
                <w:lang w:eastAsia="fr-CH"/>
              </w:rPr>
              <w:t>Reprise d’activité</w:t>
            </w:r>
            <w:r>
              <w:rPr>
                <w:noProof/>
                <w:webHidden/>
              </w:rPr>
              <w:tab/>
            </w:r>
            <w:r>
              <w:rPr>
                <w:noProof/>
                <w:webHidden/>
              </w:rPr>
              <w:fldChar w:fldCharType="begin"/>
            </w:r>
            <w:r>
              <w:rPr>
                <w:noProof/>
                <w:webHidden/>
              </w:rPr>
              <w:instrText xml:space="preserve"> PAGEREF _Toc532648343 \h </w:instrText>
            </w:r>
            <w:r>
              <w:rPr>
                <w:noProof/>
                <w:webHidden/>
              </w:rPr>
            </w:r>
            <w:r>
              <w:rPr>
                <w:noProof/>
                <w:webHidden/>
              </w:rPr>
              <w:fldChar w:fldCharType="separate"/>
            </w:r>
            <w:r>
              <w:rPr>
                <w:noProof/>
                <w:webHidden/>
              </w:rPr>
              <w:t>38</w:t>
            </w:r>
            <w:r>
              <w:rPr>
                <w:noProof/>
                <w:webHidden/>
              </w:rPr>
              <w:fldChar w:fldCharType="end"/>
            </w:r>
          </w:hyperlink>
        </w:p>
        <w:p w14:paraId="38EB0ED3" w14:textId="3CE24102"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344" w:history="1">
            <w:r w:rsidRPr="00D84606">
              <w:rPr>
                <w:rStyle w:val="Lienhypertexte"/>
                <w:noProof/>
                <w:lang w:eastAsia="fr-CH"/>
              </w:rPr>
              <w:t>4.4.1</w:t>
            </w:r>
            <w:r>
              <w:rPr>
                <w:rFonts w:asciiTheme="minorHAnsi" w:eastAsiaTheme="minorEastAsia" w:hAnsiTheme="minorHAnsi" w:cstheme="minorBidi"/>
                <w:noProof/>
                <w:sz w:val="22"/>
                <w:szCs w:val="22"/>
                <w:shd w:val="clear" w:color="auto" w:fill="auto"/>
                <w:lang w:val="en-US"/>
              </w:rPr>
              <w:tab/>
            </w:r>
            <w:r w:rsidRPr="00D84606">
              <w:rPr>
                <w:rStyle w:val="Lienhypertexte"/>
                <w:noProof/>
                <w:lang w:eastAsia="fr-CH"/>
              </w:rPr>
              <w:t>RTO</w:t>
            </w:r>
            <w:r>
              <w:rPr>
                <w:noProof/>
                <w:webHidden/>
              </w:rPr>
              <w:tab/>
            </w:r>
            <w:r>
              <w:rPr>
                <w:noProof/>
                <w:webHidden/>
              </w:rPr>
              <w:fldChar w:fldCharType="begin"/>
            </w:r>
            <w:r>
              <w:rPr>
                <w:noProof/>
                <w:webHidden/>
              </w:rPr>
              <w:instrText xml:space="preserve"> PAGEREF _Toc532648344 \h </w:instrText>
            </w:r>
            <w:r>
              <w:rPr>
                <w:noProof/>
                <w:webHidden/>
              </w:rPr>
            </w:r>
            <w:r>
              <w:rPr>
                <w:noProof/>
                <w:webHidden/>
              </w:rPr>
              <w:fldChar w:fldCharType="separate"/>
            </w:r>
            <w:r>
              <w:rPr>
                <w:noProof/>
                <w:webHidden/>
              </w:rPr>
              <w:t>38</w:t>
            </w:r>
            <w:r>
              <w:rPr>
                <w:noProof/>
                <w:webHidden/>
              </w:rPr>
              <w:fldChar w:fldCharType="end"/>
            </w:r>
          </w:hyperlink>
        </w:p>
        <w:p w14:paraId="2CA48354" w14:textId="233D4E96" w:rsidR="00A4312A" w:rsidRDefault="00A4312A">
          <w:pPr>
            <w:pStyle w:val="TM3"/>
            <w:tabs>
              <w:tab w:val="left" w:pos="1100"/>
              <w:tab w:val="right" w:leader="dot" w:pos="9060"/>
            </w:tabs>
            <w:rPr>
              <w:rFonts w:asciiTheme="minorHAnsi" w:eastAsiaTheme="minorEastAsia" w:hAnsiTheme="minorHAnsi" w:cstheme="minorBidi"/>
              <w:noProof/>
              <w:sz w:val="22"/>
              <w:szCs w:val="22"/>
              <w:shd w:val="clear" w:color="auto" w:fill="auto"/>
              <w:lang w:val="en-US"/>
            </w:rPr>
          </w:pPr>
          <w:hyperlink w:anchor="_Toc532648345" w:history="1">
            <w:r w:rsidRPr="00D84606">
              <w:rPr>
                <w:rStyle w:val="Lienhypertexte"/>
                <w:noProof/>
                <w:lang w:eastAsia="fr-CH"/>
              </w:rPr>
              <w:t>4.4.2</w:t>
            </w:r>
            <w:r>
              <w:rPr>
                <w:rFonts w:asciiTheme="minorHAnsi" w:eastAsiaTheme="minorEastAsia" w:hAnsiTheme="minorHAnsi" w:cstheme="minorBidi"/>
                <w:noProof/>
                <w:sz w:val="22"/>
                <w:szCs w:val="22"/>
                <w:shd w:val="clear" w:color="auto" w:fill="auto"/>
                <w:lang w:val="en-US"/>
              </w:rPr>
              <w:tab/>
            </w:r>
            <w:r w:rsidRPr="00D84606">
              <w:rPr>
                <w:rStyle w:val="Lienhypertexte"/>
                <w:noProof/>
                <w:lang w:eastAsia="fr-CH"/>
              </w:rPr>
              <w:t>RPO</w:t>
            </w:r>
            <w:r>
              <w:rPr>
                <w:noProof/>
                <w:webHidden/>
              </w:rPr>
              <w:tab/>
            </w:r>
            <w:r>
              <w:rPr>
                <w:noProof/>
                <w:webHidden/>
              </w:rPr>
              <w:fldChar w:fldCharType="begin"/>
            </w:r>
            <w:r>
              <w:rPr>
                <w:noProof/>
                <w:webHidden/>
              </w:rPr>
              <w:instrText xml:space="preserve"> PAGEREF _Toc532648345 \h </w:instrText>
            </w:r>
            <w:r>
              <w:rPr>
                <w:noProof/>
                <w:webHidden/>
              </w:rPr>
            </w:r>
            <w:r>
              <w:rPr>
                <w:noProof/>
                <w:webHidden/>
              </w:rPr>
              <w:fldChar w:fldCharType="separate"/>
            </w:r>
            <w:r>
              <w:rPr>
                <w:noProof/>
                <w:webHidden/>
              </w:rPr>
              <w:t>38</w:t>
            </w:r>
            <w:r>
              <w:rPr>
                <w:noProof/>
                <w:webHidden/>
              </w:rPr>
              <w:fldChar w:fldCharType="end"/>
            </w:r>
          </w:hyperlink>
        </w:p>
        <w:p w14:paraId="3E4EFCB7" w14:textId="48CF963E" w:rsidR="00A4312A" w:rsidRDefault="00A4312A">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en-US"/>
            </w:rPr>
          </w:pPr>
          <w:hyperlink w:anchor="_Toc532648346" w:history="1">
            <w:r w:rsidRPr="00D84606">
              <w:rPr>
                <w:rStyle w:val="Lienhypertexte"/>
                <w:noProof/>
              </w:rPr>
              <w:t>5</w:t>
            </w:r>
            <w:r>
              <w:rPr>
                <w:rFonts w:asciiTheme="minorHAnsi" w:eastAsiaTheme="minorEastAsia" w:hAnsiTheme="minorHAnsi" w:cstheme="minorBidi"/>
                <w:b w:val="0"/>
                <w:bCs w:val="0"/>
                <w:caps w:val="0"/>
                <w:noProof/>
                <w:sz w:val="22"/>
                <w:szCs w:val="22"/>
                <w:shd w:val="clear" w:color="auto" w:fill="auto"/>
                <w:lang w:val="en-US"/>
              </w:rPr>
              <w:tab/>
            </w:r>
            <w:r w:rsidRPr="00D84606">
              <w:rPr>
                <w:rStyle w:val="Lienhypertexte"/>
                <w:noProof/>
              </w:rPr>
              <w:t>Sources</w:t>
            </w:r>
            <w:r>
              <w:rPr>
                <w:noProof/>
                <w:webHidden/>
              </w:rPr>
              <w:tab/>
            </w:r>
            <w:r>
              <w:rPr>
                <w:noProof/>
                <w:webHidden/>
              </w:rPr>
              <w:fldChar w:fldCharType="begin"/>
            </w:r>
            <w:r>
              <w:rPr>
                <w:noProof/>
                <w:webHidden/>
              </w:rPr>
              <w:instrText xml:space="preserve"> PAGEREF _Toc532648346 \h </w:instrText>
            </w:r>
            <w:r>
              <w:rPr>
                <w:noProof/>
                <w:webHidden/>
              </w:rPr>
            </w:r>
            <w:r>
              <w:rPr>
                <w:noProof/>
                <w:webHidden/>
              </w:rPr>
              <w:fldChar w:fldCharType="separate"/>
            </w:r>
            <w:r>
              <w:rPr>
                <w:noProof/>
                <w:webHidden/>
              </w:rPr>
              <w:t>39</w:t>
            </w:r>
            <w:r>
              <w:rPr>
                <w:noProof/>
                <w:webHidden/>
              </w:rPr>
              <w:fldChar w:fldCharType="end"/>
            </w:r>
          </w:hyperlink>
        </w:p>
        <w:p w14:paraId="56D70317" w14:textId="6BE704A0" w:rsidR="005131E4" w:rsidRPr="007F7FEB" w:rsidRDefault="00213D03" w:rsidP="00A00A7A">
          <w:r w:rsidRPr="007F7FEB">
            <w:rPr>
              <w:b/>
              <w:noProof/>
              <w:sz w:val="24"/>
              <w:szCs w:val="24"/>
              <w:u w:val="single"/>
              <w:lang w:val="fr-FR"/>
            </w:rPr>
            <w:fldChar w:fldCharType="end"/>
          </w:r>
        </w:p>
      </w:sdtContent>
    </w:sdt>
    <w:p w14:paraId="10C3C156" w14:textId="77777777" w:rsidR="00E71B05" w:rsidRPr="007F7FEB" w:rsidRDefault="00E71B05" w:rsidP="00A00A7A">
      <w:pPr>
        <w:pStyle w:val="Titre"/>
        <w:sectPr w:rsidR="00E71B05" w:rsidRPr="007F7FEB" w:rsidSect="00DA2687">
          <w:footnotePr>
            <w:numRestart w:val="eachPage"/>
          </w:footnotePr>
          <w:pgSz w:w="11906" w:h="16838" w:code="9"/>
          <w:pgMar w:top="1418" w:right="1418" w:bottom="1418" w:left="1418" w:header="709" w:footer="709" w:gutter="0"/>
          <w:cols w:space="708"/>
          <w:docGrid w:linePitch="360"/>
        </w:sectPr>
      </w:pPr>
    </w:p>
    <w:p w14:paraId="6D7470B0" w14:textId="6AB34906" w:rsidR="00E71B05" w:rsidRPr="007F7FEB" w:rsidRDefault="00EF2BF6" w:rsidP="00A00A7A">
      <w:pPr>
        <w:pStyle w:val="Titre"/>
        <w:sectPr w:rsidR="00E71B05" w:rsidRPr="007F7FEB" w:rsidSect="00E71B05">
          <w:footnotePr>
            <w:numRestart w:val="eachPage"/>
          </w:footnotePr>
          <w:pgSz w:w="11906" w:h="16838" w:code="9"/>
          <w:pgMar w:top="1418" w:right="1418" w:bottom="1418" w:left="1418" w:header="709" w:footer="709" w:gutter="0"/>
          <w:cols w:space="708"/>
          <w:vAlign w:val="center"/>
          <w:docGrid w:linePitch="360"/>
        </w:sectPr>
      </w:pPr>
      <w:r w:rsidRPr="007F7FEB">
        <w:rPr>
          <w:noProof/>
          <w:lang w:val="en-US" w:eastAsia="en-US"/>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rsidRPr="007F7FEB">
        <w:t>Casino de Montreu</w:t>
      </w:r>
      <w:r w:rsidR="00E71B05" w:rsidRPr="007F7FEB">
        <w:t>x</w:t>
      </w:r>
    </w:p>
    <w:p w14:paraId="6C1635F9" w14:textId="0D7B4C35" w:rsidR="00A97195" w:rsidRPr="007F7FEB" w:rsidRDefault="00A97195" w:rsidP="0056034A">
      <w:pPr>
        <w:pStyle w:val="Titre1"/>
      </w:pPr>
      <w:bookmarkStart w:id="1" w:name="_Toc532648244"/>
      <w:r w:rsidRPr="007F7FEB">
        <w:lastRenderedPageBreak/>
        <w:t>Partie 1</w:t>
      </w:r>
      <w:bookmarkEnd w:id="1"/>
    </w:p>
    <w:p w14:paraId="70EA5695" w14:textId="42D930F0" w:rsidR="00765A24" w:rsidRPr="007F7FEB" w:rsidRDefault="00765A24" w:rsidP="00A00A7A">
      <w:pPr>
        <w:pStyle w:val="Titre2"/>
      </w:pPr>
      <w:bookmarkStart w:id="2" w:name="_Toc532648245"/>
      <w:r w:rsidRPr="007F7FEB">
        <w:t>Casino de Montreux</w:t>
      </w:r>
      <w:bookmarkEnd w:id="2"/>
    </w:p>
    <w:p w14:paraId="690874F5" w14:textId="694463BC" w:rsidR="00765A24" w:rsidRPr="007F7FEB" w:rsidRDefault="00377A1C" w:rsidP="00A00A7A">
      <w:pPr>
        <w:pStyle w:val="Titre3"/>
      </w:pPr>
      <w:bookmarkStart w:id="3" w:name="_Toc532648246"/>
      <w:r w:rsidRPr="007F7FEB">
        <w:t>Introduction</w:t>
      </w:r>
      <w:bookmarkEnd w:id="3"/>
    </w:p>
    <w:p w14:paraId="047BCB53" w14:textId="713B77C5" w:rsidR="00765A24" w:rsidRPr="007F7FEB" w:rsidRDefault="00765A24" w:rsidP="00A00A7A">
      <w:r w:rsidRPr="007F7FEB">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7F7FEB" w:rsidRDefault="00C82B46" w:rsidP="00A00A7A">
      <w:pPr>
        <w:pStyle w:val="Titre3"/>
      </w:pPr>
      <w:bookmarkStart w:id="4" w:name="_Toc524881887"/>
      <w:bookmarkStart w:id="5" w:name="_Toc532648247"/>
      <w:r w:rsidRPr="007F7FEB">
        <w:t>Traitement de données.</w:t>
      </w:r>
      <w:bookmarkEnd w:id="4"/>
      <w:bookmarkEnd w:id="5"/>
    </w:p>
    <w:p w14:paraId="5DA18B79" w14:textId="77777777" w:rsidR="00C82B46" w:rsidRPr="007F7FEB" w:rsidRDefault="00C82B46" w:rsidP="00A00A7A">
      <w:r w:rsidRPr="007F7FEB">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FE6C239" w:rsidR="00C82B46" w:rsidRPr="007F7FEB" w:rsidRDefault="00874703" w:rsidP="00A00A7A">
      <w:pPr>
        <w:pStyle w:val="Titre3"/>
      </w:pPr>
      <w:bookmarkStart w:id="6" w:name="_Toc524881888"/>
      <w:bookmarkStart w:id="7" w:name="_Toc532648248"/>
      <w:r>
        <w:t xml:space="preserve">RGPD - </w:t>
      </w:r>
      <w:r w:rsidR="00C82B46" w:rsidRPr="007F7FEB">
        <w:t>Actions et mesures prises.</w:t>
      </w:r>
      <w:bookmarkEnd w:id="6"/>
      <w:bookmarkEnd w:id="7"/>
    </w:p>
    <w:p w14:paraId="0D9C1955" w14:textId="77777777" w:rsidR="00C82B46" w:rsidRPr="007F7FEB" w:rsidRDefault="00C82B46" w:rsidP="00A00A7A">
      <w:r w:rsidRPr="007F7FEB">
        <w:t>Le casino a formé deux DPO et nommé des responsables de traitement par secteur (exemple RH, Marketing, etc.) ainsi comme des suppléants aussi formés pour le traitement de données.</w:t>
      </w:r>
    </w:p>
    <w:p w14:paraId="388492FE" w14:textId="77777777" w:rsidR="00C82B46" w:rsidRPr="007F7FEB" w:rsidRDefault="00C82B46" w:rsidP="00A00A7A">
      <w:r w:rsidRPr="007F7FEB">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Pr="007F7FEB" w:rsidRDefault="00C82B46" w:rsidP="00A00A7A">
      <w:pPr>
        <w:pStyle w:val="Titre3"/>
      </w:pPr>
      <w:bookmarkStart w:id="8" w:name="_Toc524881889"/>
      <w:bookmarkStart w:id="9" w:name="_Toc532648249"/>
      <w:r w:rsidRPr="007F7FEB">
        <w:t>Techniques de protections des données.</w:t>
      </w:r>
      <w:bookmarkEnd w:id="8"/>
      <w:bookmarkEnd w:id="9"/>
    </w:p>
    <w:p w14:paraId="1A37F72A" w14:textId="77777777" w:rsidR="00874703" w:rsidRDefault="00C82B46" w:rsidP="00A00A7A">
      <w:r w:rsidRPr="007F7FEB">
        <w:t xml:space="preserve">La sécurité des données est déjà en place avec des backups journaliers, clustering, firewall, portes sécurisées, </w:t>
      </w:r>
      <w:r w:rsidR="00874703">
        <w:t>utilisateurs</w:t>
      </w:r>
      <w:r w:rsidRPr="007F7FEB">
        <w:t xml:space="preserve"> avec mot</w:t>
      </w:r>
      <w:r w:rsidR="00874703">
        <w:t>s</w:t>
      </w:r>
      <w:r w:rsidRPr="007F7FEB">
        <w:t xml:space="preserve"> de passe, entre autres.</w:t>
      </w:r>
    </w:p>
    <w:p w14:paraId="05A77174" w14:textId="443D1C79" w:rsidR="00874703" w:rsidRDefault="00874703" w:rsidP="00874703">
      <w:pPr>
        <w:pStyle w:val="Titre3"/>
        <w:jc w:val="left"/>
      </w:pPr>
      <w:bookmarkStart w:id="10" w:name="_Toc532648250"/>
      <w:r>
        <w:t>Technologies utilisées</w:t>
      </w:r>
      <w:bookmarkEnd w:id="10"/>
    </w:p>
    <w:p w14:paraId="4D6B723D" w14:textId="09610B1F" w:rsidR="007F7FEB" w:rsidRPr="007F7FEB" w:rsidRDefault="00C82B46" w:rsidP="00874703">
      <w:r w:rsidRPr="007F7FEB">
        <w:t xml:space="preserve">On utilise aussi les </w:t>
      </w:r>
      <w:r w:rsidRPr="00177C16">
        <w:rPr>
          <w:b/>
        </w:rPr>
        <w:t>Raids 1 et 1+0</w:t>
      </w:r>
      <w:r w:rsidRPr="007F7FEB">
        <w:t>, cette technique assure la protection des données de la baie de disques (</w:t>
      </w:r>
      <w:r w:rsidRPr="00177C16">
        <w:rPr>
          <w:b/>
        </w:rPr>
        <w:t>SAN</w:t>
      </w:r>
      <w:r w:rsidRPr="007F7FEB">
        <w:t>) avec une redondance permanente.</w:t>
      </w:r>
    </w:p>
    <w:p w14:paraId="39A93E3E" w14:textId="1C99AD91" w:rsidR="007F7FEB" w:rsidRPr="007F7FEB" w:rsidRDefault="007F7FEB" w:rsidP="00A00A7A">
      <w:r w:rsidRPr="007F7FEB">
        <w:t xml:space="preserve">Une </w:t>
      </w:r>
      <w:r w:rsidRPr="00177C16">
        <w:rPr>
          <w:b/>
        </w:rPr>
        <w:t>réplication des données</w:t>
      </w:r>
      <w:r w:rsidRPr="007F7FEB">
        <w:t xml:space="preserve"> hors site est en place sur un deuxième </w:t>
      </w:r>
      <w:r w:rsidR="00177C16">
        <w:t>SAN</w:t>
      </w:r>
      <w:r w:rsidRPr="007F7FEB">
        <w:t xml:space="preserve"> sur un des casinos distants.</w:t>
      </w:r>
    </w:p>
    <w:p w14:paraId="521433C9" w14:textId="53D617A4" w:rsidR="00177C16" w:rsidRDefault="007F7FEB" w:rsidP="00A00A7A">
      <w:r w:rsidRPr="007F7FEB">
        <w:t xml:space="preserve">L’armoire serveurs est protégé contre les coupure électrique par moyen d’un </w:t>
      </w:r>
      <w:r w:rsidRPr="00177C16">
        <w:rPr>
          <w:b/>
        </w:rPr>
        <w:t>UPS</w:t>
      </w:r>
      <w:r w:rsidRPr="007F7FEB">
        <w:t xml:space="preserve"> de type On-line.</w:t>
      </w:r>
    </w:p>
    <w:p w14:paraId="5755C831" w14:textId="276EA154" w:rsidR="00177C16" w:rsidRDefault="00177C16" w:rsidP="00A00A7A">
      <w:r>
        <w:t>Une documentation est en place afin de garantir la reprise d’activité.</w:t>
      </w:r>
    </w:p>
    <w:p w14:paraId="5A2FDD05" w14:textId="2FE52A2D" w:rsidR="009B0D8E" w:rsidRDefault="009B0D8E" w:rsidP="009B0D8E">
      <w:pPr>
        <w:pStyle w:val="Titre3"/>
      </w:pPr>
      <w:bookmarkStart w:id="11" w:name="_Toc532648251"/>
      <w:r>
        <w:t>PRA et PCA</w:t>
      </w:r>
      <w:bookmarkEnd w:id="11"/>
    </w:p>
    <w:p w14:paraId="2AD3D6CF" w14:textId="4AD26CCA" w:rsidR="009B0D8E" w:rsidRDefault="009B0D8E" w:rsidP="009B0D8E">
      <w:r>
        <w:t>Afin d’apporter une totale redondance des services et des données nous utilisons un système PRA-PCA. Le PCA, visant à assurer la continuité, est composé d’un Cluster HP physique qui héberge un cluster de serveurs SQL virtuels.</w:t>
      </w:r>
    </w:p>
    <w:p w14:paraId="05A454EF" w14:textId="36A2D6F2" w:rsidR="009B0D8E" w:rsidRPr="00874703" w:rsidRDefault="009B0D8E" w:rsidP="009B0D8E">
      <w:r>
        <w:t>Le PRA est composé d’une documentation complète afin d’assurer la reprise d’activité de l’entreprise.</w:t>
      </w:r>
    </w:p>
    <w:p w14:paraId="07F04373" w14:textId="71A98E9E" w:rsidR="009B0D8E" w:rsidRDefault="009B0D8E" w:rsidP="00A00A7A"/>
    <w:p w14:paraId="3859EF20" w14:textId="1246C968" w:rsidR="00177C16" w:rsidRDefault="00177C16" w:rsidP="00177C16">
      <w:pPr>
        <w:pStyle w:val="Titre3"/>
      </w:pPr>
      <w:bookmarkStart w:id="12" w:name="_Toc532648252"/>
      <w:r>
        <w:lastRenderedPageBreak/>
        <w:t>Suite Google</w:t>
      </w:r>
      <w:bookmarkEnd w:id="12"/>
    </w:p>
    <w:p w14:paraId="40A95EAB" w14:textId="012C8E07" w:rsidR="00177C16" w:rsidRDefault="00177C16" w:rsidP="00177C16">
      <w:r>
        <w:t>En 2018 le groupe Barrière a passé à utiliser la suite Google d’application et services. Cette suite comprend la messagerie (Gmail), les outils bureautique (Sheets, Docs, Slide, etc), espace de stockage Cloud (Drive), entre autres.</w:t>
      </w:r>
    </w:p>
    <w:p w14:paraId="1C37FA59" w14:textId="79C8F365" w:rsidR="00177C16" w:rsidRDefault="00177C16" w:rsidP="00177C16">
      <w:r>
        <w:t>Le projet de migration est long et lent, car les utilisateurs doivent suivre des formations, et les responsables de la DSI doivent suivre les bonnes pratiques, afin de faire la migration d’une manière propre.</w:t>
      </w:r>
    </w:p>
    <w:p w14:paraId="2D2E6F97" w14:textId="3D74BA67" w:rsidR="00177C16" w:rsidRPr="00177C16" w:rsidRDefault="00177C16" w:rsidP="00177C16">
      <w:r>
        <w:t xml:space="preserve">Ce nouveau projet impliquera un changement d’infrastructure informatique, vu que les NAS et SAN ne seront plus utilisés pour le </w:t>
      </w:r>
      <w:r w:rsidR="009B0D8E">
        <w:t>stockage des fichiers partagés.</w:t>
      </w:r>
    </w:p>
    <w:p w14:paraId="33A3779E" w14:textId="24EDCE68" w:rsidR="007F7FEB" w:rsidRPr="00177C16" w:rsidRDefault="00177C16" w:rsidP="00A00A7A">
      <w:pPr>
        <w:rPr>
          <w:rStyle w:val="TitreCar"/>
          <w:rFonts w:eastAsiaTheme="minorHAnsi"/>
          <w:b w:val="0"/>
          <w:color w:val="auto"/>
          <w:spacing w:val="0"/>
          <w:kern w:val="0"/>
          <w:sz w:val="22"/>
          <w:szCs w:val="22"/>
          <w:lang w:eastAsia="en-US"/>
        </w:rPr>
      </w:pPr>
      <w:r>
        <w:rPr>
          <w:rStyle w:val="TitreCar"/>
          <w:color w:val="auto"/>
        </w:rPr>
        <w:t xml:space="preserve"> </w:t>
      </w:r>
    </w:p>
    <w:p w14:paraId="3D84495C" w14:textId="18ACEC70" w:rsidR="00177C16" w:rsidRPr="00177C16" w:rsidRDefault="00177C16" w:rsidP="00177C16">
      <w:pPr>
        <w:rPr>
          <w:rStyle w:val="TitreCar"/>
          <w:color w:val="auto"/>
          <w:sz w:val="22"/>
          <w:szCs w:val="22"/>
        </w:rPr>
        <w:sectPr w:rsidR="00177C16" w:rsidRPr="00177C16" w:rsidSect="00DA2687">
          <w:footnotePr>
            <w:numRestart w:val="eachPage"/>
          </w:footnotePr>
          <w:pgSz w:w="11906" w:h="16838" w:code="9"/>
          <w:pgMar w:top="1418" w:right="1418" w:bottom="1418" w:left="1418" w:header="709" w:footer="709" w:gutter="0"/>
          <w:cols w:space="708"/>
          <w:docGrid w:linePitch="360"/>
        </w:sectPr>
      </w:pPr>
    </w:p>
    <w:p w14:paraId="5B38A9F1" w14:textId="77777777" w:rsidR="00DA2687" w:rsidRPr="007F7FEB" w:rsidRDefault="006C4B44" w:rsidP="00B21AAE">
      <w:pPr>
        <w:jc w:val="center"/>
        <w:rPr>
          <w:rStyle w:val="TitreCar"/>
          <w:color w:val="auto"/>
        </w:rPr>
        <w:sectPr w:rsidR="00DA2687" w:rsidRPr="007F7FEB" w:rsidSect="00DA2687">
          <w:footnotePr>
            <w:numRestart w:val="eachPage"/>
          </w:footnotePr>
          <w:pgSz w:w="11906" w:h="16838" w:code="9"/>
          <w:pgMar w:top="1418" w:right="1418" w:bottom="1418" w:left="1418" w:header="709" w:footer="709" w:gutter="0"/>
          <w:cols w:space="708"/>
          <w:vAlign w:val="center"/>
          <w:docGrid w:linePitch="360"/>
        </w:sectPr>
      </w:pPr>
      <w:r w:rsidRPr="007F7FEB">
        <w:rPr>
          <w:rStyle w:val="TitreCar"/>
          <w:color w:val="auto"/>
        </w:rPr>
        <w:lastRenderedPageBreak/>
        <w:t>La Loterie Romande</w:t>
      </w:r>
      <w:r w:rsidR="00A4312A">
        <w:rPr>
          <w:rStyle w:val="TitreCar"/>
          <w:color w:val="auto"/>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4pt;height:218.4pt">
            <v:imagedata r:id="rId12" o:title="10_LoRo15_RVB"/>
          </v:shape>
        </w:pict>
      </w:r>
    </w:p>
    <w:p w14:paraId="3465EB90" w14:textId="383F6AF2" w:rsidR="00425E2E" w:rsidRPr="007F7FEB" w:rsidRDefault="00425E2E" w:rsidP="00A00A7A">
      <w:pPr>
        <w:pStyle w:val="Titre2"/>
      </w:pPr>
      <w:bookmarkStart w:id="13" w:name="_Toc532648253"/>
      <w:r w:rsidRPr="007F7FEB">
        <w:lastRenderedPageBreak/>
        <w:t>La Loterie Romande</w:t>
      </w:r>
      <w:bookmarkEnd w:id="13"/>
    </w:p>
    <w:p w14:paraId="450ACA87" w14:textId="24752983" w:rsidR="00425E2E" w:rsidRPr="007F7FEB" w:rsidRDefault="00425E2E" w:rsidP="00A00A7A">
      <w:pPr>
        <w:pStyle w:val="Titre3"/>
      </w:pPr>
      <w:bookmarkStart w:id="14" w:name="_Toc532648254"/>
      <w:r w:rsidRPr="007F7FEB">
        <w:t>Introduction</w:t>
      </w:r>
      <w:bookmarkEnd w:id="14"/>
    </w:p>
    <w:p w14:paraId="4A08875E" w14:textId="16F5C09E" w:rsidR="006E3384" w:rsidRPr="007F7FEB" w:rsidRDefault="006E3384" w:rsidP="00A00A7A">
      <w:r w:rsidRPr="007F7FEB">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Pr="007F7FEB" w:rsidRDefault="006E3384" w:rsidP="00A00A7A">
      <w:pPr>
        <w:pStyle w:val="Titre3"/>
      </w:pPr>
      <w:bookmarkStart w:id="15" w:name="_Toc532648255"/>
      <w:r w:rsidRPr="007F7FEB">
        <w:t xml:space="preserve">Les données </w:t>
      </w:r>
      <w:r w:rsidR="005C5226" w:rsidRPr="007F7FEB">
        <w:t>au sein</w:t>
      </w:r>
      <w:r w:rsidRPr="007F7FEB">
        <w:t xml:space="preserve"> de la Loterie Romande</w:t>
      </w:r>
      <w:bookmarkEnd w:id="15"/>
    </w:p>
    <w:p w14:paraId="175FBE45" w14:textId="32057940" w:rsidR="006E3384" w:rsidRPr="007F7FEB" w:rsidRDefault="006E3384" w:rsidP="00A00A7A">
      <w:r w:rsidRPr="007F7FEB">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Pr="007F7FEB" w:rsidRDefault="006E3384" w:rsidP="00A00A7A">
      <w:r w:rsidRPr="007F7FEB">
        <w:t>Nos normes standards concernant ces lois au point de vu sécurité sont toutes issues de l’ISO 27001.</w:t>
      </w:r>
    </w:p>
    <w:p w14:paraId="288B6063" w14:textId="3F15753D" w:rsidR="006E3384" w:rsidRPr="007F7FEB" w:rsidRDefault="006E3384" w:rsidP="00A00A7A">
      <w:pPr>
        <w:pStyle w:val="Titre3"/>
      </w:pPr>
      <w:bookmarkStart w:id="16" w:name="_Toc532648256"/>
      <w:r w:rsidRPr="007F7FEB">
        <w:t>Actions et mesures</w:t>
      </w:r>
      <w:bookmarkEnd w:id="16"/>
    </w:p>
    <w:p w14:paraId="05FD7BA7" w14:textId="3941DED4" w:rsidR="006E3384" w:rsidRPr="007F7FEB" w:rsidRDefault="006E3384" w:rsidP="00A00A7A">
      <w:pPr>
        <w:pStyle w:val="Titre4"/>
      </w:pPr>
      <w:bookmarkStart w:id="17" w:name="_Toc532648257"/>
      <w:r w:rsidRPr="007F7FEB">
        <w:t>Protections logiques</w:t>
      </w:r>
      <w:bookmarkEnd w:id="17"/>
    </w:p>
    <w:p w14:paraId="687D664B" w14:textId="388339A8" w:rsidR="006E3384" w:rsidRPr="007F7FEB" w:rsidRDefault="006E3384" w:rsidP="00A00A7A">
      <w:r w:rsidRPr="007F7FEB">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7F7FEB" w:rsidRDefault="006E3384" w:rsidP="00A00A7A">
      <w:r w:rsidRPr="007F7FEB">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Pr="007F7FEB" w:rsidRDefault="006E3384" w:rsidP="00A00A7A">
      <w:r w:rsidRPr="007F7FEB">
        <w:t>Afin de vérifier si notre système de sécurité est fiable, nous procédons à un audit technique. Chaque moi un scan complet de nos systèmes est effectué.</w:t>
      </w:r>
    </w:p>
    <w:p w14:paraId="42F0499E" w14:textId="05BE4520" w:rsidR="006E3384" w:rsidRPr="007F7FEB" w:rsidRDefault="006E3384" w:rsidP="00A00A7A">
      <w:pPr>
        <w:pStyle w:val="Titre4"/>
      </w:pPr>
      <w:bookmarkStart w:id="18" w:name="_Toc532648258"/>
      <w:r w:rsidRPr="007F7FEB">
        <w:t>Protections techniques</w:t>
      </w:r>
      <w:bookmarkEnd w:id="18"/>
    </w:p>
    <w:p w14:paraId="174510E3" w14:textId="40C90E42" w:rsidR="006E3384" w:rsidRPr="007F7FEB" w:rsidRDefault="006E3384" w:rsidP="00A00A7A">
      <w:r w:rsidRPr="007F7FEB">
        <w:t>L’accès à nos sites, nos serveurs, nos Datacenter, nos armoires de câbles se font soit par l’intermédiaire de l’Active Directory soit par un système de badge et de code.</w:t>
      </w:r>
    </w:p>
    <w:p w14:paraId="4FA589D0" w14:textId="6AB67D52" w:rsidR="006E3384" w:rsidRPr="007F7FEB" w:rsidRDefault="006E3384" w:rsidP="00A00A7A">
      <w:r w:rsidRPr="007F7FEB">
        <w:t>Les serveurs de productions sont répliqués de manière synchronisée sur deux Datacenter.</w:t>
      </w:r>
    </w:p>
    <w:p w14:paraId="1CA4D6FE" w14:textId="00F9A646" w:rsidR="006E3384" w:rsidRPr="007F7FEB" w:rsidRDefault="006E3384" w:rsidP="00A00A7A">
      <w:r w:rsidRPr="007F7FEB">
        <w:t>Pour gérer nos logs, nous possédons une grosse base de données dans laquelle tous nos logs sont répertoriés. Ces logs sont contrôlés par une autre entreprise.</w:t>
      </w:r>
    </w:p>
    <w:p w14:paraId="7AD88D5C" w14:textId="01D6680B" w:rsidR="006E3384" w:rsidRPr="007F7FEB" w:rsidRDefault="006E3384" w:rsidP="00A00A7A">
      <w:r w:rsidRPr="007F7FEB">
        <w:t>Dans l’entreprise nous chiffrons tous les flux ssl et https ainsi que nos cassettes de sauvegarde.</w:t>
      </w:r>
    </w:p>
    <w:p w14:paraId="172A965D" w14:textId="77777777" w:rsidR="00B4398D" w:rsidRPr="007F7FEB" w:rsidRDefault="006E3384" w:rsidP="00A00A7A">
      <w:r w:rsidRPr="007F7FEB">
        <w:t>Afin de prévenir les virus, nous avons tous un antivirus sur nos postes, un système qui vérifie tous les mails entrants et un contrôle des flux http et https.</w:t>
      </w:r>
    </w:p>
    <w:p w14:paraId="5E912FD2" w14:textId="77777777" w:rsidR="004B0DE4" w:rsidRPr="007F7FEB" w:rsidRDefault="004B0DE4" w:rsidP="00A00A7A">
      <w:pPr>
        <w:pStyle w:val="Titre3"/>
        <w:sectPr w:rsidR="004B0DE4" w:rsidRPr="007F7FEB" w:rsidSect="00DA2687">
          <w:footnotePr>
            <w:numRestart w:val="eachPage"/>
          </w:footnotePr>
          <w:pgSz w:w="11906" w:h="16838" w:code="9"/>
          <w:pgMar w:top="1418" w:right="1418" w:bottom="1418" w:left="1418" w:header="709" w:footer="709" w:gutter="0"/>
          <w:cols w:space="708"/>
          <w:docGrid w:linePitch="360"/>
        </w:sectPr>
      </w:pPr>
    </w:p>
    <w:p w14:paraId="49E0A968" w14:textId="5A1D9C5D" w:rsidR="0012748E" w:rsidRPr="007F7FEB" w:rsidRDefault="005B5B89" w:rsidP="00A00A7A">
      <w:pPr>
        <w:pStyle w:val="Titre3"/>
      </w:pPr>
      <w:bookmarkStart w:id="19" w:name="_Toc532648259"/>
      <w:r w:rsidRPr="007F7FEB">
        <w:lastRenderedPageBreak/>
        <w:t>Stratégies de sauvegardes</w:t>
      </w:r>
      <w:bookmarkEnd w:id="19"/>
    </w:p>
    <w:p w14:paraId="35C093A7" w14:textId="2FC3051E" w:rsidR="005B5B89" w:rsidRPr="007F7FEB" w:rsidRDefault="005B5B89" w:rsidP="00A00A7A">
      <w:pPr>
        <w:pStyle w:val="Titre4"/>
      </w:pPr>
      <w:r w:rsidRPr="007F7FEB">
        <w:t xml:space="preserve"> </w:t>
      </w:r>
      <w:bookmarkStart w:id="20" w:name="_Toc532648260"/>
      <w:r w:rsidR="002A5532" w:rsidRPr="007F7FEB">
        <w:t>Infrastructures</w:t>
      </w:r>
      <w:bookmarkEnd w:id="20"/>
    </w:p>
    <w:p w14:paraId="3C290470" w14:textId="6E81C87C" w:rsidR="00C92CCB" w:rsidRPr="007F7FEB" w:rsidRDefault="002A5532" w:rsidP="00A00A7A">
      <w:r w:rsidRPr="007F7FEB">
        <w:t>Au sein de la Loterie Romande nous utilisons la Logiciel « </w:t>
      </w:r>
      <w:r w:rsidR="00C37BCF" w:rsidRPr="007F7FEB">
        <w:t>Net Backup</w:t>
      </w:r>
      <w:r w:rsidR="001D3F53" w:rsidRPr="007F7FEB">
        <w:t> » pour tout ce qui concerne la récupération des données sur les serveurs.</w:t>
      </w:r>
      <w:r w:rsidR="00F43CDC" w:rsidRPr="007F7FEB">
        <w:t xml:space="preserve"> Chaque service est dupliqué sur deux sites différents en prévision </w:t>
      </w:r>
      <w:r w:rsidR="00136BD8" w:rsidRPr="007F7FEB">
        <w:t>d’un problème.</w:t>
      </w:r>
    </w:p>
    <w:p w14:paraId="77086DE8" w14:textId="52B9A4A8" w:rsidR="001D17C9" w:rsidRPr="007F7FEB" w:rsidRDefault="003B28B7" w:rsidP="00A00A7A">
      <w:r w:rsidRPr="007F7FEB">
        <w:rPr>
          <w:noProof/>
          <w:lang w:val="en-US"/>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766453" cy="416699"/>
                          </a:xfrm>
                          <a:prstGeom prst="rect">
                            <a:avLst/>
                          </a:prstGeom>
                        </wps:spPr>
                        <wps:txbx>
                          <w:txbxContent>
                            <w:p w14:paraId="2067EFA2" w14:textId="381DE776" w:rsidR="00694E22" w:rsidRDefault="00694E22" w:rsidP="00A00A7A">
                              <w:pPr>
                                <w:pStyle w:val="NormalWeb"/>
                              </w:pPr>
                              <w: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left:0;text-align:left;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7665;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694E22" w:rsidRDefault="00694E22" w:rsidP="00A00A7A">
                        <w:pPr>
                          <w:pStyle w:val="NormalWeb"/>
                        </w:pPr>
                        <w:r>
                          <w:t>MASTER 2</w:t>
                        </w:r>
                      </w:p>
                    </w:txbxContent>
                  </v:textbox>
                </v:shape>
                <w10:wrap type="square"/>
              </v:group>
            </w:pict>
          </mc:Fallback>
        </mc:AlternateContent>
      </w:r>
      <w:r w:rsidRPr="007F7FEB">
        <w:rPr>
          <w:noProof/>
          <w:lang w:val="en-US"/>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772137" cy="416685"/>
                          </a:xfrm>
                          <a:prstGeom prst="rect">
                            <a:avLst/>
                          </a:prstGeom>
                        </wps:spPr>
                        <wps:txbx>
                          <w:txbxContent>
                            <w:p w14:paraId="080E1C7F" w14:textId="5E99ED9E" w:rsidR="00694E22" w:rsidRDefault="00694E22" w:rsidP="00A00A7A">
                              <w:pPr>
                                <w:pStyle w:val="NormalWeb"/>
                              </w:pPr>
                              <w: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left:0;text-align:left;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7NpUaw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yfMkRnix5aTxZDL1HWdoHAdw3off4XmU3G658610cG2pVq/gMcxHyEWtzL8B2cKsmQcSog5I8yQB&#10;3VkMOYXR5BdplmMjNscny5MT1yyU5yWyR8JgvFs7VYq+Q9uie7OHDxLpJT8/QDoZUMdrf+swkW9+&#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">
                  <v:imagedata r:id="rId14" o:title=""/>
                  <v:path arrowok="t"/>
                </v:shape>
                <v:shape id="ZoneTexte 44" o:spid="_x0000_s1031" type="#_x0000_t202" style="position:absolute;width:7721;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694E22" w:rsidRDefault="00694E22" w:rsidP="00A00A7A">
                        <w:pPr>
                          <w:pStyle w:val="NormalWeb"/>
                        </w:pPr>
                        <w:r>
                          <w:t>MASTER 1</w:t>
                        </w:r>
                      </w:p>
                    </w:txbxContent>
                  </v:textbox>
                </v:shape>
                <w10:wrap type="square"/>
              </v:group>
            </w:pict>
          </mc:Fallback>
        </mc:AlternateContent>
      </w:r>
      <w:r w:rsidRPr="007F7FEB">
        <w:rPr>
          <w:noProof/>
          <w:lang w:val="en-US"/>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7F7FEB">
        <w:t>Master</w:t>
      </w:r>
      <w:r w:rsidR="004A176F" w:rsidRPr="007F7FEB">
        <w:t>/EMM</w:t>
      </w:r>
    </w:p>
    <w:p w14:paraId="39ACA2AD" w14:textId="3451C56E" w:rsidR="00D66835" w:rsidRPr="007F7FEB" w:rsidRDefault="00F43CDC" w:rsidP="00A00A7A">
      <w:r w:rsidRPr="007F7FEB">
        <w:rPr>
          <w:noProof/>
          <w:lang w:val="en-US"/>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57943" cy="1156335"/>
                <wp:effectExtent l="0" t="0" r="0" b="5715"/>
                <wp:wrapSquare wrapText="bothSides"/>
                <wp:docPr id="26" name="Groupe 54"/>
                <wp:cNvGraphicFramePr/>
                <a:graphic xmlns:a="http://schemas.openxmlformats.org/drawingml/2006/main">
                  <a:graphicData uri="http://schemas.microsoft.com/office/word/2010/wordprocessingGroup">
                    <wpg:wgp>
                      <wpg:cNvGrpSpPr/>
                      <wpg:grpSpPr>
                        <a:xfrm>
                          <a:off x="0" y="0"/>
                          <a:ext cx="957943" cy="1156335"/>
                          <a:chOff x="78376" y="17418"/>
                          <a:chExt cx="957943"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796925" cy="417955"/>
                          </a:xfrm>
                          <a:prstGeom prst="rect">
                            <a:avLst/>
                          </a:prstGeom>
                        </wps:spPr>
                        <wps:txbx>
                          <w:txbxContent>
                            <w:p w14:paraId="544C7450" w14:textId="166E2643" w:rsidR="00694E22" w:rsidRDefault="00694E22" w:rsidP="00A00A7A">
                              <w:pPr>
                                <w:pStyle w:val="NormalWeb"/>
                              </w:pPr>
                              <w: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left:0;text-align:left;margin-left:237.7pt;margin-top:83.45pt;width:75.45pt;height:91.05pt;z-index:251668480" coordorigin="783,174"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">
                  <v:imagedata r:id="rId14" o:title=""/>
                  <v:path arrowok="t"/>
                </v:shape>
                <v:shape id="ZoneTexte 20" o:spid="_x0000_s1034" type="#_x0000_t202" style="position:absolute;left:783;top:174;width:7970;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694E22" w:rsidRDefault="00694E22" w:rsidP="00A00A7A">
                        <w:pPr>
                          <w:pStyle w:val="NormalWeb"/>
                        </w:pPr>
                        <w:r>
                          <w:t>MEDIA 1</w:t>
                        </w:r>
                      </w:p>
                    </w:txbxContent>
                  </v:textbox>
                </v:shape>
                <w10:wrap type="square"/>
              </v:group>
            </w:pict>
          </mc:Fallback>
        </mc:AlternateContent>
      </w:r>
      <w:r w:rsidRPr="007F7FEB">
        <w:rPr>
          <w:noProof/>
          <w:lang w:val="en-US"/>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56206" cy="1144905"/>
                <wp:effectExtent l="0" t="0" r="0" b="0"/>
                <wp:wrapSquare wrapText="bothSides"/>
                <wp:docPr id="29" name="Groupe 55"/>
                <wp:cNvGraphicFramePr/>
                <a:graphic xmlns:a="http://schemas.openxmlformats.org/drawingml/2006/main">
                  <a:graphicData uri="http://schemas.microsoft.com/office/word/2010/wordprocessingGroup">
                    <wpg:wgp>
                      <wpg:cNvGrpSpPr/>
                      <wpg:grpSpPr>
                        <a:xfrm>
                          <a:off x="0" y="0"/>
                          <a:ext cx="956206" cy="1144905"/>
                          <a:chOff x="2004713" y="14847"/>
                          <a:chExt cx="956206"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796925" cy="417969"/>
                          </a:xfrm>
                          <a:prstGeom prst="rect">
                            <a:avLst/>
                          </a:prstGeom>
                        </wps:spPr>
                        <wps:txbx>
                          <w:txbxContent>
                            <w:p w14:paraId="4F6AEFB0" w14:textId="17975FEF" w:rsidR="00694E22" w:rsidRDefault="00694E22" w:rsidP="00A00A7A">
                              <w:pPr>
                                <w:pStyle w:val="NormalWeb"/>
                              </w:pPr>
                              <w: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left:0;text-align:left;margin-left:389.25pt;margin-top:83.45pt;width:75.3pt;height:90.15pt;z-index:251669504" coordorigin="20047,148"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">
                  <v:imagedata r:id="rId14" o:title=""/>
                  <v:path arrowok="t"/>
                </v:shape>
                <v:shape id="ZoneTexte 21" o:spid="_x0000_s1037" type="#_x0000_t202" style="position:absolute;left:20047;top:148;width:7969;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694E22" w:rsidRDefault="00694E22" w:rsidP="00A00A7A">
                        <w:pPr>
                          <w:pStyle w:val="NormalWeb"/>
                        </w:pPr>
                        <w:r>
                          <w:t>MEDIA 2</w:t>
                        </w:r>
                      </w:p>
                    </w:txbxContent>
                  </v:textbox>
                </v:shape>
                <w10:wrap type="square"/>
              </v:group>
            </w:pict>
          </mc:Fallback>
        </mc:AlternateContent>
      </w:r>
      <w:r w:rsidRPr="007F7FEB">
        <w:rPr>
          <w:noProof/>
          <w:lang w:val="en-US"/>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7F7FEB">
        <w:rPr>
          <w:noProof/>
          <w:lang w:val="en-US"/>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694E22" w:rsidRDefault="00694E22" w:rsidP="00A00A7A">
                            <w:pPr>
                              <w:pStyle w:val="NormalWeb"/>
                            </w:pPr>
                            <w: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6235E1D" id="ZoneTexte 58" o:spid="_x0000_s1038" type="#_x0000_t202" style="position:absolute;left:0;text-align:left;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694E22" w:rsidRDefault="00694E22" w:rsidP="00A00A7A">
                      <w:pPr>
                        <w:pStyle w:val="NormalWeb"/>
                      </w:pPr>
                      <w:r>
                        <w:t>SAN</w:t>
                      </w:r>
                    </w:p>
                  </w:txbxContent>
                </v:textbox>
                <w10:wrap type="square"/>
              </v:shape>
            </w:pict>
          </mc:Fallback>
        </mc:AlternateContent>
      </w:r>
      <w:r w:rsidR="001D3F53" w:rsidRPr="007F7FEB">
        <w:t>Nous avons deux serveurs « </w:t>
      </w:r>
      <w:r w:rsidR="00C37BCF" w:rsidRPr="007F7FEB">
        <w:t>Net backup</w:t>
      </w:r>
      <w:r w:rsidR="001D3F53" w:rsidRPr="007F7FEB">
        <w:t xml:space="preserve"> Master »</w:t>
      </w:r>
      <w:r w:rsidR="006B460B" w:rsidRPr="007F7FEB">
        <w:t xml:space="preserve"> q</w:t>
      </w:r>
      <w:r w:rsidR="001D3F53" w:rsidRPr="007F7FEB">
        <w:t xml:space="preserve">ui vont principalement </w:t>
      </w:r>
      <w:r w:rsidR="006B460B" w:rsidRPr="007F7FEB">
        <w:t>servir d’ordonnanceur.</w:t>
      </w:r>
      <w:r w:rsidR="00D66835" w:rsidRPr="007F7FEB">
        <w:t xml:space="preserve"> Ces deux serveurs sont tous deux reliés par un SAN</w:t>
      </w:r>
      <w:r w:rsidR="000E4E78" w:rsidRPr="007F7FEB">
        <w:t xml:space="preserve"> qui va non-stop les répliqués au cas où il y aurait un problème</w:t>
      </w:r>
      <w:r w:rsidR="00131E0C" w:rsidRPr="007F7FEB">
        <w:t>.</w:t>
      </w:r>
    </w:p>
    <w:p w14:paraId="1D5CC7E1" w14:textId="7B1F6512" w:rsidR="001D17C9" w:rsidRPr="007F7FEB" w:rsidRDefault="001D17C9" w:rsidP="00A00A7A">
      <w:pPr>
        <w:rPr>
          <w:noProof/>
          <w:shd w:val="clear" w:color="auto" w:fill="auto"/>
        </w:rPr>
      </w:pPr>
      <w:r w:rsidRPr="007F7FEB">
        <w:rPr>
          <w:noProof/>
          <w:shd w:val="clear" w:color="auto" w:fill="auto"/>
        </w:rPr>
        <w:t>Media</w:t>
      </w:r>
    </w:p>
    <w:p w14:paraId="3E1317DC" w14:textId="7B9DB6C3" w:rsidR="001D73E6" w:rsidRPr="007F7FEB" w:rsidRDefault="001D73E6" w:rsidP="00A00A7A">
      <w:r w:rsidRPr="007F7FEB">
        <w:t xml:space="preserve">Nous avons </w:t>
      </w:r>
      <w:r w:rsidR="00545088" w:rsidRPr="007F7FEB">
        <w:t>deux serveurs</w:t>
      </w:r>
      <w:r w:rsidRPr="007F7FEB">
        <w:t xml:space="preserve"> « Media » qui serviront d’intermédiaire entre </w:t>
      </w:r>
      <w:r w:rsidR="00545088" w:rsidRPr="007F7FEB">
        <w:t>les masters</w:t>
      </w:r>
      <w:r w:rsidRPr="007F7FEB">
        <w:t xml:space="preserve"> et les datas domains</w:t>
      </w:r>
      <w:r w:rsidR="00136BD8" w:rsidRPr="007F7FEB">
        <w:t>.</w:t>
      </w:r>
    </w:p>
    <w:p w14:paraId="281A5D60" w14:textId="77777777" w:rsidR="00931CFC" w:rsidRPr="007F7FEB" w:rsidRDefault="00931CFC" w:rsidP="00A00A7A"/>
    <w:p w14:paraId="29CCAA0B" w14:textId="77E95E6D" w:rsidR="00BA4492" w:rsidRPr="007F7FEB" w:rsidRDefault="00C32031" w:rsidP="00A00A7A">
      <w:r w:rsidRPr="007F7FEB">
        <w:rPr>
          <w:noProof/>
          <w:lang w:val="en-US"/>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52977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529770" cy="1183005"/>
                          <a:chOff x="3041019" y="-76512"/>
                          <a:chExt cx="1523051"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176545" cy="413268"/>
                          </a:xfrm>
                          <a:prstGeom prst="rect">
                            <a:avLst/>
                          </a:prstGeom>
                        </wps:spPr>
                        <wps:txbx>
                          <w:txbxContent>
                            <w:p w14:paraId="0B1CC2DE" w14:textId="1D33E5DE" w:rsidR="00694E22" w:rsidRDefault="00694E22" w:rsidP="00A00A7A">
                              <w:pPr>
                                <w:pStyle w:val="NormalWeb"/>
                              </w:pPr>
                              <w: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1C7263A1" id="Groupe 57" o:spid="_x0000_s1039" style="position:absolute;left:0;text-align:left;margin-left:368.55pt;margin-top:21.6pt;width:120.45pt;height:93.15pt;z-index:251673600;mso-width-relative:margin;mso-height-relative:margin" coordorigin="30410,-765" coordsize="15230,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&#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1765;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694E22" w:rsidRDefault="00694E22" w:rsidP="00A00A7A">
                        <w:pPr>
                          <w:pStyle w:val="NormalWeb"/>
                        </w:pPr>
                        <w:r>
                          <w:t>Data Domaine 2</w:t>
                        </w:r>
                      </w:p>
                    </w:txbxContent>
                  </v:textbox>
                </v:shape>
                <w10:wrap type="square"/>
              </v:group>
            </w:pict>
          </mc:Fallback>
        </mc:AlternateContent>
      </w:r>
      <w:r w:rsidR="00BA4492" w:rsidRPr="007F7FEB">
        <w:rPr>
          <w:noProof/>
          <w:lang w:val="en-US"/>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30350" cy="1189217"/>
                <wp:effectExtent l="0" t="0" r="0" b="0"/>
                <wp:wrapSquare wrapText="bothSides"/>
                <wp:docPr id="33" name="Groupe 56"/>
                <wp:cNvGraphicFramePr/>
                <a:graphic xmlns:a="http://schemas.openxmlformats.org/drawingml/2006/main">
                  <a:graphicData uri="http://schemas.microsoft.com/office/word/2010/wordprocessingGroup">
                    <wpg:wgp>
                      <wpg:cNvGrpSpPr/>
                      <wpg:grpSpPr>
                        <a:xfrm>
                          <a:off x="0" y="0"/>
                          <a:ext cx="1530350" cy="1189217"/>
                          <a:chOff x="0" y="-59934"/>
                          <a:chExt cx="1523051"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109110" cy="415112"/>
                          </a:xfrm>
                          <a:prstGeom prst="rect">
                            <a:avLst/>
                          </a:prstGeom>
                        </wps:spPr>
                        <wps:txbx>
                          <w:txbxContent>
                            <w:p w14:paraId="1227041E" w14:textId="659E0609" w:rsidR="00694E22" w:rsidRDefault="00694E22" w:rsidP="00A00A7A">
                              <w:pPr>
                                <w:pStyle w:val="NormalWeb"/>
                              </w:pPr>
                              <w: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4E3DE4B4" id="Groupe 56" o:spid="_x0000_s1042" style="position:absolute;left:0;text-align:left;margin-left:231.45pt;margin-top:21.4pt;width:120.5pt;height:93.65pt;z-index:251672576;mso-width-relative:margin;mso-height-relative:margin" coordorigin=",-599" coordsize="15230,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wmLDwQAABIJAAAOAAAAZHJzL2Uyb0RvYy54bWykVm2PozYQ/l6p/8Hi&#10;OwETSALa7CkXktVKt+2qd/3SL5UDBqwDjGzn7ar+984YSLK3q3Z1XWmJ3xjPPPM8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109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694E22" w:rsidRDefault="00694E22" w:rsidP="00A00A7A">
                        <w:pPr>
                          <w:pStyle w:val="NormalWeb"/>
                        </w:pPr>
                        <w:r>
                          <w:t>Data Domain 1</w:t>
                        </w:r>
                      </w:p>
                    </w:txbxContent>
                  </v:textbox>
                </v:shape>
                <w10:wrap type="square"/>
              </v:group>
            </w:pict>
          </mc:Fallback>
        </mc:AlternateContent>
      </w:r>
    </w:p>
    <w:p w14:paraId="5203F4BE" w14:textId="27E0D8C9" w:rsidR="001D17C9" w:rsidRPr="007F7FEB" w:rsidRDefault="001D17C9" w:rsidP="00A00A7A">
      <w:r w:rsidRPr="007F7FEB">
        <w:t>Stockage online</w:t>
      </w:r>
    </w:p>
    <w:p w14:paraId="58912840" w14:textId="709073E2" w:rsidR="00545088" w:rsidRPr="007F7FEB" w:rsidRDefault="00545088" w:rsidP="00A00A7A">
      <w:pPr>
        <w:rPr>
          <w:noProof/>
          <w:shd w:val="clear" w:color="auto" w:fill="auto"/>
        </w:rPr>
      </w:pPr>
      <w:r w:rsidRPr="007F7FEB">
        <w:t>Nous avons deux serveurs Data Domaine qui sont dupliqués qui reçoivent des ordres de l’</w:t>
      </w:r>
      <w:r w:rsidR="00C37BCF" w:rsidRPr="007F7FEB">
        <w:t>ordonnanceur</w:t>
      </w:r>
      <w:r w:rsidRPr="007F7FEB">
        <w:t xml:space="preserve"> par l’intermédiaire des « Media ».</w:t>
      </w:r>
      <w:r w:rsidR="0070473D" w:rsidRPr="007F7FEB">
        <w:rPr>
          <w:noProof/>
          <w:shd w:val="clear" w:color="auto" w:fill="auto"/>
        </w:rPr>
        <w:t xml:space="preserve"> </w:t>
      </w:r>
    </w:p>
    <w:p w14:paraId="4E70A89C" w14:textId="53013E8A" w:rsidR="00855571" w:rsidRPr="007F7FEB" w:rsidRDefault="00855571" w:rsidP="00A00A7A"/>
    <w:p w14:paraId="71C9141D" w14:textId="7192252C" w:rsidR="00855571" w:rsidRPr="007F7FEB" w:rsidRDefault="00855571" w:rsidP="00A00A7A">
      <w:r w:rsidRPr="007F7FEB">
        <w:t>Stockage externalisé</w:t>
      </w:r>
    </w:p>
    <w:p w14:paraId="7CEF738D" w14:textId="769F73CF" w:rsidR="00BD54BE" w:rsidRPr="007F7FEB" w:rsidRDefault="00FF49A1" w:rsidP="00A00A7A">
      <w:r w:rsidRPr="007F7FEB">
        <w:t xml:space="preserve">Nous faisons des sauvegardes sur des cassettes que nous </w:t>
      </w:r>
      <w:r w:rsidR="00ED54AC" w:rsidRPr="007F7FEB">
        <w:t>conserverons</w:t>
      </w:r>
      <w:r w:rsidRPr="007F7FEB">
        <w:t xml:space="preserve"> 10 ans chaque sauvegarde et répliquée, une est envoyée à Securitas et nous concevront la deuxième.</w:t>
      </w:r>
    </w:p>
    <w:p w14:paraId="32C5F7F9" w14:textId="2FCF6547" w:rsidR="000E55E1" w:rsidRPr="007F7FEB" w:rsidRDefault="000E55E1" w:rsidP="00A00A7A">
      <w:pPr>
        <w:pStyle w:val="Titre4"/>
      </w:pPr>
      <w:bookmarkStart w:id="21" w:name="_Toc532648261"/>
      <w:r w:rsidRPr="007F7FEB">
        <w:t>Stratégie de conservation des sauvegardes</w:t>
      </w:r>
      <w:bookmarkEnd w:id="21"/>
    </w:p>
    <w:p w14:paraId="426D23D8" w14:textId="48BB255D" w:rsidR="000D2104" w:rsidRPr="007F7FEB" w:rsidRDefault="000D2104" w:rsidP="00A00A7A">
      <w:r w:rsidRPr="007F7FEB">
        <w:t>Le diagramme ci-dessous reflète la stratégie :</w:t>
      </w:r>
    </w:p>
    <w:p w14:paraId="73F71F63" w14:textId="05AF9D6E" w:rsidR="000E55E1" w:rsidRPr="007F7FEB" w:rsidRDefault="000E55E1" w:rsidP="00B21AAE">
      <w:pPr>
        <w:jc w:val="center"/>
      </w:pPr>
      <w:r w:rsidRPr="007F7FEB">
        <w:object w:dxaOrig="11551" w:dyaOrig="7711" w14:anchorId="3FAC2459">
          <v:shape id="_x0000_i1026" type="#_x0000_t75" style="width:361.2pt;height:243.6pt" o:ole="">
            <v:imagedata r:id="rId17" o:title=""/>
          </v:shape>
          <o:OLEObject Type="Embed" ProgID="Visio.Drawing.15" ShapeID="_x0000_i1026" DrawAspect="Content" ObjectID="_1606390695" r:id="rId18"/>
        </w:object>
      </w:r>
    </w:p>
    <w:p w14:paraId="3D373CA2" w14:textId="0B1DEB1F" w:rsidR="00647D27" w:rsidRPr="007F7FEB" w:rsidRDefault="00647D27" w:rsidP="00A00A7A">
      <w:r w:rsidRPr="007F7FEB">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Pr="007F7FEB" w:rsidRDefault="00545088" w:rsidP="00A00A7A"/>
    <w:p w14:paraId="12F0C7A8" w14:textId="77777777" w:rsidR="004B0DE4" w:rsidRPr="007F7FEB" w:rsidRDefault="004B0DE4" w:rsidP="00A00A7A">
      <w:pPr>
        <w:pStyle w:val="Titre"/>
        <w:sectPr w:rsidR="004B0DE4" w:rsidRPr="007F7FEB"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Pr="007F7FEB" w:rsidRDefault="00603E12" w:rsidP="00A00A7A">
      <w:pPr>
        <w:pStyle w:val="Titre"/>
      </w:pPr>
      <w:r w:rsidRPr="007F7FEB">
        <w:rPr>
          <w:noProof/>
          <w:lang w:val="en-US" w:eastAsia="en-US"/>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7FEB">
        <w:t>VTX</w:t>
      </w:r>
    </w:p>
    <w:p w14:paraId="67A2C17D" w14:textId="77777777" w:rsidR="00F23A19" w:rsidRPr="007F7FEB" w:rsidRDefault="00F23A19" w:rsidP="00A00A7A">
      <w:pPr>
        <w:pStyle w:val="Titre2"/>
        <w:sectPr w:rsidR="00F23A19" w:rsidRPr="007F7FEB"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75F82D8" w:rsidR="000C0F9C" w:rsidRPr="007F7FEB" w:rsidRDefault="000C0F9C" w:rsidP="00A00A7A">
      <w:pPr>
        <w:pStyle w:val="Titre2"/>
      </w:pPr>
      <w:bookmarkStart w:id="22" w:name="_Toc532648262"/>
      <w:r w:rsidRPr="007F7FEB">
        <w:lastRenderedPageBreak/>
        <w:t>VTX</w:t>
      </w:r>
      <w:bookmarkEnd w:id="22"/>
    </w:p>
    <w:p w14:paraId="10F34C89" w14:textId="0E9C71D5" w:rsidR="000C0F9C" w:rsidRPr="007F7FEB" w:rsidRDefault="000C0F9C" w:rsidP="00A00A7A">
      <w:pPr>
        <w:pStyle w:val="Titre3"/>
      </w:pPr>
      <w:bookmarkStart w:id="23" w:name="_Toc532648263"/>
      <w:r w:rsidRPr="007F7FEB">
        <w:t>Introduction</w:t>
      </w:r>
      <w:bookmarkEnd w:id="23"/>
    </w:p>
    <w:p w14:paraId="60CBE674" w14:textId="6AE4E73E" w:rsidR="000C0F9C" w:rsidRPr="007F7FEB" w:rsidRDefault="000C0F9C" w:rsidP="00A00A7A">
      <w:r w:rsidRPr="007F7FEB">
        <w:t xml:space="preserve">VTX est une entreprise qui occupe la télécommunication. La société a été </w:t>
      </w:r>
      <w:r w:rsidR="00DE1404" w:rsidRPr="007F7FEB">
        <w:t>fondée</w:t>
      </w:r>
      <w:r w:rsidRPr="007F7FEB">
        <w:t xml:space="preserve"> en 198</w:t>
      </w:r>
      <w:r w:rsidR="005428AB" w:rsidRPr="007F7FEB">
        <w:t xml:space="preserve">9 et son nom signifie Videotex. </w:t>
      </w:r>
      <w:r w:rsidRPr="007F7FEB">
        <w:t xml:space="preserve">Le siège est à Pully et nous avons d’autre succursale </w:t>
      </w:r>
      <w:r w:rsidR="00DE1404" w:rsidRPr="007F7FEB">
        <w:t>à</w:t>
      </w:r>
      <w:r w:rsidRPr="007F7FEB">
        <w:t xml:space="preserve"> Genève, Sion et Bâle.</w:t>
      </w:r>
    </w:p>
    <w:p w14:paraId="0954E34F" w14:textId="77777777" w:rsidR="000C0F9C" w:rsidRPr="007F7FEB" w:rsidRDefault="000C0F9C" w:rsidP="00A00A7A">
      <w:r w:rsidRPr="007F7FEB">
        <w:t>Nous fournissons :</w:t>
      </w:r>
    </w:p>
    <w:p w14:paraId="18A10825" w14:textId="77777777" w:rsidR="000C0F9C" w:rsidRPr="007F7FEB" w:rsidRDefault="000C0F9C" w:rsidP="00A00A7A">
      <w:pPr>
        <w:pStyle w:val="Paragraphedeliste"/>
        <w:numPr>
          <w:ilvl w:val="0"/>
          <w:numId w:val="8"/>
        </w:numPr>
      </w:pPr>
      <w:r w:rsidRPr="007F7FEB">
        <w:t>Internet</w:t>
      </w:r>
    </w:p>
    <w:p w14:paraId="74C240FD" w14:textId="491E709D" w:rsidR="000C0F9C" w:rsidRPr="007F7FEB" w:rsidRDefault="000C0F9C" w:rsidP="00A00A7A">
      <w:pPr>
        <w:pStyle w:val="Paragraphedeliste"/>
        <w:numPr>
          <w:ilvl w:val="0"/>
          <w:numId w:val="8"/>
        </w:numPr>
      </w:pPr>
      <w:r w:rsidRPr="007F7FEB">
        <w:t>Téléphonie</w:t>
      </w:r>
    </w:p>
    <w:p w14:paraId="5B442A09" w14:textId="45CC480F" w:rsidR="000C0F9C" w:rsidRPr="007F7FEB" w:rsidRDefault="000C0F9C" w:rsidP="00A00A7A">
      <w:pPr>
        <w:pStyle w:val="Paragraphedeliste"/>
        <w:numPr>
          <w:ilvl w:val="0"/>
          <w:numId w:val="8"/>
        </w:numPr>
      </w:pPr>
      <w:r w:rsidRPr="007F7FEB">
        <w:t>Nom de domaine</w:t>
      </w:r>
    </w:p>
    <w:p w14:paraId="610D8C7C" w14:textId="174ED192" w:rsidR="000C0F9C" w:rsidRPr="007F7FEB" w:rsidRDefault="000C0F9C" w:rsidP="00A00A7A">
      <w:pPr>
        <w:pStyle w:val="Paragraphedeliste"/>
        <w:numPr>
          <w:ilvl w:val="0"/>
          <w:numId w:val="8"/>
        </w:numPr>
      </w:pPr>
      <w:r w:rsidRPr="007F7FEB">
        <w:t>Hébergement</w:t>
      </w:r>
    </w:p>
    <w:p w14:paraId="5FD35C7E" w14:textId="5F7820CF" w:rsidR="000C0F9C" w:rsidRPr="007F7FEB" w:rsidRDefault="000C0F9C" w:rsidP="00A00A7A">
      <w:pPr>
        <w:pStyle w:val="Paragraphedeliste"/>
        <w:numPr>
          <w:ilvl w:val="0"/>
          <w:numId w:val="8"/>
        </w:numPr>
      </w:pPr>
      <w:r w:rsidRPr="007F7FEB">
        <w:t>Mail</w:t>
      </w:r>
    </w:p>
    <w:p w14:paraId="4A9039BF" w14:textId="7DD64E4F" w:rsidR="000C0F9C" w:rsidRPr="007F7FEB" w:rsidRDefault="000C0F9C" w:rsidP="00A00A7A">
      <w:pPr>
        <w:pStyle w:val="Paragraphedeliste"/>
        <w:numPr>
          <w:ilvl w:val="0"/>
          <w:numId w:val="8"/>
        </w:numPr>
      </w:pPr>
      <w:r w:rsidRPr="007F7FEB">
        <w:t>Sécurité de réseau informatique</w:t>
      </w:r>
    </w:p>
    <w:p w14:paraId="1A04246A" w14:textId="4ED3FC44" w:rsidR="000C0F9C" w:rsidRPr="007F7FEB" w:rsidRDefault="000C0F9C" w:rsidP="00A00A7A">
      <w:pPr>
        <w:pStyle w:val="Paragraphedeliste"/>
        <w:numPr>
          <w:ilvl w:val="0"/>
          <w:numId w:val="8"/>
        </w:numPr>
      </w:pPr>
      <w:r w:rsidRPr="007F7FEB">
        <w:t>Télévision</w:t>
      </w:r>
    </w:p>
    <w:p w14:paraId="2BF5A9AF" w14:textId="77777777" w:rsidR="000C0F9C" w:rsidRPr="007F7FEB" w:rsidRDefault="000C0F9C" w:rsidP="00A00A7A">
      <w:pPr>
        <w:pStyle w:val="Paragraphedeliste"/>
        <w:numPr>
          <w:ilvl w:val="0"/>
          <w:numId w:val="8"/>
        </w:numPr>
      </w:pPr>
      <w:r w:rsidRPr="007F7FEB">
        <w:t>Cloud</w:t>
      </w:r>
    </w:p>
    <w:p w14:paraId="0A7B7ABD" w14:textId="721B87C7" w:rsidR="00975EB0" w:rsidRPr="007F7FEB" w:rsidRDefault="00975EB0" w:rsidP="00A00A7A">
      <w:pPr>
        <w:pStyle w:val="Titre3"/>
      </w:pPr>
      <w:bookmarkStart w:id="24" w:name="_Toc532648264"/>
      <w:r w:rsidRPr="007F7FEB">
        <w:t>Les techniques utilisées</w:t>
      </w:r>
      <w:bookmarkEnd w:id="24"/>
    </w:p>
    <w:p w14:paraId="3E20682C" w14:textId="5B7F4DCF" w:rsidR="000C0F9C" w:rsidRPr="007F7FEB" w:rsidRDefault="000C0F9C" w:rsidP="00A00A7A">
      <w:r w:rsidRPr="007F7FEB">
        <w:t>Pour conserver nos données nous utilisons comme technologie Bacula / Veam et notre hardware est du NetApp.</w:t>
      </w:r>
      <w:r w:rsidRPr="007F7FEB">
        <w:br/>
        <w:t>Le toute est conservé en VHD.</w:t>
      </w:r>
    </w:p>
    <w:p w14:paraId="7C492CB5" w14:textId="47CC2D54" w:rsidR="000C0F9C" w:rsidRPr="007F7FEB" w:rsidRDefault="000C0F9C" w:rsidP="00A00A7A">
      <w:r w:rsidRPr="007F7FEB">
        <w:t>Nous enregistrons toutes les 3 semaines en bande magnétique en cas d’attaque grave via un ransomware.</w:t>
      </w:r>
      <w:r w:rsidRPr="007F7FEB">
        <w:br/>
      </w:r>
      <w:r w:rsidRPr="007F7FEB">
        <w:br/>
        <w:t xml:space="preserve">Nos donnée son sécurisé physiquement par </w:t>
      </w:r>
      <w:r w:rsidR="005C5226" w:rsidRPr="007F7FEB">
        <w:t>un lieu inconnu</w:t>
      </w:r>
      <w:r w:rsidRPr="007F7FEB">
        <w:t xml:space="preserve"> et ne sont accessible que par l’équipe qui s’occupe des backups.</w:t>
      </w:r>
    </w:p>
    <w:p w14:paraId="1E451BF5" w14:textId="141DFB85" w:rsidR="000C0F9C" w:rsidRPr="007F7FEB" w:rsidRDefault="000C0F9C" w:rsidP="00A00A7A">
      <w:r w:rsidRPr="007F7FEB">
        <w:t>Les sauvegardes se font toutes les 8 heures et son sauvegarder sur plusieurs de nos Datacenter.</w:t>
      </w:r>
    </w:p>
    <w:p w14:paraId="5C4E57C0" w14:textId="22BB0E06" w:rsidR="000C0F9C" w:rsidRPr="007F7FEB" w:rsidRDefault="000C0F9C" w:rsidP="00A00A7A">
      <w:r w:rsidRPr="007F7FEB">
        <w:t xml:space="preserve">En cas de récupération de nos données, nous envoyons des mails à tous nos clients via un système automatique en 48 heures. Si non avons leurs portables dans la base de </w:t>
      </w:r>
      <w:r w:rsidR="005C5226" w:rsidRPr="007F7FEB">
        <w:t>données</w:t>
      </w:r>
      <w:r w:rsidRPr="007F7FEB">
        <w:t xml:space="preserve"> le programme leurs envoie aussi un SMS.</w:t>
      </w:r>
      <w:r w:rsidRPr="007F7FEB">
        <w:br/>
      </w:r>
      <w:r w:rsidRPr="007F7FEB">
        <w:br/>
        <w:t xml:space="preserve">Ensuite VTX au niveau de la LPD et le RGPD se situe dans les entreprises ou cette protection doit s’appliqué de façons la plus rigoureuse, dû au fait qu’elle détient l’intégralité </w:t>
      </w:r>
      <w:r w:rsidR="005C5226" w:rsidRPr="007F7FEB">
        <w:t>des données</w:t>
      </w:r>
      <w:r w:rsidRPr="007F7FEB">
        <w:t xml:space="preserve"> personnel des clients.</w:t>
      </w:r>
    </w:p>
    <w:p w14:paraId="5EA5D283" w14:textId="7097439A" w:rsidR="00BB6AF6" w:rsidRPr="007F7FEB" w:rsidRDefault="000C0F9C" w:rsidP="00A00A7A">
      <w:r w:rsidRPr="007F7FEB">
        <w:t>Nous avons par exemple des mesures ou le renouvellement de mot de passe n’est même plus visible pour les employés concernés aux bouts de 24 heures.</w:t>
      </w:r>
    </w:p>
    <w:p w14:paraId="23CC66AC" w14:textId="77777777" w:rsidR="00C92CCB" w:rsidRPr="007F7FEB" w:rsidRDefault="00C92CCB" w:rsidP="00A00A7A">
      <w:pPr>
        <w:pStyle w:val="Titre"/>
        <w:sectPr w:rsidR="00C92CCB" w:rsidRPr="007F7FE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Pr="007F7FEB" w:rsidRDefault="00296BCE" w:rsidP="00A00A7A">
      <w:pPr>
        <w:pStyle w:val="Titre"/>
      </w:pPr>
      <w:r w:rsidRPr="007F7FEB">
        <w:rPr>
          <w:noProof/>
          <w:lang w:val="en-US" w:eastAsia="en-US"/>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rsidRPr="007F7FEB">
        <w:t>Université de Lausanne</w:t>
      </w:r>
      <w:r w:rsidR="00BB6AF6" w:rsidRPr="007F7FEB">
        <w:br w:type="page"/>
      </w:r>
    </w:p>
    <w:p w14:paraId="4F7505CA" w14:textId="77777777" w:rsidR="00C92CCB" w:rsidRPr="007F7FEB" w:rsidRDefault="00C92CCB" w:rsidP="00A00A7A">
      <w:pPr>
        <w:pStyle w:val="Titre2"/>
        <w:sectPr w:rsidR="00C92CCB" w:rsidRPr="007F7FEB" w:rsidSect="00C92CCB">
          <w:footnotePr>
            <w:numRestart w:val="eachPage"/>
          </w:footnotePr>
          <w:pgSz w:w="11906" w:h="16838" w:code="9"/>
          <w:pgMar w:top="1418" w:right="1418" w:bottom="1418" w:left="1418" w:header="709" w:footer="709" w:gutter="0"/>
          <w:cols w:space="708"/>
          <w:vAlign w:val="center"/>
          <w:docGrid w:linePitch="360"/>
        </w:sectPr>
      </w:pPr>
    </w:p>
    <w:p w14:paraId="2947CBCE" w14:textId="77777777" w:rsidR="00CA62F9" w:rsidRPr="007F7FEB" w:rsidRDefault="00CA62F9" w:rsidP="00A00A7A">
      <w:pPr>
        <w:pStyle w:val="Titre2"/>
      </w:pPr>
      <w:bookmarkStart w:id="25" w:name="_Toc530150123"/>
      <w:bookmarkStart w:id="26" w:name="_Toc532648265"/>
      <w:r w:rsidRPr="007F7FEB">
        <w:lastRenderedPageBreak/>
        <w:t>Université de Lausanne</w:t>
      </w:r>
      <w:r w:rsidRPr="007F7FEB">
        <w:rPr>
          <w:rStyle w:val="Appelnotedebasdep"/>
          <w:color w:val="auto"/>
        </w:rPr>
        <w:footnoteReference w:id="1"/>
      </w:r>
      <w:bookmarkEnd w:id="25"/>
      <w:bookmarkEnd w:id="26"/>
    </w:p>
    <w:p w14:paraId="42625FD9" w14:textId="77777777" w:rsidR="00CA62F9" w:rsidRPr="007F7FEB" w:rsidRDefault="00CA62F9" w:rsidP="00A00A7A">
      <w:pPr>
        <w:pStyle w:val="Titre3"/>
      </w:pPr>
      <w:bookmarkStart w:id="27" w:name="_Toc530150124"/>
      <w:bookmarkStart w:id="28" w:name="_Toc532648266"/>
      <w:r w:rsidRPr="007F7FEB">
        <w:t>Présentation entreprise</w:t>
      </w:r>
      <w:bookmarkEnd w:id="27"/>
      <w:bookmarkEnd w:id="28"/>
    </w:p>
    <w:p w14:paraId="5303E2A5" w14:textId="77777777" w:rsidR="00CA62F9" w:rsidRPr="007F7FEB" w:rsidRDefault="00CA62F9" w:rsidP="00A00A7A">
      <w:r w:rsidRPr="007F7FEB">
        <w:t>L’Université de Lausanne, bâtiment dédié aux étudiants, professeurs et chercheurs universitaires, est un bâtiment qui regroupe pas moins de 15'000 étudiants et 5'000 employés situés sur les bords du Lac Léman, et il est composé de 7 facultés : médecine-biologie / sciences sociales / lettre / théologie / géosciences / droit / commerciales (HEC). Ce bâtiment a eu ses débuts en 1537 et l’une des plus vieilles sociétés de Suisse. Nous respectons la LPD et la GDPR, car nous avons des employés qui habitent sur le territoire européen (hors suisse).</w:t>
      </w:r>
    </w:p>
    <w:p w14:paraId="571AB379" w14:textId="77777777" w:rsidR="00CA62F9" w:rsidRPr="007F7FEB" w:rsidRDefault="00CA62F9" w:rsidP="00A00A7A"/>
    <w:p w14:paraId="36641980" w14:textId="77777777" w:rsidR="00CA62F9" w:rsidRPr="007F7FEB" w:rsidRDefault="00CA62F9" w:rsidP="00A00A7A">
      <w:pPr>
        <w:pStyle w:val="Titre3"/>
      </w:pPr>
      <w:bookmarkStart w:id="29" w:name="_Toc530150125"/>
      <w:bookmarkStart w:id="30" w:name="_Toc532648267"/>
      <w:r w:rsidRPr="007F7FEB">
        <w:t>Présentation du système</w:t>
      </w:r>
      <w:bookmarkEnd w:id="29"/>
      <w:bookmarkEnd w:id="30"/>
      <w:r w:rsidRPr="007F7FEB">
        <w:t xml:space="preserve"> </w:t>
      </w:r>
    </w:p>
    <w:p w14:paraId="39331699" w14:textId="77777777" w:rsidR="00CA62F9" w:rsidRPr="007F7FEB" w:rsidRDefault="00CA62F9" w:rsidP="00A00A7A">
      <w:r w:rsidRPr="007F7FEB">
        <w:t>Les systèmes sont distribués sur trois centres de calculs répartis sur le campus de l’Université de Lausanne. On peut distinguer trois familles d’équipement :</w:t>
      </w:r>
    </w:p>
    <w:p w14:paraId="77F6AFEA" w14:textId="77777777" w:rsidR="00CA62F9" w:rsidRPr="007F7FEB" w:rsidDel="00BF3728" w:rsidRDefault="00CA62F9" w:rsidP="00A00A7A">
      <w:pPr>
        <w:rPr>
          <w:del w:id="31" w:author="Dylan Métral" w:date="2018-11-16T16:38:00Z"/>
        </w:rPr>
      </w:pPr>
    </w:p>
    <w:p w14:paraId="4DC79706" w14:textId="77777777" w:rsidR="00CA62F9" w:rsidRPr="007F7FEB" w:rsidRDefault="00CA62F9" w:rsidP="00A00A7A">
      <w:r w:rsidRPr="007F7FEB">
        <w:t xml:space="preserve">Serveur virtuel &amp; SAN : Il existe 650 serveurs virtuels hébergé sur 14 hosts vxrail connecté à un SAN ceci dupliqué sur deux sites. Cela représente 180TB de données pour les SAN et 112Tb de données pour les serveurs. </w:t>
      </w:r>
    </w:p>
    <w:p w14:paraId="7CF9941F" w14:textId="77777777" w:rsidR="00CA62F9" w:rsidRPr="007F7FEB" w:rsidDel="00BF3728" w:rsidRDefault="00CA62F9" w:rsidP="00A00A7A">
      <w:pPr>
        <w:rPr>
          <w:del w:id="32" w:author="Dylan Métral" w:date="2018-11-16T16:42:00Z"/>
        </w:rPr>
      </w:pPr>
    </w:p>
    <w:p w14:paraId="0DB46C64" w14:textId="77777777" w:rsidR="00CA62F9" w:rsidRPr="007F7FEB" w:rsidRDefault="00CA62F9" w:rsidP="00A00A7A">
      <w:r w:rsidRPr="007F7FEB">
        <w:t>NAS : Deux NAS fournissent un stockage de 1.26Pb aux utilisateurs.</w:t>
      </w:r>
    </w:p>
    <w:p w14:paraId="5DAEE702" w14:textId="77777777" w:rsidR="00CA62F9" w:rsidRPr="007F7FEB" w:rsidDel="005849B9" w:rsidRDefault="00CA62F9" w:rsidP="00A00A7A">
      <w:pPr>
        <w:rPr>
          <w:del w:id="33" w:author="Marc-André Baillifard" w:date="2018-11-16T15:11:00Z"/>
        </w:rPr>
      </w:pPr>
    </w:p>
    <w:p w14:paraId="19E117CA" w14:textId="77777777" w:rsidR="00CA62F9" w:rsidRPr="007F7FEB" w:rsidRDefault="00CA62F9" w:rsidP="00A00A7A">
      <w:r w:rsidRPr="007F7FEB">
        <w:t xml:space="preserve">Postes individuels : Il y a environ 5'000 postes de travail à travers le campus. </w:t>
      </w:r>
    </w:p>
    <w:p w14:paraId="6B5A4E9C" w14:textId="77777777" w:rsidR="00CA62F9" w:rsidRPr="007F7FEB" w:rsidRDefault="00CA62F9" w:rsidP="00A00A7A">
      <w:pPr>
        <w:pStyle w:val="Titre3"/>
      </w:pPr>
      <w:bookmarkStart w:id="34" w:name="_Toc530150126"/>
      <w:bookmarkStart w:id="35" w:name="_Toc532648268"/>
      <w:r w:rsidRPr="007F7FEB">
        <w:t>Problématique</w:t>
      </w:r>
      <w:bookmarkEnd w:id="34"/>
      <w:bookmarkEnd w:id="35"/>
    </w:p>
    <w:p w14:paraId="0286B9A7" w14:textId="77777777" w:rsidR="00CA62F9" w:rsidRPr="007F7FEB" w:rsidRDefault="00CA62F9" w:rsidP="00A00A7A">
      <w:r w:rsidRPr="007F7FEB">
        <w:t xml:space="preserve">Afin de préserver les données de manière sécurisée, nous avons plusieurs problématiques à résoudre comme la défaillance d’un disque, des évènements catastrophiques majeurs, la suppression de données intentionnelles ou encore la mise en panne d’un nœud. </w:t>
      </w:r>
    </w:p>
    <w:p w14:paraId="058CDC44" w14:textId="77777777" w:rsidR="00CA62F9" w:rsidRPr="007F7FEB" w:rsidRDefault="00CA62F9" w:rsidP="00A00A7A">
      <w:r w:rsidRPr="007F7FEB">
        <w:t>Pour cela, L’UNIL applique la règle 3-2-1 qui consiste à garder trois copies des données, l’original et 2 jeux de données qui sont stockées sur 2 médias différents avec une copie qui se trouve en dehors de l’entreprise. Voici les solutions misent en place pour se prémunir des problèmes cités plus haut :</w:t>
      </w:r>
    </w:p>
    <w:p w14:paraId="07EAD0B6" w14:textId="77777777" w:rsidR="00CA62F9" w:rsidRPr="007F7FEB" w:rsidRDefault="00CA62F9" w:rsidP="00A00A7A">
      <w:pPr>
        <w:pStyle w:val="Titre4"/>
      </w:pPr>
      <w:bookmarkStart w:id="36" w:name="_Toc530150127"/>
      <w:bookmarkStart w:id="37" w:name="_Toc532648269"/>
      <w:r w:rsidRPr="007F7FEB">
        <w:t>Hardware</w:t>
      </w:r>
      <w:bookmarkEnd w:id="36"/>
      <w:bookmarkEnd w:id="37"/>
    </w:p>
    <w:p w14:paraId="56557C78" w14:textId="77777777" w:rsidR="00CA62F9" w:rsidRPr="007F7FEB" w:rsidRDefault="00CA62F9" w:rsidP="00A00A7A">
      <w:pPr>
        <w:pStyle w:val="Titre5"/>
        <w:numPr>
          <w:ilvl w:val="0"/>
          <w:numId w:val="17"/>
        </w:numPr>
      </w:pPr>
      <w:r w:rsidRPr="007F7FEB">
        <w:t>Serveur</w:t>
      </w:r>
    </w:p>
    <w:p w14:paraId="2894F88A" w14:textId="77777777" w:rsidR="00CA62F9" w:rsidRPr="007F7FEB" w:rsidRDefault="00CA62F9" w:rsidP="00A00A7A">
      <w:r w:rsidRPr="007F7FEB">
        <w:t xml:space="preserve">Les deux serveurs SAN sont montés en mode raid 51. C’est-à-dire que sur deux sites, les SAN sont en RAID5 et la réplication entre eux est un RAID1 (miroir) sur le SAN qui se trouve sur le site2.  De cette façon, nous avons une protection accrue des données, car nous pouvons perdre un SAN complet, mais les données seront toujours préservées sur l’autre site. </w:t>
      </w:r>
    </w:p>
    <w:p w14:paraId="760F9D1F" w14:textId="77777777" w:rsidR="00CA62F9" w:rsidRPr="007F7FEB" w:rsidRDefault="00CA62F9" w:rsidP="00A00A7A">
      <w:pPr>
        <w:pStyle w:val="Titre5"/>
        <w:numPr>
          <w:ilvl w:val="0"/>
          <w:numId w:val="17"/>
        </w:numPr>
      </w:pPr>
      <w:r w:rsidRPr="007F7FEB">
        <w:t>NAS</w:t>
      </w:r>
    </w:p>
    <w:p w14:paraId="500BAA0B" w14:textId="77777777" w:rsidR="00CA62F9" w:rsidRPr="007F7FEB" w:rsidRDefault="00CA62F9" w:rsidP="00A00A7A">
      <w:r w:rsidRPr="007F7FEB">
        <w:t>Les deux NAS sont construit en cluster</w:t>
      </w:r>
      <w:r w:rsidRPr="007F7FEB">
        <w:rPr>
          <w:rStyle w:val="Appelnotedebasdep"/>
        </w:rPr>
        <w:footnoteReference w:id="2"/>
      </w:r>
      <w:r w:rsidRPr="007F7FEB">
        <w:t>, c’est-à-dire qu’un NAS dispose de plusieurs nœuds</w:t>
      </w:r>
      <w:r w:rsidRPr="007F7FEB">
        <w:rPr>
          <w:rStyle w:val="Appelnotedebasdep"/>
        </w:rPr>
        <w:footnoteReference w:id="3"/>
      </w:r>
      <w:r w:rsidRPr="007F7FEB">
        <w:t xml:space="preserve"> qui forment un seul système de fichiers. Les utilisateurs n’ont pas la perception des espaces </w:t>
      </w:r>
      <w:r w:rsidRPr="007F7FEB">
        <w:lastRenderedPageBreak/>
        <w:t>de stockages et ne peuvent pas déterminer sur quel disque dur sont disposés leurs documents. Lorsqu’on introduit un fichier dans le NAS, il est découpé en bloc et est répliqué plusieurs fois entre les différents nœuds. Grâce à cette méthode, les fichiers restent accessible en haute-disponibilité et cela évite une surcharge des serveurs et augmente les performances, car les nœuds se réparties le travail. Un calcul de signature est fait pour arranger les différents blocs afin de retrouver les données. La donnée est alors répliquée en forme de bloc et elle est redondante. Si un nœud vient à tomber en panne, la donnée se retrouvera dans un autre nœud et sera retrouvée grâce à la parité.</w:t>
      </w:r>
    </w:p>
    <w:p w14:paraId="6A874488" w14:textId="77777777" w:rsidR="00CA62F9" w:rsidRPr="007F7FEB" w:rsidRDefault="00CA62F9" w:rsidP="00A00A7A">
      <w:r w:rsidRPr="007F7FEB">
        <w:t xml:space="preserve">De plus, Le cluster primaire est répliqué de manière asynchrone toutes les 4 heures sur le cluster secondaire disponible dans un autre lieu sur le campus. Le second cluster est accessible qu’en read-only afin que les fichiers ne soient pas modifiables. Si le cluster primaire venait à tomber en panne, nous pourrons basculer les utilisateurs sur le cluster secondaire. Par la suite, il faudra reconstruire le cluster primaire et le resynchroniser avec les données du cluster secondaire. </w:t>
      </w:r>
    </w:p>
    <w:p w14:paraId="625CFBC2" w14:textId="77777777" w:rsidR="00CA62F9" w:rsidRPr="007F7FEB" w:rsidRDefault="00CA62F9" w:rsidP="00A00A7A">
      <w:pPr>
        <w:pStyle w:val="Titre5"/>
      </w:pPr>
      <w:r w:rsidRPr="007F7FEB">
        <w:t>Individuel</w:t>
      </w:r>
    </w:p>
    <w:p w14:paraId="24331FF7" w14:textId="77777777" w:rsidR="00CA62F9" w:rsidRPr="007F7FEB" w:rsidRDefault="00CA62F9" w:rsidP="00A00A7A">
      <w:r w:rsidRPr="007F7FEB">
        <w:t xml:space="preserve">Les postes de travail individuel peuvent être, selon les choix du collaborateur, sauvegardés chaque jour avec le logiciel Crash Plan. Sur les 5'000 machines que possède l’UNIL, seulement 200 machines utilisent cette solution. Le faible nombre de postes de travail qui sauvegarde leur machine s’explique, car les utilisateurs enregistrent leurs données sur les serveurs. La rétention des documents avec ce logiciel est de 3 mois. De cette façon, nous nous préservons de la défaille d’un disque dur d’un poste de travail. </w:t>
      </w:r>
    </w:p>
    <w:p w14:paraId="585DFC14" w14:textId="77777777" w:rsidR="00CA62F9" w:rsidRPr="007F7FEB" w:rsidRDefault="00CA62F9" w:rsidP="00A00A7A">
      <w:pPr>
        <w:pStyle w:val="Titre4"/>
      </w:pPr>
      <w:bookmarkStart w:id="38" w:name="_Toc530150128"/>
      <w:bookmarkStart w:id="39" w:name="_Toc532648270"/>
      <w:r w:rsidRPr="007F7FEB">
        <w:t>Humaine</w:t>
      </w:r>
      <w:bookmarkEnd w:id="38"/>
      <w:bookmarkEnd w:id="39"/>
    </w:p>
    <w:p w14:paraId="289C71B2" w14:textId="77777777" w:rsidR="00CA62F9" w:rsidRPr="007F7FEB" w:rsidRDefault="00CA62F9" w:rsidP="00A00A7A">
      <w:pPr>
        <w:pStyle w:val="Titre5"/>
      </w:pPr>
      <w:r w:rsidRPr="007F7FEB">
        <w:t>Protection contre la malveillance</w:t>
      </w:r>
    </w:p>
    <w:p w14:paraId="14C278C2" w14:textId="77777777" w:rsidR="00CA62F9" w:rsidRPr="007F7FEB" w:rsidRDefault="00CA62F9" w:rsidP="00A00A7A">
      <w:r w:rsidRPr="007F7FEB">
        <w:t xml:space="preserve">Afin d’éviter qu’un employé supprime l’ensemble des sauvegardes faites par l’UNIL, l’accès de ses données est restreint à 2 personnes. L’un détient la clé pour accéder aux sauvegardes des machines virtualisées et la seconde personne ne détient que les sauvegardes des fichiers. De cette façon, une seule et même personne ne pourrait pas détruire l’ensemble des données stockées de l’UNIL. L’accès des centres de calculs est protégé par un système de badge. </w:t>
      </w:r>
    </w:p>
    <w:p w14:paraId="039F5BB5" w14:textId="77777777" w:rsidR="00CA62F9" w:rsidRPr="007F7FEB" w:rsidRDefault="00CA62F9" w:rsidP="00A00A7A">
      <w:pPr>
        <w:pStyle w:val="Titre5"/>
      </w:pPr>
      <w:r w:rsidRPr="007F7FEB">
        <w:t>Erreurs humaines</w:t>
      </w:r>
    </w:p>
    <w:p w14:paraId="138DEF32" w14:textId="77777777" w:rsidR="00CA62F9" w:rsidRPr="007F7FEB" w:rsidRDefault="00CA62F9" w:rsidP="00A00A7A">
      <w:pPr>
        <w:rPr>
          <w:lang w:val="fr-FR"/>
        </w:rPr>
      </w:pPr>
      <w:r w:rsidRPr="007F7FEB">
        <w:rPr>
          <w:lang w:val="fr-FR"/>
        </w:rPr>
        <w:t>Une sauvegarde des fichiers est effectuée 2 fois par jour, à midi et le soir. Le fichier antécédent est alors disponible via l’historique des fichiers Windows. L</w:t>
      </w:r>
      <w:r w:rsidRPr="007F7FEB">
        <w:t>a rétention des copies est de trois mois.</w:t>
      </w:r>
    </w:p>
    <w:p w14:paraId="471E0CBB" w14:textId="77777777" w:rsidR="00CA62F9" w:rsidRPr="007F7FEB" w:rsidRDefault="00CA62F9" w:rsidP="00A00A7A">
      <w:pPr>
        <w:pStyle w:val="Titre4"/>
      </w:pPr>
      <w:bookmarkStart w:id="40" w:name="_Toc530150129"/>
      <w:bookmarkStart w:id="41" w:name="_Toc532648271"/>
      <w:r w:rsidRPr="007F7FEB">
        <w:t>Évènement majeur</w:t>
      </w:r>
      <w:bookmarkEnd w:id="40"/>
      <w:bookmarkEnd w:id="41"/>
      <w:r w:rsidRPr="007F7FEB">
        <w:t xml:space="preserve"> </w:t>
      </w:r>
    </w:p>
    <w:p w14:paraId="66DB4B48" w14:textId="77777777" w:rsidR="00CA62F9" w:rsidRPr="007F7FEB" w:rsidRDefault="00CA62F9" w:rsidP="00A00A7A">
      <w:r w:rsidRPr="007F7FEB">
        <w:t>Il se peut qu’une catastrophe naturelle ou un incendie se produise sur le campus, les données sont alors sauvegardées sur des disques et exportées sur un lieu externe de manière physique. Cette sauvegarde est aussi offline, elle n’est pas accessible via le réseau pour éviter tout accès par l’extérieur. La sauvegarde  est une « incremental-forever backup</w:t>
      </w:r>
      <w:r w:rsidRPr="007F7FEB">
        <w:rPr>
          <w:rStyle w:val="Appelnotedebasdep"/>
        </w:rPr>
        <w:footnoteReference w:id="4"/>
      </w:r>
      <w:r w:rsidRPr="007F7FEB">
        <w:t xml:space="preserve"> », elle est effectuée chaque mois et est stocké sur un serveur Linux en dehors du campus. La sauvegarde est alors conservée pour toujours et elle est utilisée en dernier recours. </w:t>
      </w:r>
    </w:p>
    <w:p w14:paraId="05E3F1D6" w14:textId="77777777" w:rsidR="00CA62F9" w:rsidRPr="007F7FEB" w:rsidRDefault="00CA62F9" w:rsidP="00A00A7A"/>
    <w:p w14:paraId="14C148B4" w14:textId="77777777" w:rsidR="00CA62F9" w:rsidRPr="007F7FEB" w:rsidRDefault="00CA62F9" w:rsidP="00A00A7A">
      <w:pPr>
        <w:pStyle w:val="Titre4"/>
      </w:pPr>
      <w:bookmarkStart w:id="42" w:name="_Toc530150130"/>
      <w:bookmarkStart w:id="43" w:name="_Toc532648272"/>
      <w:r w:rsidRPr="007F7FEB">
        <w:t>Archivage</w:t>
      </w:r>
      <w:bookmarkEnd w:id="42"/>
      <w:bookmarkEnd w:id="43"/>
    </w:p>
    <w:p w14:paraId="560EF070" w14:textId="77777777" w:rsidR="00CA62F9" w:rsidRPr="007F7FEB" w:rsidRDefault="00CA62F9" w:rsidP="00A00A7A">
      <w:r w:rsidRPr="007F7FEB">
        <w:t>La quantité de données de l’UNIL à sauvegarder étant conséquente, nous utilisons la déduplication pour compresser les données. Ce système est assez pratique et permet de gagner énormément d’espace, le gain d’espace est tel que les données sont de 50x à 70x fois plus légère.  Il permet de mettre ensemble les blocs qui se répètent, et un index est créé pour indiquer où se trouve-le ou les bloc/s compressé/s.</w:t>
      </w:r>
    </w:p>
    <w:p w14:paraId="162AEABB" w14:textId="77777777" w:rsidR="00CA62F9" w:rsidRPr="007F7FEB" w:rsidRDefault="00CA62F9" w:rsidP="00A00A7A">
      <w:r w:rsidRPr="007F7FEB">
        <w:rPr>
          <w:noProof/>
          <w:lang w:val="en-US"/>
        </w:rPr>
        <w:drawing>
          <wp:inline distT="0" distB="0" distL="0" distR="0" wp14:anchorId="2DDB971E" wp14:editId="5C413562">
            <wp:extent cx="2082199" cy="1558456"/>
            <wp:effectExtent l="0" t="0" r="0" b="381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7F7FEB">
        <w:rPr>
          <w:noProof/>
          <w:lang w:val="en-US"/>
        </w:rPr>
        <w:drawing>
          <wp:inline distT="0" distB="0" distL="0" distR="0" wp14:anchorId="4CA9E87D" wp14:editId="2D48CEDD">
            <wp:extent cx="3554083" cy="1429546"/>
            <wp:effectExtent l="0" t="0" r="889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077BCCF2" w14:textId="77777777" w:rsidR="00CA62F9" w:rsidRPr="007F7FEB" w:rsidRDefault="00CA62F9" w:rsidP="00A00A7A">
      <w:pPr>
        <w:rPr>
          <w:lang w:val="fr-FR"/>
        </w:rPr>
      </w:pPr>
      <w:r w:rsidRPr="007F7FEB">
        <w:t xml:space="preserve">Figure 1 et 2 : </w:t>
      </w:r>
      <w:r w:rsidRPr="007F7FEB">
        <w:rPr>
          <w:lang w:val="fr-FR"/>
        </w:rPr>
        <w:t>https://all-it-network.com/deduplication/</w:t>
      </w:r>
    </w:p>
    <w:p w14:paraId="33721E8E" w14:textId="77777777" w:rsidR="00CA62F9" w:rsidRPr="007F7FEB" w:rsidRDefault="00CA62F9" w:rsidP="00A00A7A"/>
    <w:p w14:paraId="3C0B01BB" w14:textId="77777777" w:rsidR="00CA62F9" w:rsidRPr="007F7FEB" w:rsidRDefault="00CA62F9" w:rsidP="00A00A7A">
      <w:pPr>
        <w:pStyle w:val="Titre3"/>
      </w:pPr>
      <w:bookmarkStart w:id="44" w:name="_Toc530150131"/>
      <w:bookmarkStart w:id="45" w:name="_Toc532648273"/>
      <w:r w:rsidRPr="007F7FEB">
        <w:t>Les stratégies de sauvegardes</w:t>
      </w:r>
      <w:bookmarkEnd w:id="44"/>
      <w:bookmarkEnd w:id="45"/>
    </w:p>
    <w:p w14:paraId="0D4E3C1A" w14:textId="77777777" w:rsidR="00CA62F9" w:rsidRPr="007F7FEB" w:rsidRDefault="00CA62F9" w:rsidP="00A00A7A">
      <w:r w:rsidRPr="007F7FEB">
        <w:t xml:space="preserve">L’UNIL utilise deux logiciels pour effectuer les sauvegardes des différents serveurs (serveur, serveur virtualisé, serveur de fichier). </w:t>
      </w:r>
    </w:p>
    <w:p w14:paraId="0D646AC5" w14:textId="77777777" w:rsidR="00CA62F9" w:rsidRPr="007F7FEB" w:rsidRDefault="00CA62F9" w:rsidP="00A00A7A">
      <w:pPr>
        <w:pStyle w:val="Titre4"/>
      </w:pPr>
      <w:bookmarkStart w:id="46" w:name="_Toc530150132"/>
      <w:bookmarkStart w:id="47" w:name="_Toc532648274"/>
      <w:r w:rsidRPr="007F7FEB">
        <w:t>Cohesity</w:t>
      </w:r>
      <w:bookmarkEnd w:id="46"/>
      <w:bookmarkEnd w:id="47"/>
    </w:p>
    <w:p w14:paraId="6060B951" w14:textId="77777777" w:rsidR="00CA62F9" w:rsidRPr="007F7FEB" w:rsidRDefault="00CA62F9" w:rsidP="00A00A7A">
      <w:r w:rsidRPr="007F7FEB">
        <w:t>Le logiciel Cohesity est utilisé pour les sauvegardes ponctuelles des 650 machines et machines virtualisées. Il effectue une image de chaque VMs de manière quotidienne en incrémental, sauf le samedi où il effectue une sauvegarde complète. Les sauvegardes incrémentales se font par un système CBT(Change Block Tracking), où les données sont enregistrées sous forme de blocs, seuls les blocs qui ont changé sont sauvegardés. Les sauvegardes effectuées par Cohesity passent par une connexion dédiée uniquement aux sauvegardes afin d’avoir une sécurité contre une attaque extérieure.</w:t>
      </w:r>
    </w:p>
    <w:p w14:paraId="79B249A4" w14:textId="77777777" w:rsidR="00CA62F9" w:rsidRPr="007F7FEB" w:rsidRDefault="00CA62F9" w:rsidP="00A00A7A">
      <w:r w:rsidRPr="007F7FEB">
        <w:t>La rétention des sauvegardes est de 90 jours et le RPO maximum est de 24 heures.</w:t>
      </w:r>
    </w:p>
    <w:p w14:paraId="47C00406" w14:textId="77777777" w:rsidR="00CA62F9" w:rsidRPr="007F7FEB" w:rsidRDefault="00CA62F9" w:rsidP="00A00A7A">
      <w:pPr>
        <w:pStyle w:val="Titre4"/>
      </w:pPr>
      <w:bookmarkStart w:id="48" w:name="_Toc530150133"/>
      <w:bookmarkStart w:id="49" w:name="_Toc532648275"/>
      <w:r w:rsidRPr="007F7FEB">
        <w:t>Networker</w:t>
      </w:r>
      <w:bookmarkEnd w:id="48"/>
      <w:bookmarkEnd w:id="49"/>
    </w:p>
    <w:p w14:paraId="2C67464D" w14:textId="77777777" w:rsidR="00CA62F9" w:rsidRPr="007F7FEB" w:rsidRDefault="00CA62F9" w:rsidP="00A00A7A">
      <w:r w:rsidRPr="007F7FEB">
        <w:t>Networker permet la sauvegarde de certaines bases de données au fil de l’eau et aussi de proposer une conservation jusqu’à trois mois des documents pour les serveurs.</w:t>
      </w:r>
    </w:p>
    <w:p w14:paraId="1100D5F0" w14:textId="77777777" w:rsidR="00CA62F9" w:rsidRPr="007F7FEB" w:rsidRDefault="00CA62F9" w:rsidP="00A00A7A">
      <w:r w:rsidRPr="007F7FEB">
        <w:t xml:space="preserve">Network effectue une sauvegarde quotidienne incrémentale chaque nuit sauf le samedi, car il effectue une sauvegarde full chaque vendredi. La rétention des fichiers est de 3 mois selon les directives de la SLA (Service Level agreement). </w:t>
      </w:r>
    </w:p>
    <w:p w14:paraId="681C031F" w14:textId="77777777" w:rsidR="00CA62F9" w:rsidRPr="007F7FEB" w:rsidRDefault="00CA62F9" w:rsidP="00A00A7A">
      <w:r w:rsidRPr="007F7FEB">
        <w:t>Il est également utilisé pour sauvegarder les données du serveur Microsoft exchange de manière particulière.</w:t>
      </w:r>
    </w:p>
    <w:p w14:paraId="15B0992D" w14:textId="77777777" w:rsidR="00CA62F9" w:rsidRPr="007F7FEB" w:rsidRDefault="00CA62F9" w:rsidP="00A00A7A">
      <w:r w:rsidRPr="007F7FEB">
        <w:t xml:space="preserve">Un Recover Point Objective (RPO) d’un maximum de 24 heures pour les fichiers et un RPO maximum de 8h pour les bases de données. </w:t>
      </w:r>
    </w:p>
    <w:p w14:paraId="32F10FD1" w14:textId="77777777" w:rsidR="00CA62F9" w:rsidRPr="007F7FEB" w:rsidRDefault="00CA62F9" w:rsidP="00A00A7A">
      <w:pPr>
        <w:pStyle w:val="Titre4"/>
      </w:pPr>
      <w:bookmarkStart w:id="50" w:name="_Toc532648276"/>
      <w:r w:rsidRPr="007F7FEB">
        <w:lastRenderedPageBreak/>
        <w:t>Avamar</w:t>
      </w:r>
      <w:bookmarkEnd w:id="50"/>
    </w:p>
    <w:p w14:paraId="64F88ECE" w14:textId="2A207700" w:rsidR="00CA62F9" w:rsidRPr="007F7FEB" w:rsidRDefault="00CA62F9" w:rsidP="00A00A7A">
      <w:r w:rsidRPr="007F7FEB">
        <w:t>Les sauvegardes des images de machine virtuelle dans un site distant s’effectuent à l’aide d’Avamar. Il effectue les sauvegardes en « incrémental forever-backup ».</w:t>
      </w:r>
    </w:p>
    <w:p w14:paraId="2E8B526C" w14:textId="77777777" w:rsidR="00CA62F9" w:rsidRPr="007F7FEB" w:rsidRDefault="00CA62F9" w:rsidP="00A00A7A">
      <w:pPr>
        <w:pStyle w:val="Titre3"/>
      </w:pPr>
      <w:bookmarkStart w:id="51" w:name="_Toc530150134"/>
      <w:bookmarkStart w:id="52" w:name="_Toc532648277"/>
      <w:r w:rsidRPr="007F7FEB">
        <w:t>Les stratégies en cas de récupération</w:t>
      </w:r>
      <w:bookmarkEnd w:id="51"/>
      <w:bookmarkEnd w:id="52"/>
    </w:p>
    <w:p w14:paraId="31E5CE0E" w14:textId="77777777" w:rsidR="00CA62F9" w:rsidRPr="007F7FEB" w:rsidRDefault="00CA62F9" w:rsidP="00A00A7A">
      <w:r w:rsidRPr="007F7FEB">
        <w:t xml:space="preserve">La restauration des données est faite selon le point de sauvegarde le plus récent ou la demande de la date précisée par le collaborateur. La restauration ne demande aucun spécialiste IT s’il utilise le point de restauration Windows, les utilisateurs sont capables de le faire eux-mêmes sur le serveur. Concernant les postes individuelles, à condition que les collaborateurs aient souscrit à une sauvegarde avec le logiciel Crash Plan. Il peut également restaurer ses données de lui-même. </w:t>
      </w:r>
    </w:p>
    <w:p w14:paraId="581EBA3D" w14:textId="77777777" w:rsidR="00CA62F9" w:rsidRPr="007F7FEB" w:rsidRDefault="00CA62F9" w:rsidP="00A00A7A">
      <w:r w:rsidRPr="007F7FEB">
        <w:t>En cas d’un problème d’un serveur virtualisé, le logiciel Cohesity est utilisé pour restaurer la machine ou un fichier.</w:t>
      </w:r>
    </w:p>
    <w:p w14:paraId="37BBED7B" w14:textId="17E0078D" w:rsidR="00A97195" w:rsidRPr="007F7FEB" w:rsidRDefault="00A97195" w:rsidP="0056034A">
      <w:pPr>
        <w:pStyle w:val="Titre1"/>
      </w:pPr>
      <w:bookmarkStart w:id="53" w:name="_Toc532648278"/>
      <w:r w:rsidRPr="007F7FEB">
        <w:t>Partie 2</w:t>
      </w:r>
      <w:bookmarkEnd w:id="53"/>
    </w:p>
    <w:p w14:paraId="65591096" w14:textId="22616732" w:rsidR="00F67BCD" w:rsidRPr="007F7FEB" w:rsidRDefault="00F67BCD" w:rsidP="00A00A7A">
      <w:pPr>
        <w:pStyle w:val="Titre2"/>
      </w:pPr>
      <w:bookmarkStart w:id="54" w:name="_Toc532648279"/>
      <w:r w:rsidRPr="007F7FEB">
        <w:t>Lois sur les protections des données</w:t>
      </w:r>
      <w:bookmarkEnd w:id="54"/>
    </w:p>
    <w:p w14:paraId="24DE2DD9" w14:textId="77777777" w:rsidR="00F67BCD" w:rsidRPr="007F7FEB" w:rsidRDefault="00F67BCD" w:rsidP="00A00A7A">
      <w:r w:rsidRPr="007F7FEB">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1A5520BF" w:rsidR="00F67BCD" w:rsidRPr="007F7FEB" w:rsidRDefault="00F67BCD" w:rsidP="00A00A7A">
      <w:pPr>
        <w:pStyle w:val="Titre3"/>
      </w:pPr>
      <w:bookmarkStart w:id="55" w:name="_Toc532648280"/>
      <w:r w:rsidRPr="007F7FEB">
        <w:t>LPD</w:t>
      </w:r>
      <w:bookmarkEnd w:id="55"/>
    </w:p>
    <w:p w14:paraId="426B5CBA" w14:textId="77777777" w:rsidR="00F67BCD" w:rsidRPr="007F7FEB" w:rsidRDefault="00F67BCD" w:rsidP="00A00A7A">
      <w:r w:rsidRPr="007F7FEB">
        <w:t>La loi fédérale sur la protection des données a entrée en vigueur le 1 juillet 1993, cette dernière vise à protéger la personnalité et les droits fondamentaux des personnes qui font l’objet d’un traitement de données (LPD art1).</w:t>
      </w:r>
    </w:p>
    <w:p w14:paraId="2BD12303" w14:textId="097A1A14" w:rsidR="00F67BCD" w:rsidRPr="007F7FEB" w:rsidRDefault="00F67BCD" w:rsidP="00A00A7A">
      <w:pPr>
        <w:pStyle w:val="Titre3"/>
      </w:pPr>
      <w:bookmarkStart w:id="56" w:name="_Toc532648281"/>
      <w:r w:rsidRPr="007F7FEB">
        <w:t>RGPD</w:t>
      </w:r>
      <w:bookmarkEnd w:id="56"/>
    </w:p>
    <w:p w14:paraId="113902F5" w14:textId="77777777" w:rsidR="00F67BCD" w:rsidRPr="007F7FEB" w:rsidRDefault="00F67BCD" w:rsidP="00A00A7A">
      <w:r w:rsidRPr="007F7FEB">
        <w:t xml:space="preserve">L’Union Européenne représentée par son parlement a voté une Loi afin d’assurer le bon traitement des données personnelles ses citoyens, la </w:t>
      </w:r>
      <w:r w:rsidRPr="007F7FEB">
        <w:rPr>
          <w:b/>
        </w:rPr>
        <w:t>RGPD</w:t>
      </w:r>
      <w:r w:rsidRPr="007F7FEB">
        <w:t xml:space="preserve"> (règlement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7F7FEB" w:rsidRDefault="00F67BCD" w:rsidP="00A00A7A">
      <w:pPr>
        <w:pStyle w:val="Titre4"/>
      </w:pPr>
      <w:bookmarkStart w:id="57" w:name="_Toc532648282"/>
      <w:r w:rsidRPr="007F7FEB">
        <w:t>Première chose à se demander : Qu’est qu’une donnée personnelle ?</w:t>
      </w:r>
      <w:bookmarkEnd w:id="57"/>
    </w:p>
    <w:p w14:paraId="6E7DF829" w14:textId="77777777" w:rsidR="00F67BCD" w:rsidRPr="007F7FEB" w:rsidRDefault="00F67BCD" w:rsidP="00A00A7A">
      <w:r w:rsidRPr="007F7FEB">
        <w:t>Toutes les informations qui se rapportent à une personne identifiée ou identifiable (art3 LPD). Par exemple : Nom et prénom, numéro de passeport, etc.</w:t>
      </w:r>
    </w:p>
    <w:p w14:paraId="71A62C9C" w14:textId="44631A39" w:rsidR="00F67BCD" w:rsidRPr="007F7FEB" w:rsidRDefault="00F67BCD" w:rsidP="00A00A7A">
      <w:pPr>
        <w:pStyle w:val="Titre4"/>
      </w:pPr>
      <w:bookmarkStart w:id="58" w:name="_Toc532648283"/>
      <w:r w:rsidRPr="007F7FEB">
        <w:t xml:space="preserve">En vrai, </w:t>
      </w:r>
      <w:r w:rsidR="00A97195" w:rsidRPr="007F7FEB">
        <w:t>à quoi servent</w:t>
      </w:r>
      <w:r w:rsidRPr="007F7FEB">
        <w:t xml:space="preserve"> ces deux lois ?</w:t>
      </w:r>
      <w:bookmarkEnd w:id="58"/>
    </w:p>
    <w:p w14:paraId="0F0A5649" w14:textId="77777777" w:rsidR="00F67BCD" w:rsidRPr="007F7FEB" w:rsidRDefault="00F67BCD" w:rsidP="00A00A7A">
      <w:r w:rsidRPr="007F7FEB">
        <w:t>La LPD et RGPD ont été mises en place afin d’éviter la mauvaise utilisation des données de la personne, comme par exemple le profilage, vu dernièrement dans le scandale Facebook et Cambridge Analytica.</w:t>
      </w:r>
    </w:p>
    <w:p w14:paraId="1A9CDA81" w14:textId="77777777" w:rsidR="00F67BCD" w:rsidRPr="007F7FEB" w:rsidRDefault="00F67BCD" w:rsidP="00A00A7A">
      <w:pPr>
        <w:pStyle w:val="Titre4"/>
      </w:pPr>
      <w:bookmarkStart w:id="59" w:name="_Toc532648284"/>
      <w:r w:rsidRPr="007F7FEB">
        <w:t>Qui est concerné ?</w:t>
      </w:r>
      <w:bookmarkEnd w:id="59"/>
    </w:p>
    <w:p w14:paraId="0E77523F" w14:textId="77777777" w:rsidR="00F67BCD" w:rsidRPr="007F7FEB" w:rsidRDefault="00F67BCD" w:rsidP="00A00A7A">
      <w:r w:rsidRPr="007F7FEB">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Pr="007F7FEB" w:rsidRDefault="00F67BCD" w:rsidP="00A00A7A"/>
    <w:p w14:paraId="5B2A894D" w14:textId="7E659E25" w:rsidR="00F67BCD" w:rsidRPr="007F7FEB" w:rsidRDefault="00F67BCD" w:rsidP="00A00A7A">
      <w:pPr>
        <w:pStyle w:val="Titre3"/>
      </w:pPr>
      <w:bookmarkStart w:id="60" w:name="_Toc532648285"/>
      <w:r w:rsidRPr="007F7FEB">
        <w:lastRenderedPageBreak/>
        <w:t>Mise en conformité</w:t>
      </w:r>
      <w:bookmarkEnd w:id="60"/>
    </w:p>
    <w:p w14:paraId="09E247FC" w14:textId="77777777" w:rsidR="00F67BCD" w:rsidRPr="007F7FEB" w:rsidRDefault="00F67BCD" w:rsidP="00A00A7A">
      <w:r w:rsidRPr="007F7FEB">
        <w:t>Principes Juridiques (liste pas exhaustive) :</w:t>
      </w:r>
    </w:p>
    <w:p w14:paraId="48F04F6F" w14:textId="77777777" w:rsidR="00F67BCD" w:rsidRPr="007F7FEB" w:rsidRDefault="00F67BCD" w:rsidP="00A00A7A">
      <w:r w:rsidRPr="007F7FEB">
        <w:t>Licéité, bonne foi, proportionnalité, finalité, reconnaissabilité et exactitude.</w:t>
      </w:r>
    </w:p>
    <w:p w14:paraId="46243AB4" w14:textId="77777777" w:rsidR="00F67BCD" w:rsidRPr="007F7FEB" w:rsidRDefault="00F67BCD" w:rsidP="00A00A7A">
      <w:r w:rsidRPr="007F7FEB">
        <w:t xml:space="preserve">• Principe de la </w:t>
      </w:r>
      <w:r w:rsidRPr="007F7FEB">
        <w:rPr>
          <w:b/>
        </w:rPr>
        <w:t>bonne foi</w:t>
      </w:r>
      <w:r w:rsidRPr="007F7FEB">
        <w:t xml:space="preserve"> : la collecte doit se faire dans la loyauté, de manière transparente</w:t>
      </w:r>
    </w:p>
    <w:p w14:paraId="76ECDC03" w14:textId="77777777" w:rsidR="00F67BCD" w:rsidRPr="007F7FEB" w:rsidRDefault="00F67BCD" w:rsidP="00A00A7A">
      <w:r w:rsidRPr="007F7FEB">
        <w:t xml:space="preserve">• Principe de la </w:t>
      </w:r>
      <w:r w:rsidRPr="007F7FEB">
        <w:rPr>
          <w:b/>
        </w:rPr>
        <w:t>proportionnalité</w:t>
      </w:r>
      <w:r w:rsidRPr="007F7FEB">
        <w:t xml:space="preserve"> : les données doivent être aptes, objectivement nécessaires pour atteindre le but poursuivi ;</w:t>
      </w:r>
    </w:p>
    <w:p w14:paraId="77C14A02" w14:textId="77777777" w:rsidR="00F67BCD" w:rsidRPr="007F7FEB" w:rsidRDefault="00F67BCD" w:rsidP="00A00A7A">
      <w:r w:rsidRPr="007F7FEB">
        <w:t xml:space="preserve">• Principe de </w:t>
      </w:r>
      <w:r w:rsidRPr="007F7FEB">
        <w:rPr>
          <w:b/>
        </w:rPr>
        <w:t>reconnaissabilité</w:t>
      </w:r>
      <w:r w:rsidRPr="007F7FEB">
        <w:t xml:space="preserve"> : la collecte et la finalité du traitement doivent être reconnaissables pour la personne concernée ;</w:t>
      </w:r>
    </w:p>
    <w:p w14:paraId="4D4136B9" w14:textId="77777777" w:rsidR="00F67BCD" w:rsidRPr="007F7FEB" w:rsidRDefault="00F67BCD" w:rsidP="00A00A7A">
      <w:r w:rsidRPr="007F7FEB">
        <w:t xml:space="preserve">• Principe de </w:t>
      </w:r>
      <w:r w:rsidRPr="007F7FEB">
        <w:rPr>
          <w:b/>
        </w:rPr>
        <w:t>finalité</w:t>
      </w:r>
      <w:r w:rsidRPr="007F7FEB">
        <w:t xml:space="preserve"> : la collecte, le traitement des données doivent se faire dans un but préalablement défini. Quid du big data ?</w:t>
      </w:r>
    </w:p>
    <w:p w14:paraId="59DD24C2" w14:textId="77777777" w:rsidR="00F67BCD" w:rsidRPr="007F7FEB" w:rsidRDefault="00F67BCD" w:rsidP="00A00A7A">
      <w:r w:rsidRPr="007F7FEB">
        <w:t xml:space="preserve">• Principe </w:t>
      </w:r>
      <w:r w:rsidRPr="007F7FEB">
        <w:rPr>
          <w:b/>
        </w:rPr>
        <w:t>d’exactitude</w:t>
      </w:r>
      <w:r w:rsidRPr="007F7FEB">
        <w:t xml:space="preserve"> des données (droit de rectification)</w:t>
      </w:r>
    </w:p>
    <w:p w14:paraId="13D8003E" w14:textId="77777777" w:rsidR="00F67BCD" w:rsidRPr="007F7FEB" w:rsidRDefault="00F67BCD" w:rsidP="00A00A7A">
      <w:r w:rsidRPr="007F7FEB">
        <w:t xml:space="preserve">• Principe de </w:t>
      </w:r>
      <w:r w:rsidRPr="007F7FEB">
        <w:rPr>
          <w:b/>
        </w:rPr>
        <w:t>sécurité</w:t>
      </w:r>
      <w:r w:rsidRPr="007F7FEB">
        <w:t xml:space="preserve"> : des mesures techniques et opérationnelles doivent être prises pour protéger les données et éviter tout traitement non autorisé</w:t>
      </w:r>
    </w:p>
    <w:p w14:paraId="608E153A" w14:textId="77777777" w:rsidR="00F67BCD" w:rsidRPr="007F7FEB" w:rsidRDefault="00F67BCD" w:rsidP="00A00A7A"/>
    <w:p w14:paraId="45D12F95" w14:textId="599FC29F" w:rsidR="00F67BCD" w:rsidRPr="007F7FEB" w:rsidRDefault="00F67BCD" w:rsidP="00A00A7A">
      <w:pPr>
        <w:pStyle w:val="Titre3"/>
      </w:pPr>
      <w:bookmarkStart w:id="61" w:name="_Toc532648286"/>
      <w:r w:rsidRPr="007F7FEB">
        <w:t>Organisation et actions :</w:t>
      </w:r>
      <w:bookmarkEnd w:id="61"/>
    </w:p>
    <w:p w14:paraId="051B34FC" w14:textId="77777777" w:rsidR="00F67BCD" w:rsidRPr="007F7FEB" w:rsidRDefault="00F67BCD" w:rsidP="00A00A7A">
      <w:pPr>
        <w:pStyle w:val="Paragraphedeliste"/>
        <w:numPr>
          <w:ilvl w:val="0"/>
          <w:numId w:val="1"/>
        </w:numPr>
      </w:pPr>
      <w:r w:rsidRPr="007F7FEB">
        <w:t>Nommer Un DPO (Digital protection Officer), responsable par but principalement permettre à un organisme effectuant des traitements de données personnelles de s'assurer qu'il respecte bien la réglementation applicable à leur protection.</w:t>
      </w:r>
    </w:p>
    <w:p w14:paraId="7FCC5074" w14:textId="77777777" w:rsidR="00F67BCD" w:rsidRPr="007F7FEB" w:rsidRDefault="00F67BCD" w:rsidP="00A00A7A">
      <w:pPr>
        <w:pStyle w:val="Paragraphedeliste"/>
        <w:numPr>
          <w:ilvl w:val="0"/>
          <w:numId w:val="1"/>
        </w:numPr>
      </w:pPr>
      <w:r w:rsidRPr="007F7FEB">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7F7FEB" w:rsidRDefault="00F67BCD" w:rsidP="00A00A7A">
      <w:pPr>
        <w:pStyle w:val="Paragraphedeliste"/>
        <w:numPr>
          <w:ilvl w:val="0"/>
          <w:numId w:val="1"/>
        </w:numPr>
      </w:pPr>
      <w:r w:rsidRPr="007F7FEB">
        <w:t>Être en mesure de répondre aux sollicitations d’une personne à accéder à ses données, aussi les modifier et supprimer selon sa volonté.  Par exemple la mise en place d’un formulaire de contact.</w:t>
      </w:r>
    </w:p>
    <w:p w14:paraId="572D2013" w14:textId="77777777" w:rsidR="00F67BCD" w:rsidRPr="007F7FEB" w:rsidRDefault="00F67BCD" w:rsidP="00A00A7A">
      <w:pPr>
        <w:pStyle w:val="Paragraphedeliste"/>
        <w:numPr>
          <w:ilvl w:val="0"/>
          <w:numId w:val="1"/>
        </w:numPr>
      </w:pPr>
      <w:r w:rsidRPr="007F7FEB">
        <w:t>Demander l’accord aux personnes et leur donner la possibilité de retirer cet accord.</w:t>
      </w:r>
    </w:p>
    <w:p w14:paraId="793465FF" w14:textId="77777777" w:rsidR="00F67BCD" w:rsidRPr="007F7FEB" w:rsidRDefault="00F67BCD" w:rsidP="00A00A7A">
      <w:pPr>
        <w:pStyle w:val="Paragraphedeliste"/>
        <w:numPr>
          <w:ilvl w:val="0"/>
          <w:numId w:val="1"/>
        </w:numPr>
      </w:pPr>
      <w:r w:rsidRPr="007F7FEB">
        <w:t>Mettre en place des mesures de sécurité adaptées à la sensibilité de la donnée sauvegardée. Données sensibles, exemple : ethnie ou race, religion, options sexuelles, etc.</w:t>
      </w:r>
    </w:p>
    <w:p w14:paraId="6A39D375" w14:textId="77777777" w:rsidR="00F67BCD" w:rsidRPr="007F7FEB" w:rsidRDefault="00F67BCD" w:rsidP="00A00A7A">
      <w:pPr>
        <w:pStyle w:val="Paragraphedeliste"/>
        <w:numPr>
          <w:ilvl w:val="0"/>
          <w:numId w:val="1"/>
        </w:numPr>
      </w:pPr>
      <w:r w:rsidRPr="007F7FEB">
        <w:t>Analyser les fichiers et tenir un registre de traitements des données.</w:t>
      </w:r>
    </w:p>
    <w:p w14:paraId="47721807" w14:textId="77777777" w:rsidR="00F67BCD" w:rsidRPr="007F7FEB" w:rsidRDefault="00F67BCD" w:rsidP="00A00A7A"/>
    <w:p w14:paraId="7F10AD4A" w14:textId="2F53AE58" w:rsidR="00F67BCD" w:rsidRPr="007F7FEB" w:rsidRDefault="00F67BCD" w:rsidP="00A00A7A">
      <w:pPr>
        <w:pStyle w:val="Titre3"/>
      </w:pPr>
      <w:bookmarkStart w:id="62" w:name="_Toc532648287"/>
      <w:r w:rsidRPr="007F7FEB">
        <w:t>Mesures techniques adéquates</w:t>
      </w:r>
      <w:bookmarkEnd w:id="62"/>
    </w:p>
    <w:p w14:paraId="3DD4ED8A" w14:textId="77777777" w:rsidR="00F67BCD" w:rsidRPr="007F7FEB" w:rsidRDefault="00F67BCD" w:rsidP="00A00A7A">
      <w:r w:rsidRPr="007F7FEB">
        <w:rPr>
          <w:b/>
        </w:rPr>
        <w:t>RGPD</w:t>
      </w:r>
      <w:r w:rsidRPr="007F7FEB">
        <w:t xml:space="preserve"> oblige le responsable du traitement à mettre en œuvre les mesures techniques et organisationnelles appropriées afin de garantir un niveau de sécurité adapté au risque.</w:t>
      </w:r>
    </w:p>
    <w:p w14:paraId="2CA99223" w14:textId="77777777" w:rsidR="00F67BCD" w:rsidRPr="007F7FEB" w:rsidRDefault="00F67BCD" w:rsidP="00A00A7A">
      <w:r w:rsidRPr="007F7FEB">
        <w:t>Elle assure aussi l’obligation de notifier à l'autorité de contrôle les violations 72h au plus tard.</w:t>
      </w:r>
    </w:p>
    <w:p w14:paraId="00581BBD" w14:textId="77777777" w:rsidR="00F67BCD" w:rsidRPr="007F7FEB" w:rsidRDefault="00F67BCD" w:rsidP="00A00A7A">
      <w:r w:rsidRPr="007F7FEB">
        <w:t>Voici une liste de mesures de sécurité à prendre :</w:t>
      </w:r>
    </w:p>
    <w:p w14:paraId="4F2CDF07" w14:textId="77777777" w:rsidR="00F67BCD" w:rsidRPr="007F7FEB" w:rsidRDefault="00F67BCD" w:rsidP="00A00A7A">
      <w:pPr>
        <w:pStyle w:val="Paragraphedeliste"/>
        <w:numPr>
          <w:ilvl w:val="0"/>
          <w:numId w:val="2"/>
        </w:numPr>
        <w:rPr>
          <w:lang w:eastAsia="fr-CH"/>
        </w:rPr>
      </w:pPr>
      <w:r w:rsidRPr="007F7FEB">
        <w:t>Sensibiliser les utilisateurs</w:t>
      </w:r>
      <w:r w:rsidRPr="007F7FEB">
        <w:rPr>
          <w:lang w:eastAsia="fr-CH"/>
        </w:rPr>
        <w:t xml:space="preserve"> ;</w:t>
      </w:r>
    </w:p>
    <w:p w14:paraId="0774E052" w14:textId="77777777" w:rsidR="00F67BCD" w:rsidRPr="007F7FEB" w:rsidRDefault="00F67BCD" w:rsidP="00A00A7A">
      <w:pPr>
        <w:pStyle w:val="Paragraphedeliste"/>
        <w:numPr>
          <w:ilvl w:val="0"/>
          <w:numId w:val="2"/>
        </w:numPr>
        <w:rPr>
          <w:lang w:eastAsia="fr-CH"/>
        </w:rPr>
      </w:pPr>
      <w:r w:rsidRPr="007F7FEB">
        <w:rPr>
          <w:lang w:eastAsia="fr-CH"/>
        </w:rPr>
        <w:t>Authentifier les utilisateurs ;</w:t>
      </w:r>
    </w:p>
    <w:p w14:paraId="29CE644F" w14:textId="77777777" w:rsidR="00F67BCD" w:rsidRPr="007F7FEB" w:rsidRDefault="00F67BCD" w:rsidP="00A00A7A">
      <w:pPr>
        <w:pStyle w:val="Paragraphedeliste"/>
        <w:numPr>
          <w:ilvl w:val="0"/>
          <w:numId w:val="2"/>
        </w:numPr>
        <w:rPr>
          <w:lang w:eastAsia="fr-CH"/>
        </w:rPr>
      </w:pPr>
      <w:r w:rsidRPr="007F7FEB">
        <w:rPr>
          <w:lang w:eastAsia="fr-CH"/>
        </w:rPr>
        <w:t>Tracer les accès et gérer les incidents ;</w:t>
      </w:r>
    </w:p>
    <w:p w14:paraId="6DEAFF37" w14:textId="77777777" w:rsidR="00F67BCD" w:rsidRPr="007F7FEB" w:rsidRDefault="00F67BCD" w:rsidP="00A00A7A">
      <w:pPr>
        <w:pStyle w:val="Paragraphedeliste"/>
        <w:numPr>
          <w:ilvl w:val="0"/>
          <w:numId w:val="2"/>
        </w:numPr>
        <w:rPr>
          <w:lang w:eastAsia="fr-CH"/>
        </w:rPr>
      </w:pPr>
      <w:r w:rsidRPr="007F7FEB">
        <w:rPr>
          <w:lang w:eastAsia="fr-CH"/>
        </w:rPr>
        <w:t>Sécuriser les postes de travail ;</w:t>
      </w:r>
    </w:p>
    <w:p w14:paraId="6B4DDCFC" w14:textId="77777777" w:rsidR="00F67BCD" w:rsidRPr="007F7FEB" w:rsidRDefault="00F67BCD" w:rsidP="00A00A7A">
      <w:pPr>
        <w:pStyle w:val="Paragraphedeliste"/>
        <w:numPr>
          <w:ilvl w:val="0"/>
          <w:numId w:val="2"/>
        </w:numPr>
        <w:rPr>
          <w:lang w:eastAsia="fr-CH"/>
        </w:rPr>
      </w:pPr>
      <w:r w:rsidRPr="007F7FEB">
        <w:rPr>
          <w:lang w:eastAsia="fr-CH"/>
        </w:rPr>
        <w:t>Sécuriser l’informatique mobile ;</w:t>
      </w:r>
    </w:p>
    <w:p w14:paraId="2523A111" w14:textId="77777777" w:rsidR="00F67BCD" w:rsidRPr="007F7FEB" w:rsidRDefault="00F67BCD" w:rsidP="00A00A7A">
      <w:pPr>
        <w:pStyle w:val="Paragraphedeliste"/>
        <w:numPr>
          <w:ilvl w:val="0"/>
          <w:numId w:val="2"/>
        </w:numPr>
        <w:rPr>
          <w:lang w:eastAsia="fr-CH"/>
        </w:rPr>
      </w:pPr>
      <w:r w:rsidRPr="007F7FEB">
        <w:rPr>
          <w:lang w:eastAsia="fr-CH"/>
        </w:rPr>
        <w:lastRenderedPageBreak/>
        <w:t>Protéger le réseau informatique interne ;</w:t>
      </w:r>
    </w:p>
    <w:p w14:paraId="62E6C3D8" w14:textId="77777777" w:rsidR="00F67BCD" w:rsidRPr="007F7FEB" w:rsidRDefault="00F67BCD" w:rsidP="00A00A7A">
      <w:pPr>
        <w:pStyle w:val="Paragraphedeliste"/>
        <w:numPr>
          <w:ilvl w:val="0"/>
          <w:numId w:val="2"/>
        </w:numPr>
        <w:rPr>
          <w:lang w:eastAsia="fr-CH"/>
        </w:rPr>
      </w:pPr>
      <w:r w:rsidRPr="007F7FEB">
        <w:rPr>
          <w:lang w:eastAsia="fr-CH"/>
        </w:rPr>
        <w:t>Sécuriser les serveurs ;</w:t>
      </w:r>
    </w:p>
    <w:p w14:paraId="49F417ED" w14:textId="77777777" w:rsidR="00F67BCD" w:rsidRPr="007F7FEB" w:rsidRDefault="00F67BCD" w:rsidP="00A00A7A">
      <w:pPr>
        <w:pStyle w:val="Paragraphedeliste"/>
        <w:numPr>
          <w:ilvl w:val="0"/>
          <w:numId w:val="2"/>
        </w:numPr>
        <w:rPr>
          <w:lang w:eastAsia="fr-CH"/>
        </w:rPr>
      </w:pPr>
      <w:r w:rsidRPr="007F7FEB">
        <w:rPr>
          <w:lang w:eastAsia="fr-CH"/>
        </w:rPr>
        <w:t>Sécuriser les sites web ;</w:t>
      </w:r>
    </w:p>
    <w:p w14:paraId="3446AC80" w14:textId="77777777" w:rsidR="00F67BCD" w:rsidRPr="007F7FEB" w:rsidRDefault="00F67BCD" w:rsidP="00A00A7A">
      <w:pPr>
        <w:pStyle w:val="Paragraphedeliste"/>
        <w:numPr>
          <w:ilvl w:val="0"/>
          <w:numId w:val="2"/>
        </w:numPr>
        <w:rPr>
          <w:lang w:eastAsia="fr-CH"/>
        </w:rPr>
      </w:pPr>
      <w:r w:rsidRPr="007F7FEB">
        <w:rPr>
          <w:lang w:eastAsia="fr-CH"/>
        </w:rPr>
        <w:t>Sauvegarder et prévoir la continuité d’activité ;</w:t>
      </w:r>
    </w:p>
    <w:p w14:paraId="16547655" w14:textId="77777777" w:rsidR="00F67BCD" w:rsidRPr="007F7FEB" w:rsidRDefault="00F67BCD" w:rsidP="00A00A7A">
      <w:pPr>
        <w:pStyle w:val="Paragraphedeliste"/>
        <w:numPr>
          <w:ilvl w:val="0"/>
          <w:numId w:val="2"/>
        </w:numPr>
        <w:rPr>
          <w:lang w:eastAsia="fr-CH"/>
        </w:rPr>
      </w:pPr>
      <w:r w:rsidRPr="007F7FEB">
        <w:rPr>
          <w:lang w:eastAsia="fr-CH"/>
        </w:rPr>
        <w:t>Archiver de manière sécurisée ;</w:t>
      </w:r>
    </w:p>
    <w:p w14:paraId="414C4776" w14:textId="77777777" w:rsidR="00F67BCD" w:rsidRPr="007F7FEB" w:rsidRDefault="00F67BCD" w:rsidP="00A00A7A">
      <w:pPr>
        <w:pStyle w:val="Paragraphedeliste"/>
        <w:numPr>
          <w:ilvl w:val="0"/>
          <w:numId w:val="2"/>
        </w:numPr>
        <w:rPr>
          <w:lang w:eastAsia="fr-CH"/>
        </w:rPr>
      </w:pPr>
      <w:r w:rsidRPr="007F7FEB">
        <w:rPr>
          <w:lang w:eastAsia="fr-CH"/>
        </w:rPr>
        <w:t>Encadrer la maintenance et la destruction des données ;</w:t>
      </w:r>
    </w:p>
    <w:p w14:paraId="265E56A1" w14:textId="77777777" w:rsidR="00F67BCD" w:rsidRPr="007F7FEB" w:rsidRDefault="00F67BCD" w:rsidP="00A00A7A">
      <w:pPr>
        <w:pStyle w:val="Paragraphedeliste"/>
        <w:numPr>
          <w:ilvl w:val="0"/>
          <w:numId w:val="2"/>
        </w:numPr>
        <w:rPr>
          <w:lang w:eastAsia="fr-CH"/>
        </w:rPr>
      </w:pPr>
      <w:r w:rsidRPr="007F7FEB">
        <w:rPr>
          <w:lang w:eastAsia="fr-CH"/>
        </w:rPr>
        <w:t>Sécuriser les échanges avec d’autres organismes ;</w:t>
      </w:r>
    </w:p>
    <w:p w14:paraId="0C2E3363" w14:textId="1FCDAD2F" w:rsidR="00F67BCD" w:rsidRPr="007F7FEB" w:rsidRDefault="00F67BCD" w:rsidP="00A00A7A">
      <w:pPr>
        <w:pStyle w:val="Paragraphedeliste"/>
        <w:numPr>
          <w:ilvl w:val="0"/>
          <w:numId w:val="2"/>
        </w:numPr>
        <w:rPr>
          <w:lang w:eastAsia="fr-CH"/>
        </w:rPr>
      </w:pPr>
      <w:r w:rsidRPr="007F7FEB">
        <w:rPr>
          <w:lang w:eastAsia="fr-CH"/>
        </w:rPr>
        <w:t>Protéger les locaux ;</w:t>
      </w:r>
    </w:p>
    <w:p w14:paraId="7E1A7C8C" w14:textId="77777777" w:rsidR="00F67BCD" w:rsidRPr="007F7FEB" w:rsidRDefault="00F67BCD" w:rsidP="00A00A7A">
      <w:pPr>
        <w:pStyle w:val="Paragraphedeliste"/>
        <w:numPr>
          <w:ilvl w:val="0"/>
          <w:numId w:val="2"/>
        </w:numPr>
        <w:rPr>
          <w:lang w:eastAsia="fr-CH"/>
        </w:rPr>
      </w:pPr>
      <w:r w:rsidRPr="007F7FEB">
        <w:rPr>
          <w:lang w:eastAsia="fr-CH"/>
        </w:rPr>
        <w:t>Encadrer les développements informatiques ;</w:t>
      </w:r>
    </w:p>
    <w:p w14:paraId="63A6F405" w14:textId="1F6C1B73" w:rsidR="00A97195" w:rsidRPr="007F7FEB" w:rsidRDefault="00F67BCD" w:rsidP="00A00A7A">
      <w:pPr>
        <w:pStyle w:val="Paragraphedeliste"/>
        <w:numPr>
          <w:ilvl w:val="0"/>
          <w:numId w:val="2"/>
        </w:numPr>
        <w:rPr>
          <w:lang w:eastAsia="fr-CH"/>
        </w:rPr>
      </w:pPr>
      <w:r w:rsidRPr="007F7FEB">
        <w:rPr>
          <w:lang w:eastAsia="fr-CH"/>
        </w:rPr>
        <w:t>Chiffrer, garantir l’intégrité ou signer.</w:t>
      </w:r>
    </w:p>
    <w:p w14:paraId="6A2C0BBA" w14:textId="12375EBA" w:rsidR="00935A52" w:rsidRPr="007F7FEB" w:rsidRDefault="00935A52" w:rsidP="00A00A7A"/>
    <w:p w14:paraId="6910F6A1" w14:textId="55F0E60A" w:rsidR="003F547E" w:rsidRPr="007F7FEB" w:rsidRDefault="003F547E" w:rsidP="00A00A7A">
      <w:pPr>
        <w:pStyle w:val="Titre2"/>
      </w:pPr>
      <w:bookmarkStart w:id="63" w:name="_Toc532648288"/>
      <w:r w:rsidRPr="007F7FEB">
        <w:t>Les disques durs et le systèmes RAIDs</w:t>
      </w:r>
      <w:bookmarkEnd w:id="63"/>
    </w:p>
    <w:p w14:paraId="08673D12" w14:textId="2A995CF8" w:rsidR="003F547E" w:rsidRPr="007F7FEB" w:rsidRDefault="003F547E" w:rsidP="00A00A7A">
      <w:pPr>
        <w:rPr>
          <w:rFonts w:ascii="Calibri" w:hAnsi="Calibri" w:cs="Calibri"/>
        </w:rPr>
      </w:pPr>
      <w:r w:rsidRPr="007F7FEB">
        <w:t>La technologie RAID qui veux dire Redundant Array of Independent Disks a été créer pour joindre plusieurs disques et ainsi diminuer le prix de stockage. Ce fut</w:t>
      </w:r>
      <w:r w:rsidRPr="007F7FEB">
        <w:rPr>
          <w:rFonts w:ascii="Calibri" w:hAnsi="Calibri" w:cs="Calibri"/>
        </w:rPr>
        <w:t xml:space="preserve"> créée en 1987 pour remplacer </w:t>
      </w:r>
      <w:r w:rsidR="002D7338" w:rsidRPr="007F7FEB">
        <w:rPr>
          <w:rFonts w:ascii="Calibri" w:hAnsi="Calibri" w:cs="Calibri"/>
        </w:rPr>
        <w:t>les disques plutôt chers</w:t>
      </w:r>
      <w:r w:rsidRPr="007F7FEB">
        <w:rPr>
          <w:rFonts w:ascii="Calibri" w:hAnsi="Calibri" w:cs="Calibri"/>
        </w:rPr>
        <w:t xml:space="preserve"> de 6.5 et 9.5 pouces par des ensembles formés de disques de 3.5 </w:t>
      </w:r>
      <w:r w:rsidR="002D7338" w:rsidRPr="007F7FEB">
        <w:rPr>
          <w:rFonts w:ascii="Calibri" w:hAnsi="Calibri" w:cs="Calibri"/>
        </w:rPr>
        <w:t>pouces.</w:t>
      </w:r>
      <w:r w:rsidR="002D7338" w:rsidRPr="007F7FEB">
        <w:t xml:space="preserve"> Nous</w:t>
      </w:r>
      <w:r w:rsidRPr="007F7FEB">
        <w:t xml:space="preserve"> l’avons ensuite amélioré et développé pour accélérer et sécurisé notre stockage.</w:t>
      </w:r>
    </w:p>
    <w:p w14:paraId="7F5BF943" w14:textId="45F47096" w:rsidR="002D7338" w:rsidRPr="007F7FEB" w:rsidRDefault="003F547E" w:rsidP="00A00A7A">
      <w:r w:rsidRPr="007F7FEB">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7F7FEB" w:rsidRDefault="003F547E" w:rsidP="00A00A7A">
      <w:r w:rsidRPr="007F7FEB">
        <w:t xml:space="preserve">Les systèmes RAIDs sont compatible avec tout type d’utilisation sur ordinateur comme les travaux de virtualisation </w:t>
      </w:r>
      <w:r w:rsidR="002D7338" w:rsidRPr="007F7FEB">
        <w:t>(VMware</w:t>
      </w:r>
      <w:r w:rsidRPr="007F7FEB">
        <w:t xml:space="preserve">, Microsoft </w:t>
      </w:r>
      <w:r w:rsidR="002D7338" w:rsidRPr="007F7FEB">
        <w:t>Hyper-V</w:t>
      </w:r>
      <w:r w:rsidRPr="007F7FEB">
        <w:t>, etc</w:t>
      </w:r>
      <w:r w:rsidR="002D7338" w:rsidRPr="007F7FEB">
        <w:t>…),</w:t>
      </w:r>
      <w:r w:rsidRPr="007F7FEB">
        <w:t xml:space="preserve"> bases de données </w:t>
      </w:r>
      <w:r w:rsidR="002D7338" w:rsidRPr="007F7FEB">
        <w:t>(Microsoft</w:t>
      </w:r>
      <w:r w:rsidRPr="007F7FEB">
        <w:t xml:space="preserve"> SQL et Oracle), les systèmes de courrier électronique comme Microsoft Exchange etc.</w:t>
      </w:r>
    </w:p>
    <w:p w14:paraId="3F61EF16" w14:textId="15AF18B7" w:rsidR="003F547E" w:rsidRPr="007F7FEB" w:rsidRDefault="003F547E" w:rsidP="00A00A7A">
      <w:r w:rsidRPr="007F7FEB">
        <w:t>Voici une liste non exhaustive des systèmes RAIDs :</w:t>
      </w:r>
    </w:p>
    <w:p w14:paraId="3D6A9F4D" w14:textId="77777777" w:rsidR="009F0C12" w:rsidRPr="007F7FEB" w:rsidRDefault="009F0C12" w:rsidP="00A00A7A">
      <w:pPr>
        <w:rPr>
          <w:lang w:val="en-GB"/>
        </w:rPr>
      </w:pPr>
      <w:r w:rsidRPr="007F7FEB">
        <w:rPr>
          <w:lang w:val="en-GB"/>
        </w:rPr>
        <w:t>•</w:t>
      </w:r>
      <w:r w:rsidRPr="007F7FEB">
        <w:rPr>
          <w:lang w:val="en-GB"/>
        </w:rPr>
        <w:tab/>
        <w:t>Le JBOD (Just A Bunch Of Disks)</w:t>
      </w:r>
    </w:p>
    <w:p w14:paraId="3E6E113C" w14:textId="77777777" w:rsidR="009F0C12" w:rsidRPr="007F7FEB" w:rsidRDefault="009F0C12" w:rsidP="00A00A7A">
      <w:r w:rsidRPr="007F7FEB">
        <w:t>•</w:t>
      </w:r>
      <w:r w:rsidRPr="007F7FEB">
        <w:tab/>
        <w:t xml:space="preserve">RAID 0 (entrelacement) </w:t>
      </w:r>
    </w:p>
    <w:p w14:paraId="1F97F07C" w14:textId="77777777" w:rsidR="009F0C12" w:rsidRPr="007F7FEB" w:rsidRDefault="009F0C12" w:rsidP="00A00A7A">
      <w:r w:rsidRPr="007F7FEB">
        <w:t>•</w:t>
      </w:r>
      <w:r w:rsidRPr="007F7FEB">
        <w:tab/>
        <w:t>RAID 1 (écriture miroir)</w:t>
      </w:r>
    </w:p>
    <w:p w14:paraId="22F175AD" w14:textId="77777777" w:rsidR="009F0C12" w:rsidRPr="007F7FEB" w:rsidRDefault="009F0C12" w:rsidP="00A00A7A">
      <w:r w:rsidRPr="007F7FEB">
        <w:t>•</w:t>
      </w:r>
      <w:r w:rsidRPr="007F7FEB">
        <w:tab/>
        <w:t xml:space="preserve">RAID 1E (écriture miroir entrelacée) </w:t>
      </w:r>
    </w:p>
    <w:p w14:paraId="731C6F44" w14:textId="6EA9F0E6" w:rsidR="00A4312A" w:rsidRDefault="009F0C12" w:rsidP="00A4312A">
      <w:r w:rsidRPr="007F7FEB">
        <w:t>•</w:t>
      </w:r>
      <w:r w:rsidRPr="007F7FEB">
        <w:tab/>
        <w:t>RAID 5 (entrelacement avec parité)</w:t>
      </w:r>
    </w:p>
    <w:p w14:paraId="1A1F2F5E" w14:textId="102485B9" w:rsidR="00A4312A" w:rsidRDefault="00A4312A" w:rsidP="00A4312A">
      <w:r w:rsidRPr="007F7FEB">
        <w:t>•</w:t>
      </w:r>
      <w:r w:rsidRPr="007F7FEB">
        <w:tab/>
        <w:t>RAID 5</w:t>
      </w:r>
      <w:r>
        <w:t>EE</w:t>
      </w:r>
      <w:r w:rsidRPr="007F7FEB">
        <w:t xml:space="preserve"> (</w:t>
      </w:r>
      <w:r>
        <w:t>Hot Space</w:t>
      </w:r>
      <w:r w:rsidRPr="007F7FEB">
        <w:t>)</w:t>
      </w:r>
    </w:p>
    <w:p w14:paraId="36ED643E" w14:textId="44E40DC3" w:rsidR="009F0C12" w:rsidRPr="007F7FEB" w:rsidRDefault="009F0C12" w:rsidP="00A00A7A">
      <w:r w:rsidRPr="007F7FEB">
        <w:t>•</w:t>
      </w:r>
      <w:r w:rsidRPr="007F7FEB">
        <w:tab/>
        <w:t>RAID 6 (entrelacement avec double parité)</w:t>
      </w:r>
    </w:p>
    <w:p w14:paraId="4C2B5E83" w14:textId="77777777" w:rsidR="009F0C12" w:rsidRPr="007F7FEB" w:rsidRDefault="009F0C12" w:rsidP="00A00A7A">
      <w:r w:rsidRPr="007F7FEB">
        <w:t>•</w:t>
      </w:r>
      <w:r w:rsidRPr="007F7FEB">
        <w:tab/>
        <w:t>RAID 10 (ensembles RAID 1 entrelacés)</w:t>
      </w:r>
    </w:p>
    <w:p w14:paraId="36D5A613" w14:textId="37B1F763" w:rsidR="009F0C12" w:rsidRPr="007F7FEB" w:rsidRDefault="009F0C12" w:rsidP="00A00A7A">
      <w:r w:rsidRPr="007F7FEB">
        <w:t>•</w:t>
      </w:r>
      <w:r w:rsidRPr="007F7FEB">
        <w:tab/>
        <w:t>RAID 50 (ensembles RAID 5 entrelacés)</w:t>
      </w:r>
    </w:p>
    <w:p w14:paraId="20A7BE33" w14:textId="18866644" w:rsidR="002D7338" w:rsidRPr="007F7FEB" w:rsidRDefault="009F0C12" w:rsidP="00A00A7A">
      <w:pPr>
        <w:rPr>
          <w:lang w:val="en-GB"/>
        </w:rPr>
      </w:pPr>
      <w:r w:rsidRPr="007F7FEB">
        <w:rPr>
          <w:lang w:val="en-GB"/>
        </w:rPr>
        <w:t>•</w:t>
      </w:r>
      <w:r w:rsidRPr="007F7FEB">
        <w:rPr>
          <w:lang w:val="en-GB"/>
        </w:rPr>
        <w:tab/>
        <w:t>RAID 60 (ensembles RAID 6 entrelacés)</w:t>
      </w:r>
    </w:p>
    <w:p w14:paraId="59B38DD0" w14:textId="17344F56" w:rsidR="00A23D6E" w:rsidRPr="007F7FEB" w:rsidRDefault="00A23D6E" w:rsidP="00A00A7A">
      <w:pPr>
        <w:rPr>
          <w:lang w:val="en-GB"/>
        </w:rPr>
      </w:pPr>
    </w:p>
    <w:p w14:paraId="4C71897E" w14:textId="629FC2AF" w:rsidR="002D7338" w:rsidRPr="007F7FEB" w:rsidRDefault="00C82B46" w:rsidP="00A00A7A">
      <w:pPr>
        <w:pStyle w:val="Titre3"/>
      </w:pPr>
      <w:bookmarkStart w:id="64" w:name="_Toc532648289"/>
      <w:r w:rsidRPr="007F7FEB">
        <w:t>Raid Logiciel et matériel</w:t>
      </w:r>
      <w:bookmarkEnd w:id="64"/>
    </w:p>
    <w:p w14:paraId="6D4D3389" w14:textId="5FCCD23F" w:rsidR="00C82B46" w:rsidRPr="007F7FEB" w:rsidRDefault="00C82B46" w:rsidP="00A00A7A">
      <w:r w:rsidRPr="007F7FEB">
        <w:t xml:space="preserve">Un système Raid peut être créé de deux </w:t>
      </w:r>
      <w:r w:rsidR="001D0DD0" w:rsidRPr="007F7FEB">
        <w:t>formes :</w:t>
      </w:r>
      <w:r w:rsidRPr="007F7FEB">
        <w:t xml:space="preserve"> Logiciel et matériel.</w:t>
      </w:r>
    </w:p>
    <w:p w14:paraId="0C8706C1" w14:textId="196E71B2" w:rsidR="006708E9" w:rsidRPr="007F7FEB" w:rsidRDefault="006708E9" w:rsidP="00A00A7A">
      <w:pPr>
        <w:pStyle w:val="Titre4"/>
      </w:pPr>
      <w:bookmarkStart w:id="65" w:name="_Toc532648290"/>
      <w:r w:rsidRPr="007F7FEB">
        <w:lastRenderedPageBreak/>
        <w:t>Raid matériel</w:t>
      </w:r>
      <w:bookmarkEnd w:id="65"/>
    </w:p>
    <w:p w14:paraId="5F5BF335" w14:textId="00BE4E21" w:rsidR="006708E9" w:rsidRPr="007F7FEB" w:rsidRDefault="002737E2" w:rsidP="00A00A7A">
      <w:r w:rsidRPr="007F7FEB">
        <w:rPr>
          <w:noProof/>
          <w:lang w:val="en-US"/>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7F7FEB">
        <w:t>Le Raid matériel est un système indépendant qui gère le flux de données par moyen d’un périphérique connecté sur un hôte (pc, serveur, etc.), ses performances sont indépendantes de celles de l’hôte</w:t>
      </w:r>
      <w:r w:rsidR="009A5BC9" w:rsidRPr="007F7FEB">
        <w:t>, ce qui fait que ses traitements de données soient beaucoup plus rapides que sur un raid logiciel</w:t>
      </w:r>
      <w:r w:rsidR="006708E9" w:rsidRPr="007F7FEB">
        <w:t>.</w:t>
      </w:r>
    </w:p>
    <w:p w14:paraId="37B1459D" w14:textId="4714B706" w:rsidR="006708E9" w:rsidRPr="007F7FEB" w:rsidRDefault="006708E9" w:rsidP="00A00A7A">
      <w:r w:rsidRPr="007F7FEB">
        <w:t xml:space="preserve"> Le Raid matériel est un contrôleur, il peut</w:t>
      </w:r>
      <w:r w:rsidR="009A5BC9" w:rsidRPr="007F7FEB">
        <w:t xml:space="preserve"> donc recevoir plusieurs disques, en revanche l’hôte</w:t>
      </w:r>
      <w:r w:rsidRPr="007F7FEB">
        <w:t xml:space="preserve"> sur lequel il est connecté </w:t>
      </w:r>
      <w:r w:rsidR="009A5BC9" w:rsidRPr="007F7FEB">
        <w:t xml:space="preserve">en </w:t>
      </w:r>
      <w:r w:rsidRPr="007F7FEB">
        <w:t>voit qu’un seul</w:t>
      </w:r>
      <w:r w:rsidR="009A5BC9" w:rsidRPr="007F7FEB">
        <w:t>.</w:t>
      </w:r>
    </w:p>
    <w:p w14:paraId="6914A43E" w14:textId="674C3078" w:rsidR="00C13C93" w:rsidRPr="007F7FEB" w:rsidRDefault="00C13C93" w:rsidP="00A00A7A">
      <w:r w:rsidRPr="007F7FEB">
        <w:rPr>
          <w:noProof/>
          <w:lang w:val="en-US"/>
        </w:rPr>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bookmarkStart w:id="66" w:name="_Toc532648291"/>
    <w:p w14:paraId="6E06ADC2" w14:textId="782B72AA" w:rsidR="009A5BC9" w:rsidRPr="007F7FEB" w:rsidRDefault="001962A3" w:rsidP="00A00A7A">
      <w:pPr>
        <w:pStyle w:val="Titre4"/>
      </w:pPr>
      <w:r w:rsidRPr="007F7FEB">
        <w:rPr>
          <w:noProof/>
          <w:lang w:val="en-US"/>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694E22" w:rsidRPr="00794D7B" w:rsidRDefault="00694E22" w:rsidP="00A00A7A">
                            <w:pPr>
                              <w:pStyle w:val="Lgende"/>
                              <w:rPr>
                                <w:b/>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694E22" w:rsidRPr="00794D7B" w:rsidRDefault="00694E22" w:rsidP="00A00A7A">
                      <w:pPr>
                        <w:pStyle w:val="Lgende"/>
                        <w:rPr>
                          <w:b/>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7F7FEB">
        <w:t>Raid Logiciel</w:t>
      </w:r>
      <w:bookmarkEnd w:id="66"/>
    </w:p>
    <w:p w14:paraId="5795AFB6" w14:textId="35DACE9B" w:rsidR="009A5BC9" w:rsidRPr="007F7FEB" w:rsidRDefault="00C13C93" w:rsidP="00A00A7A">
      <w:r w:rsidRPr="007F7FEB">
        <w:rPr>
          <w:noProof/>
          <w:lang w:val="en-US"/>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7F7FEB">
        <w:t>Différemment</w:t>
      </w:r>
      <w:r w:rsidR="001962A3" w:rsidRPr="007F7FEB">
        <w:t xml:space="preserve"> du raid matériel les système raid logiciel n’ont pas besoin d’une carte dédié pour fonctionner, ce dernier utilise le noyau de l’hôte sur lequel il est configuré. Ce système est plus </w:t>
      </w:r>
      <w:r w:rsidRPr="007F7FEB">
        <w:t>accessible</w:t>
      </w:r>
      <w:r w:rsidR="001962A3" w:rsidRPr="007F7FEB">
        <w:t xml:space="preserve"> car c’est l’hôte qui va gérer le traitement de données, c’est une solution moins couteuse mais aussi moins performante.</w:t>
      </w:r>
    </w:p>
    <w:p w14:paraId="24024ECB" w14:textId="77777777" w:rsidR="00C82B46" w:rsidRPr="007F7FEB" w:rsidRDefault="00C82B46" w:rsidP="00A00A7A"/>
    <w:p w14:paraId="6381C0FE" w14:textId="0E7846F7" w:rsidR="003F547E" w:rsidRPr="007F7FEB" w:rsidRDefault="003F547E" w:rsidP="00A00A7A">
      <w:pPr>
        <w:pStyle w:val="Titre3"/>
        <w:rPr>
          <w:lang w:val="en-GB"/>
        </w:rPr>
      </w:pPr>
      <w:bookmarkStart w:id="67" w:name="_Toc532648292"/>
      <w:r w:rsidRPr="007F7FEB">
        <w:rPr>
          <w:lang w:val="en-GB"/>
        </w:rPr>
        <w:t xml:space="preserve">Le JBOD (Just A Bunch </w:t>
      </w:r>
      <w:r w:rsidR="002D7338" w:rsidRPr="007F7FEB">
        <w:rPr>
          <w:lang w:val="en-GB"/>
        </w:rPr>
        <w:t>Of</w:t>
      </w:r>
      <w:r w:rsidRPr="007F7FEB">
        <w:rPr>
          <w:lang w:val="en-GB"/>
        </w:rPr>
        <w:t xml:space="preserve"> Disks</w:t>
      </w:r>
      <w:r w:rsidR="002D7338" w:rsidRPr="007F7FEB">
        <w:rPr>
          <w:lang w:val="en-GB"/>
        </w:rPr>
        <w:t>):</w:t>
      </w:r>
      <w:bookmarkEnd w:id="67"/>
    </w:p>
    <w:p w14:paraId="3BA335E4" w14:textId="5937842E" w:rsidR="003F547E" w:rsidRPr="007F7FEB" w:rsidRDefault="003F547E" w:rsidP="00A00A7A">
      <w:pPr>
        <w:rPr>
          <w:rFonts w:ascii="Calibri-Light" w:hAnsi="Calibri-Light" w:cs="Calibri-Light"/>
          <w:sz w:val="26"/>
          <w:szCs w:val="26"/>
        </w:rPr>
      </w:pPr>
      <w:r w:rsidRPr="007F7FEB">
        <w:t>Ce RAID permet de rassembler tous nos disques en seul virtuel. Si vous avez des disques de 12, 33 et 44 Go sa vous fera un disque de 89 Go</w:t>
      </w:r>
    </w:p>
    <w:p w14:paraId="7F5740B8" w14:textId="4CD2C526" w:rsidR="003F547E" w:rsidRPr="007F7FEB" w:rsidRDefault="00BA54B8" w:rsidP="00A00A7A">
      <w:pPr>
        <w:pStyle w:val="Titre3"/>
      </w:pPr>
      <w:bookmarkStart w:id="68" w:name="_Toc532648293"/>
      <w:r w:rsidRPr="007F7FEB">
        <w:rPr>
          <w:noProof/>
          <w:lang w:val="en-US"/>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0 (entrelacement) :</w:t>
      </w:r>
      <w:bookmarkEnd w:id="68"/>
      <w:r w:rsidRPr="007F7FEB">
        <w:rPr>
          <w:noProof/>
        </w:rPr>
        <w:t xml:space="preserve"> </w:t>
      </w:r>
    </w:p>
    <w:p w14:paraId="515ACB54" w14:textId="0248D7D2" w:rsidR="003F547E" w:rsidRPr="007F7FEB" w:rsidRDefault="003F547E" w:rsidP="00A00A7A">
      <w:r w:rsidRPr="007F7FEB">
        <w:t>Le RAID 0 permet comme le JBOD de lier plusieurs disque dur ensemble en un seul. La différence est qu’il améliore les performances en vitesse mais les disques doivent être identique car sinon il se calque sur le disque le plus petit.</w:t>
      </w:r>
    </w:p>
    <w:p w14:paraId="1793828F" w14:textId="7E6627B8" w:rsidR="003F547E" w:rsidRPr="007F7FEB" w:rsidRDefault="003F547E" w:rsidP="00A00A7A">
      <w:r w:rsidRPr="007F7FEB">
        <w:t xml:space="preserve">L’amélioration en vitesse vient du </w:t>
      </w:r>
      <w:r w:rsidR="00CF1B4B" w:rsidRPr="007F7FEB">
        <w:t>fait</w:t>
      </w:r>
      <w:r w:rsidRPr="007F7FEB">
        <w:t xml:space="preserve"> que par exemple s’il a envie d’enregistrer un fichier de 1 giga il va enregistrer à chaque fois 200 méga en même temps sur chaque disque pour alléger la tâche et l’accélérer. Si l’un des disques casse nous perdons toutes les données.</w:t>
      </w:r>
    </w:p>
    <w:p w14:paraId="300EAC5D" w14:textId="2B41C5C0" w:rsidR="00234033" w:rsidRPr="007F7FEB" w:rsidRDefault="00234033" w:rsidP="00A00A7A">
      <w:r w:rsidRPr="007F7FEB">
        <w:lastRenderedPageBreak/>
        <w:t xml:space="preserve">Nbs de disques au minimum : </w:t>
      </w:r>
      <w:r w:rsidRPr="007F7FEB">
        <w:rPr>
          <w:b/>
        </w:rPr>
        <w:t>2</w:t>
      </w:r>
    </w:p>
    <w:p w14:paraId="316B5438" w14:textId="154C1000" w:rsidR="00234033" w:rsidRPr="007F7FEB" w:rsidRDefault="00234033" w:rsidP="00A00A7A">
      <w:r w:rsidRPr="007F7FEB">
        <w:t xml:space="preserve">Avantage(s) : </w:t>
      </w:r>
      <w:r w:rsidRPr="007F7FEB">
        <w:rPr>
          <w:b/>
        </w:rPr>
        <w:t>grande vitesse</w:t>
      </w:r>
    </w:p>
    <w:p w14:paraId="220E7AC9" w14:textId="3370DB82" w:rsidR="00234033" w:rsidRPr="007F7FEB" w:rsidRDefault="00234033" w:rsidP="00A00A7A">
      <w:r w:rsidRPr="007F7FEB">
        <w:t xml:space="preserve">Perte de disques max : </w:t>
      </w:r>
      <w:r w:rsidRPr="007F7FEB">
        <w:rPr>
          <w:b/>
        </w:rPr>
        <w:t>1</w:t>
      </w:r>
    </w:p>
    <w:p w14:paraId="0BA1D096" w14:textId="4F2F1723" w:rsidR="00234033" w:rsidRPr="007F7FEB" w:rsidRDefault="00234033" w:rsidP="00A00A7A">
      <w:r w:rsidRPr="007F7FEB">
        <w:t xml:space="preserve">Calcul volume : </w:t>
      </w:r>
      <w:r w:rsidRPr="007F7FEB">
        <w:rPr>
          <w:b/>
        </w:rPr>
        <w:t>nbDisk * singleDiskSize = capacity</w:t>
      </w:r>
      <w:r w:rsidRPr="007F7FEB">
        <w:t xml:space="preserve"> (</w:t>
      </w:r>
      <w:r w:rsidR="00726010" w:rsidRPr="007F7FEB">
        <w:t>ex :</w:t>
      </w:r>
      <w:r w:rsidRPr="007F7FEB">
        <w:t xml:space="preserve"> deux disques de 1TB = 2 * 1 = 2 TB)</w:t>
      </w:r>
    </w:p>
    <w:p w14:paraId="07D6BC1A" w14:textId="6115283E" w:rsidR="00234033" w:rsidRPr="007F7FEB" w:rsidRDefault="00234033" w:rsidP="00A00A7A"/>
    <w:p w14:paraId="3144A49B" w14:textId="77777777" w:rsidR="00234033" w:rsidRPr="007F7FEB" w:rsidRDefault="00234033" w:rsidP="00A00A7A"/>
    <w:p w14:paraId="110475F4" w14:textId="378688E6" w:rsidR="003F547E" w:rsidRPr="007F7FEB" w:rsidRDefault="00BA54B8" w:rsidP="00A00A7A">
      <w:pPr>
        <w:pStyle w:val="Titre3"/>
      </w:pPr>
      <w:bookmarkStart w:id="69" w:name="_Toc532648294"/>
      <w:r w:rsidRPr="007F7FEB">
        <w:rPr>
          <w:noProof/>
          <w:lang w:val="en-US"/>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1 (écriture miroir) :</w:t>
      </w:r>
      <w:bookmarkEnd w:id="69"/>
      <w:r w:rsidRPr="007F7FEB">
        <w:rPr>
          <w:noProof/>
        </w:rPr>
        <w:t xml:space="preserve"> </w:t>
      </w:r>
    </w:p>
    <w:p w14:paraId="3E713BC0" w14:textId="304DAF43" w:rsidR="003F547E" w:rsidRPr="007F7FEB" w:rsidRDefault="003F547E" w:rsidP="00A00A7A">
      <w:r w:rsidRPr="007F7FEB">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7F7FEB">
        <w:t>disques</w:t>
      </w:r>
      <w:r w:rsidRPr="007F7FEB">
        <w:t xml:space="preserve"> de 100 Go ne ferons que 100 Go.</w:t>
      </w:r>
    </w:p>
    <w:p w14:paraId="686779F5" w14:textId="1C5E8E58" w:rsidR="00726010" w:rsidRPr="007F7FEB" w:rsidRDefault="00726010" w:rsidP="00A00A7A">
      <w:r w:rsidRPr="007F7FEB">
        <w:t>Nbs de disques au minimum :</w:t>
      </w:r>
      <w:r w:rsidR="00877428" w:rsidRPr="007F7FEB">
        <w:t xml:space="preserve"> </w:t>
      </w:r>
      <w:r w:rsidR="00877428" w:rsidRPr="007F7FEB">
        <w:rPr>
          <w:b/>
        </w:rPr>
        <w:t>2</w:t>
      </w:r>
    </w:p>
    <w:p w14:paraId="64BEAAA1" w14:textId="37530D68" w:rsidR="00726010" w:rsidRPr="007F7FEB" w:rsidRDefault="00726010" w:rsidP="00A00A7A">
      <w:r w:rsidRPr="007F7FEB">
        <w:t>Avantage(s) :</w:t>
      </w:r>
      <w:r w:rsidR="006E3FF5" w:rsidRPr="007F7FEB">
        <w:t xml:space="preserve"> </w:t>
      </w:r>
      <w:r w:rsidR="008C3D17" w:rsidRPr="007F7FEB">
        <w:t>bonne protection de dnnées</w:t>
      </w:r>
    </w:p>
    <w:p w14:paraId="01A4E1A5" w14:textId="3D4168C1" w:rsidR="00726010" w:rsidRPr="007F7FEB" w:rsidRDefault="00726010" w:rsidP="00A00A7A">
      <w:r w:rsidRPr="007F7FEB">
        <w:t>Perte de disques max :</w:t>
      </w:r>
      <w:r w:rsidR="006E3FF5" w:rsidRPr="007F7FEB">
        <w:t xml:space="preserve"> </w:t>
      </w:r>
      <w:r w:rsidR="006E3FF5" w:rsidRPr="007F7FEB">
        <w:rPr>
          <w:b/>
        </w:rPr>
        <w:t>n-1</w:t>
      </w:r>
      <w:r w:rsidR="006E3FF5" w:rsidRPr="007F7FEB">
        <w:t xml:space="preserve"> (nbDisk -1)</w:t>
      </w:r>
    </w:p>
    <w:p w14:paraId="2F495EFB" w14:textId="0D7849A7" w:rsidR="00726010" w:rsidRPr="007F7FEB" w:rsidRDefault="00726010" w:rsidP="00A00A7A">
      <w:r w:rsidRPr="007F7FEB">
        <w:t>Calcul volume :</w:t>
      </w:r>
      <w:r w:rsidR="00C5055C" w:rsidRPr="007F7FEB">
        <w:t xml:space="preserve"> 50% du volume total</w:t>
      </w:r>
    </w:p>
    <w:p w14:paraId="7B321203" w14:textId="56D809F8" w:rsidR="00BA54B8" w:rsidRPr="007F7FEB" w:rsidRDefault="00AB17F1" w:rsidP="00A00A7A">
      <w:pPr>
        <w:rPr>
          <w:rFonts w:ascii="Calibri-Light" w:hAnsi="Calibri-Light" w:cs="Calibri-Light"/>
          <w:sz w:val="26"/>
          <w:szCs w:val="26"/>
        </w:rPr>
      </w:pPr>
      <w:r w:rsidRPr="007F7FEB">
        <w:rPr>
          <w:noProof/>
          <w:lang w:val="en-US"/>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Pr="007F7FEB" w:rsidRDefault="003F547E" w:rsidP="00A00A7A">
      <w:pPr>
        <w:pStyle w:val="Titre3"/>
      </w:pPr>
      <w:bookmarkStart w:id="70" w:name="_Toc532648295"/>
      <w:r w:rsidRPr="007F7FEB">
        <w:t>RAID 1E (écriture miroir entrelacée) :</w:t>
      </w:r>
      <w:bookmarkEnd w:id="70"/>
    </w:p>
    <w:p w14:paraId="4C387E2E" w14:textId="1B91BFBC" w:rsidR="003F547E" w:rsidRPr="007F7FEB" w:rsidRDefault="003F547E" w:rsidP="00A00A7A">
      <w:r w:rsidRPr="007F7FEB">
        <w:t xml:space="preserve">Le RAID 1E mélange le RAID 0 et 1. Il est utilisable à partir de 3 </w:t>
      </w:r>
      <w:r w:rsidR="00CF1B4B" w:rsidRPr="007F7FEB">
        <w:t>disques</w:t>
      </w:r>
      <w:r w:rsidRPr="007F7FEB">
        <w:t xml:space="preserve"> et est utile sur </w:t>
      </w:r>
      <w:r w:rsidR="00CF1B4B" w:rsidRPr="007F7FEB">
        <w:t>un nombre impair</w:t>
      </w:r>
      <w:r w:rsidRPr="007F7FEB">
        <w:t xml:space="preserve"> de disque (</w:t>
      </w:r>
      <w:r w:rsidRPr="007F7FEB">
        <w:rPr>
          <w:rFonts w:ascii="Minion-Italic" w:hAnsi="Minion-Italic" w:cs="Minion-Italic"/>
          <w:i/>
          <w:iCs/>
          <w:sz w:val="19"/>
          <w:szCs w:val="19"/>
        </w:rPr>
        <w:t>”En cas d’utilisation d’un nombre pair de disques, il est toujours préférable d’utiliser RAID 10”</w:t>
      </w:r>
      <w:r w:rsidRPr="007F7FEB">
        <w:t>). Il permet d’avoir le bonus de vitesse du RAID 0 et la sécurité du RAID 1. Il utilise lui aussi 50% de l’intégralité des disques dur.</w:t>
      </w:r>
    </w:p>
    <w:p w14:paraId="4EF0852A" w14:textId="64BE96D6" w:rsidR="007C3DC9" w:rsidRPr="007F7FEB" w:rsidRDefault="007C3DC9" w:rsidP="00A00A7A">
      <w:r w:rsidRPr="007F7FEB">
        <w:t xml:space="preserve">Nbs de disques au minimum : </w:t>
      </w:r>
      <w:r w:rsidRPr="007F7FEB">
        <w:rPr>
          <w:b/>
        </w:rPr>
        <w:t>3</w:t>
      </w:r>
    </w:p>
    <w:p w14:paraId="7C3179B1" w14:textId="1BAE3EF3" w:rsidR="007C3DC9" w:rsidRPr="007F7FEB" w:rsidRDefault="007C3DC9" w:rsidP="00A00A7A">
      <w:r w:rsidRPr="007F7FEB">
        <w:t xml:space="preserve">Avantage(s) : grande vitesse et bonne fiabilité </w:t>
      </w:r>
    </w:p>
    <w:p w14:paraId="1116688D" w14:textId="77777777" w:rsidR="007C3DC9" w:rsidRPr="007F7FEB" w:rsidRDefault="007C3DC9" w:rsidP="00A00A7A">
      <w:r w:rsidRPr="007F7FEB">
        <w:t xml:space="preserve">Perte de disques max : </w:t>
      </w:r>
      <w:r w:rsidRPr="007F7FEB">
        <w:rPr>
          <w:b/>
        </w:rPr>
        <w:t>1</w:t>
      </w:r>
    </w:p>
    <w:p w14:paraId="5CBFD210" w14:textId="62BEC9C4" w:rsidR="00AB17F1" w:rsidRPr="007F7FEB" w:rsidRDefault="007C3DC9" w:rsidP="00A00A7A">
      <w:r w:rsidRPr="007F7FEB">
        <w:t>Calcul volume : 50% du volume total</w:t>
      </w:r>
    </w:p>
    <w:p w14:paraId="4C4F6262" w14:textId="77777777" w:rsidR="00700F12" w:rsidRPr="007F7FEB" w:rsidRDefault="00700F12" w:rsidP="00A00A7A"/>
    <w:p w14:paraId="2E4D93B0" w14:textId="035E6BCD" w:rsidR="003F547E" w:rsidRPr="007F7FEB" w:rsidRDefault="003F547E" w:rsidP="00A00A7A">
      <w:pPr>
        <w:pStyle w:val="Titre3"/>
      </w:pPr>
      <w:bookmarkStart w:id="71" w:name="_Toc532648296"/>
      <w:r w:rsidRPr="007F7FEB">
        <w:lastRenderedPageBreak/>
        <w:t>RAID 5 (entrelacement avec parité) :</w:t>
      </w:r>
      <w:bookmarkEnd w:id="71"/>
    </w:p>
    <w:p w14:paraId="4396B0C5" w14:textId="07084153" w:rsidR="00700F12" w:rsidRPr="007F7FEB" w:rsidRDefault="00AB17F1" w:rsidP="00A00A7A">
      <w:r w:rsidRPr="007F7FEB">
        <w:rPr>
          <w:rFonts w:ascii="Minion-Italic" w:hAnsi="Minion-Italic" w:cs="Minion-Italic"/>
          <w:i/>
          <w:iCs/>
          <w:noProof/>
          <w:sz w:val="19"/>
          <w:szCs w:val="19"/>
          <w:lang w:val="en-US"/>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7F7FEB">
        <w:t>[disque</w:t>
      </w:r>
      <w:r w:rsidR="003F547E" w:rsidRPr="007F7FEB">
        <w:t xml:space="preserve"> fois (x-1) EX : 60*(4-2) = 120 </w:t>
      </w:r>
      <w:r w:rsidR="00CF1B4B" w:rsidRPr="007F7FEB">
        <w:t>Go]</w:t>
      </w:r>
    </w:p>
    <w:p w14:paraId="14514B1A" w14:textId="3886C3C0" w:rsidR="00131A7B" w:rsidRPr="007F7FEB" w:rsidRDefault="00131A7B" w:rsidP="00A00A7A">
      <w:r w:rsidRPr="007F7FEB">
        <w:t xml:space="preserve">Nbs de disques au minimum : </w:t>
      </w:r>
      <w:r w:rsidR="002C3149" w:rsidRPr="007F7FEB">
        <w:rPr>
          <w:b/>
        </w:rPr>
        <w:t>3</w:t>
      </w:r>
    </w:p>
    <w:p w14:paraId="0DBAD693" w14:textId="7D073021" w:rsidR="00131A7B" w:rsidRPr="007F7FEB" w:rsidRDefault="00131A7B" w:rsidP="00A00A7A">
      <w:r w:rsidRPr="007F7FEB">
        <w:t xml:space="preserve">Avantage(s) : </w:t>
      </w:r>
      <w:r w:rsidR="00700F12" w:rsidRPr="007F7FEB">
        <w:t>conçu pour assurer la perte d’un disque</w:t>
      </w:r>
    </w:p>
    <w:p w14:paraId="53C68CBC" w14:textId="77777777" w:rsidR="00131A7B" w:rsidRPr="007F7FEB" w:rsidRDefault="00131A7B" w:rsidP="00A00A7A">
      <w:r w:rsidRPr="007F7FEB">
        <w:t xml:space="preserve">Perte de disques max : </w:t>
      </w:r>
      <w:r w:rsidRPr="007F7FEB">
        <w:rPr>
          <w:b/>
        </w:rPr>
        <w:t>1</w:t>
      </w:r>
    </w:p>
    <w:p w14:paraId="13226845" w14:textId="1C7E1EF3" w:rsidR="00131A7B" w:rsidRPr="007F7FEB" w:rsidRDefault="00131A7B" w:rsidP="00A00A7A">
      <w:pPr>
        <w:rPr>
          <w:lang w:val="en-GB"/>
        </w:rPr>
      </w:pPr>
      <w:r w:rsidRPr="007F7FEB">
        <w:rPr>
          <w:lang w:val="en-GB"/>
        </w:rPr>
        <w:t>Calcul volume</w:t>
      </w:r>
      <w:r w:rsidR="002C3149" w:rsidRPr="007F7FEB">
        <w:rPr>
          <w:lang w:val="en-GB"/>
        </w:rPr>
        <w:t> : (nbDisk – 1) * singleDiskSize = capacity</w:t>
      </w:r>
    </w:p>
    <w:p w14:paraId="331AF95C" w14:textId="369FFFD8" w:rsidR="00A4312A" w:rsidRDefault="00A4312A" w:rsidP="00A00A7A">
      <w:pPr>
        <w:pStyle w:val="Titre3"/>
      </w:pPr>
      <w:bookmarkStart w:id="72" w:name="_Toc532648297"/>
      <w:r>
        <w:t>RAID 5EE (Hot Space)</w:t>
      </w:r>
    </w:p>
    <w:p w14:paraId="3326D6E3" w14:textId="77EA3B4A" w:rsidR="00A4312A" w:rsidRDefault="00A4312A" w:rsidP="00A4312A">
      <w:r>
        <w:t>Au niveau de la protection, le RAID 5EE est équivalent au RAID 5. La diffèrence est que le nombre d’écriture par seconde est plus grande grâce à l’utilisation d’un disque supplémentaire.</w:t>
      </w:r>
    </w:p>
    <w:p w14:paraId="6FF19033" w14:textId="7B12FA2A" w:rsidR="00A4312A" w:rsidRDefault="00A4312A" w:rsidP="00A4312A">
      <w:r>
        <w:t xml:space="preserve">L’inconvénient du RAID 5EE est que le disque de secours ne peut être commun a plusieurs piles physiques, comme pourrait le faire le RAID 5. </w:t>
      </w:r>
    </w:p>
    <w:p w14:paraId="076E4390" w14:textId="7BF34EF9" w:rsidR="00873D74" w:rsidRPr="007F7FEB" w:rsidRDefault="00873D74" w:rsidP="00873D74">
      <w:r w:rsidRPr="007F7FEB">
        <w:t xml:space="preserve">Nbs de disques au minimum : </w:t>
      </w:r>
      <w:r>
        <w:rPr>
          <w:b/>
        </w:rPr>
        <w:t>4 à 16</w:t>
      </w:r>
      <w:bookmarkStart w:id="73" w:name="_GoBack"/>
      <w:bookmarkEnd w:id="73"/>
    </w:p>
    <w:p w14:paraId="2C22ACE0" w14:textId="77777777" w:rsidR="00873D74" w:rsidRPr="007F7FEB" w:rsidRDefault="00873D74" w:rsidP="00873D74">
      <w:r w:rsidRPr="007F7FEB">
        <w:t>Avantage(s) : conçu pour assurer la perte d’un disque</w:t>
      </w:r>
    </w:p>
    <w:p w14:paraId="494EE4BE" w14:textId="77777777" w:rsidR="00873D74" w:rsidRPr="007F7FEB" w:rsidRDefault="00873D74" w:rsidP="00873D74">
      <w:r w:rsidRPr="007F7FEB">
        <w:t xml:space="preserve">Perte de disques max : </w:t>
      </w:r>
      <w:r w:rsidRPr="007F7FEB">
        <w:rPr>
          <w:b/>
        </w:rPr>
        <w:t>1</w:t>
      </w:r>
    </w:p>
    <w:p w14:paraId="72AA1EEB" w14:textId="77777777" w:rsidR="00873D74" w:rsidRPr="007F7FEB" w:rsidRDefault="00873D74" w:rsidP="00873D74">
      <w:pPr>
        <w:rPr>
          <w:lang w:val="en-GB"/>
        </w:rPr>
      </w:pPr>
      <w:r w:rsidRPr="007F7FEB">
        <w:rPr>
          <w:lang w:val="en-GB"/>
        </w:rPr>
        <w:t>Calcul volume : (nbDisk – 1) * singleDiskSize = capacity</w:t>
      </w:r>
    </w:p>
    <w:p w14:paraId="22141EAA" w14:textId="77777777" w:rsidR="00873D74" w:rsidRPr="00A4312A" w:rsidRDefault="00873D74" w:rsidP="00A4312A"/>
    <w:p w14:paraId="01FDE6C5" w14:textId="14BD0950" w:rsidR="000B0E89" w:rsidRPr="007F7FEB" w:rsidRDefault="00AB17F1" w:rsidP="00A00A7A">
      <w:pPr>
        <w:pStyle w:val="Titre3"/>
      </w:pPr>
      <w:r w:rsidRPr="007F7FEB">
        <w:rPr>
          <w:rFonts w:ascii="Minion-Italic" w:hAnsi="Minion-Italic" w:cs="Minion-Italic"/>
          <w:i/>
          <w:iCs/>
          <w:noProof/>
          <w:sz w:val="19"/>
          <w:szCs w:val="19"/>
          <w:lang w:val="en-US"/>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6 (entrelacement avec double parité) :</w:t>
      </w:r>
      <w:bookmarkEnd w:id="72"/>
    </w:p>
    <w:p w14:paraId="62B8DFAE" w14:textId="576C9F80" w:rsidR="00AB17F1" w:rsidRPr="007F7FEB" w:rsidRDefault="003F547E" w:rsidP="00A00A7A">
      <w:r w:rsidRPr="007F7FEB">
        <w:t xml:space="preserve">Le RAID 6 fonctionne comme le RAID 5 a part qu’il a une double parité, La vitesse d’écriture est moins bonne et il a besoin de 2 </w:t>
      </w:r>
      <w:r w:rsidR="00CF1B4B" w:rsidRPr="007F7FEB">
        <w:t>disques</w:t>
      </w:r>
      <w:r w:rsidRPr="007F7FEB">
        <w:t xml:space="preserve"> de secours mais il permet une perte de 2 </w:t>
      </w:r>
      <w:r w:rsidR="00CF1B4B" w:rsidRPr="007F7FEB">
        <w:t>disques</w:t>
      </w:r>
      <w:r w:rsidRPr="007F7FEB">
        <w:t xml:space="preserve">. </w:t>
      </w:r>
      <w:r w:rsidR="005B612B" w:rsidRPr="007F7FEB">
        <w:t>Le</w:t>
      </w:r>
      <w:r w:rsidRPr="007F7FEB">
        <w:t xml:space="preserve"> calcul de capacité est de de </w:t>
      </w:r>
      <w:r w:rsidR="005B612B" w:rsidRPr="007F7FEB">
        <w:t>[disque</w:t>
      </w:r>
      <w:r w:rsidRPr="007F7FEB">
        <w:t xml:space="preserve"> fois (x-1) EX : 60*(4-2) = 120 </w:t>
      </w:r>
      <w:r w:rsidR="005B612B" w:rsidRPr="007F7FEB">
        <w:t>Go]</w:t>
      </w:r>
    </w:p>
    <w:p w14:paraId="2D75FF7C" w14:textId="23719274" w:rsidR="00700F12" w:rsidRPr="007F7FEB" w:rsidRDefault="00700F12" w:rsidP="00A00A7A">
      <w:r w:rsidRPr="007F7FEB">
        <w:t xml:space="preserve">Nbs de disques au minimum : </w:t>
      </w:r>
      <w:r w:rsidR="00746200" w:rsidRPr="007F7FEB">
        <w:rPr>
          <w:b/>
        </w:rPr>
        <w:t>4</w:t>
      </w:r>
    </w:p>
    <w:p w14:paraId="22D6FC29" w14:textId="624CC3C0" w:rsidR="00700F12" w:rsidRPr="007F7FEB" w:rsidRDefault="00700F12" w:rsidP="00A00A7A">
      <w:r w:rsidRPr="007F7FEB">
        <w:t xml:space="preserve">Avantage(s) : </w:t>
      </w:r>
      <w:r w:rsidR="007F7E75" w:rsidRPr="007F7FEB">
        <w:t xml:space="preserve">plus grande sécurité </w:t>
      </w:r>
    </w:p>
    <w:p w14:paraId="2C9468A5" w14:textId="4963ADA8" w:rsidR="00700F12" w:rsidRPr="007F7FEB" w:rsidRDefault="00700F12" w:rsidP="00A00A7A">
      <w:r w:rsidRPr="007F7FEB">
        <w:t xml:space="preserve">Perte de disques max : </w:t>
      </w:r>
      <w:r w:rsidR="007F7E75" w:rsidRPr="007F7FEB">
        <w:rPr>
          <w:b/>
        </w:rPr>
        <w:t>2</w:t>
      </w:r>
    </w:p>
    <w:p w14:paraId="73FB2206" w14:textId="07E6CFE3" w:rsidR="00AB17F1" w:rsidRPr="007F7FEB" w:rsidRDefault="00700F12" w:rsidP="00A00A7A">
      <w:pPr>
        <w:rPr>
          <w:lang w:val="en-GB"/>
        </w:rPr>
      </w:pPr>
      <w:r w:rsidRPr="007F7FEB">
        <w:rPr>
          <w:lang w:val="en-GB"/>
        </w:rPr>
        <w:t xml:space="preserve">Calcul volume : </w:t>
      </w:r>
      <w:r w:rsidR="00985A0E" w:rsidRPr="007F7FEB">
        <w:rPr>
          <w:lang w:val="en-GB"/>
        </w:rPr>
        <w:t>(nbDisk – 2) * singleDiskSize = capacity</w:t>
      </w:r>
    </w:p>
    <w:p w14:paraId="3CC1DB6E" w14:textId="5A07DCF0" w:rsidR="0051309C" w:rsidRPr="007F7FEB" w:rsidRDefault="0051309C" w:rsidP="00A00A7A">
      <w:pPr>
        <w:rPr>
          <w:lang w:val="en-GB"/>
        </w:rPr>
      </w:pPr>
    </w:p>
    <w:p w14:paraId="0804796C" w14:textId="7AB3BDC6" w:rsidR="003F547E" w:rsidRPr="007F7FEB" w:rsidRDefault="0051309C" w:rsidP="00A00A7A">
      <w:pPr>
        <w:pStyle w:val="Titre3"/>
      </w:pPr>
      <w:bookmarkStart w:id="74" w:name="_Toc532648298"/>
      <w:r w:rsidRPr="007F7FEB">
        <w:rPr>
          <w:rFonts w:ascii="Minion-Italic" w:hAnsi="Minion-Italic" w:cs="Minion-Italic"/>
          <w:i/>
          <w:iCs/>
          <w:noProof/>
          <w:sz w:val="19"/>
          <w:szCs w:val="19"/>
          <w:lang w:val="en-US"/>
        </w:rPr>
        <w:lastRenderedPageBreak/>
        <w:drawing>
          <wp:anchor distT="0" distB="0" distL="114300" distR="114300" simplePos="0" relativeHeight="251679744" behindDoc="0" locked="0" layoutInCell="1" allowOverlap="1" wp14:anchorId="0BB8DAF1" wp14:editId="10EB90D8">
            <wp:simplePos x="0" y="0"/>
            <wp:positionH relativeFrom="column">
              <wp:posOffset>4467210</wp:posOffset>
            </wp:positionH>
            <wp:positionV relativeFrom="paragraph">
              <wp:posOffset>30391</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10 (ensembles RAID 1 entrelacés) :</w:t>
      </w:r>
      <w:bookmarkEnd w:id="74"/>
    </w:p>
    <w:p w14:paraId="6387EBD3" w14:textId="3F8F3F68" w:rsidR="00AB17F1" w:rsidRPr="007F7FEB" w:rsidRDefault="003F547E" w:rsidP="00A00A7A">
      <w:r w:rsidRPr="007F7FEB">
        <w:t>Le RAID 10 permet aussi comme le RAID 1</w:t>
      </w:r>
      <w:r w:rsidRPr="007F7FEB">
        <w:rPr>
          <w:vertAlign w:val="superscript"/>
        </w:rPr>
        <w:t>E</w:t>
      </w:r>
      <w:r w:rsidRPr="007F7FEB">
        <w:t xml:space="preserve"> d’avoir une vitesse de d’écriture accélérer tout en ayant du mirroring. La différence est qu’il marche avec des disques en nombre pair. L’architecture est 2 </w:t>
      </w:r>
      <w:r w:rsidR="00CF1B4B" w:rsidRPr="007F7FEB">
        <w:t>disques</w:t>
      </w:r>
      <w:r w:rsidRPr="007F7FEB">
        <w:t xml:space="preserve"> forme un disque en RAID 0 et </w:t>
      </w:r>
      <w:r w:rsidR="004220BC" w:rsidRPr="007F7FEB">
        <w:t>un deuxième pair</w:t>
      </w:r>
      <w:r w:rsidRPr="007F7FEB">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6131775B" w14:textId="76549E8D" w:rsidR="0051309C" w:rsidRPr="007F7FEB" w:rsidRDefault="0051309C" w:rsidP="00A00A7A">
      <w:r w:rsidRPr="007F7FEB">
        <w:t xml:space="preserve">Nbs de disques au minimum : </w:t>
      </w:r>
      <w:r w:rsidR="00510772" w:rsidRPr="007F7FEB">
        <w:rPr>
          <w:b/>
        </w:rPr>
        <w:t>4</w:t>
      </w:r>
    </w:p>
    <w:p w14:paraId="41BCBAAC" w14:textId="42D0321B" w:rsidR="0051309C" w:rsidRPr="007F7FEB" w:rsidRDefault="0051309C" w:rsidP="00A00A7A">
      <w:r w:rsidRPr="007F7FEB">
        <w:t xml:space="preserve">Avantage(s) : </w:t>
      </w:r>
      <w:r w:rsidR="00F43606" w:rsidRPr="007F7FEB">
        <w:t>redondance des données et bonne vitesse d’écriture</w:t>
      </w:r>
      <w:r w:rsidRPr="007F7FEB">
        <w:t xml:space="preserve"> </w:t>
      </w:r>
    </w:p>
    <w:p w14:paraId="00521F72" w14:textId="009B00B8" w:rsidR="0051309C" w:rsidRPr="007F7FEB" w:rsidRDefault="0051309C" w:rsidP="00A00A7A">
      <w:r w:rsidRPr="007F7FEB">
        <w:t xml:space="preserve">Perte de disques max : </w:t>
      </w:r>
      <w:r w:rsidRPr="007F7FEB">
        <w:rPr>
          <w:b/>
        </w:rPr>
        <w:t>2</w:t>
      </w:r>
    </w:p>
    <w:p w14:paraId="698D0C69" w14:textId="00E91E4A" w:rsidR="0051309C" w:rsidRPr="007F7FEB" w:rsidRDefault="0051309C" w:rsidP="00A00A7A">
      <w:r w:rsidRPr="007F7FEB">
        <w:t xml:space="preserve">Calcul volume : </w:t>
      </w:r>
      <w:r w:rsidR="00510772" w:rsidRPr="007F7FEB">
        <w:t>50% du volume total</w:t>
      </w:r>
    </w:p>
    <w:p w14:paraId="086951BC" w14:textId="41980D25" w:rsidR="0051309C" w:rsidRPr="007F7FEB" w:rsidRDefault="0051309C" w:rsidP="00A00A7A"/>
    <w:p w14:paraId="25AEE434" w14:textId="55773F80" w:rsidR="00AB17F1" w:rsidRPr="007F7FEB" w:rsidRDefault="00EE565D" w:rsidP="00A00A7A">
      <w:pPr>
        <w:pStyle w:val="Titre3"/>
      </w:pPr>
      <w:bookmarkStart w:id="75" w:name="_Toc532648299"/>
      <w:r w:rsidRPr="007F7FEB">
        <w:rPr>
          <w:rFonts w:ascii="Minion-Italic" w:hAnsi="Minion-Italic" w:cs="Minion-Italic"/>
          <w:i/>
          <w:iCs/>
          <w:noProof/>
          <w:sz w:val="19"/>
          <w:szCs w:val="19"/>
          <w:lang w:val="en-US"/>
        </w:rPr>
        <w:drawing>
          <wp:anchor distT="0" distB="0" distL="114300" distR="114300" simplePos="0" relativeHeight="251680768" behindDoc="0" locked="0" layoutInCell="1" allowOverlap="1" wp14:anchorId="313F68FA" wp14:editId="225E8247">
            <wp:simplePos x="0" y="0"/>
            <wp:positionH relativeFrom="column">
              <wp:posOffset>4383405</wp:posOffset>
            </wp:positionH>
            <wp:positionV relativeFrom="paragraph">
              <wp:posOffset>5715</wp:posOffset>
            </wp:positionV>
            <wp:extent cx="1918335" cy="1325245"/>
            <wp:effectExtent l="0" t="0" r="5715" b="825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8335" cy="132524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50 (ensembles RAID 5 entrelacés) :</w:t>
      </w:r>
      <w:bookmarkEnd w:id="75"/>
    </w:p>
    <w:p w14:paraId="2FB7BD7F" w14:textId="4AEA018F" w:rsidR="00EE565D" w:rsidRPr="007F7FEB" w:rsidRDefault="00EE565D" w:rsidP="00A00A7A">
      <w:r w:rsidRPr="007F7FEB">
        <w:t xml:space="preserve">Nbs de disques au minimum : </w:t>
      </w:r>
      <w:r w:rsidR="003E67D9" w:rsidRPr="007F7FEB">
        <w:rPr>
          <w:b/>
        </w:rPr>
        <w:t>6</w:t>
      </w:r>
    </w:p>
    <w:p w14:paraId="36ED8BA7" w14:textId="0CFCCB07" w:rsidR="00EE565D" w:rsidRPr="007F7FEB" w:rsidRDefault="00EE565D" w:rsidP="00A00A7A">
      <w:r w:rsidRPr="007F7FEB">
        <w:t xml:space="preserve">Avantage(s) : </w:t>
      </w:r>
      <w:r w:rsidR="00D958EE" w:rsidRPr="007F7FEB">
        <w:rPr>
          <w:b/>
        </w:rPr>
        <w:t>volume agrégé</w:t>
      </w:r>
    </w:p>
    <w:p w14:paraId="52134954" w14:textId="22E48921" w:rsidR="00EE565D" w:rsidRPr="007F7FEB" w:rsidRDefault="00EE565D" w:rsidP="00A00A7A">
      <w:r w:rsidRPr="007F7FEB">
        <w:t xml:space="preserve">Perte de disques max : </w:t>
      </w:r>
      <w:r w:rsidR="00CD4A35" w:rsidRPr="007F7FEB">
        <w:rPr>
          <w:b/>
        </w:rPr>
        <w:t>1</w:t>
      </w:r>
    </w:p>
    <w:p w14:paraId="1210F5F0" w14:textId="365111AF" w:rsidR="00EE565D" w:rsidRPr="007F7FEB" w:rsidRDefault="00EE565D" w:rsidP="00A00A7A">
      <w:r w:rsidRPr="007F7FEB">
        <w:t xml:space="preserve">Calcul volume : </w:t>
      </w:r>
      <w:r w:rsidR="00122DCC" w:rsidRPr="007F7FEB">
        <w:t>trop teck à calculer</w:t>
      </w:r>
    </w:p>
    <w:p w14:paraId="2E3AA1E1" w14:textId="6942D70C" w:rsidR="003F547E" w:rsidRPr="007F7FEB" w:rsidRDefault="00A00A7A" w:rsidP="00A00A7A">
      <w:pPr>
        <w:pStyle w:val="Titre3"/>
      </w:pPr>
      <w:bookmarkStart w:id="76" w:name="_Toc532648300"/>
      <w:r w:rsidRPr="007F7FEB">
        <w:rPr>
          <w:rFonts w:ascii="Minion-Italic" w:hAnsi="Minion-Italic" w:cs="Minion-Italic"/>
          <w:i/>
          <w:iCs/>
          <w:noProof/>
          <w:sz w:val="19"/>
          <w:szCs w:val="19"/>
          <w:lang w:val="en-US"/>
        </w:rPr>
        <w:drawing>
          <wp:anchor distT="0" distB="0" distL="114300" distR="114300" simplePos="0" relativeHeight="251681792" behindDoc="0" locked="0" layoutInCell="1" allowOverlap="1" wp14:anchorId="0FD825E1" wp14:editId="7E6834E6">
            <wp:simplePos x="0" y="0"/>
            <wp:positionH relativeFrom="column">
              <wp:posOffset>3320739</wp:posOffset>
            </wp:positionH>
            <wp:positionV relativeFrom="paragraph">
              <wp:posOffset>149815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60 (ensembles RAID 6 entrelacés) :</w:t>
      </w:r>
      <w:bookmarkEnd w:id="76"/>
      <w:r w:rsidR="00AB17F1" w:rsidRPr="007F7FEB">
        <w:rPr>
          <w:rFonts w:ascii="Minion-Italic" w:hAnsi="Minion-Italic" w:cs="Minion-Italic"/>
          <w:i/>
          <w:iCs/>
          <w:noProof/>
          <w:sz w:val="19"/>
          <w:szCs w:val="19"/>
        </w:rPr>
        <w:t xml:space="preserve"> </w:t>
      </w:r>
    </w:p>
    <w:p w14:paraId="0AB1CFB7" w14:textId="24158959" w:rsidR="003F547E" w:rsidRPr="007F7FEB" w:rsidRDefault="003F547E" w:rsidP="00A00A7A">
      <w:r w:rsidRPr="007F7FEB">
        <w:t xml:space="preserve">Le RAID 60 permet d’avoir 2 </w:t>
      </w:r>
      <w:r w:rsidR="00CF1B4B" w:rsidRPr="007F7FEB">
        <w:t>piles</w:t>
      </w:r>
      <w:r w:rsidRPr="007F7FEB">
        <w:t xml:space="preserve"> de disques en RAID 6 entrelacer en RAID 0. Chaque pile en RAID 6 a donc sa capacité à perde 2 disque et l’entrelacement entre chacune des piles accélère le traitement.</w:t>
      </w:r>
    </w:p>
    <w:p w14:paraId="48913217" w14:textId="67F78F41" w:rsidR="00EE565D" w:rsidRPr="007F7FEB" w:rsidRDefault="00EE565D" w:rsidP="00A00A7A">
      <w:r w:rsidRPr="007F7FEB">
        <w:t xml:space="preserve">Nbs de disques au minimum : </w:t>
      </w:r>
      <w:r w:rsidR="00957CB9" w:rsidRPr="007F7FEB">
        <w:rPr>
          <w:b/>
        </w:rPr>
        <w:t>8</w:t>
      </w:r>
    </w:p>
    <w:p w14:paraId="24B31A7F" w14:textId="22567005" w:rsidR="00957CB9" w:rsidRPr="007F7FEB" w:rsidRDefault="00EE565D" w:rsidP="00A00A7A">
      <w:r w:rsidRPr="007F7FEB">
        <w:t xml:space="preserve">Avantage(s) : </w:t>
      </w:r>
      <w:r w:rsidR="00957CB9" w:rsidRPr="007F7FEB">
        <w:t>beaucoup de disques avec redondance plus grande (la performance est nul)</w:t>
      </w:r>
    </w:p>
    <w:p w14:paraId="541B5A61" w14:textId="77777777" w:rsidR="00EE565D" w:rsidRPr="007F7FEB" w:rsidRDefault="00EE565D" w:rsidP="00A00A7A">
      <w:r w:rsidRPr="007F7FEB">
        <w:t xml:space="preserve">Perte de disques max : </w:t>
      </w:r>
      <w:r w:rsidRPr="007F7FEB">
        <w:rPr>
          <w:b/>
        </w:rPr>
        <w:t>2</w:t>
      </w:r>
    </w:p>
    <w:p w14:paraId="51F2BC18" w14:textId="2A013454" w:rsidR="00EE565D" w:rsidRDefault="00EE565D" w:rsidP="00A00A7A">
      <w:r w:rsidRPr="007F7FEB">
        <w:t xml:space="preserve">Calcul volume : </w:t>
      </w:r>
    </w:p>
    <w:p w14:paraId="763C6C7B" w14:textId="3E78ED1D" w:rsidR="0015111F" w:rsidRDefault="0015111F" w:rsidP="00A00A7A">
      <w:pPr>
        <w:pStyle w:val="Titre3"/>
      </w:pPr>
      <w:bookmarkStart w:id="77" w:name="_Toc532648301"/>
      <w:r>
        <w:t>Raid DP</w:t>
      </w:r>
      <w:bookmarkEnd w:id="77"/>
    </w:p>
    <w:p w14:paraId="402D4B99" w14:textId="2A052F53" w:rsidR="0015111F" w:rsidRDefault="0015111F" w:rsidP="00A00A7A">
      <w:r>
        <w:t>Le RAID DP est une technologie utilisée par les systèmes NAS. Le principe du raid dp et de reprendre en grande partie le système du raid 6 mais avec des disques à double parités fixes.</w:t>
      </w:r>
      <w:r w:rsidR="00BF6391">
        <w:t xml:space="preserve"> C’est le seul système raid qui peux subir une perte de 2 disques dans un même groupe raid.</w:t>
      </w:r>
      <w:r w:rsidR="00AA5A15">
        <w:t xml:space="preserve"> Cette technologie est principalement utilisée par la société </w:t>
      </w:r>
      <w:r w:rsidR="00AA5A15" w:rsidRPr="00AA5A15">
        <w:rPr>
          <w:i/>
        </w:rPr>
        <w:t>NetApp</w:t>
      </w:r>
      <w:r w:rsidR="00AA5A15">
        <w:rPr>
          <w:i/>
        </w:rPr>
        <w:t>.</w:t>
      </w:r>
    </w:p>
    <w:p w14:paraId="14849A89" w14:textId="584F0715" w:rsidR="00AA5A15" w:rsidRPr="007F7FEB" w:rsidRDefault="00AA5A15" w:rsidP="00A00A7A">
      <w:r w:rsidRPr="007F7FEB">
        <w:t xml:space="preserve">Nbs de disques au minimum : </w:t>
      </w:r>
      <w:r>
        <w:rPr>
          <w:b/>
        </w:rPr>
        <w:t>4</w:t>
      </w:r>
    </w:p>
    <w:p w14:paraId="3E294632" w14:textId="01D05E8C" w:rsidR="00AA5A15" w:rsidRPr="007F7FEB" w:rsidRDefault="00AA5A15" w:rsidP="00A00A7A">
      <w:r w:rsidRPr="007F7FEB">
        <w:t xml:space="preserve">Avantage(s) : </w:t>
      </w:r>
      <w:r>
        <w:t>peut supporter un</w:t>
      </w:r>
      <w:r w:rsidR="004C2B43">
        <w:t>e</w:t>
      </w:r>
      <w:r>
        <w:t xml:space="preserve"> perte de 2 disques sur un même groupe raid</w:t>
      </w:r>
    </w:p>
    <w:p w14:paraId="5076D07E" w14:textId="5EF987E9" w:rsidR="00AA5A15" w:rsidRPr="007F7FEB" w:rsidRDefault="00AA5A15" w:rsidP="00A00A7A">
      <w:r w:rsidRPr="007F7FEB">
        <w:t xml:space="preserve">Perte de disques max : </w:t>
      </w:r>
      <w:r>
        <w:rPr>
          <w:b/>
        </w:rPr>
        <w:t>3</w:t>
      </w:r>
    </w:p>
    <w:p w14:paraId="15EF3302" w14:textId="240AA90E" w:rsidR="00AA5A15" w:rsidRPr="0015111F" w:rsidRDefault="00AA5A15" w:rsidP="00A00A7A">
      <w:r w:rsidRPr="007F7FEB">
        <w:lastRenderedPageBreak/>
        <w:t xml:space="preserve">Calcul volume : </w:t>
      </w:r>
      <w:r w:rsidR="001F7A0C">
        <w:t xml:space="preserve">(Nombre de disque – 2) * singleDiskSize = capacity </w:t>
      </w:r>
    </w:p>
    <w:p w14:paraId="7560C617" w14:textId="139FEB47" w:rsidR="00BD65C4" w:rsidRPr="007F7FEB" w:rsidRDefault="00BD65C4" w:rsidP="00A00A7A"/>
    <w:p w14:paraId="5B2C997B" w14:textId="3A58853B" w:rsidR="000B0E89" w:rsidRPr="007F7FEB" w:rsidRDefault="003D12B0" w:rsidP="00A00A7A">
      <w:pPr>
        <w:pStyle w:val="Titre2"/>
      </w:pPr>
      <w:bookmarkStart w:id="78" w:name="_Toc532648302"/>
      <w:r>
        <w:rPr>
          <w:noProof/>
        </w:rPr>
        <w:pict w14:anchorId="56F18BE9">
          <v:shape id="_x0000_s1029" type="#_x0000_t75" style="position:absolute;left:0;text-align:left;margin-left:376.05pt;margin-top:559pt;width:76.65pt;height:102.15pt;z-index:251696128;mso-position-horizontal-relative:margin;mso-position-vertical-relative:margin">
            <v:imagedata r:id="rId34" o:title="Harvard_Mark_I_program_tape"/>
            <w10:wrap type="square" anchorx="margin" anchory="margin"/>
          </v:shape>
        </w:pict>
      </w:r>
      <w:r w:rsidR="0091562E" w:rsidRPr="007F7FEB">
        <w:t>Les différents systèmes de stockages</w:t>
      </w:r>
      <w:bookmarkEnd w:id="78"/>
    </w:p>
    <w:p w14:paraId="590B346F" w14:textId="79F80158" w:rsidR="003510BF" w:rsidRPr="007F7FEB" w:rsidRDefault="003510BF" w:rsidP="00A00A7A">
      <w:pPr>
        <w:pStyle w:val="Titre3"/>
      </w:pPr>
      <w:bookmarkStart w:id="79" w:name="_Toc532648303"/>
      <w:r w:rsidRPr="007F7FEB">
        <w:t>Première génération</w:t>
      </w:r>
      <w:r w:rsidR="0008051F" w:rsidRPr="007F7FEB">
        <w:t xml:space="preserve"> – supports physiques</w:t>
      </w:r>
      <w:bookmarkEnd w:id="79"/>
    </w:p>
    <w:p w14:paraId="4AC53D5A" w14:textId="5A524A69" w:rsidR="00A52A68" w:rsidRPr="007F7FEB" w:rsidRDefault="00A52A68" w:rsidP="00A00A7A">
      <w:pPr>
        <w:pStyle w:val="Titre4"/>
      </w:pPr>
      <w:bookmarkStart w:id="80" w:name="_Toc532648304"/>
      <w:r w:rsidRPr="007F7FEB">
        <w:t xml:space="preserve">Le </w:t>
      </w:r>
      <w:r w:rsidR="00A03392" w:rsidRPr="007F7FEB">
        <w:t>r</w:t>
      </w:r>
      <w:r w:rsidRPr="007F7FEB">
        <w:t>uban perforé</w:t>
      </w:r>
      <w:bookmarkEnd w:id="80"/>
    </w:p>
    <w:p w14:paraId="0797373D" w14:textId="01027625" w:rsidR="00EA4CDF" w:rsidRPr="007F7FEB" w:rsidRDefault="00EA4CDF" w:rsidP="00A00A7A">
      <w:r w:rsidRPr="007F7FEB">
        <w:t>Le premier ruban perforé est apparu en 1725</w:t>
      </w:r>
      <w:r w:rsidR="00AD3931" w:rsidRPr="007F7FEB">
        <w:t>. Son inventeur Basile Bouchon l’utilisa dans son métier à tisser. Cette technologie est très vite devenue obsolète dû à l’arrivée de la « carte perforée ».</w:t>
      </w:r>
    </w:p>
    <w:p w14:paraId="62862283" w14:textId="4E0CCB9C" w:rsidR="00016F35" w:rsidRPr="007F7FEB" w:rsidRDefault="00016F35" w:rsidP="00A00A7A">
      <w:pPr>
        <w:pStyle w:val="Titre4"/>
      </w:pPr>
      <w:bookmarkStart w:id="81" w:name="_Toc532648305"/>
      <w:r w:rsidRPr="007F7FEB">
        <w:t>La carte perforée</w:t>
      </w:r>
      <w:bookmarkEnd w:id="81"/>
    </w:p>
    <w:p w14:paraId="75B823E9" w14:textId="5BEBFF94" w:rsidR="004C47E0" w:rsidRPr="007F7FEB" w:rsidRDefault="00A00A7A" w:rsidP="00A00A7A">
      <w:r>
        <w:rPr>
          <w:noProof/>
          <w:lang w:val="en-US"/>
        </w:rPr>
        <w:drawing>
          <wp:anchor distT="0" distB="0" distL="114300" distR="114300" simplePos="0" relativeHeight="251697152" behindDoc="0" locked="0" layoutInCell="1" allowOverlap="1" wp14:anchorId="1E24C5A6" wp14:editId="0693C632">
            <wp:simplePos x="0" y="0"/>
            <wp:positionH relativeFrom="margin">
              <wp:align>right</wp:align>
            </wp:positionH>
            <wp:positionV relativeFrom="margin">
              <wp:posOffset>281807</wp:posOffset>
            </wp:positionV>
            <wp:extent cx="3386455" cy="1628775"/>
            <wp:effectExtent l="0" t="0" r="4445" b="9525"/>
            <wp:wrapSquare wrapText="bothSides"/>
            <wp:docPr id="17" name="Image 17" descr="C:\Users\qukr1\AppData\Local\Microsoft\Windows\INetCache\Content.Word\1200px-Punched_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ukr1\AppData\Local\Microsoft\Windows\INetCache\Content.Word\1200px-Punched_card.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86455"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1209" w:rsidRPr="007F7FEB">
        <w:t>La carte perforée est l’un des premiers systèmes de mémoires de masse. Elles seront utilisées dans les débuts de l’informatique.</w:t>
      </w:r>
      <w:r w:rsidR="00D32C0E" w:rsidRPr="007F7FEB">
        <w:t xml:space="preserve"> La carte perforée est un perfectionnement du ruban perforé apparu dans </w:t>
      </w:r>
      <w:r w:rsidR="004220BC" w:rsidRPr="007F7FEB">
        <w:t>les années</w:t>
      </w:r>
      <w:r w:rsidR="00D32C0E" w:rsidRPr="007F7FEB">
        <w:t xml:space="preserve"> 1884 pour donner des instructions</w:t>
      </w:r>
      <w:r w:rsidR="001B15C9" w:rsidRPr="007F7FEB">
        <w:t xml:space="preserve"> à des machines analytiques.</w:t>
      </w:r>
    </w:p>
    <w:p w14:paraId="29FCBE0E" w14:textId="35DD11A2" w:rsidR="00016F35" w:rsidRPr="007F7FEB" w:rsidRDefault="004C47E0" w:rsidP="00A00A7A">
      <w:r w:rsidRPr="007F7FEB">
        <w:t>Dans les années 1950, la spécification Hollerith/IBM apparait pour les cartes 8 colonnes. Sa longueur doit être de 187.32mm et sa largeur de 82.55mm avec une marge de 2 dixièmes.</w:t>
      </w:r>
      <w:r w:rsidR="00D85867" w:rsidRPr="007F7FEB">
        <w:t xml:space="preserve"> Il doit être propre (sans poussière) lors de son utilisation, afin de ne pas abimer la machine.</w:t>
      </w:r>
    </w:p>
    <w:p w14:paraId="4E1BE184" w14:textId="7A00B5AD" w:rsidR="00A8317B" w:rsidRPr="007F7FEB" w:rsidRDefault="00A8317B" w:rsidP="00A00A7A">
      <w:r w:rsidRPr="007F7FEB">
        <w:t xml:space="preserve">Les cartes perforées étaient généralement utilisées pour faire </w:t>
      </w:r>
      <w:r w:rsidR="007C172B" w:rsidRPr="007F7FEB">
        <w:t>l</w:t>
      </w:r>
      <w:r w:rsidR="00E11D6B" w:rsidRPr="007F7FEB">
        <w:t>es traitements automatiques</w:t>
      </w:r>
      <w:r w:rsidRPr="007F7FEB">
        <w:t xml:space="preserve"> des bulletins de salaires, faire des calculs et des statistiques, écrire des codes sources.</w:t>
      </w:r>
    </w:p>
    <w:p w14:paraId="0A3A85DA" w14:textId="172D86DD" w:rsidR="003510BF" w:rsidRPr="007F7FEB" w:rsidRDefault="003510BF" w:rsidP="00A00A7A">
      <w:pPr>
        <w:pStyle w:val="Titre3"/>
      </w:pPr>
      <w:bookmarkStart w:id="82" w:name="_Toc532648306"/>
      <w:r w:rsidRPr="007F7FEB">
        <w:t>Deuxième génération</w:t>
      </w:r>
      <w:r w:rsidR="0008051F" w:rsidRPr="007F7FEB">
        <w:t xml:space="preserve"> – supports magnétiques</w:t>
      </w:r>
      <w:bookmarkEnd w:id="82"/>
    </w:p>
    <w:p w14:paraId="4B9B467B" w14:textId="6EE34C3C" w:rsidR="00D471FD" w:rsidRPr="007F7FEB" w:rsidRDefault="003D12B0" w:rsidP="00A00A7A">
      <w:pPr>
        <w:pStyle w:val="Titre4"/>
      </w:pPr>
      <w:bookmarkStart w:id="83" w:name="_Toc532648307"/>
      <w:r>
        <w:rPr>
          <w:noProof/>
        </w:rPr>
        <w:pict w14:anchorId="385C50A8">
          <v:shape id="_x0000_s1028" type="#_x0000_t75" style="position:absolute;left:0;text-align:left;margin-left:317.75pt;margin-top:260.05pt;width:135.75pt;height:135.75pt;z-index:251694080;mso-position-horizontal-relative:margin;mso-position-vertical-relative:margin">
            <v:imagedata r:id="rId36" o:title="hpe-LTO-7-tape-labeled-c7977an"/>
            <w10:wrap type="square" anchorx="margin" anchory="margin"/>
          </v:shape>
        </w:pict>
      </w:r>
      <w:r w:rsidR="00A03392" w:rsidRPr="007F7FEB">
        <w:t>La bande magnétique</w:t>
      </w:r>
      <w:bookmarkEnd w:id="83"/>
    </w:p>
    <w:p w14:paraId="618C3F78" w14:textId="1DE15716" w:rsidR="009E52CF" w:rsidRPr="007F7FEB" w:rsidRDefault="009E52CF" w:rsidP="00A00A7A">
      <w:r w:rsidRPr="007F7FEB">
        <w:t xml:space="preserve">La bande magnétique, développée en Allemagne en 1928, est utilisée pour enregistrer et écouter des informations analogiques ou numériques. Le magnétophone servira alors à écouter </w:t>
      </w:r>
      <w:r w:rsidR="00080AB5" w:rsidRPr="007F7FEB">
        <w:t xml:space="preserve">les signaux </w:t>
      </w:r>
      <w:r w:rsidR="005178F2" w:rsidRPr="007F7FEB">
        <w:t>audio</w:t>
      </w:r>
      <w:r w:rsidRPr="007F7FEB">
        <w:t xml:space="preserve"> et le magnétoscope pour les signaux </w:t>
      </w:r>
      <w:r w:rsidR="004220BC" w:rsidRPr="007F7FEB">
        <w:t>vidéo</w:t>
      </w:r>
      <w:r w:rsidR="00DC51BF" w:rsidRPr="007F7FEB">
        <w:t>.</w:t>
      </w:r>
    </w:p>
    <w:p w14:paraId="525C0D65" w14:textId="1AC3EE3E" w:rsidR="00DC51BF" w:rsidRPr="007F7FEB" w:rsidRDefault="00DC51BF" w:rsidP="00A00A7A">
      <w:r w:rsidRPr="007F7FEB">
        <w:t>L’utilisation d’une bande magnétique se caractérisera à l’aide de la largeur de la bande et à son nombre de pistes.</w:t>
      </w:r>
    </w:p>
    <w:p w14:paraId="695C71C6" w14:textId="415A0E7F" w:rsidR="00F8195D" w:rsidRDefault="00F8195D" w:rsidP="00A00A7A">
      <w:r w:rsidRPr="007F7FEB">
        <w:t xml:space="preserve">Les bandes magnétiques sont très vite devenues le système de mémoire de masse </w:t>
      </w:r>
      <w:r w:rsidR="00C81BAE" w:rsidRPr="007F7FEB">
        <w:t>par excellence.</w:t>
      </w:r>
    </w:p>
    <w:p w14:paraId="36EAF488" w14:textId="6AB6B89A" w:rsidR="002177E7" w:rsidRPr="00DF6766" w:rsidRDefault="002177E7" w:rsidP="00A00A7A">
      <w:pPr>
        <w:rPr>
          <w:b/>
        </w:rPr>
      </w:pPr>
      <w:r w:rsidRPr="00DF6766">
        <w:rPr>
          <w:b/>
        </w:rPr>
        <w:t>Différentes générations de LTO :</w:t>
      </w:r>
    </w:p>
    <w:p w14:paraId="0AC74971" w14:textId="0BE1979C" w:rsidR="00B3743A" w:rsidRDefault="00B3743A" w:rsidP="00A00A7A">
      <w:pPr>
        <w:pStyle w:val="Paragraphedeliste"/>
        <w:numPr>
          <w:ilvl w:val="0"/>
          <w:numId w:val="23"/>
        </w:numPr>
      </w:pPr>
      <w:r>
        <w:t xml:space="preserve">LTO-1 : Produit en 2000, taille </w:t>
      </w:r>
      <w:r w:rsidR="009D7D26">
        <w:t>native de 1</w:t>
      </w:r>
      <w:r>
        <w:t>00 Go, compression 2 :1</w:t>
      </w:r>
      <w:r w:rsidR="00AC5733">
        <w:t>, débit 20 Mo/s.</w:t>
      </w:r>
    </w:p>
    <w:p w14:paraId="63B8ECC9" w14:textId="5BFF5EC3" w:rsidR="00B3743A" w:rsidRDefault="00B3743A" w:rsidP="00A00A7A">
      <w:pPr>
        <w:pStyle w:val="Paragraphedeliste"/>
        <w:numPr>
          <w:ilvl w:val="0"/>
          <w:numId w:val="23"/>
        </w:numPr>
      </w:pPr>
      <w:r>
        <w:t>LTO-2 : Produit en 2002, taille</w:t>
      </w:r>
      <w:r w:rsidR="009D7D26">
        <w:t xml:space="preserve"> native</w:t>
      </w:r>
      <w:r w:rsidR="005A447D">
        <w:t xml:space="preserve"> de 2</w:t>
      </w:r>
      <w:r>
        <w:t>00 Go, compression 2 :1</w:t>
      </w:r>
      <w:r w:rsidR="00AC5733">
        <w:t>, débit 40 Mo/s.</w:t>
      </w:r>
    </w:p>
    <w:p w14:paraId="3E26447F" w14:textId="3B2B3E55" w:rsidR="00B3743A" w:rsidRDefault="00B3743A" w:rsidP="00A00A7A">
      <w:pPr>
        <w:pStyle w:val="Paragraphedeliste"/>
        <w:numPr>
          <w:ilvl w:val="0"/>
          <w:numId w:val="23"/>
        </w:numPr>
      </w:pPr>
      <w:r>
        <w:t>LTO-3 : Produit en 2004, taille</w:t>
      </w:r>
      <w:r w:rsidR="00D54EF4">
        <w:t xml:space="preserve"> native</w:t>
      </w:r>
      <w:r>
        <w:t xml:space="preserve"> </w:t>
      </w:r>
      <w:r w:rsidR="00D54EF4">
        <w:t>de 4</w:t>
      </w:r>
      <w:r>
        <w:t>00 Go, compression 2 :1</w:t>
      </w:r>
      <w:r w:rsidR="00AC5733">
        <w:t>, débit 80 Mo/s.</w:t>
      </w:r>
    </w:p>
    <w:p w14:paraId="3EA85517" w14:textId="35C6D086" w:rsidR="00B3743A" w:rsidRDefault="00B3743A" w:rsidP="00A00A7A">
      <w:pPr>
        <w:pStyle w:val="Paragraphedeliste"/>
        <w:numPr>
          <w:ilvl w:val="0"/>
          <w:numId w:val="23"/>
        </w:numPr>
      </w:pPr>
      <w:r>
        <w:t>LTO-4 : Produit en 2007, taille</w:t>
      </w:r>
      <w:r w:rsidR="00D54EF4">
        <w:t xml:space="preserve"> native</w:t>
      </w:r>
      <w:r>
        <w:t xml:space="preserve"> </w:t>
      </w:r>
      <w:r w:rsidR="00D54EF4">
        <w:t>de 800 G</w:t>
      </w:r>
      <w:r>
        <w:t>o, compression 2 :1</w:t>
      </w:r>
      <w:r w:rsidR="00AC5733">
        <w:t>, débit 120 Mo/s.</w:t>
      </w:r>
    </w:p>
    <w:p w14:paraId="71F8E465" w14:textId="77DB1264" w:rsidR="00B3743A" w:rsidRDefault="00B3743A" w:rsidP="00A00A7A">
      <w:pPr>
        <w:pStyle w:val="Paragraphedeliste"/>
        <w:numPr>
          <w:ilvl w:val="0"/>
          <w:numId w:val="23"/>
        </w:numPr>
      </w:pPr>
      <w:r>
        <w:lastRenderedPageBreak/>
        <w:t>LTO-5 : Produit en 2010, taille</w:t>
      </w:r>
      <w:r w:rsidR="004B63C8">
        <w:t xml:space="preserve"> native</w:t>
      </w:r>
      <w:r>
        <w:t xml:space="preserve"> </w:t>
      </w:r>
      <w:r w:rsidR="004B63C8">
        <w:t>de 1.5</w:t>
      </w:r>
      <w:r>
        <w:t xml:space="preserve"> To, compression 2 :1</w:t>
      </w:r>
      <w:r w:rsidR="00AC5733">
        <w:t>, débit 140 Mo/s.</w:t>
      </w:r>
    </w:p>
    <w:p w14:paraId="094EA08F" w14:textId="4575202C" w:rsidR="00B3743A" w:rsidRDefault="00B3743A" w:rsidP="00A00A7A">
      <w:pPr>
        <w:pStyle w:val="Paragraphedeliste"/>
        <w:numPr>
          <w:ilvl w:val="0"/>
          <w:numId w:val="23"/>
        </w:numPr>
      </w:pPr>
      <w:r>
        <w:t xml:space="preserve">LTO-6 : Produit en 2012, taille </w:t>
      </w:r>
      <w:r w:rsidR="00054733">
        <w:t>native de 2.</w:t>
      </w:r>
      <w:r>
        <w:t>5 To, compression 2.5 :1</w:t>
      </w:r>
      <w:r w:rsidR="00AC5733">
        <w:t>, débit 160 Mo/s.</w:t>
      </w:r>
    </w:p>
    <w:p w14:paraId="6C0C0703" w14:textId="4F3752C8" w:rsidR="00B3743A" w:rsidRDefault="00B3743A" w:rsidP="00A00A7A">
      <w:pPr>
        <w:pStyle w:val="Paragraphedeliste"/>
        <w:numPr>
          <w:ilvl w:val="0"/>
          <w:numId w:val="23"/>
        </w:numPr>
      </w:pPr>
      <w:r>
        <w:t>LTO-</w:t>
      </w:r>
      <w:r w:rsidR="00871A79">
        <w:t>7 : Produit en 2015, taille</w:t>
      </w:r>
      <w:r w:rsidR="004E667F">
        <w:t xml:space="preserve"> native</w:t>
      </w:r>
      <w:r w:rsidR="00871A79">
        <w:t xml:space="preserve"> de 6.4</w:t>
      </w:r>
      <w:r>
        <w:t xml:space="preserve"> To, compression 2.5 :1</w:t>
      </w:r>
      <w:r w:rsidR="00AC5733">
        <w:t>, débit 300</w:t>
      </w:r>
      <w:r w:rsidR="00AC5733" w:rsidRPr="00AC5733">
        <w:t xml:space="preserve"> </w:t>
      </w:r>
      <w:r w:rsidR="00AC5733">
        <w:t>Mo/s.</w:t>
      </w:r>
    </w:p>
    <w:p w14:paraId="2C1B1D74" w14:textId="78D58852" w:rsidR="00B3743A" w:rsidRDefault="00B3743A" w:rsidP="00A00A7A">
      <w:pPr>
        <w:pStyle w:val="Paragraphedeliste"/>
        <w:numPr>
          <w:ilvl w:val="0"/>
          <w:numId w:val="23"/>
        </w:numPr>
      </w:pPr>
      <w:r>
        <w:t>LTO-8</w:t>
      </w:r>
      <w:r w:rsidR="004E667F">
        <w:t> : Produit en 2018, taille native de 12</w:t>
      </w:r>
      <w:r>
        <w:t xml:space="preserve"> To, compression 2.5 :1</w:t>
      </w:r>
      <w:r w:rsidR="00AC5733">
        <w:t>, débit 360</w:t>
      </w:r>
      <w:r w:rsidR="00AC5733" w:rsidRPr="00AC5733">
        <w:t xml:space="preserve"> </w:t>
      </w:r>
      <w:r w:rsidR="00AC5733">
        <w:t>Mo/s.</w:t>
      </w:r>
    </w:p>
    <w:p w14:paraId="5C5CEFE3" w14:textId="6B5605E6" w:rsidR="001253AF" w:rsidRPr="00DF6766" w:rsidRDefault="001253AF" w:rsidP="00A00A7A">
      <w:pPr>
        <w:rPr>
          <w:b/>
        </w:rPr>
      </w:pPr>
      <w:r w:rsidRPr="00DF6766">
        <w:rPr>
          <w:b/>
        </w:rPr>
        <w:t>Caractéristiques LTO :</w:t>
      </w:r>
    </w:p>
    <w:p w14:paraId="22B30177" w14:textId="68070DDC" w:rsidR="001253AF" w:rsidRDefault="001253AF" w:rsidP="00A00A7A">
      <w:r>
        <w:t>Les différentes générations de LTO sont rétro-compatibles, elles sont capables d’écrire jusqu’à une génération en dessous (n-1) et de lire jusqu’à deux génération en dessous (n-2).</w:t>
      </w:r>
    </w:p>
    <w:p w14:paraId="376BE627" w14:textId="70CE07FB" w:rsidR="001253AF" w:rsidRDefault="001253AF" w:rsidP="00A00A7A">
      <w:r w:rsidRPr="009D4F3D">
        <w:rPr>
          <w:b/>
        </w:rPr>
        <w:t>La dimensions d’une bande</w:t>
      </w:r>
      <w:r>
        <w:t> : 102 mm x 106.4 mm x 21.mm</w:t>
      </w:r>
    </w:p>
    <w:p w14:paraId="415E2A29" w14:textId="4C482085" w:rsidR="001253AF" w:rsidRPr="001253AF" w:rsidRDefault="001253AF" w:rsidP="00A00A7A">
      <w:r w:rsidRPr="00DF6766">
        <w:rPr>
          <w:b/>
        </w:rPr>
        <w:t>Poids d’une cartouche</w:t>
      </w:r>
      <w:r>
        <w:t> : 200 g</w:t>
      </w:r>
    </w:p>
    <w:p w14:paraId="490284D5" w14:textId="6481E238" w:rsidR="00CD2AD4" w:rsidRPr="007F7FEB" w:rsidRDefault="00EF656F" w:rsidP="00A00A7A">
      <w:pPr>
        <w:pStyle w:val="Titre4"/>
      </w:pPr>
      <w:bookmarkStart w:id="84" w:name="_Toc532648308"/>
      <w:r>
        <w:rPr>
          <w:noProof/>
          <w:lang w:val="en-US"/>
        </w:rPr>
        <w:drawing>
          <wp:anchor distT="0" distB="0" distL="114300" distR="114300" simplePos="0" relativeHeight="251698176" behindDoc="0" locked="0" layoutInCell="1" allowOverlap="1" wp14:anchorId="25C74C34" wp14:editId="35649678">
            <wp:simplePos x="0" y="0"/>
            <wp:positionH relativeFrom="margin">
              <wp:align>right</wp:align>
            </wp:positionH>
            <wp:positionV relativeFrom="margin">
              <wp:posOffset>-222</wp:posOffset>
            </wp:positionV>
            <wp:extent cx="2095500" cy="1398905"/>
            <wp:effectExtent l="0" t="0" r="0" b="0"/>
            <wp:wrapSquare wrapText="bothSides"/>
            <wp:docPr id="53" name="Image 53" descr="C:\Users\qukr1\AppData\Local\Microsoft\Windows\INetCache\Content.Word\l_numerisation cassette audi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qukr1\AppData\Local\Microsoft\Windows\INetCache\Content.Word\l_numerisation cassette audio_.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95500" cy="1398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2AD4" w:rsidRPr="007F7FEB">
        <w:t>La cassette</w:t>
      </w:r>
      <w:r w:rsidR="004C7230" w:rsidRPr="007F7FEB">
        <w:t xml:space="preserve"> audio</w:t>
      </w:r>
      <w:bookmarkEnd w:id="84"/>
    </w:p>
    <w:p w14:paraId="56674064" w14:textId="4F5755C2" w:rsidR="00BF10AF" w:rsidRPr="007F7FEB" w:rsidRDefault="00BF10AF" w:rsidP="00A00A7A">
      <w:r w:rsidRPr="007F7FEB">
        <w:t>La cassette audio / minicassette / musicassette a été introduit</w:t>
      </w:r>
      <w:r w:rsidR="00F023F9" w:rsidRPr="007F7FEB">
        <w:t>e</w:t>
      </w:r>
      <w:r w:rsidRPr="007F7FEB">
        <w:t xml:space="preserve"> par Philips. Une cassette contient deux bobines où est enroulée </w:t>
      </w:r>
      <w:r w:rsidR="00035D2C" w:rsidRPr="007F7FEB">
        <w:t>une bande magnétique</w:t>
      </w:r>
      <w:r w:rsidRPr="007F7FEB">
        <w:t>.</w:t>
      </w:r>
    </w:p>
    <w:p w14:paraId="6AB16A1D" w14:textId="20A336C2" w:rsidR="00035D2C" w:rsidRPr="007F7FEB" w:rsidRDefault="00035D2C" w:rsidP="00A00A7A">
      <w:r w:rsidRPr="007F7FEB">
        <w:t>Elle s’utilise pour écouter ou enregistrer des sons et s’utilise à l’aide d’un magnétophone.</w:t>
      </w:r>
      <w:r w:rsidR="002A3BD5" w:rsidRPr="007F7FEB">
        <w:t xml:space="preserve"> Plus tard, elles furent intégrées à des appareils plus complexes comme </w:t>
      </w:r>
      <w:r w:rsidR="003415FD" w:rsidRPr="007F7FEB">
        <w:t>un autoradio</w:t>
      </w:r>
      <w:r w:rsidR="002A3BD5" w:rsidRPr="007F7FEB">
        <w:t xml:space="preserve"> ou un radiocassette.</w:t>
      </w:r>
    </w:p>
    <w:p w14:paraId="76B65BF0" w14:textId="2A5BDCE2" w:rsidR="003415FD" w:rsidRPr="007F7FEB" w:rsidRDefault="008A343E" w:rsidP="00A00A7A">
      <w:r w:rsidRPr="007F7FEB">
        <w:t>Une cassette est composée de quatre canaux qui sont écrits en parallèle sur la bande, deux par côté. C’est pour cela qu’il faut retourner la cassette, chaque face comporte deux bandes.</w:t>
      </w:r>
    </w:p>
    <w:p w14:paraId="5C532ECB" w14:textId="539800E0" w:rsidR="00994779" w:rsidRPr="007F7FEB" w:rsidRDefault="00994779" w:rsidP="00A00A7A">
      <w:r w:rsidRPr="007F7FEB">
        <w:t>Il existe différents types de cassettes, ces types se différencient par leurs matériaux de constructions et leurs performances :</w:t>
      </w:r>
    </w:p>
    <w:p w14:paraId="4E2638F8" w14:textId="561A985E" w:rsidR="00994779" w:rsidRPr="007F7FEB" w:rsidRDefault="00994779" w:rsidP="00A00A7A">
      <w:pPr>
        <w:pStyle w:val="Paragraphedeliste"/>
        <w:numPr>
          <w:ilvl w:val="0"/>
          <w:numId w:val="10"/>
        </w:numPr>
      </w:pPr>
      <w:r w:rsidRPr="007F7FEB">
        <w:t>Type 1 – normale : de 30Hz à 15kHz</w:t>
      </w:r>
    </w:p>
    <w:p w14:paraId="5554395F" w14:textId="371744B6" w:rsidR="00994779" w:rsidRPr="007F7FEB" w:rsidRDefault="00994779" w:rsidP="00A00A7A">
      <w:pPr>
        <w:pStyle w:val="Paragraphedeliste"/>
        <w:numPr>
          <w:ilvl w:val="0"/>
          <w:numId w:val="10"/>
        </w:numPr>
      </w:pPr>
      <w:r w:rsidRPr="007F7FEB">
        <w:t>Type 2 – chrome : de 30Hz à 16kHz</w:t>
      </w:r>
    </w:p>
    <w:p w14:paraId="4F4D3312" w14:textId="35EB89AE" w:rsidR="00994779" w:rsidRPr="007F7FEB" w:rsidRDefault="00994779" w:rsidP="00A00A7A">
      <w:pPr>
        <w:pStyle w:val="Paragraphedeliste"/>
        <w:numPr>
          <w:ilvl w:val="0"/>
          <w:numId w:val="10"/>
        </w:numPr>
      </w:pPr>
      <w:r w:rsidRPr="007F7FEB">
        <w:t>Type 3 – ferrichrome : de 30Hz à 16kHz</w:t>
      </w:r>
    </w:p>
    <w:p w14:paraId="2EFB4FEE" w14:textId="4D8F9B36" w:rsidR="001A58BF" w:rsidRPr="007F7FEB" w:rsidRDefault="00994779" w:rsidP="00A00A7A">
      <w:pPr>
        <w:pStyle w:val="Paragraphedeliste"/>
        <w:numPr>
          <w:ilvl w:val="0"/>
          <w:numId w:val="10"/>
        </w:numPr>
      </w:pPr>
      <w:r w:rsidRPr="007F7FEB">
        <w:t>Type 4 – métal : de 30Hz à 18kHz</w:t>
      </w:r>
    </w:p>
    <w:p w14:paraId="19423D63" w14:textId="2ED87095" w:rsidR="001A58BF" w:rsidRPr="007F7FEB" w:rsidRDefault="001A58BF" w:rsidP="00A00A7A">
      <w:r w:rsidRPr="007F7FEB">
        <w:t xml:space="preserve">La durée d’une cassette </w:t>
      </w:r>
      <w:r w:rsidR="002E7F19" w:rsidRPr="007F7FEB">
        <w:t>peut</w:t>
      </w:r>
      <w:r w:rsidRPr="007F7FEB">
        <w:t xml:space="preserve"> varier en fonction de la longueur de la bande et de la vitesse de défilement.</w:t>
      </w:r>
    </w:p>
    <w:p w14:paraId="19ED2160" w14:textId="0259465A" w:rsidR="004C7230" w:rsidRPr="007F7FEB" w:rsidRDefault="004C7230" w:rsidP="00A00A7A">
      <w:pPr>
        <w:pStyle w:val="Titre4"/>
      </w:pPr>
      <w:bookmarkStart w:id="85" w:name="_Toc532648309"/>
      <w:r w:rsidRPr="007F7FEB">
        <w:t>La cassette vidéo</w:t>
      </w:r>
      <w:bookmarkEnd w:id="85"/>
    </w:p>
    <w:p w14:paraId="44374A7D" w14:textId="35ECAAE9" w:rsidR="002E7F19" w:rsidRPr="007F7FEB" w:rsidRDefault="003D12B0" w:rsidP="00A00A7A">
      <w:r>
        <w:rPr>
          <w:noProof/>
        </w:rPr>
        <w:pict w14:anchorId="3057FD09">
          <v:shape id="_x0000_s1030" type="#_x0000_t75" style="position:absolute;left:0;text-align:left;margin-left:260.95pt;margin-top:325.8pt;width:192.35pt;height:118.1pt;z-index:251700224;mso-position-horizontal-relative:margin;mso-position-vertical-relative:margin">
            <v:imagedata r:id="rId38" o:title="280px-VHS-Video-Tape-Top-Flat"/>
            <w10:wrap type="square" anchorx="margin" anchory="margin"/>
          </v:shape>
        </w:pict>
      </w:r>
      <w:r w:rsidR="002E7F19" w:rsidRPr="007F7FEB">
        <w:t xml:space="preserve">La cassette vidéo fonctionne de la même manière qu’une cassette audio : elle comprend </w:t>
      </w:r>
      <w:r w:rsidR="000F15BF" w:rsidRPr="007F7FEB">
        <w:t>une bobine</w:t>
      </w:r>
      <w:r w:rsidR="002E7F19" w:rsidRPr="007F7FEB">
        <w:t xml:space="preserve"> de magnétique capable de défiler afin de pouvoir lire ou enregistrer </w:t>
      </w:r>
      <w:r w:rsidR="00080AB5" w:rsidRPr="007F7FEB">
        <w:t xml:space="preserve">des signaux </w:t>
      </w:r>
      <w:r w:rsidR="0032191B" w:rsidRPr="007F7FEB">
        <w:t>audio</w:t>
      </w:r>
      <w:r w:rsidR="002E7F19" w:rsidRPr="007F7FEB">
        <w:t xml:space="preserve"> ou vidéos</w:t>
      </w:r>
      <w:r w:rsidR="000F15BF" w:rsidRPr="007F7FEB">
        <w:t>.</w:t>
      </w:r>
    </w:p>
    <w:p w14:paraId="3B5AF4D6" w14:textId="599883C4" w:rsidR="000F15BF" w:rsidRPr="007F7FEB" w:rsidRDefault="003805B1" w:rsidP="00A00A7A">
      <w:r w:rsidRPr="007F7FEB">
        <w:t>Il existe différents</w:t>
      </w:r>
      <w:r w:rsidR="0034315A" w:rsidRPr="007F7FEB">
        <w:t xml:space="preserve"> formats de cassettes </w:t>
      </w:r>
      <w:r w:rsidR="00080AB5" w:rsidRPr="007F7FEB">
        <w:t>vidéo</w:t>
      </w:r>
      <w:r w:rsidR="0034315A" w:rsidRPr="007F7FEB">
        <w:t xml:space="preserve"> comme </w:t>
      </w:r>
      <w:r w:rsidRPr="007F7FEB">
        <w:t>la VHS, le VCR, le U-matic, etc… La différence entre ces formats se caractérise par une différente largeur de bande pour la luminance et une différente largeur de bande pour la chrominance.</w:t>
      </w:r>
    </w:p>
    <w:p w14:paraId="1CCD58D5" w14:textId="30EB4CF5" w:rsidR="00CD2AD4" w:rsidRPr="007F7FEB" w:rsidRDefault="00CD2AD4" w:rsidP="00A00A7A">
      <w:pPr>
        <w:pStyle w:val="Titre4"/>
      </w:pPr>
      <w:bookmarkStart w:id="86" w:name="_Toc532648310"/>
      <w:r w:rsidRPr="007F7FEB">
        <w:lastRenderedPageBreak/>
        <w:t>Le disque dur</w:t>
      </w:r>
      <w:bookmarkEnd w:id="86"/>
    </w:p>
    <w:p w14:paraId="060A2E07" w14:textId="7C1A1E81" w:rsidR="00C73DC9" w:rsidRPr="007F7FEB" w:rsidRDefault="00C2634B" w:rsidP="00A00A7A">
      <w:r>
        <w:rPr>
          <w:noProof/>
          <w:lang w:val="en-US"/>
        </w:rPr>
        <w:drawing>
          <wp:anchor distT="0" distB="0" distL="114300" distR="114300" simplePos="0" relativeHeight="251701248" behindDoc="0" locked="0" layoutInCell="1" allowOverlap="1" wp14:anchorId="35E90F62" wp14:editId="1537CF9C">
            <wp:simplePos x="0" y="0"/>
            <wp:positionH relativeFrom="margin">
              <wp:align>right</wp:align>
            </wp:positionH>
            <wp:positionV relativeFrom="margin">
              <wp:posOffset>6155911</wp:posOffset>
            </wp:positionV>
            <wp:extent cx="2115820" cy="2115820"/>
            <wp:effectExtent l="0" t="0" r="0" b="0"/>
            <wp:wrapSquare wrapText="bothSides"/>
            <wp:docPr id="55" name="Image 55" descr="C:\Users\qukr1\AppData\Local\Microsoft\Windows\INetCache\Content.Word\828fdacd49aeb865c4be13426ecef1b3_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qukr1\AppData\Local\Microsoft\Windows\INetCache\Content.Word\828fdacd49aeb865c4be13426ecef1b3_XL.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15820" cy="2115820"/>
                    </a:xfrm>
                    <a:prstGeom prst="rect">
                      <a:avLst/>
                    </a:prstGeom>
                    <a:noFill/>
                    <a:ln>
                      <a:noFill/>
                    </a:ln>
                  </pic:spPr>
                </pic:pic>
              </a:graphicData>
            </a:graphic>
          </wp:anchor>
        </w:drawing>
      </w:r>
      <w:r w:rsidR="00F023F9" w:rsidRPr="007F7FEB">
        <w:t>Le disque dur</w:t>
      </w:r>
      <w:r w:rsidR="00657A35" w:rsidRPr="007F7FEB">
        <w:t xml:space="preserve"> aussi appelé Hard Disk Drive (HDD) est un support magnétique permettant de stocker des données sur de la mémoire morte.</w:t>
      </w:r>
      <w:r w:rsidR="00311293" w:rsidRPr="007F7FEB">
        <w:t xml:space="preserve"> Apparu en 1980, il est à présent le système de stockage qui </w:t>
      </w:r>
      <w:r w:rsidR="003805B1" w:rsidRPr="007F7FEB">
        <w:t xml:space="preserve">possède </w:t>
      </w:r>
      <w:r w:rsidR="00311293" w:rsidRPr="007F7FEB">
        <w:t>les plus importantes c</w:t>
      </w:r>
      <w:r w:rsidR="003805B1" w:rsidRPr="007F7FEB">
        <w:t>apacités de</w:t>
      </w:r>
      <w:r w:rsidR="00311293" w:rsidRPr="007F7FEB">
        <w:t xml:space="preserve"> stockages </w:t>
      </w:r>
      <w:r w:rsidR="003805B1" w:rsidRPr="007F7FEB">
        <w:t>du marché</w:t>
      </w:r>
      <w:r w:rsidR="009E264F" w:rsidRPr="007F7FEB">
        <w:t>.</w:t>
      </w:r>
      <w:r w:rsidR="00C73DC9" w:rsidRPr="007F7FEB">
        <w:t xml:space="preserve"> La plus grosse capacité de stockage d’un seul disque dur est de 24 To mais en général la norme est plutôt entre 2 et 4 To.</w:t>
      </w:r>
    </w:p>
    <w:p w14:paraId="34096577" w14:textId="4C9290F8" w:rsidR="00F023F9" w:rsidRDefault="002F76DC" w:rsidP="00A00A7A">
      <w:r w:rsidRPr="007F7FEB">
        <w:t xml:space="preserve">Un disque dur possède en général un à huit plateaux tournant à plusieurs milliers de tours par minutes. Il possède aussi une tête de lecture qui se situe à la surface des plateaux. Les disques durs s’alimentent en général soit par connecteur Molex soit par Serial ATA ou SATA.  </w:t>
      </w:r>
    </w:p>
    <w:p w14:paraId="2DD04A32" w14:textId="612A861F" w:rsidR="00D42AAD" w:rsidRDefault="00D42AAD" w:rsidP="00A00A7A">
      <w:pPr>
        <w:rPr>
          <w:b/>
        </w:rPr>
      </w:pPr>
      <w:r w:rsidRPr="00D42AAD">
        <w:rPr>
          <w:b/>
        </w:rPr>
        <w:t>Caractéristiques :</w:t>
      </w:r>
    </w:p>
    <w:p w14:paraId="37684BD2" w14:textId="76C5EE1A" w:rsidR="00D42AAD" w:rsidRDefault="00D42AAD" w:rsidP="00A00A7A">
      <w:r>
        <w:rPr>
          <w:b/>
        </w:rPr>
        <w:t xml:space="preserve">Taille pour serveur et ordinateur fixe : </w:t>
      </w:r>
      <w:r>
        <w:t>3.5 pouces</w:t>
      </w:r>
    </w:p>
    <w:p w14:paraId="224C47A5" w14:textId="169D27D4" w:rsidR="00D42AAD" w:rsidRDefault="00D42AAD" w:rsidP="00A00A7A">
      <w:r>
        <w:rPr>
          <w:b/>
        </w:rPr>
        <w:t xml:space="preserve">Taille pour ordinateur portable : </w:t>
      </w:r>
      <w:r>
        <w:t>2.5 pouces</w:t>
      </w:r>
    </w:p>
    <w:p w14:paraId="260DA464" w14:textId="0A9D205D" w:rsidR="00D42AAD" w:rsidRDefault="00D42AAD" w:rsidP="00A00A7A">
      <w:r w:rsidRPr="002A2A2D">
        <w:rPr>
          <w:b/>
        </w:rPr>
        <w:t>Le temps d’accès</w:t>
      </w:r>
      <w:r>
        <w:t xml:space="preserve"> d’un disque dur (durée de déplacement de la tête de lecture d’un bloc de donnée à l’autre) dépend des caractéristiques du moteur et du nombre de plateau. </w:t>
      </w:r>
    </w:p>
    <w:p w14:paraId="48EF54A5" w14:textId="2E220522" w:rsidR="002A2A2D" w:rsidRPr="00D42AAD" w:rsidRDefault="002A2A2D" w:rsidP="00A00A7A">
      <w:r w:rsidRPr="00AE19F6">
        <w:rPr>
          <w:b/>
        </w:rPr>
        <w:t>La vitesse de rotation</w:t>
      </w:r>
      <w:r>
        <w:t xml:space="preserve"> est liée à la vitesse du moteur, plus le moteur sera efficace plus </w:t>
      </w:r>
      <w:r w:rsidR="00AE19F6">
        <w:t xml:space="preserve">le taux de transfert sera élevé. De nos jour la majorité des disques ont une vitesse de rotation de 7200 tpm (tour par minute). Pour les disques serveurs la vitesse peut monter jusqu’à 10'000 ou 15'000 tpm. </w:t>
      </w:r>
    </w:p>
    <w:p w14:paraId="4FDE5E02" w14:textId="384E0497" w:rsidR="00CD2AD4" w:rsidRPr="007F7FEB" w:rsidRDefault="003D12B0" w:rsidP="00A00A7A">
      <w:pPr>
        <w:pStyle w:val="Titre4"/>
      </w:pPr>
      <w:bookmarkStart w:id="87" w:name="_Toc532648311"/>
      <w:r>
        <w:rPr>
          <w:noProof/>
        </w:rPr>
        <w:pict w14:anchorId="2ADFE3D9">
          <v:shape id="_x0000_s1031" type="#_x0000_t75" style="position:absolute;left:0;text-align:left;margin-left:332.05pt;margin-top:138.25pt;width:136.45pt;height:102.15pt;z-index:251703296;mso-position-horizontal-relative:margin;mso-position-vertical-relative:margin">
            <v:imagedata r:id="rId40" o:title="disquette1-small_00FA00BC00059445"/>
            <w10:wrap type="square" anchorx="margin" anchory="margin"/>
          </v:shape>
        </w:pict>
      </w:r>
      <w:r w:rsidR="00CD2AD4" w:rsidRPr="007F7FEB">
        <w:t>La disquette</w:t>
      </w:r>
      <w:bookmarkEnd w:id="87"/>
    </w:p>
    <w:p w14:paraId="6DC86C8C" w14:textId="5C0AE459" w:rsidR="002A5BC2" w:rsidRPr="007F7FEB" w:rsidRDefault="002A5BC2" w:rsidP="00A00A7A">
      <w:r w:rsidRPr="007F7FEB">
        <w:t>Après plusieurs années de tests, la disquette fut lancée par IBM en 1967. Les disquettes sont des supports de stockages de donnée amovible, elles sont aussi appelées disque souple (floppy disk).</w:t>
      </w:r>
    </w:p>
    <w:p w14:paraId="28E711E3" w14:textId="25BE26EA" w:rsidR="002A5BC2" w:rsidRPr="007F7FEB" w:rsidRDefault="002A5BC2" w:rsidP="00A00A7A">
      <w:r w:rsidRPr="007F7FEB">
        <w:t>Une disquette est composée de plusieurs pistes qui forment une sorte de cercles. La disquette est souvent divisée en 2 faces car les lecteurs sont équipés de deux têtes (Lecture / Ecriture).</w:t>
      </w:r>
      <w:r w:rsidR="007051C2" w:rsidRPr="007F7FEB">
        <w:t xml:space="preserve"> La capacité d’une disquette est en général aux alentours de 3Mo. </w:t>
      </w:r>
    </w:p>
    <w:p w14:paraId="70C8DCCD" w14:textId="5176B9B3" w:rsidR="003510BF" w:rsidRPr="007F7FEB" w:rsidRDefault="003510BF" w:rsidP="00A00A7A">
      <w:pPr>
        <w:pStyle w:val="Titre3"/>
      </w:pPr>
      <w:bookmarkStart w:id="88" w:name="_Toc532648312"/>
      <w:r w:rsidRPr="007F7FEB">
        <w:t>Troisième génération</w:t>
      </w:r>
      <w:r w:rsidR="0008051F" w:rsidRPr="007F7FEB">
        <w:t xml:space="preserve"> – supports optiques</w:t>
      </w:r>
      <w:bookmarkEnd w:id="88"/>
      <w:r w:rsidR="0008051F" w:rsidRPr="007F7FEB">
        <w:t xml:space="preserve"> </w:t>
      </w:r>
    </w:p>
    <w:p w14:paraId="5470F462" w14:textId="513DFB43" w:rsidR="003B0B86" w:rsidRPr="007F7FEB" w:rsidRDefault="003D12B0" w:rsidP="00A00A7A">
      <w:pPr>
        <w:pStyle w:val="Titre4"/>
      </w:pPr>
      <w:bookmarkStart w:id="89" w:name="_Toc532648313"/>
      <w:r>
        <w:rPr>
          <w:noProof/>
        </w:rPr>
        <w:pict w14:anchorId="4311B7B9">
          <v:shape id="_x0000_s1032" type="#_x0000_t75" style="position:absolute;left:0;text-align:left;margin-left:322.9pt;margin-top:284.3pt;width:131.45pt;height:131.45pt;z-index:251705344;mso-position-horizontal-relative:margin;mso-position-vertical-relative:margin">
            <v:imagedata r:id="rId41" o:title="200px-CD_autolev_crop"/>
            <w10:wrap type="square" anchorx="margin" anchory="margin"/>
          </v:shape>
        </w:pict>
      </w:r>
      <w:r w:rsidR="003B0B86" w:rsidRPr="007F7FEB">
        <w:t>Le disque compact</w:t>
      </w:r>
      <w:bookmarkEnd w:id="89"/>
    </w:p>
    <w:p w14:paraId="72227BCB" w14:textId="7418A89B" w:rsidR="007051C2" w:rsidRPr="007F7FEB" w:rsidRDefault="007051C2" w:rsidP="00A00A7A">
      <w:r w:rsidRPr="007F7FEB">
        <w:t>Le disque compact ou « Compact Disc » est un support de stockage optique. Il est lu par un faisceau laser</w:t>
      </w:r>
      <w:r w:rsidR="00AD1601" w:rsidRPr="007F7FEB">
        <w:t xml:space="preserve"> infrarouge</w:t>
      </w:r>
      <w:r w:rsidRPr="007F7FEB">
        <w:t xml:space="preserve"> qui vient frapper le disque en rotation. En 1979, Philips et Sony Corporation ont collaboré pour inventer le disque compact.</w:t>
      </w:r>
    </w:p>
    <w:p w14:paraId="14E5DFD6" w14:textId="1BDE2CB1" w:rsidR="00D70F50" w:rsidRPr="007F7FEB" w:rsidRDefault="00D70F50" w:rsidP="00A00A7A">
      <w:r w:rsidRPr="007F7FEB">
        <w:t>Un CD-ROM possède en général ~700Mo de données et peut tourner à une vitesse linaire de 500 tr/min pour permettre une lecture optimale.</w:t>
      </w:r>
    </w:p>
    <w:p w14:paraId="35654390" w14:textId="128DBE60" w:rsidR="00A43FD6" w:rsidRPr="007F7FEB" w:rsidRDefault="003D12B0" w:rsidP="00A00A7A">
      <w:r>
        <w:rPr>
          <w:noProof/>
        </w:rPr>
        <w:pict w14:anchorId="691C5A16">
          <v:shape id="_x0000_s1033" type="#_x0000_t75" style="position:absolute;left:0;text-align:left;margin-left:317.55pt;margin-top:420.65pt;width:135.6pt;height:135.6pt;z-index:251707392;mso-position-horizontal-relative:margin;mso-position-vertical-relative:margin">
            <v:imagedata r:id="rId42" o:title="dvdrw-20"/>
            <w10:wrap type="square" anchorx="margin" anchory="margin"/>
          </v:shape>
        </w:pict>
      </w:r>
      <w:r w:rsidR="00A43FD6" w:rsidRPr="007F7FEB">
        <w:t>Un CD audio a une longévité qui se situe entre 50 et 200 ans.</w:t>
      </w:r>
    </w:p>
    <w:p w14:paraId="6A93987C" w14:textId="009295E9" w:rsidR="003B0B86" w:rsidRPr="007F7FEB" w:rsidRDefault="003B0B86" w:rsidP="00A00A7A">
      <w:pPr>
        <w:pStyle w:val="Titre4"/>
      </w:pPr>
      <w:bookmarkStart w:id="90" w:name="_Toc532648314"/>
      <w:r w:rsidRPr="007F7FEB">
        <w:lastRenderedPageBreak/>
        <w:t>Le DVD</w:t>
      </w:r>
      <w:bookmarkEnd w:id="90"/>
    </w:p>
    <w:p w14:paraId="23376B06" w14:textId="77777777" w:rsidR="00AD1601" w:rsidRPr="007F7FEB" w:rsidRDefault="001C28D8" w:rsidP="00A00A7A">
      <w:r w:rsidRPr="007F7FEB">
        <w:t>Crée en 1995, le DVD est un système de stockage optique qui stocke la donnée sous forme numérique.</w:t>
      </w:r>
      <w:r w:rsidR="00AD1601" w:rsidRPr="007F7FEB">
        <w:t xml:space="preserve"> Le DVD fonctionne selon les mêmes principes que le disque compact mais avec des caractéristiques nettement supérieures.</w:t>
      </w:r>
    </w:p>
    <w:p w14:paraId="604C0727" w14:textId="22CD78C5" w:rsidR="001C28D8" w:rsidRPr="007F7FEB" w:rsidRDefault="00AD1601" w:rsidP="00A00A7A">
      <w:r w:rsidRPr="007F7FEB">
        <w:t>Selon la catégorie un DVD peut stocker jusqu’à 18 Go. Le DVD possède différents formats qui se sont développés durant des années.</w:t>
      </w:r>
    </w:p>
    <w:p w14:paraId="36AE54B0" w14:textId="090A8758" w:rsidR="003B0B86" w:rsidRPr="007F7FEB" w:rsidRDefault="003D12B0" w:rsidP="00A00A7A">
      <w:pPr>
        <w:pStyle w:val="Titre4"/>
      </w:pPr>
      <w:bookmarkStart w:id="91" w:name="_Toc532648315"/>
      <w:r>
        <w:rPr>
          <w:noProof/>
        </w:rPr>
        <w:pict w14:anchorId="4609BD7A">
          <v:shape id="_x0000_s1034" type="#_x0000_t75" style="position:absolute;left:0;text-align:left;margin-left:322.9pt;margin-top:567pt;width:130.6pt;height:130.6pt;z-index:251709440;mso-position-horizontal-relative:margin;mso-position-vertical-relative:margin">
            <v:imagedata r:id="rId43" o:title="461"/>
            <w10:wrap type="square" anchorx="margin" anchory="margin"/>
          </v:shape>
        </w:pict>
      </w:r>
      <w:r w:rsidR="003B0B86" w:rsidRPr="007F7FEB">
        <w:t>Le Blu-ray</w:t>
      </w:r>
      <w:bookmarkEnd w:id="91"/>
    </w:p>
    <w:p w14:paraId="4F70ADE2" w14:textId="719A9F82" w:rsidR="00AD1601" w:rsidRPr="007F7FEB" w:rsidRDefault="00AD1601" w:rsidP="00A00A7A">
      <w:r w:rsidRPr="007F7FEB">
        <w:t xml:space="preserve">Apparut en 2006, le Blu-ray est le successeur du CD et du DVD. Il fonctionne comme un DVD à la différence que le lecteur doit être doté d’un laser violet pour le lire. </w:t>
      </w:r>
      <w:r w:rsidR="003537F7" w:rsidRPr="007F7FEB">
        <w:t>Le Blu-Ray est utilisé pour graver des vidéos en haute définition.</w:t>
      </w:r>
    </w:p>
    <w:p w14:paraId="53E62D32" w14:textId="5FC7EB4F" w:rsidR="003537F7" w:rsidRPr="007F7FEB" w:rsidRDefault="003537F7" w:rsidP="00A00A7A">
      <w:r w:rsidRPr="007F7FEB">
        <w:t>Un Blu-Ray peut contenir jusqu’à 27 Go ou 240 min de vidéo HD.</w:t>
      </w:r>
    </w:p>
    <w:p w14:paraId="34098F10" w14:textId="487F0009" w:rsidR="003510BF" w:rsidRPr="007F7FEB" w:rsidRDefault="003510BF" w:rsidP="00A00A7A">
      <w:pPr>
        <w:pStyle w:val="Titre3"/>
      </w:pPr>
      <w:bookmarkStart w:id="92" w:name="_Toc532648316"/>
      <w:r w:rsidRPr="007F7FEB">
        <w:t>Quatrième génération</w:t>
      </w:r>
      <w:r w:rsidR="0008051F" w:rsidRPr="007F7FEB">
        <w:t xml:space="preserve"> – supports numériques</w:t>
      </w:r>
      <w:bookmarkEnd w:id="92"/>
    </w:p>
    <w:p w14:paraId="4CFB1649" w14:textId="4B31446B" w:rsidR="00603CB4" w:rsidRPr="007F7FEB" w:rsidRDefault="003D12B0" w:rsidP="00A00A7A">
      <w:pPr>
        <w:pStyle w:val="Titre4"/>
      </w:pPr>
      <w:bookmarkStart w:id="93" w:name="_Toc532648317"/>
      <w:r>
        <w:rPr>
          <w:noProof/>
        </w:rPr>
        <w:pict w14:anchorId="762EAC6A">
          <v:shape id="_x0000_s1035" type="#_x0000_t75" style="position:absolute;left:0;text-align:left;margin-left:311.7pt;margin-top:40.15pt;width:141.5pt;height:141.5pt;z-index:251711488;mso-position-horizontal-relative:margin;mso-position-vertical-relative:margin">
            <v:imagedata r:id="rId44" o:title="19903-alienaqua-usb-s-"/>
            <w10:wrap type="square" anchorx="margin" anchory="margin"/>
          </v:shape>
        </w:pict>
      </w:r>
      <w:r w:rsidR="00603CB4" w:rsidRPr="007F7FEB">
        <w:t>La clé USB</w:t>
      </w:r>
      <w:bookmarkEnd w:id="93"/>
    </w:p>
    <w:p w14:paraId="3F3295EC" w14:textId="77777777" w:rsidR="009F07B6" w:rsidRPr="007F7FEB" w:rsidRDefault="003537F7" w:rsidP="00A00A7A">
      <w:r w:rsidRPr="007F7FEB">
        <w:t>La clé USB est un support de stockage amovible, il se branche sur un port « Universal Serial Bus ». Une clé USB permet de stocker facilement des données et permet de transférer rapidement des informations d’un ordinateur à un autre</w:t>
      </w:r>
      <w:r w:rsidR="009F07B6" w:rsidRPr="007F7FEB">
        <w:t>.</w:t>
      </w:r>
    </w:p>
    <w:p w14:paraId="40847DBA" w14:textId="2401AE26" w:rsidR="003537F7" w:rsidRPr="007F7FEB" w:rsidRDefault="009F07B6" w:rsidP="00A00A7A">
      <w:r w:rsidRPr="007F7FEB">
        <w:t xml:space="preserve">Un avantage de la clé USB, c’est qu’elle ne peut pas se rayer et n’est pas sensible à la poussière. Elle est donc plus fiable. </w:t>
      </w:r>
    </w:p>
    <w:p w14:paraId="6F829CB4" w14:textId="4843AAC7" w:rsidR="009F07B6" w:rsidRPr="007F7FEB" w:rsidRDefault="009F07B6" w:rsidP="00A00A7A">
      <w:r w:rsidRPr="007F7FEB">
        <w:t xml:space="preserve">La durée de vie de la donnée est estimée à 10 ans ou plus, mais cela va dépendre du modèle acheté. </w:t>
      </w:r>
    </w:p>
    <w:p w14:paraId="3BDB1C24" w14:textId="632802A4" w:rsidR="009F07B6" w:rsidRPr="007F7FEB" w:rsidRDefault="009F07B6" w:rsidP="00A00A7A">
      <w:r w:rsidRPr="007F7FEB">
        <w:t>Les vitesses de transferts diffèrent en fonction de la catégorie de la clé :</w:t>
      </w:r>
    </w:p>
    <w:p w14:paraId="10FA3BCD" w14:textId="59757369" w:rsidR="009F07B6" w:rsidRPr="007F7FEB" w:rsidRDefault="009F07B6" w:rsidP="00A00A7A">
      <w:pPr>
        <w:pStyle w:val="Paragraphedeliste"/>
        <w:numPr>
          <w:ilvl w:val="0"/>
          <w:numId w:val="15"/>
        </w:numPr>
      </w:pPr>
      <w:r w:rsidRPr="007F7FEB">
        <w:t>USB 1.1 : 12Mbit/s</w:t>
      </w:r>
    </w:p>
    <w:p w14:paraId="09D96022" w14:textId="2C15BAE2" w:rsidR="009F07B6" w:rsidRPr="007F7FEB" w:rsidRDefault="009F07B6" w:rsidP="00A00A7A">
      <w:pPr>
        <w:pStyle w:val="Paragraphedeliste"/>
        <w:numPr>
          <w:ilvl w:val="0"/>
          <w:numId w:val="15"/>
        </w:numPr>
      </w:pPr>
      <w:r w:rsidRPr="007F7FEB">
        <w:t>USB 2.0 : 480Mbits/s</w:t>
      </w:r>
    </w:p>
    <w:p w14:paraId="58AF34E2" w14:textId="49A792D6" w:rsidR="009F07B6" w:rsidRPr="007F7FEB" w:rsidRDefault="009F07B6" w:rsidP="00A00A7A">
      <w:pPr>
        <w:pStyle w:val="Paragraphedeliste"/>
        <w:numPr>
          <w:ilvl w:val="0"/>
          <w:numId w:val="15"/>
        </w:numPr>
      </w:pPr>
      <w:r w:rsidRPr="007F7FEB">
        <w:t>USB 3.0 : 640Mbits/s</w:t>
      </w:r>
    </w:p>
    <w:p w14:paraId="3CB8FBA7" w14:textId="6D6C63BE" w:rsidR="009F07B6" w:rsidRPr="007F7FEB" w:rsidRDefault="009F07B6" w:rsidP="00A00A7A">
      <w:r w:rsidRPr="007F7FEB">
        <w:t>Ces valeurs sont bien évidemment théoriques et ne relate pas la vérité la vitesse de lecture sera toujours supérieure à la vitesse d’écriture.</w:t>
      </w:r>
    </w:p>
    <w:p w14:paraId="61FC68B2" w14:textId="66D3549C" w:rsidR="00935A52" w:rsidRPr="007F7FEB" w:rsidRDefault="00E95DFF" w:rsidP="00A00A7A">
      <w:pPr>
        <w:pStyle w:val="Titre2"/>
      </w:pPr>
      <w:bookmarkStart w:id="94" w:name="_Toc532648318"/>
      <w:r w:rsidRPr="007F7FEB">
        <w:rPr>
          <w:noProof/>
          <w:lang w:val="en-US"/>
        </w:rPr>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rsidRPr="007F7FEB">
        <w:t>Les types de sauvegardes</w:t>
      </w:r>
      <w:bookmarkEnd w:id="94"/>
    </w:p>
    <w:p w14:paraId="3C9A3927" w14:textId="5602EE8A" w:rsidR="00935A52" w:rsidRPr="007F7FEB" w:rsidRDefault="00935A52" w:rsidP="00A00A7A">
      <w:pPr>
        <w:pStyle w:val="Titre3"/>
      </w:pPr>
      <w:bookmarkStart w:id="95" w:name="_Toc514709868"/>
      <w:bookmarkStart w:id="96" w:name="_Toc532648319"/>
      <w:r w:rsidRPr="007F7FEB">
        <w:t>Sauvegarde complète</w:t>
      </w:r>
      <w:bookmarkEnd w:id="95"/>
      <w:bookmarkEnd w:id="96"/>
      <w:r w:rsidRPr="007F7FEB">
        <w:t xml:space="preserve"> </w:t>
      </w:r>
    </w:p>
    <w:p w14:paraId="038F61C4" w14:textId="18F8B2F5" w:rsidR="00935A52" w:rsidRPr="007F7FEB" w:rsidRDefault="00935A52" w:rsidP="00A00A7A">
      <w:r w:rsidRPr="007F7FEB">
        <w:t>La plus simple, elle sauvegarde toutes les données avec tous les répertoires et sous répertoires à chaque fois.</w:t>
      </w:r>
      <w:r w:rsidR="00E95DFF" w:rsidRPr="007F7FEB">
        <w:t xml:space="preserve"> </w:t>
      </w:r>
    </w:p>
    <w:p w14:paraId="2EA65274" w14:textId="77777777" w:rsidR="00935A52" w:rsidRPr="007F7FEB" w:rsidRDefault="00935A52" w:rsidP="00A00A7A">
      <w:pPr>
        <w:pStyle w:val="Titre4"/>
      </w:pPr>
      <w:bookmarkStart w:id="97" w:name="_Toc532648320"/>
      <w:r w:rsidRPr="007F7FEB">
        <w:t>Point positif :</w:t>
      </w:r>
      <w:bookmarkEnd w:id="97"/>
      <w:r w:rsidRPr="007F7FEB">
        <w:t xml:space="preserve"> </w:t>
      </w:r>
    </w:p>
    <w:p w14:paraId="3DB5F319" w14:textId="60BE1C26" w:rsidR="00935A52" w:rsidRPr="007F7FEB" w:rsidRDefault="00935A52" w:rsidP="00A00A7A">
      <w:r w:rsidRPr="007F7FEB">
        <w:t xml:space="preserve">la plus fiable pour la restauration car </w:t>
      </w:r>
      <w:r w:rsidR="00C60C95" w:rsidRPr="007F7FEB">
        <w:t>il n’y a pas de</w:t>
      </w:r>
      <w:r w:rsidRPr="007F7FEB">
        <w:t xml:space="preserve"> calcul à faire ou de multiple réécriture.</w:t>
      </w:r>
      <w:r w:rsidRPr="007F7FEB">
        <w:br/>
        <w:t>la plus rapide pour  la restauration de la sauvegarde car elle n'a pas de comparaison à faire ou de soustraction.</w:t>
      </w:r>
    </w:p>
    <w:p w14:paraId="083BE073" w14:textId="77777777" w:rsidR="00935A52" w:rsidRPr="007F7FEB" w:rsidRDefault="00935A52" w:rsidP="00A00A7A">
      <w:pPr>
        <w:pStyle w:val="Titre4"/>
      </w:pPr>
      <w:bookmarkStart w:id="98" w:name="_Toc532648321"/>
      <w:r w:rsidRPr="007F7FEB">
        <w:lastRenderedPageBreak/>
        <w:t>Point Négatif :</w:t>
      </w:r>
      <w:bookmarkEnd w:id="98"/>
    </w:p>
    <w:p w14:paraId="7C1E517F" w14:textId="2F5FE7FA" w:rsidR="00935A52" w:rsidRPr="007F7FEB" w:rsidRDefault="00301B7E" w:rsidP="00A00A7A">
      <w:r w:rsidRPr="007F7FEB">
        <w:t>C’est</w:t>
      </w:r>
      <w:r w:rsidR="00935A52" w:rsidRPr="007F7FEB">
        <w:t xml:space="preserve"> la sauvegarde qui prend le plus de volumes de données.</w:t>
      </w:r>
      <w:r w:rsidR="00935A52" w:rsidRPr="007F7FEB">
        <w:br/>
        <w:t xml:space="preserve">C'est aussi la plus longue à faire, car elle copie à chaque fois toutes les données alors que les autres </w:t>
      </w:r>
      <w:r w:rsidR="00C60C95" w:rsidRPr="007F7FEB">
        <w:t xml:space="preserve">types de sauvegarde </w:t>
      </w:r>
      <w:r w:rsidR="00935A52" w:rsidRPr="007F7FEB">
        <w:t>vont en faire moins.</w:t>
      </w:r>
    </w:p>
    <w:p w14:paraId="32297E68" w14:textId="1283E3A6" w:rsidR="00935A52" w:rsidRPr="007F7FEB" w:rsidRDefault="00935A52" w:rsidP="00A00A7A"/>
    <w:p w14:paraId="7CE32CA0" w14:textId="0B2A926A" w:rsidR="00935A52" w:rsidRPr="007F7FEB" w:rsidRDefault="00E95DFF" w:rsidP="00A00A7A">
      <w:pPr>
        <w:pStyle w:val="Titre3"/>
      </w:pPr>
      <w:bookmarkStart w:id="99" w:name="_Toc514709869"/>
      <w:bookmarkStart w:id="100" w:name="_Toc532648322"/>
      <w:r w:rsidRPr="007F7FEB">
        <w:rPr>
          <w:noProof/>
          <w:lang w:val="en-US"/>
        </w:rPr>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rsidRPr="007F7FEB">
        <w:t>Sauvegarde incrémentale</w:t>
      </w:r>
      <w:bookmarkEnd w:id="99"/>
      <w:bookmarkEnd w:id="100"/>
      <w:r w:rsidR="00935A52" w:rsidRPr="007F7FEB">
        <w:t xml:space="preserve"> </w:t>
      </w:r>
    </w:p>
    <w:p w14:paraId="3233F5F4" w14:textId="77777777" w:rsidR="00935A52" w:rsidRPr="007F7FEB" w:rsidRDefault="00935A52" w:rsidP="00A00A7A">
      <w:pPr>
        <w:pStyle w:val="Titre4"/>
      </w:pPr>
      <w:bookmarkStart w:id="101" w:name="_Toc532648323"/>
      <w:r w:rsidRPr="007F7FEB">
        <w:t>Point positif :</w:t>
      </w:r>
      <w:bookmarkEnd w:id="101"/>
      <w:r w:rsidRPr="007F7FEB">
        <w:t xml:space="preserve"> </w:t>
      </w:r>
    </w:p>
    <w:p w14:paraId="0E6F66FD" w14:textId="412C9831" w:rsidR="00935A52" w:rsidRPr="00891A5D" w:rsidRDefault="00935A52" w:rsidP="00A00A7A">
      <w:r w:rsidRPr="00891A5D">
        <w:t>Elle sauvegarde les modifications depuis la dernière sauvegarde,</w:t>
      </w:r>
      <w:r w:rsidR="00C60C95" w:rsidRPr="00891A5D">
        <w:t xml:space="preserve"> complète ou incrémentiel. </w:t>
      </w:r>
      <w:r w:rsidRPr="00891A5D">
        <w:t xml:space="preserve"> </w:t>
      </w:r>
      <w:r w:rsidR="00C60C95" w:rsidRPr="00891A5D">
        <w:t>Elle</w:t>
      </w:r>
      <w:r w:rsidRPr="00891A5D">
        <w:t xml:space="preserve"> est accompagnée d'une première sauvegarde complète, qui sera le point de départ en cas de restauration, puis chaque incrémentielle sera ensuite restaurée, jusqu'à atteindre </w:t>
      </w:r>
      <w:r w:rsidR="00301B7E" w:rsidRPr="00891A5D">
        <w:t>la sauvegarde voulue</w:t>
      </w:r>
      <w:r w:rsidRPr="00891A5D">
        <w:t>.</w:t>
      </w:r>
    </w:p>
    <w:p w14:paraId="62CEA71D" w14:textId="77777777" w:rsidR="00935A52" w:rsidRPr="007F7FEB" w:rsidRDefault="00935A52" w:rsidP="00A00A7A"/>
    <w:p w14:paraId="2CEDEE02" w14:textId="77777777" w:rsidR="00935A52" w:rsidRPr="007F7FEB" w:rsidRDefault="00935A52" w:rsidP="00A00A7A">
      <w:pPr>
        <w:pStyle w:val="Titre4"/>
      </w:pPr>
      <w:bookmarkStart w:id="102" w:name="_Toc532648324"/>
      <w:r w:rsidRPr="007F7FEB">
        <w:t>Point Négatif :</w:t>
      </w:r>
      <w:bookmarkEnd w:id="102"/>
    </w:p>
    <w:p w14:paraId="5E131B7D" w14:textId="7F06BFE3" w:rsidR="00935A52" w:rsidRPr="007F7FEB" w:rsidRDefault="00935A52" w:rsidP="00A00A7A">
      <w:r w:rsidRPr="007F7FEB">
        <w:t>C'est la plus longue à restaurer, car TOUTES les sauvegardes depuis la dernière complète y compris doivent être restaurées une par une.</w:t>
      </w:r>
      <w:r w:rsidRPr="007F7FEB">
        <w:br/>
        <w:t xml:space="preserve">C'est aussi la moins fiable, en premier lieu car elle prend plus de temps à être faite, avec de nombreuse réécriture, ce qui l'expose d'avantage a une panne qui engendrerais une corruption des données, mais aussi car les restaurations ne </w:t>
      </w:r>
      <w:r w:rsidR="00301B7E" w:rsidRPr="007F7FEB">
        <w:t>suppriment</w:t>
      </w:r>
      <w:r w:rsidRPr="007F7FEB">
        <w:t xml:space="preserve"> pas des fichiers déplacé ou dont le nom a changé</w:t>
      </w:r>
    </w:p>
    <w:p w14:paraId="1E126DFE" w14:textId="6658392C" w:rsidR="00935A52" w:rsidRPr="007F7FEB" w:rsidRDefault="00E95DFF" w:rsidP="00A00A7A">
      <w:pPr>
        <w:pStyle w:val="Titre3"/>
      </w:pPr>
      <w:bookmarkStart w:id="103" w:name="_Toc514709870"/>
      <w:bookmarkStart w:id="104" w:name="_Toc532648325"/>
      <w:r w:rsidRPr="007F7FEB">
        <w:rPr>
          <w:noProof/>
          <w:lang w:val="en-US"/>
        </w:rPr>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rsidRPr="007F7FEB">
        <w:t>Sauvegarde différentielle</w:t>
      </w:r>
      <w:bookmarkEnd w:id="103"/>
      <w:bookmarkEnd w:id="104"/>
    </w:p>
    <w:p w14:paraId="11CA48EA" w14:textId="7B39ED77" w:rsidR="00935A52" w:rsidRPr="007F7FEB" w:rsidRDefault="00C60C95" w:rsidP="00A00A7A">
      <w:r w:rsidRPr="007F7FEB">
        <w:t>La sauvegarde différentielle effectue une première sauvegard</w:t>
      </w:r>
      <w:r w:rsidR="00E95DFF" w:rsidRPr="007F7FEB">
        <w:t>e complète, puis chaque sauvegarde différentielle va comparer les modifications des fichiers comparé à la dernière sauvegarde complète.</w:t>
      </w:r>
      <w:r w:rsidRPr="007F7FEB">
        <w:t xml:space="preserve"> </w:t>
      </w:r>
    </w:p>
    <w:p w14:paraId="185BEB36" w14:textId="2E3B795B" w:rsidR="00935A52" w:rsidRPr="007F7FEB" w:rsidRDefault="00935A52" w:rsidP="00A00A7A">
      <w:r w:rsidRPr="007F7FEB">
        <w:t>C'est un compris entre la sauvegarde complète et l'incrémentale, elle équilibre les points positifs et négatif de chacun</w:t>
      </w:r>
      <w:r w:rsidR="00C60C95" w:rsidRPr="007F7FEB">
        <w:t>.</w:t>
      </w:r>
      <w:r w:rsidRPr="007F7FEB">
        <w:t xml:space="preserve">  </w:t>
      </w:r>
    </w:p>
    <w:p w14:paraId="3AAB5487" w14:textId="53A7E976" w:rsidR="00E95DFF" w:rsidRDefault="00E95DFF" w:rsidP="00935A52">
      <w:pPr>
        <w:pStyle w:val="Standard"/>
        <w:rPr>
          <w:lang w:val="fr-CH"/>
        </w:rPr>
      </w:pPr>
    </w:p>
    <w:p w14:paraId="6BB44528" w14:textId="67B954B4" w:rsidR="00891A5D" w:rsidRPr="007F7FEB" w:rsidRDefault="00891A5D" w:rsidP="00935A52">
      <w:pPr>
        <w:pStyle w:val="Standard"/>
        <w:rPr>
          <w:lang w:val="fr-CH"/>
        </w:rPr>
      </w:pPr>
    </w:p>
    <w:p w14:paraId="67785C82" w14:textId="4BF37E91" w:rsidR="00E95DFF" w:rsidRPr="007F7FEB" w:rsidRDefault="00891A5D" w:rsidP="00A00A7A">
      <w:pPr>
        <w:pStyle w:val="Titre3"/>
      </w:pPr>
      <w:bookmarkStart w:id="105" w:name="_Toc532648326"/>
      <w:r w:rsidRPr="007F7FEB">
        <w:rPr>
          <w:noProof/>
          <w:lang w:val="en-US"/>
        </w:rPr>
        <w:drawing>
          <wp:anchor distT="0" distB="0" distL="114300" distR="114300" simplePos="0" relativeHeight="251689984" behindDoc="1" locked="0" layoutInCell="1" allowOverlap="1" wp14:anchorId="75FB3897" wp14:editId="4937C15D">
            <wp:simplePos x="0" y="0"/>
            <wp:positionH relativeFrom="margin">
              <wp:align>right</wp:align>
            </wp:positionH>
            <wp:positionV relativeFrom="paragraph">
              <wp:posOffset>39370</wp:posOffset>
            </wp:positionV>
            <wp:extent cx="1571625" cy="1603375"/>
            <wp:effectExtent l="0" t="0" r="9525" b="0"/>
            <wp:wrapTight wrapText="bothSides">
              <wp:wrapPolygon edited="0">
                <wp:start x="0" y="0"/>
                <wp:lineTo x="0" y="21301"/>
                <wp:lineTo x="21469" y="21301"/>
                <wp:lineTo x="21469"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71625"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5DFF" w:rsidRPr="007F7FEB">
        <w:t>Sauvegarde décrémentale</w:t>
      </w:r>
      <w:bookmarkEnd w:id="105"/>
    </w:p>
    <w:p w14:paraId="7BEC38E3" w14:textId="53D4ADA8" w:rsidR="00492884" w:rsidRPr="007F7FEB" w:rsidRDefault="00E95DFF" w:rsidP="00A00A7A">
      <w:r w:rsidRPr="007F7FEB">
        <w:t xml:space="preserve">Ce type de sauvegarde n’est pas souvent utilisé car peu pratique. Elle consiste à effectuer une sauvegarde complète chaque jour et faire une sauvegarde décrémentale qui va sauvegarder la différence entre le jour précédent et le jour actuel. Cette pratique nécessite d’avoir deux sauvegarde complète afin de pouvoir calculer le décrément. </w:t>
      </w:r>
    </w:p>
    <w:p w14:paraId="52F25AFB" w14:textId="2E477A57" w:rsidR="00492884" w:rsidRPr="007F7FEB" w:rsidRDefault="00492884" w:rsidP="00A00A7A"/>
    <w:p w14:paraId="6C6234F7" w14:textId="4EED4B36" w:rsidR="00492884" w:rsidRPr="007F7FEB" w:rsidRDefault="00492884" w:rsidP="00A00A7A">
      <w:pPr>
        <w:pStyle w:val="Titre2"/>
      </w:pPr>
      <w:bookmarkStart w:id="106" w:name="_Toc532648327"/>
      <w:r w:rsidRPr="007F7FEB">
        <w:t>Onduleurs – UPS</w:t>
      </w:r>
      <w:bookmarkEnd w:id="106"/>
    </w:p>
    <w:p w14:paraId="54189286" w14:textId="20F2B228" w:rsidR="00492884" w:rsidRPr="007F7FEB" w:rsidRDefault="00492884" w:rsidP="00A00A7A">
      <w:pPr>
        <w:rPr>
          <w:b/>
        </w:rPr>
      </w:pPr>
      <w:r w:rsidRPr="007F7FEB">
        <w:t xml:space="preserve">Un Onduleur (en anglais UPS pour Uninterruptible Power Supply) est un dispositif utilisé pour protéger des matériels </w:t>
      </w:r>
      <w:r w:rsidR="008E5498" w:rsidRPr="007F7FEB">
        <w:t>électroniques</w:t>
      </w:r>
      <w:r w:rsidRPr="007F7FEB">
        <w:t xml:space="preserve"> contre les</w:t>
      </w:r>
      <w:r w:rsidR="008E5498" w:rsidRPr="007F7FEB">
        <w:rPr>
          <w:b/>
        </w:rPr>
        <w:t xml:space="preserve"> pannes électriques</w:t>
      </w:r>
      <w:r w:rsidRPr="007F7FEB">
        <w:rPr>
          <w:b/>
        </w:rPr>
        <w:t>.</w:t>
      </w:r>
      <w:r w:rsidR="008E5498" w:rsidRPr="007F7FEB">
        <w:rPr>
          <w:b/>
        </w:rPr>
        <w:t xml:space="preserve"> </w:t>
      </w:r>
      <w:r w:rsidR="008E5498" w:rsidRPr="007F7FEB">
        <w:t xml:space="preserve">Il est équipé d’une </w:t>
      </w:r>
      <w:r w:rsidR="008E5498" w:rsidRPr="007F7FEB">
        <w:lastRenderedPageBreak/>
        <w:t>batterie de secours qui permet d’alimenter</w:t>
      </w:r>
      <w:r w:rsidR="00492B29" w:rsidRPr="007F7FEB">
        <w:t>, pendant quelques minutes,</w:t>
      </w:r>
      <w:r w:rsidR="008E5498" w:rsidRPr="007F7FEB">
        <w:t xml:space="preserve"> ou de </w:t>
      </w:r>
      <w:r w:rsidR="00492B29" w:rsidRPr="007F7FEB">
        <w:t>stabiliser</w:t>
      </w:r>
      <w:r w:rsidR="008E5498" w:rsidRPr="007F7FEB">
        <w:t xml:space="preserve"> les équipements branchés sur ce dernier en cas de</w:t>
      </w:r>
      <w:r w:rsidR="00492B29" w:rsidRPr="007F7FEB">
        <w:t> </w:t>
      </w:r>
      <w:r w:rsidR="00492B29" w:rsidRPr="007F7FEB">
        <w:rPr>
          <w:b/>
        </w:rPr>
        <w:t>:</w:t>
      </w:r>
    </w:p>
    <w:p w14:paraId="5BACD352" w14:textId="66833E4A" w:rsidR="00492B29" w:rsidRPr="007F7FEB" w:rsidRDefault="00492B29" w:rsidP="00A00A7A">
      <w:pPr>
        <w:pStyle w:val="Paragraphedeliste"/>
        <w:numPr>
          <w:ilvl w:val="0"/>
          <w:numId w:val="11"/>
        </w:numPr>
      </w:pPr>
      <w:r w:rsidRPr="007F7FEB">
        <w:rPr>
          <w:b/>
        </w:rPr>
        <w:t>Coupure de courant</w:t>
      </w:r>
      <w:r w:rsidRPr="007F7FEB">
        <w:t> : Lors d’une coupure d’alimentation d’un matériel électronique l’onduleur utilise sa batterie de secours pour fournir quelques minutes de courant à ce dernier.</w:t>
      </w:r>
    </w:p>
    <w:p w14:paraId="4305BBEC" w14:textId="21DD8B23" w:rsidR="00492B29" w:rsidRPr="007F7FEB" w:rsidRDefault="00492B29" w:rsidP="00A00A7A">
      <w:pPr>
        <w:pStyle w:val="Paragraphedeliste"/>
        <w:numPr>
          <w:ilvl w:val="0"/>
          <w:numId w:val="11"/>
        </w:numPr>
      </w:pPr>
      <w:r w:rsidRPr="007F7FEB">
        <w:rPr>
          <w:b/>
        </w:rPr>
        <w:t xml:space="preserve">Surtension et Pics de </w:t>
      </w:r>
      <w:r w:rsidR="00301B7E" w:rsidRPr="007F7FEB">
        <w:rPr>
          <w:b/>
        </w:rPr>
        <w:t>tension</w:t>
      </w:r>
      <w:r w:rsidR="00301B7E" w:rsidRPr="007F7FEB">
        <w:t xml:space="preserve"> :</w:t>
      </w:r>
      <w:r w:rsidRPr="007F7FEB">
        <w:t xml:space="preserve"> Si la valeur de la tension qui passe dans l’onduleur est supérieure à la valeur maximale prévue pour le fonctionnement n</w:t>
      </w:r>
      <w:r w:rsidR="00516E35" w:rsidRPr="007F7FEB">
        <w:t>ormal des appareils électriques connectés à l’onduleur.</w:t>
      </w:r>
    </w:p>
    <w:p w14:paraId="1A3013BC" w14:textId="02FB0622" w:rsidR="00516E35" w:rsidRPr="007F7FEB" w:rsidRDefault="00516E35" w:rsidP="00A00A7A">
      <w:pPr>
        <w:pStyle w:val="Paragraphedeliste"/>
        <w:numPr>
          <w:ilvl w:val="0"/>
          <w:numId w:val="11"/>
        </w:numPr>
      </w:pPr>
      <w:r w:rsidRPr="007F7FEB">
        <w:rPr>
          <w:b/>
        </w:rPr>
        <w:t xml:space="preserve">Sous-tension : </w:t>
      </w:r>
      <w:r w:rsidRPr="007F7FEB">
        <w:t>C’est le contraire de la Surtension, quand la tension n’est pas suffisante pour le fonctionnement normal des composants électriques l’onduleur utilise sa batterie de secours pour stabiliser la tension.</w:t>
      </w:r>
    </w:p>
    <w:p w14:paraId="7326ECC9" w14:textId="4537D032" w:rsidR="00516E35" w:rsidRPr="007F7FEB" w:rsidRDefault="00516E35" w:rsidP="00A00A7A">
      <w:pPr>
        <w:pStyle w:val="Titre3"/>
      </w:pPr>
      <w:bookmarkStart w:id="107" w:name="_Toc532648328"/>
      <w:r w:rsidRPr="007F7FEB">
        <w:t>Types d’UPS</w:t>
      </w:r>
      <w:bookmarkEnd w:id="107"/>
    </w:p>
    <w:p w14:paraId="093AFA97" w14:textId="7560BB2E" w:rsidR="00516E35" w:rsidRPr="007F7FEB" w:rsidRDefault="00516E35" w:rsidP="00A00A7A">
      <w:r w:rsidRPr="007F7FEB">
        <w:t xml:space="preserve">On trouve dans le marché, 3 </w:t>
      </w:r>
      <w:r w:rsidR="008D020E" w:rsidRPr="007F7FEB">
        <w:t>familles</w:t>
      </w:r>
      <w:r w:rsidRPr="007F7FEB">
        <w:t xml:space="preserve"> d’</w:t>
      </w:r>
      <w:r w:rsidR="008D020E" w:rsidRPr="007F7FEB">
        <w:t>onduleurs :</w:t>
      </w:r>
    </w:p>
    <w:p w14:paraId="1AF9C8FA" w14:textId="6808E984" w:rsidR="00426FF7" w:rsidRPr="007F7FEB" w:rsidRDefault="00426FF7" w:rsidP="00A00A7A">
      <w:pPr>
        <w:pStyle w:val="Titre4"/>
      </w:pPr>
      <w:bookmarkStart w:id="108" w:name="_Toc532648329"/>
      <w:r w:rsidRPr="007F7FEB">
        <w:t>Off-line (Passive Standby)</w:t>
      </w:r>
      <w:bookmarkEnd w:id="108"/>
    </w:p>
    <w:p w14:paraId="2C087DDB" w14:textId="0CDEBD77" w:rsidR="008D020E" w:rsidRPr="007F7FEB" w:rsidRDefault="008D020E" w:rsidP="00A00A7A">
      <w:pPr>
        <w:pStyle w:val="Paragraphedeliste"/>
        <w:numPr>
          <w:ilvl w:val="0"/>
          <w:numId w:val="12"/>
        </w:numPr>
        <w:rPr>
          <w:b/>
        </w:rPr>
      </w:pPr>
      <w:r w:rsidRPr="007F7FEB">
        <w:t xml:space="preserve"> C’est le type</w:t>
      </w:r>
      <w:r w:rsidR="0002726E" w:rsidRPr="007F7FEB">
        <w:t xml:space="preserve"> le</w:t>
      </w:r>
      <w:r w:rsidRPr="007F7FEB">
        <w:t xml:space="preserve"> plus courant et</w:t>
      </w:r>
      <w:r w:rsidR="0002726E" w:rsidRPr="007F7FEB">
        <w:t xml:space="preserve"> le</w:t>
      </w:r>
      <w:r w:rsidRPr="007F7FEB">
        <w:t xml:space="preserve"> moins cher </w:t>
      </w:r>
      <w:r w:rsidR="0002726E" w:rsidRPr="007F7FEB">
        <w:t xml:space="preserve">que l’on trouve dans le marché il est par contre celui qui fournit le moins de protection car il </w:t>
      </w:r>
      <w:r w:rsidR="00D13D78" w:rsidRPr="007F7FEB">
        <w:t>ne protège pas contre les microcoupures.</w:t>
      </w:r>
      <w:r w:rsidR="00AF7A9C" w:rsidRPr="007F7FEB">
        <w:t xml:space="preserve"> Ce type d’UPS n’est pas conseillé si votre réseau électrique subit fréquemment des perturbations électriques</w:t>
      </w:r>
    </w:p>
    <w:p w14:paraId="6F241E41" w14:textId="77777777" w:rsidR="00F64578" w:rsidRPr="007F7FEB" w:rsidRDefault="00D13D78" w:rsidP="00A00A7A">
      <w:pPr>
        <w:pStyle w:val="Paragraphedeliste"/>
        <w:numPr>
          <w:ilvl w:val="0"/>
          <w:numId w:val="12"/>
        </w:numPr>
      </w:pPr>
      <w:r w:rsidRPr="007F7FEB">
        <w:t xml:space="preserve">Fonctionnement : </w:t>
      </w:r>
    </w:p>
    <w:p w14:paraId="06FCF5F6" w14:textId="714B41B1" w:rsidR="00D13D78" w:rsidRPr="007F7FEB" w:rsidRDefault="00D13D78" w:rsidP="00A00A7A">
      <w:pPr>
        <w:pStyle w:val="Paragraphedeliste"/>
        <w:numPr>
          <w:ilvl w:val="1"/>
          <w:numId w:val="12"/>
        </w:numPr>
      </w:pPr>
      <w:r w:rsidRPr="007F7FEB">
        <w:t xml:space="preserve">Le courant venant du secteur électrique passe par l’onduleur et alimente le matériel directement en passant juste par un </w:t>
      </w:r>
      <w:r w:rsidRPr="007F7FEB">
        <w:rPr>
          <w:b/>
        </w:rPr>
        <w:t>commutateur</w:t>
      </w:r>
      <w:r w:rsidRPr="007F7FEB">
        <w:t xml:space="preserve">. Un autre chemin fait le rechargement de la batterie en passant par un </w:t>
      </w:r>
      <w:r w:rsidRPr="007F7FEB">
        <w:rPr>
          <w:b/>
        </w:rPr>
        <w:t xml:space="preserve">redresseur </w:t>
      </w:r>
      <w:r w:rsidRPr="007F7FEB">
        <w:t>qui transforme le</w:t>
      </w:r>
      <w:r w:rsidR="00AF7A9C" w:rsidRPr="007F7FEB">
        <w:t xml:space="preserve"> courant alternatif en continue :</w:t>
      </w:r>
    </w:p>
    <w:p w14:paraId="3F62E755" w14:textId="41991CD9" w:rsidR="00D13D78" w:rsidRPr="007F7FEB" w:rsidRDefault="00CA79C9" w:rsidP="00811F6F">
      <w:pPr>
        <w:pStyle w:val="Paragraphedeliste"/>
        <w:numPr>
          <w:ilvl w:val="1"/>
          <w:numId w:val="12"/>
        </w:numPr>
        <w:jc w:val="center"/>
      </w:pPr>
      <w:r w:rsidRPr="007F7FEB">
        <w:rPr>
          <w:noProof/>
          <w:lang w:val="en-US"/>
        </w:rPr>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7F7FEB" w:rsidRDefault="00CA79C9" w:rsidP="00A00A7A">
      <w:pPr>
        <w:pStyle w:val="Paragraphedeliste"/>
        <w:numPr>
          <w:ilvl w:val="1"/>
          <w:numId w:val="12"/>
        </w:numPr>
      </w:pPr>
      <w:r w:rsidRPr="007F7FEB">
        <w:t>En cas de coupure de courant le commutateur est activé et la batterie prend le relais, dans ce cas</w:t>
      </w:r>
      <w:r w:rsidR="00E12B5C" w:rsidRPr="007F7FEB">
        <w:t>,</w:t>
      </w:r>
      <w:r w:rsidRPr="007F7FEB">
        <w:t xml:space="preserve"> le courant continue qui sort de la batterie passe par un onduleur qui le t</w:t>
      </w:r>
      <w:r w:rsidR="00AF7A9C" w:rsidRPr="007F7FEB">
        <w:t>ransforme en courant alternatif :</w:t>
      </w:r>
    </w:p>
    <w:p w14:paraId="171CC51A" w14:textId="6FF1810E" w:rsidR="00CA79C9" w:rsidRPr="007F7FEB" w:rsidRDefault="00CA79C9" w:rsidP="00811F6F">
      <w:pPr>
        <w:pStyle w:val="Paragraphedeliste"/>
        <w:numPr>
          <w:ilvl w:val="1"/>
          <w:numId w:val="12"/>
        </w:numPr>
        <w:jc w:val="center"/>
      </w:pPr>
      <w:r w:rsidRPr="007F7FEB">
        <w:rPr>
          <w:noProof/>
          <w:lang w:val="en-US"/>
        </w:rPr>
        <w:lastRenderedPageBreak/>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43300" cy="2169344"/>
                    </a:xfrm>
                    <a:prstGeom prst="rect">
                      <a:avLst/>
                    </a:prstGeom>
                  </pic:spPr>
                </pic:pic>
              </a:graphicData>
            </a:graphic>
          </wp:inline>
        </w:drawing>
      </w:r>
    </w:p>
    <w:p w14:paraId="2F680B34" w14:textId="77777777" w:rsidR="00426FF7" w:rsidRPr="007F7FEB" w:rsidRDefault="00426FF7" w:rsidP="00A00A7A">
      <w:pPr>
        <w:pStyle w:val="Paragraphedeliste"/>
        <w:numPr>
          <w:ilvl w:val="1"/>
          <w:numId w:val="12"/>
        </w:numPr>
      </w:pPr>
      <w:r w:rsidRPr="007F7FEB">
        <w:t xml:space="preserve">Avantage : </w:t>
      </w:r>
    </w:p>
    <w:p w14:paraId="717DA167" w14:textId="5EE5C29E" w:rsidR="00426FF7" w:rsidRPr="007F7FEB" w:rsidRDefault="00426FF7" w:rsidP="00A00A7A">
      <w:pPr>
        <w:pStyle w:val="Paragraphedeliste"/>
        <w:numPr>
          <w:ilvl w:val="2"/>
          <w:numId w:val="12"/>
        </w:numPr>
      </w:pPr>
      <w:r w:rsidRPr="007F7FEB">
        <w:t>Prix</w:t>
      </w:r>
    </w:p>
    <w:p w14:paraId="747E343B" w14:textId="2FAAE9E2" w:rsidR="00426FF7" w:rsidRPr="007F7FEB" w:rsidRDefault="00426FF7" w:rsidP="00A00A7A">
      <w:pPr>
        <w:pStyle w:val="Paragraphedeliste"/>
        <w:numPr>
          <w:ilvl w:val="1"/>
          <w:numId w:val="12"/>
        </w:numPr>
      </w:pPr>
      <w:r w:rsidRPr="007F7FEB">
        <w:t xml:space="preserve">Désavantages : </w:t>
      </w:r>
    </w:p>
    <w:p w14:paraId="31CAF20E" w14:textId="6801CC73" w:rsidR="00426FF7" w:rsidRPr="007F7FEB" w:rsidRDefault="00426FF7" w:rsidP="00A00A7A">
      <w:pPr>
        <w:pStyle w:val="Paragraphedeliste"/>
        <w:numPr>
          <w:ilvl w:val="2"/>
          <w:numId w:val="12"/>
        </w:numPr>
      </w:pPr>
      <w:r w:rsidRPr="007F7FEB">
        <w:t>Temps de bascule trop élevé.</w:t>
      </w:r>
    </w:p>
    <w:p w14:paraId="1EF0F7CA" w14:textId="4F989064" w:rsidR="00442226" w:rsidRPr="007F7FEB" w:rsidRDefault="00426FF7" w:rsidP="00A00A7A">
      <w:pPr>
        <w:pStyle w:val="Paragraphedeliste"/>
        <w:numPr>
          <w:ilvl w:val="2"/>
          <w:numId w:val="12"/>
        </w:numPr>
      </w:pPr>
      <w:r w:rsidRPr="007F7FEB">
        <w:t>E</w:t>
      </w:r>
      <w:r w:rsidR="00442226" w:rsidRPr="007F7FEB">
        <w:t>n cas de sous-tension et surtension une bascule vers la batterie et aussi nécessaire.</w:t>
      </w:r>
    </w:p>
    <w:p w14:paraId="2AE82319" w14:textId="6CE763C0" w:rsidR="00426FF7" w:rsidRPr="007F7FEB" w:rsidRDefault="00426FF7" w:rsidP="00A00A7A">
      <w:pPr>
        <w:pStyle w:val="Titre4"/>
      </w:pPr>
      <w:bookmarkStart w:id="109" w:name="_Toc532648330"/>
      <w:r w:rsidRPr="007F7FEB">
        <w:t>In-line (Line-Interactive):</w:t>
      </w:r>
      <w:bookmarkEnd w:id="109"/>
    </w:p>
    <w:p w14:paraId="5D82982E" w14:textId="24C8E133" w:rsidR="00426FF7" w:rsidRPr="007F7FEB" w:rsidRDefault="00426FF7" w:rsidP="00A00A7A">
      <w:pPr>
        <w:pStyle w:val="Paragraphedeliste"/>
        <w:numPr>
          <w:ilvl w:val="0"/>
          <w:numId w:val="12"/>
        </w:numPr>
        <w:rPr>
          <w:b/>
        </w:rPr>
      </w:pPr>
      <w:r w:rsidRPr="007F7FEB">
        <w:t>C’est une version améliorée du Off-line.</w:t>
      </w:r>
    </w:p>
    <w:p w14:paraId="497435F9" w14:textId="1B06663E" w:rsidR="00426FF7" w:rsidRPr="007F7FEB" w:rsidRDefault="00426FF7" w:rsidP="00A00A7A">
      <w:pPr>
        <w:pStyle w:val="Paragraphedeliste"/>
        <w:numPr>
          <w:ilvl w:val="0"/>
          <w:numId w:val="12"/>
        </w:numPr>
        <w:rPr>
          <w:b/>
        </w:rPr>
      </w:pPr>
      <w:r w:rsidRPr="007F7FEB">
        <w:t>Fonctionnement :</w:t>
      </w:r>
      <w:r w:rsidRPr="007F7FEB">
        <w:tab/>
      </w:r>
    </w:p>
    <w:p w14:paraId="7DFA99E3" w14:textId="37549327" w:rsidR="008D020E" w:rsidRPr="007F7FEB" w:rsidRDefault="00426FF7" w:rsidP="00A00A7A">
      <w:pPr>
        <w:pStyle w:val="Paragraphedeliste"/>
        <w:numPr>
          <w:ilvl w:val="1"/>
          <w:numId w:val="12"/>
        </w:numPr>
        <w:rPr>
          <w:b/>
        </w:rPr>
      </w:pPr>
      <w:r w:rsidRPr="007F7FEB">
        <w:t>Dans ce type d’UPS le matériel est alimenté en permanence par le secteur qui régule la tension fournie. Il fait aussi le rechargement de la batterie en passante par en transformateur de courant.</w:t>
      </w:r>
    </w:p>
    <w:p w14:paraId="1400D01D" w14:textId="7BB4F079" w:rsidR="00426FF7" w:rsidRPr="007F7FEB" w:rsidRDefault="00426FF7" w:rsidP="00811F6F">
      <w:pPr>
        <w:pStyle w:val="Paragraphedeliste"/>
        <w:numPr>
          <w:ilvl w:val="1"/>
          <w:numId w:val="12"/>
        </w:numPr>
        <w:jc w:val="center"/>
      </w:pPr>
      <w:r w:rsidRPr="007F7FEB">
        <w:rPr>
          <w:noProof/>
          <w:lang w:val="en-US"/>
        </w:rPr>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8471" cy="2071702"/>
                    </a:xfrm>
                    <a:prstGeom prst="rect">
                      <a:avLst/>
                    </a:prstGeom>
                  </pic:spPr>
                </pic:pic>
              </a:graphicData>
            </a:graphic>
          </wp:inline>
        </w:drawing>
      </w:r>
    </w:p>
    <w:p w14:paraId="677A5B60" w14:textId="73E37937" w:rsidR="00426FF7" w:rsidRPr="007F7FEB" w:rsidRDefault="00426FF7" w:rsidP="00A00A7A">
      <w:pPr>
        <w:pStyle w:val="Paragraphedeliste"/>
        <w:numPr>
          <w:ilvl w:val="1"/>
          <w:numId w:val="12"/>
        </w:numPr>
        <w:rPr>
          <w:b/>
        </w:rPr>
      </w:pPr>
      <w:r w:rsidRPr="007F7FEB">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7F7FEB" w:rsidRDefault="00426FF7" w:rsidP="00811F6F">
      <w:pPr>
        <w:pStyle w:val="Paragraphedeliste"/>
        <w:numPr>
          <w:ilvl w:val="1"/>
          <w:numId w:val="12"/>
        </w:numPr>
        <w:jc w:val="center"/>
      </w:pPr>
      <w:r w:rsidRPr="007F7FEB">
        <w:rPr>
          <w:noProof/>
          <w:lang w:val="en-US"/>
        </w:rPr>
        <w:lastRenderedPageBreak/>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25263" cy="1984617"/>
                    </a:xfrm>
                    <a:prstGeom prst="rect">
                      <a:avLst/>
                    </a:prstGeom>
                  </pic:spPr>
                </pic:pic>
              </a:graphicData>
            </a:graphic>
          </wp:inline>
        </w:drawing>
      </w:r>
    </w:p>
    <w:p w14:paraId="6E7722AF" w14:textId="77777777" w:rsidR="00426FF7" w:rsidRPr="007F7FEB" w:rsidRDefault="00426FF7" w:rsidP="00A00A7A">
      <w:pPr>
        <w:pStyle w:val="Paragraphedeliste"/>
        <w:numPr>
          <w:ilvl w:val="1"/>
          <w:numId w:val="12"/>
        </w:numPr>
      </w:pPr>
      <w:r w:rsidRPr="007F7FEB">
        <w:t xml:space="preserve">Avantages : </w:t>
      </w:r>
    </w:p>
    <w:p w14:paraId="72774850" w14:textId="09E0E425" w:rsidR="00426FF7" w:rsidRPr="007F7FEB" w:rsidRDefault="00426FF7" w:rsidP="00A00A7A">
      <w:pPr>
        <w:pStyle w:val="Paragraphedeliste"/>
        <w:numPr>
          <w:ilvl w:val="2"/>
          <w:numId w:val="12"/>
        </w:numPr>
      </w:pPr>
      <w:r w:rsidRPr="007F7FEB">
        <w:t>Temps de bascule très court.</w:t>
      </w:r>
    </w:p>
    <w:p w14:paraId="5AAAE950" w14:textId="456DD3C5" w:rsidR="00426FF7" w:rsidRPr="007F7FEB" w:rsidRDefault="00426FF7" w:rsidP="00A00A7A">
      <w:pPr>
        <w:pStyle w:val="Paragraphedeliste"/>
        <w:numPr>
          <w:ilvl w:val="2"/>
          <w:numId w:val="12"/>
        </w:numPr>
      </w:pPr>
      <w:r w:rsidRPr="007F7FEB">
        <w:t>Logiciel fournis de gestion fourni avec, permettant de voir l’état de l’onduleur et d’arrêter automatiquement le système proprement en cas d’absence de l’utilisateur.</w:t>
      </w:r>
    </w:p>
    <w:p w14:paraId="1A96F7F4" w14:textId="5DDEC333" w:rsidR="00426FF7" w:rsidRPr="007F7FEB" w:rsidRDefault="00426FF7" w:rsidP="00A00A7A">
      <w:pPr>
        <w:pStyle w:val="Paragraphedeliste"/>
        <w:numPr>
          <w:ilvl w:val="1"/>
          <w:numId w:val="12"/>
        </w:numPr>
      </w:pPr>
      <w:r w:rsidRPr="007F7FEB">
        <w:t>Désavantages : Prix légèrement élevé.</w:t>
      </w:r>
    </w:p>
    <w:p w14:paraId="42DFC761" w14:textId="77777777" w:rsidR="00426FF7" w:rsidRPr="007F7FEB" w:rsidRDefault="00426FF7" w:rsidP="00A00A7A">
      <w:pPr>
        <w:pStyle w:val="Paragraphedeliste"/>
      </w:pPr>
    </w:p>
    <w:p w14:paraId="4B3F363A" w14:textId="1ABC5762" w:rsidR="008D020E" w:rsidRPr="007F7FEB" w:rsidRDefault="00426FF7" w:rsidP="00A00A7A">
      <w:pPr>
        <w:pStyle w:val="Titre4"/>
      </w:pPr>
      <w:bookmarkStart w:id="110" w:name="_Toc532648331"/>
      <w:r w:rsidRPr="007F7FEB">
        <w:t>On-line (Double conversion)</w:t>
      </w:r>
      <w:bookmarkEnd w:id="110"/>
    </w:p>
    <w:p w14:paraId="46711980" w14:textId="0DD009D2" w:rsidR="00426FF7" w:rsidRPr="007F7FEB" w:rsidRDefault="00426FF7" w:rsidP="00A00A7A">
      <w:pPr>
        <w:pStyle w:val="Paragraphedeliste"/>
        <w:numPr>
          <w:ilvl w:val="0"/>
          <w:numId w:val="13"/>
        </w:numPr>
      </w:pPr>
      <w:r w:rsidRPr="007F7FEB">
        <w:t>C’est un onduleur hybride, son utilisation est conseillée même en cas de réseaux électriques très perturbés.</w:t>
      </w:r>
    </w:p>
    <w:p w14:paraId="0E378C5E" w14:textId="398E08F6" w:rsidR="00426FF7" w:rsidRPr="007F7FEB" w:rsidRDefault="00426FF7" w:rsidP="00A00A7A">
      <w:pPr>
        <w:pStyle w:val="Paragraphedeliste"/>
        <w:numPr>
          <w:ilvl w:val="0"/>
          <w:numId w:val="13"/>
        </w:numPr>
      </w:pPr>
      <w:r w:rsidRPr="007F7FEB">
        <w:t>Fonctionnement sans By-</w:t>
      </w:r>
      <w:r w:rsidR="00363E3D" w:rsidRPr="007F7FEB">
        <w:t>pass :</w:t>
      </w:r>
    </w:p>
    <w:p w14:paraId="23C5E4F6" w14:textId="09214AB4" w:rsidR="00426FF7" w:rsidRPr="007F7FEB" w:rsidRDefault="00426FF7" w:rsidP="00A00A7A">
      <w:pPr>
        <w:pStyle w:val="Paragraphedeliste"/>
        <w:numPr>
          <w:ilvl w:val="1"/>
          <w:numId w:val="13"/>
        </w:numPr>
      </w:pPr>
      <w:r w:rsidRPr="007F7FEB">
        <w:t xml:space="preserve">Le courant venant de la prise électrique passe par un redresseur qui transforme le courant alternatif en courant continu et ce dernier fait la recharge de la batterie. </w:t>
      </w:r>
    </w:p>
    <w:p w14:paraId="5D3B7ED5" w14:textId="51DC401A" w:rsidR="00426FF7" w:rsidRPr="007F7FEB" w:rsidRDefault="00426FF7" w:rsidP="00A00A7A">
      <w:pPr>
        <w:pStyle w:val="Paragraphedeliste"/>
        <w:numPr>
          <w:ilvl w:val="1"/>
          <w:numId w:val="13"/>
        </w:numPr>
      </w:pPr>
      <w:r w:rsidRPr="007F7FEB">
        <w:t>Un autre courant continu sort de batterie et passe par un onduleur qui le transforme en courant alternatif permettant ainsi l’alimentation des matériaux connecté à la sortie de l’onduleur.</w:t>
      </w:r>
    </w:p>
    <w:p w14:paraId="09941338" w14:textId="210F4F51" w:rsidR="00426FF7" w:rsidRPr="007F7FEB" w:rsidRDefault="00426FF7" w:rsidP="00811F6F">
      <w:pPr>
        <w:pStyle w:val="Paragraphedeliste"/>
        <w:numPr>
          <w:ilvl w:val="1"/>
          <w:numId w:val="13"/>
        </w:numPr>
        <w:jc w:val="center"/>
      </w:pPr>
      <w:r w:rsidRPr="007F7FEB">
        <w:rPr>
          <w:noProof/>
          <w:lang w:val="en-US"/>
        </w:rPr>
        <w:drawing>
          <wp:inline distT="0" distB="0" distL="0" distR="0" wp14:anchorId="360A6007" wp14:editId="375C376D">
            <wp:extent cx="3905250" cy="2257898"/>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27515" cy="2270771"/>
                    </a:xfrm>
                    <a:prstGeom prst="rect">
                      <a:avLst/>
                    </a:prstGeom>
                  </pic:spPr>
                </pic:pic>
              </a:graphicData>
            </a:graphic>
          </wp:inline>
        </w:drawing>
      </w:r>
    </w:p>
    <w:p w14:paraId="6362A1CD" w14:textId="328EBA26" w:rsidR="00426FF7" w:rsidRPr="007F7FEB" w:rsidRDefault="00426FF7" w:rsidP="00A00A7A">
      <w:pPr>
        <w:pStyle w:val="Paragraphedeliste"/>
        <w:numPr>
          <w:ilvl w:val="1"/>
          <w:numId w:val="13"/>
        </w:numPr>
      </w:pPr>
      <w:r w:rsidRPr="007F7FEB">
        <w:t>En cas de coupure de courant la batterie continue à alimenter l’équipement.</w:t>
      </w:r>
    </w:p>
    <w:p w14:paraId="45E4A28C" w14:textId="326332BC" w:rsidR="00426FF7" w:rsidRPr="007F7FEB" w:rsidRDefault="00426FF7" w:rsidP="00811F6F">
      <w:pPr>
        <w:pStyle w:val="Paragraphedeliste"/>
        <w:numPr>
          <w:ilvl w:val="1"/>
          <w:numId w:val="13"/>
        </w:numPr>
        <w:jc w:val="center"/>
      </w:pPr>
      <w:r w:rsidRPr="007F7FEB">
        <w:rPr>
          <w:noProof/>
          <w:lang w:val="en-US"/>
        </w:rPr>
        <w:lastRenderedPageBreak/>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1794" cy="2130934"/>
                    </a:xfrm>
                    <a:prstGeom prst="rect">
                      <a:avLst/>
                    </a:prstGeom>
                  </pic:spPr>
                </pic:pic>
              </a:graphicData>
            </a:graphic>
          </wp:inline>
        </w:drawing>
      </w:r>
    </w:p>
    <w:p w14:paraId="65E70CD2" w14:textId="77777777" w:rsidR="00426FF7" w:rsidRPr="007F7FEB" w:rsidRDefault="00426FF7" w:rsidP="00A00A7A">
      <w:pPr>
        <w:pStyle w:val="Paragraphedeliste"/>
      </w:pPr>
    </w:p>
    <w:p w14:paraId="269A61C7" w14:textId="77777777" w:rsidR="00426FF7" w:rsidRPr="007F7FEB" w:rsidRDefault="00426FF7" w:rsidP="00A00A7A">
      <w:pPr>
        <w:pStyle w:val="Paragraphedeliste"/>
        <w:numPr>
          <w:ilvl w:val="1"/>
          <w:numId w:val="13"/>
        </w:numPr>
      </w:pPr>
      <w:r w:rsidRPr="007F7FEB">
        <w:t>Fonctionnement avec By-pass :</w:t>
      </w:r>
    </w:p>
    <w:p w14:paraId="0A809778" w14:textId="7C8B2325" w:rsidR="00426FF7" w:rsidRPr="007F7FEB" w:rsidRDefault="00426FF7" w:rsidP="00A00A7A">
      <w:pPr>
        <w:pStyle w:val="Paragraphedeliste"/>
        <w:numPr>
          <w:ilvl w:val="2"/>
          <w:numId w:val="13"/>
        </w:numPr>
      </w:pPr>
      <w:r w:rsidRPr="007F7FEB">
        <w:t xml:space="preserve">Son fonctionnement est le même d’un onduleur Off-line. </w:t>
      </w:r>
    </w:p>
    <w:p w14:paraId="00D02BB8" w14:textId="5D3B2F31" w:rsidR="00426FF7" w:rsidRPr="007F7FEB" w:rsidRDefault="00426FF7" w:rsidP="00A00A7A">
      <w:pPr>
        <w:pStyle w:val="Paragraphedeliste"/>
        <w:numPr>
          <w:ilvl w:val="1"/>
          <w:numId w:val="13"/>
        </w:numPr>
      </w:pPr>
      <w:r w:rsidRPr="007F7FEB">
        <w:t>Avantages :</w:t>
      </w:r>
    </w:p>
    <w:p w14:paraId="428E5A4B" w14:textId="31D2DB53" w:rsidR="00426FF7" w:rsidRPr="007F7FEB" w:rsidRDefault="00426FF7" w:rsidP="00A00A7A">
      <w:pPr>
        <w:pStyle w:val="Paragraphedeliste"/>
        <w:numPr>
          <w:ilvl w:val="2"/>
          <w:numId w:val="13"/>
        </w:numPr>
      </w:pPr>
      <w:r w:rsidRPr="007F7FEB">
        <w:t>Temps de bascule vers la batterie égale à nul.</w:t>
      </w:r>
    </w:p>
    <w:p w14:paraId="62374BBB" w14:textId="6F2070C0" w:rsidR="00426FF7" w:rsidRPr="007F7FEB" w:rsidRDefault="00426FF7" w:rsidP="00A00A7A">
      <w:pPr>
        <w:pStyle w:val="Paragraphedeliste"/>
        <w:numPr>
          <w:ilvl w:val="2"/>
          <w:numId w:val="13"/>
        </w:numPr>
      </w:pPr>
      <w:r w:rsidRPr="007F7FEB">
        <w:t>Conseillée même en cas de réseaux électriques très perturbés</w:t>
      </w:r>
    </w:p>
    <w:p w14:paraId="4A92641E" w14:textId="2A601F0A" w:rsidR="00426FF7" w:rsidRPr="007F7FEB" w:rsidRDefault="00426FF7" w:rsidP="00A00A7A">
      <w:pPr>
        <w:pStyle w:val="Paragraphedeliste"/>
        <w:numPr>
          <w:ilvl w:val="2"/>
          <w:numId w:val="13"/>
        </w:numPr>
      </w:pPr>
      <w:r w:rsidRPr="007F7FEB">
        <w:t>Logiciel de gestion et d’arrêt automatique.</w:t>
      </w:r>
    </w:p>
    <w:p w14:paraId="449395CE" w14:textId="0A9801C9" w:rsidR="00426FF7" w:rsidRPr="007F7FEB" w:rsidRDefault="00426FF7" w:rsidP="00A00A7A">
      <w:pPr>
        <w:pStyle w:val="Paragraphedeliste"/>
        <w:numPr>
          <w:ilvl w:val="1"/>
          <w:numId w:val="13"/>
        </w:numPr>
      </w:pPr>
      <w:r w:rsidRPr="007F7FEB">
        <w:t>Désavantages : Prix</w:t>
      </w:r>
    </w:p>
    <w:p w14:paraId="04893857" w14:textId="0A619F34" w:rsidR="00426FF7" w:rsidRPr="007F7FEB" w:rsidRDefault="00426FF7" w:rsidP="00A00A7A">
      <w:pPr>
        <w:pStyle w:val="Titre3"/>
      </w:pPr>
      <w:bookmarkStart w:id="111" w:name="_Toc532648332"/>
      <w:r w:rsidRPr="007F7FEB">
        <w:t>Comment choisir son Onduleur</w:t>
      </w:r>
      <w:bookmarkEnd w:id="111"/>
    </w:p>
    <w:p w14:paraId="553AE767" w14:textId="25103420" w:rsidR="00426FF7" w:rsidRPr="007F7FEB" w:rsidRDefault="00426FF7" w:rsidP="00A00A7A">
      <w:r w:rsidRPr="007F7FEB">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7F7FEB" w:rsidRDefault="00426FF7" w:rsidP="00A00A7A">
      <w:pPr>
        <w:pStyle w:val="Paragraphedeliste"/>
        <w:numPr>
          <w:ilvl w:val="0"/>
          <w:numId w:val="14"/>
        </w:numPr>
      </w:pPr>
      <w:r w:rsidRPr="007F7FEB">
        <w:t>Notion de puissance</w:t>
      </w:r>
    </w:p>
    <w:p w14:paraId="5C803BC3" w14:textId="4EDDD04C" w:rsidR="00426FF7" w:rsidRPr="007F7FEB" w:rsidRDefault="00426FF7" w:rsidP="00A00A7A">
      <w:pPr>
        <w:pStyle w:val="Paragraphedeliste"/>
        <w:numPr>
          <w:ilvl w:val="1"/>
          <w:numId w:val="14"/>
        </w:numPr>
      </w:pPr>
      <w:r w:rsidRPr="007F7FEB">
        <w:t>La puissance d’un onduleur est donnée en V.A (volts ampères). Pour bien choisir l’onduleur le mieux adapté il faut faire la somme de la consommation de tous les équipements que nous allons lui connecter.</w:t>
      </w:r>
    </w:p>
    <w:p w14:paraId="2E8CC3EF" w14:textId="62F877A4" w:rsidR="00426FF7" w:rsidRPr="007F7FEB" w:rsidRDefault="00426FF7" w:rsidP="00A00A7A">
      <w:pPr>
        <w:pStyle w:val="Paragraphedeliste"/>
        <w:numPr>
          <w:ilvl w:val="1"/>
          <w:numId w:val="14"/>
        </w:numPr>
      </w:pPr>
      <w:r w:rsidRPr="007F7FEB">
        <w:t>En général les équipements informatiques expriment une consommation en Watts. Dans ce cas il faut convertir les Watts en VA avec la formule suivante :</w:t>
      </w:r>
    </w:p>
    <w:p w14:paraId="7B111BB9" w14:textId="53166367" w:rsidR="00426FF7" w:rsidRPr="007F7FEB" w:rsidRDefault="00426FF7" w:rsidP="00A00A7A">
      <w:pPr>
        <w:pStyle w:val="Paragraphedeliste"/>
        <w:numPr>
          <w:ilvl w:val="2"/>
          <w:numId w:val="14"/>
        </w:numPr>
      </w:pPr>
      <w:r w:rsidRPr="007F7FEB">
        <w:t>Nombre de VA = Nombre de Watts / 0.66</w:t>
      </w:r>
    </w:p>
    <w:p w14:paraId="6F10AA67" w14:textId="35BBAD96" w:rsidR="00426FF7" w:rsidRPr="007F7FEB" w:rsidRDefault="00426FF7" w:rsidP="00A00A7A">
      <w:pPr>
        <w:pStyle w:val="Paragraphedeliste"/>
        <w:numPr>
          <w:ilvl w:val="2"/>
          <w:numId w:val="14"/>
        </w:numPr>
      </w:pPr>
      <w:r w:rsidRPr="007F7FEB">
        <w:t xml:space="preserve">Exemple : </w:t>
      </w:r>
    </w:p>
    <w:p w14:paraId="7BFF2CE1" w14:textId="498BBB17" w:rsidR="00426FF7" w:rsidRPr="007F7FEB" w:rsidRDefault="00426FF7" w:rsidP="00A00A7A">
      <w:pPr>
        <w:pStyle w:val="Paragraphedeliste"/>
        <w:numPr>
          <w:ilvl w:val="3"/>
          <w:numId w:val="14"/>
        </w:numPr>
      </w:pPr>
      <w:r w:rsidRPr="007F7FEB">
        <w:t>1 PC 300W</w:t>
      </w:r>
    </w:p>
    <w:p w14:paraId="109535BA" w14:textId="7B5E25C5" w:rsidR="00426FF7" w:rsidRPr="007F7FEB" w:rsidRDefault="00426FF7" w:rsidP="00A00A7A">
      <w:pPr>
        <w:pStyle w:val="Paragraphedeliste"/>
        <w:numPr>
          <w:ilvl w:val="3"/>
          <w:numId w:val="14"/>
        </w:numPr>
      </w:pPr>
      <w:r w:rsidRPr="007F7FEB">
        <w:t>1 écran 90W</w:t>
      </w:r>
    </w:p>
    <w:p w14:paraId="48F133D7" w14:textId="1F794041" w:rsidR="00426FF7" w:rsidRPr="007F7FEB" w:rsidRDefault="00426FF7" w:rsidP="00A00A7A">
      <w:pPr>
        <w:pStyle w:val="Paragraphedeliste"/>
        <w:numPr>
          <w:ilvl w:val="3"/>
          <w:numId w:val="14"/>
        </w:numPr>
      </w:pPr>
      <w:r w:rsidRPr="007F7FEB">
        <w:t>Somme 390W</w:t>
      </w:r>
    </w:p>
    <w:p w14:paraId="09A2C061" w14:textId="08037B75" w:rsidR="00426FF7" w:rsidRPr="007F7FEB" w:rsidRDefault="00426FF7" w:rsidP="00A00A7A">
      <w:pPr>
        <w:pStyle w:val="Paragraphedeliste"/>
        <w:numPr>
          <w:ilvl w:val="3"/>
          <w:numId w:val="14"/>
        </w:numPr>
      </w:pPr>
      <w:r w:rsidRPr="007F7FEB">
        <w:t>VA= 390 / 0.66</w:t>
      </w:r>
    </w:p>
    <w:p w14:paraId="08A3DBD9" w14:textId="303BAAD9" w:rsidR="00426FF7" w:rsidRPr="007F7FEB" w:rsidRDefault="00426FF7" w:rsidP="00A00A7A">
      <w:pPr>
        <w:pStyle w:val="Paragraphedeliste"/>
        <w:numPr>
          <w:ilvl w:val="3"/>
          <w:numId w:val="14"/>
        </w:numPr>
      </w:pPr>
      <w:r w:rsidRPr="007F7FEB">
        <w:t>VA = 590VA</w:t>
      </w:r>
    </w:p>
    <w:p w14:paraId="7C1609AA" w14:textId="3F2446D4" w:rsidR="00500409" w:rsidRPr="007F7FEB" w:rsidRDefault="00500409" w:rsidP="00A00A7A">
      <w:pPr>
        <w:pStyle w:val="Titre2"/>
      </w:pPr>
      <w:bookmarkStart w:id="112" w:name="_Toc532648333"/>
      <w:r w:rsidRPr="007F7FEB">
        <w:t>DRP – Plan de reprise d’activité</w:t>
      </w:r>
      <w:bookmarkEnd w:id="112"/>
    </w:p>
    <w:p w14:paraId="33AEBF44" w14:textId="031A5EA2" w:rsidR="00500409" w:rsidRPr="00A00A7A" w:rsidRDefault="00500409" w:rsidP="00A00A7A">
      <w:r w:rsidRPr="00A00A7A">
        <w:t xml:space="preserve">Un plan de reprise </w:t>
      </w:r>
      <w:r w:rsidR="001E0226" w:rsidRPr="00A00A7A">
        <w:t>d’activité (</w:t>
      </w:r>
      <w:r w:rsidRPr="00A00A7A">
        <w:t>Disaster Recovery Plan) a comme objectif de prévoir par anticipation les mécanismes d’une infrastructure informatique dans les meilleurs délais. Ceci s’applique lors d’un important sinistre ou d’incidents.</w:t>
      </w:r>
    </w:p>
    <w:p w14:paraId="7BB99720" w14:textId="3001E2EE" w:rsidR="007734BD" w:rsidRPr="007F7FEB" w:rsidRDefault="007734BD" w:rsidP="00A00A7A">
      <w:r w:rsidRPr="007F7FEB">
        <w:t xml:space="preserve">Le plan de reprise d’activité diffère du plan de continuité d’activité : </w:t>
      </w:r>
    </w:p>
    <w:p w14:paraId="25AD1D7B" w14:textId="07CEDD45" w:rsidR="007734BD" w:rsidRPr="007F7FEB" w:rsidRDefault="007734BD" w:rsidP="00A00A7A">
      <w:pPr>
        <w:pStyle w:val="Paragraphedeliste"/>
      </w:pPr>
      <w:r w:rsidRPr="007F7FEB">
        <w:t>Le plan de reprise d’activité</w:t>
      </w:r>
      <w:r w:rsidR="007153B4" w:rsidRPr="007F7FEB">
        <w:t xml:space="preserve"> sera </w:t>
      </w:r>
      <w:r w:rsidR="00C67346" w:rsidRPr="007F7FEB">
        <w:t>la solution technique permettant la reprise suite à un sinistre informatique.</w:t>
      </w:r>
    </w:p>
    <w:p w14:paraId="260B581D" w14:textId="0C261E43" w:rsidR="00C67346" w:rsidRPr="007F7FEB" w:rsidRDefault="00C67346" w:rsidP="00A00A7A">
      <w:pPr>
        <w:pStyle w:val="Paragraphedeliste"/>
      </w:pPr>
      <w:r w:rsidRPr="007F7FEB">
        <w:lastRenderedPageBreak/>
        <w:t>Le plan de continuité d’activité est un document générique et surtout stratégique, planifiant et détaillant les types d’actions pour gérer une catastrophe ou un sinistre grave.</w:t>
      </w:r>
    </w:p>
    <w:p w14:paraId="618B4204" w14:textId="3351FDCE" w:rsidR="002037AA" w:rsidRPr="007F7FEB" w:rsidRDefault="00076E34" w:rsidP="00A00A7A">
      <w:r w:rsidRPr="007F7FEB">
        <w:t>Les plans de reprise d’activité sont conçus et évoluent en fonction des besoins du business.</w:t>
      </w:r>
    </w:p>
    <w:p w14:paraId="138AB77F" w14:textId="56C1E86E" w:rsidR="002037AA" w:rsidRPr="007F7FEB" w:rsidRDefault="002037AA" w:rsidP="00A00A7A">
      <w:pPr>
        <w:pStyle w:val="Titre3"/>
      </w:pPr>
      <w:bookmarkStart w:id="113" w:name="_Toc532648334"/>
      <w:r w:rsidRPr="007F7FEB">
        <w:t>RTO</w:t>
      </w:r>
      <w:bookmarkEnd w:id="113"/>
    </w:p>
    <w:p w14:paraId="145CB864" w14:textId="77777777" w:rsidR="00D75970" w:rsidRPr="007F7FEB" w:rsidRDefault="002037AA" w:rsidP="00A00A7A">
      <w:r w:rsidRPr="007F7FEB">
        <w:t>Le RTO, La Durée maximale d’interruption admissible (Return Time on Objective) détermine la durée maximale acceptable pendant lequel une ressource informatique peut être indisponible suite à un sinistre.</w:t>
      </w:r>
    </w:p>
    <w:p w14:paraId="5F549350" w14:textId="77777777" w:rsidR="00D75970" w:rsidRPr="007F7FEB" w:rsidRDefault="00D75970" w:rsidP="00A00A7A">
      <w:r w:rsidRPr="007F7FEB">
        <w:t>Cette durée d’interruption comprend :</w:t>
      </w:r>
    </w:p>
    <w:p w14:paraId="25FED35D" w14:textId="4F07C8DA" w:rsidR="002037AA" w:rsidRPr="007F7FEB" w:rsidRDefault="00D75970" w:rsidP="00A00A7A">
      <w:pPr>
        <w:pStyle w:val="Paragraphedeliste"/>
      </w:pPr>
      <w:r w:rsidRPr="007F7FEB">
        <w:t>Le délai de détection</w:t>
      </w:r>
    </w:p>
    <w:p w14:paraId="78B1223E" w14:textId="5D8DFC47" w:rsidR="00D75970" w:rsidRPr="007F7FEB" w:rsidRDefault="00D75970" w:rsidP="00A00A7A">
      <w:pPr>
        <w:pStyle w:val="Paragraphedeliste"/>
      </w:pPr>
      <w:r w:rsidRPr="007F7FEB">
        <w:t>Le temps nécessaire à la décision pour lancer la procédure de reprise</w:t>
      </w:r>
    </w:p>
    <w:p w14:paraId="2B1411BA" w14:textId="335F4E3D" w:rsidR="00D75970" w:rsidRPr="007F7FEB" w:rsidRDefault="00D75970" w:rsidP="00A00A7A">
      <w:pPr>
        <w:pStyle w:val="Paragraphedeliste"/>
      </w:pPr>
      <w:r w:rsidRPr="007F7FEB">
        <w:t>Le délai de mise en œuvre du plan de reprise d’activité</w:t>
      </w:r>
    </w:p>
    <w:p w14:paraId="6A493E31" w14:textId="54C25452" w:rsidR="00655539" w:rsidRPr="007F7FEB" w:rsidRDefault="00655539" w:rsidP="00A00A7A">
      <w:pPr>
        <w:pStyle w:val="Titre3"/>
      </w:pPr>
      <w:bookmarkStart w:id="114" w:name="_Toc532648335"/>
      <w:r w:rsidRPr="007F7FEB">
        <w:t>RPO</w:t>
      </w:r>
      <w:bookmarkEnd w:id="114"/>
    </w:p>
    <w:p w14:paraId="6014920C" w14:textId="1B59A798" w:rsidR="00655539" w:rsidRPr="007F7FEB" w:rsidRDefault="00655539" w:rsidP="00A00A7A">
      <w:r w:rsidRPr="007F7FEB">
        <w:t>Le RPO, La Perte de Données Maximale Admissible (Recovery Point Objective</w:t>
      </w:r>
      <w:r w:rsidR="006A590F" w:rsidRPr="007F7FEB">
        <w:t>) détermine la quantité maximale de données qui peut être perdue suite à un sinistre. Cette quantité est la différence entre la dernière sauvegarde valide et le sinistre.</w:t>
      </w:r>
    </w:p>
    <w:p w14:paraId="42BCDBF4" w14:textId="1BAE3BE3" w:rsidR="00BA3F1C" w:rsidRPr="007F7FEB" w:rsidRDefault="00BA3F1C" w:rsidP="00A00A7A">
      <w:pPr>
        <w:pStyle w:val="Titre3"/>
      </w:pPr>
      <w:bookmarkStart w:id="115" w:name="_Toc532648336"/>
      <w:r w:rsidRPr="007F7FEB">
        <w:t>Schématisation d’un incident</w:t>
      </w:r>
      <w:bookmarkEnd w:id="115"/>
    </w:p>
    <w:p w14:paraId="499E5934" w14:textId="70C6F508" w:rsidR="00BA3F1C" w:rsidRPr="007F7FEB" w:rsidRDefault="00BA3F1C" w:rsidP="00A00A7A">
      <w:r w:rsidRPr="007F7FEB">
        <w:t xml:space="preserve">Le schéma ci-dessous représente l’évolution du niveau de service dans le temps : </w:t>
      </w:r>
    </w:p>
    <w:p w14:paraId="006A1EFF" w14:textId="063C2E83" w:rsidR="00BA3F1C" w:rsidRPr="007F7FEB" w:rsidRDefault="00694E22" w:rsidP="00811F6F">
      <w:pPr>
        <w:jc w:val="center"/>
      </w:pPr>
      <w:r w:rsidRPr="007F7FEB">
        <w:rPr>
          <w:noProof/>
          <w:lang w:val="en-US"/>
        </w:rPr>
        <w:drawing>
          <wp:anchor distT="0" distB="0" distL="114300" distR="114300" simplePos="0" relativeHeight="251712512" behindDoc="0" locked="0" layoutInCell="1" allowOverlap="1" wp14:anchorId="2510DE8D" wp14:editId="36BDC4AB">
            <wp:simplePos x="0" y="0"/>
            <wp:positionH relativeFrom="column">
              <wp:posOffset>633095</wp:posOffset>
            </wp:positionH>
            <wp:positionV relativeFrom="paragraph">
              <wp:posOffset>4445</wp:posOffset>
            </wp:positionV>
            <wp:extent cx="4484370" cy="1790700"/>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84370" cy="1790700"/>
                    </a:xfrm>
                    <a:prstGeom prst="rect">
                      <a:avLst/>
                    </a:prstGeom>
                    <a:noFill/>
                    <a:ln>
                      <a:noFill/>
                    </a:ln>
                  </pic:spPr>
                </pic:pic>
              </a:graphicData>
            </a:graphic>
          </wp:anchor>
        </w:drawing>
      </w:r>
    </w:p>
    <w:p w14:paraId="1C904B67" w14:textId="26C34E6D" w:rsidR="00935A52" w:rsidRPr="007F7FEB" w:rsidRDefault="00935A52" w:rsidP="00A00A7A"/>
    <w:p w14:paraId="586D3C2C" w14:textId="649E23FF" w:rsidR="00733767" w:rsidRPr="007F7FEB" w:rsidRDefault="00733767" w:rsidP="00A00A7A"/>
    <w:p w14:paraId="2A3EAB53" w14:textId="0D971C55" w:rsidR="00733767" w:rsidRPr="007F7FEB" w:rsidRDefault="00733767" w:rsidP="00A00A7A">
      <w:pPr>
        <w:pStyle w:val="Titre2"/>
      </w:pPr>
      <w:bookmarkStart w:id="116" w:name="_Toc532648337"/>
      <w:r w:rsidRPr="007F7FEB">
        <w:t>iSCSI</w:t>
      </w:r>
      <w:bookmarkEnd w:id="116"/>
    </w:p>
    <w:p w14:paraId="6B377421" w14:textId="062D45DE" w:rsidR="00733767" w:rsidRPr="007F7FEB" w:rsidRDefault="00733767" w:rsidP="00A00A7A">
      <w:r w:rsidRPr="007F7FEB">
        <w:t>Le i</w:t>
      </w:r>
      <w:r w:rsidR="00BB56AF" w:rsidRPr="007F7FEB">
        <w:t>SCSI</w:t>
      </w:r>
      <w:r w:rsidRPr="007F7FEB">
        <w:t xml:space="preserve"> </w:t>
      </w:r>
      <w:r w:rsidR="00791F1B" w:rsidRPr="007F7FEB">
        <w:t>(acronyme</w:t>
      </w:r>
      <w:r w:rsidRPr="007F7FEB">
        <w:t xml:space="preserve"> pour Internet Small Computer Sy</w:t>
      </w:r>
      <w:r w:rsidR="00791F1B" w:rsidRPr="007F7FEB">
        <w:t xml:space="preserve">stem Interface) est un standard de stockage en réseaux </w:t>
      </w:r>
      <w:r w:rsidR="00BB56AF" w:rsidRPr="007F7FEB">
        <w:t>en utilisant le protocole</w:t>
      </w:r>
      <w:r w:rsidR="00791F1B" w:rsidRPr="007F7FEB">
        <w:t xml:space="preserve"> internet (IP) pour relier une interface et un dispositif de stockage de donnés.</w:t>
      </w:r>
    </w:p>
    <w:p w14:paraId="7EEC0123" w14:textId="56A7D4DC" w:rsidR="00791F1B" w:rsidRPr="007F7FEB" w:rsidRDefault="00791F1B" w:rsidP="00A00A7A">
      <w:pPr>
        <w:pStyle w:val="Titre3"/>
      </w:pPr>
      <w:bookmarkStart w:id="117" w:name="_Toc532648338"/>
      <w:r w:rsidRPr="007F7FEB">
        <w:t>Utilité</w:t>
      </w:r>
      <w:bookmarkEnd w:id="117"/>
    </w:p>
    <w:p w14:paraId="5E0F18BF" w14:textId="51670B26" w:rsidR="00340066" w:rsidRPr="007F7FEB" w:rsidRDefault="00340066" w:rsidP="00A00A7A">
      <w:r w:rsidRPr="007F7FEB">
        <w:t>Pendant trois ans IBM a lancé dans ses laboratoires des recherches afin de trouver un protocole intermédiaire entre l’</w:t>
      </w:r>
      <w:r w:rsidRPr="007F7FEB">
        <w:rPr>
          <w:b/>
        </w:rPr>
        <w:t>IP</w:t>
      </w:r>
      <w:r w:rsidRPr="007F7FEB">
        <w:t xml:space="preserve"> et le </w:t>
      </w:r>
      <w:r w:rsidRPr="007F7FEB">
        <w:rPr>
          <w:b/>
        </w:rPr>
        <w:t>SCSI</w:t>
      </w:r>
      <w:r w:rsidRPr="007F7FEB">
        <w:t xml:space="preserve"> </w:t>
      </w:r>
      <w:r w:rsidR="00BB56AF" w:rsidRPr="007F7FEB">
        <w:t>(standard</w:t>
      </w:r>
      <w:r w:rsidRPr="007F7FEB">
        <w:t xml:space="preserve"> pour la connexion des dispositifs de stockage), le </w:t>
      </w:r>
      <w:r w:rsidRPr="007F7FEB">
        <w:rPr>
          <w:b/>
        </w:rPr>
        <w:t>iSCSI</w:t>
      </w:r>
      <w:r w:rsidRPr="007F7FEB">
        <w:t xml:space="preserve"> ou </w:t>
      </w:r>
      <w:r w:rsidRPr="007F7FEB">
        <w:rPr>
          <w:b/>
        </w:rPr>
        <w:t>SCSI</w:t>
      </w:r>
      <w:r w:rsidRPr="007F7FEB">
        <w:t xml:space="preserve"> sur </w:t>
      </w:r>
      <w:r w:rsidRPr="007F7FEB">
        <w:rPr>
          <w:b/>
        </w:rPr>
        <w:t>IP</w:t>
      </w:r>
      <w:r w:rsidRPr="007F7FEB">
        <w:t xml:space="preserve">. </w:t>
      </w:r>
    </w:p>
    <w:p w14:paraId="0EDB342C" w14:textId="378A81F2" w:rsidR="00340066" w:rsidRPr="007F7FEB" w:rsidRDefault="00791F1B" w:rsidP="00A00A7A">
      <w:r w:rsidRPr="007F7FEB">
        <w:t xml:space="preserve">Le protocole </w:t>
      </w:r>
      <w:r w:rsidRPr="007F7FEB">
        <w:rPr>
          <w:b/>
        </w:rPr>
        <w:t>iSCSI</w:t>
      </w:r>
      <w:r w:rsidRPr="007F7FEB">
        <w:t xml:space="preserve"> est né afin de pouvoir interconnecter des sous-systèmes de stockage ou de sauvegarde en utilisant le réseau IP et les infrastructures de transport qui le soutiennes (Ethernet, ATM, etc).</w:t>
      </w:r>
    </w:p>
    <w:p w14:paraId="2C714D97" w14:textId="5994A6A8" w:rsidR="00791F1B" w:rsidRPr="007F7FEB" w:rsidRDefault="00340066" w:rsidP="00811F6F">
      <w:pPr>
        <w:jc w:val="center"/>
      </w:pPr>
      <w:r w:rsidRPr="007F7FEB">
        <w:rPr>
          <w:noProof/>
          <w:lang w:val="en-US"/>
        </w:rPr>
        <w:lastRenderedPageBreak/>
        <w:drawing>
          <wp:inline distT="0" distB="0" distL="0" distR="0" wp14:anchorId="7C62EB25" wp14:editId="0B87D02B">
            <wp:extent cx="4276187" cy="12192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4761" cy="1224496"/>
                    </a:xfrm>
                    <a:prstGeom prst="rect">
                      <a:avLst/>
                    </a:prstGeom>
                  </pic:spPr>
                </pic:pic>
              </a:graphicData>
            </a:graphic>
          </wp:inline>
        </w:drawing>
      </w:r>
    </w:p>
    <w:p w14:paraId="05DB89AA" w14:textId="52B52C44" w:rsidR="00340066" w:rsidRPr="007F7FEB" w:rsidRDefault="00340066" w:rsidP="00A00A7A">
      <w:r w:rsidRPr="007F7FEB">
        <w:t>iSCSI n’est rien d’autre qu’un traducteur qui transforme l</w:t>
      </w:r>
      <w:r w:rsidR="00C6462B" w:rsidRPr="007F7FEB">
        <w:t>es paquets IP en blocs de données SCSI et inversement. Il est comparable au protocole de téléchargement de fichiers FTP.</w:t>
      </w:r>
    </w:p>
    <w:p w14:paraId="0B700C8A" w14:textId="0BC1A37E" w:rsidR="00285A14" w:rsidRPr="007F7FEB" w:rsidRDefault="00C6462B" w:rsidP="00A00A7A">
      <w:pPr>
        <w:rPr>
          <w:sz w:val="27"/>
          <w:szCs w:val="27"/>
        </w:rPr>
      </w:pPr>
      <w:r w:rsidRPr="007F7FEB">
        <w:t xml:space="preserve">Afin de simuler une connexion logique continue, iSCSI envoie plusieurs connexions TCP simultanément, elles seront considérées comme un seul canal de transmission et identifiées comme de la même session iSCSI. </w:t>
      </w:r>
      <w:r w:rsidR="00285A14" w:rsidRPr="007F7FEB">
        <w:t xml:space="preserve">Les instructions et les données iSCSI sont envoyées en désordre. Le destinataire doit avoir un </w:t>
      </w:r>
      <w:r w:rsidR="00285A14" w:rsidRPr="007F7FEB">
        <w:rPr>
          <w:b/>
        </w:rPr>
        <w:t>contrôleur iSCSI</w:t>
      </w:r>
      <w:r w:rsidR="00285A14" w:rsidRPr="007F7FEB">
        <w:t xml:space="preserve"> (un pilote logiciel ou une carte adaptatrice spécifique), ce denier mettra les instructions et les segments de blocs de données dans leur bon ordre.</w:t>
      </w:r>
    </w:p>
    <w:p w14:paraId="592AD9AB" w14:textId="1EA9D937" w:rsidR="00285A14" w:rsidRPr="007F7FEB" w:rsidRDefault="00BB56AF" w:rsidP="00A00A7A">
      <w:r w:rsidRPr="007F7FEB">
        <w:rPr>
          <w:noProof/>
          <w:lang w:val="en-US"/>
        </w:rPr>
        <w:drawing>
          <wp:anchor distT="0" distB="0" distL="114300" distR="114300" simplePos="0" relativeHeight="251691008" behindDoc="0" locked="0" layoutInCell="1" allowOverlap="1" wp14:anchorId="03104F85" wp14:editId="3F885E36">
            <wp:simplePos x="0" y="0"/>
            <wp:positionH relativeFrom="margin">
              <wp:posOffset>699770</wp:posOffset>
            </wp:positionH>
            <wp:positionV relativeFrom="paragraph">
              <wp:posOffset>-7172960</wp:posOffset>
            </wp:positionV>
            <wp:extent cx="4017010" cy="2295525"/>
            <wp:effectExtent l="0" t="0" r="254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017010" cy="2295525"/>
                    </a:xfrm>
                    <a:prstGeom prst="rect">
                      <a:avLst/>
                    </a:prstGeom>
                  </pic:spPr>
                </pic:pic>
              </a:graphicData>
            </a:graphic>
            <wp14:sizeRelH relativeFrom="margin">
              <wp14:pctWidth>0</wp14:pctWidth>
            </wp14:sizeRelH>
            <wp14:sizeRelV relativeFrom="margin">
              <wp14:pctHeight>0</wp14:pctHeight>
            </wp14:sizeRelV>
          </wp:anchor>
        </w:drawing>
      </w:r>
    </w:p>
    <w:p w14:paraId="72E29E0D" w14:textId="27558A4C" w:rsidR="00C6462B" w:rsidRPr="007F7FEB" w:rsidRDefault="00C6462B" w:rsidP="00A00A7A"/>
    <w:p w14:paraId="4E81C18D" w14:textId="68F3C923" w:rsidR="00A97195" w:rsidRPr="0056034A" w:rsidRDefault="00A97195" w:rsidP="0056034A">
      <w:pPr>
        <w:pStyle w:val="Titre1"/>
      </w:pPr>
      <w:bookmarkStart w:id="118" w:name="_Toc532648339"/>
      <w:r w:rsidRPr="0056034A">
        <w:t>Partie 3</w:t>
      </w:r>
      <w:bookmarkEnd w:id="118"/>
    </w:p>
    <w:p w14:paraId="56D49645" w14:textId="5C94D2AD" w:rsidR="004579F1" w:rsidRPr="007F7FEB" w:rsidRDefault="007A620B" w:rsidP="00A00A7A">
      <w:r w:rsidRPr="007F7FEB">
        <w:rPr>
          <w:lang w:eastAsia="fr-CH"/>
        </w:rPr>
        <w:t xml:space="preserve">Pour cette troisième partie, nous partons du principe que l’entreprise, dont on doit planifier </w:t>
      </w:r>
      <w:r w:rsidRPr="007F7FEB">
        <w:t>une stratégie de sauvegarde et de restauration en cas de problèmes, est une entreprise de taille moyenne et qui traite des données sensibles.</w:t>
      </w:r>
    </w:p>
    <w:p w14:paraId="00116BBA" w14:textId="13E7B0DF" w:rsidR="007A620B" w:rsidRPr="007F7FEB" w:rsidRDefault="007A620B" w:rsidP="00A00A7A">
      <w:pPr>
        <w:rPr>
          <w:lang w:eastAsia="fr-CH"/>
        </w:rPr>
      </w:pPr>
      <w:r w:rsidRPr="007F7FEB">
        <w:t>L’entreprise n’a pas de budget spécifié, c’est pour ça que nous avons choisi des équipements et des stratégies de haute gamme ou d’une qualité considérable.</w:t>
      </w:r>
    </w:p>
    <w:p w14:paraId="5B205CC9" w14:textId="46B9B886" w:rsidR="004579F1" w:rsidRPr="007F7FEB" w:rsidRDefault="004579F1" w:rsidP="00A00A7A">
      <w:pPr>
        <w:pStyle w:val="Titre2"/>
        <w:rPr>
          <w:lang w:eastAsia="fr-CH"/>
        </w:rPr>
      </w:pPr>
      <w:bookmarkStart w:id="119" w:name="_Toc532648340"/>
      <w:r w:rsidRPr="007F7FEB">
        <w:rPr>
          <w:lang w:eastAsia="fr-CH"/>
        </w:rPr>
        <w:t>Mise en conformité LPD/RGPD</w:t>
      </w:r>
      <w:bookmarkEnd w:id="119"/>
    </w:p>
    <w:p w14:paraId="4F1FB0AB" w14:textId="3223A211" w:rsidR="004579F1" w:rsidRPr="007F7FEB" w:rsidRDefault="004579F1" w:rsidP="00A00A7A">
      <w:pPr>
        <w:pStyle w:val="Paragraphedeliste"/>
        <w:numPr>
          <w:ilvl w:val="0"/>
          <w:numId w:val="2"/>
        </w:numPr>
        <w:rPr>
          <w:lang w:eastAsia="fr-CH"/>
        </w:rPr>
      </w:pPr>
      <w:r w:rsidRPr="007F7FEB">
        <w:t>Sensibiliser les utilisateurs</w:t>
      </w:r>
      <w:r w:rsidRPr="007F7FEB">
        <w:rPr>
          <w:lang w:eastAsia="fr-CH"/>
        </w:rPr>
        <w:t> :</w:t>
      </w:r>
    </w:p>
    <w:p w14:paraId="428ADD68" w14:textId="11065C24" w:rsidR="004579F1" w:rsidRPr="007F7FEB" w:rsidRDefault="004579F1" w:rsidP="00A00A7A">
      <w:pPr>
        <w:pStyle w:val="Paragraphedeliste"/>
        <w:numPr>
          <w:ilvl w:val="1"/>
          <w:numId w:val="2"/>
        </w:numPr>
        <w:rPr>
          <w:lang w:eastAsia="fr-CH"/>
        </w:rPr>
      </w:pPr>
      <w:r w:rsidRPr="007F7FEB">
        <w:rPr>
          <w:lang w:eastAsia="fr-CH"/>
        </w:rPr>
        <w:t>Création d’une charte informatique à signer par les utilisateurs.</w:t>
      </w:r>
    </w:p>
    <w:p w14:paraId="3C098D79" w14:textId="319A6D07" w:rsidR="004579F1" w:rsidRPr="007F7FEB" w:rsidRDefault="004579F1" w:rsidP="00A00A7A">
      <w:pPr>
        <w:pStyle w:val="Paragraphedeliste"/>
        <w:numPr>
          <w:ilvl w:val="1"/>
          <w:numId w:val="2"/>
        </w:numPr>
        <w:rPr>
          <w:lang w:eastAsia="fr-CH"/>
        </w:rPr>
      </w:pPr>
      <w:r w:rsidRPr="007F7FEB">
        <w:rPr>
          <w:lang w:eastAsia="fr-CH"/>
        </w:rPr>
        <w:t>Documentation avec des consignes et conseilles de comment traiter les données personnelles.</w:t>
      </w:r>
    </w:p>
    <w:p w14:paraId="0DC95DD3" w14:textId="267E9434" w:rsidR="004579F1" w:rsidRPr="007F7FEB" w:rsidRDefault="004579F1" w:rsidP="00A00A7A">
      <w:pPr>
        <w:pStyle w:val="Paragraphedeliste"/>
        <w:numPr>
          <w:ilvl w:val="0"/>
          <w:numId w:val="2"/>
        </w:numPr>
        <w:rPr>
          <w:lang w:eastAsia="fr-CH"/>
        </w:rPr>
      </w:pPr>
      <w:r w:rsidRPr="007F7FEB">
        <w:rPr>
          <w:lang w:eastAsia="fr-CH"/>
        </w:rPr>
        <w:t>Authentifier les utilisateurs</w:t>
      </w:r>
      <w:r w:rsidR="00334272" w:rsidRPr="007F7FEB">
        <w:rPr>
          <w:lang w:eastAsia="fr-CH"/>
        </w:rPr>
        <w:t xml:space="preserve"> et sécuriser les postes de travail</w:t>
      </w:r>
      <w:r w:rsidRPr="007F7FEB">
        <w:rPr>
          <w:lang w:eastAsia="fr-CH"/>
        </w:rPr>
        <w:t> :</w:t>
      </w:r>
    </w:p>
    <w:p w14:paraId="4E2730AE" w14:textId="33380EC6" w:rsidR="004579F1" w:rsidRPr="007F7FEB" w:rsidRDefault="004579F1" w:rsidP="00A00A7A">
      <w:pPr>
        <w:pStyle w:val="Paragraphedeliste"/>
        <w:numPr>
          <w:ilvl w:val="1"/>
          <w:numId w:val="2"/>
        </w:numPr>
        <w:rPr>
          <w:lang w:eastAsia="fr-CH"/>
        </w:rPr>
      </w:pPr>
      <w:r w:rsidRPr="007F7FEB">
        <w:rPr>
          <w:lang w:eastAsia="fr-CH"/>
        </w:rPr>
        <w:t>Création d’un domaine AD</w:t>
      </w:r>
    </w:p>
    <w:p w14:paraId="089B9268" w14:textId="1F01F53D" w:rsidR="004579F1" w:rsidRPr="007F7FEB" w:rsidRDefault="004579F1" w:rsidP="00A00A7A">
      <w:pPr>
        <w:pStyle w:val="Paragraphedeliste"/>
        <w:numPr>
          <w:ilvl w:val="1"/>
          <w:numId w:val="2"/>
        </w:numPr>
        <w:rPr>
          <w:lang w:eastAsia="fr-CH"/>
        </w:rPr>
      </w:pPr>
      <w:r w:rsidRPr="007F7FEB">
        <w:rPr>
          <w:lang w:eastAsia="fr-CH"/>
        </w:rPr>
        <w:lastRenderedPageBreak/>
        <w:t>Création des comptes nominatifs pour tous les utilisateurs traitant des données personnelles.</w:t>
      </w:r>
    </w:p>
    <w:p w14:paraId="3D5BBC8F" w14:textId="3F2518D1" w:rsidR="004579F1" w:rsidRPr="007F7FEB" w:rsidRDefault="004579F1" w:rsidP="00A00A7A">
      <w:pPr>
        <w:pStyle w:val="Paragraphedeliste"/>
        <w:numPr>
          <w:ilvl w:val="1"/>
          <w:numId w:val="2"/>
        </w:numPr>
        <w:rPr>
          <w:lang w:eastAsia="fr-CH"/>
        </w:rPr>
      </w:pPr>
      <w:r w:rsidRPr="007F7FEB">
        <w:rPr>
          <w:lang w:eastAsia="fr-CH"/>
        </w:rPr>
        <w:t>Badges d’accès (ID unique), pour les accès aux local de stockage de données.</w:t>
      </w:r>
    </w:p>
    <w:p w14:paraId="035D8C4D" w14:textId="03AA2487" w:rsidR="004579F1" w:rsidRPr="007F7FEB" w:rsidRDefault="004579F1" w:rsidP="00A00A7A">
      <w:pPr>
        <w:pStyle w:val="Paragraphedeliste"/>
        <w:numPr>
          <w:ilvl w:val="0"/>
          <w:numId w:val="2"/>
        </w:numPr>
        <w:rPr>
          <w:lang w:eastAsia="fr-CH"/>
        </w:rPr>
      </w:pPr>
      <w:r w:rsidRPr="007F7FEB">
        <w:rPr>
          <w:lang w:eastAsia="fr-CH"/>
        </w:rPr>
        <w:t>Protéger le réseau informatique interne ;</w:t>
      </w:r>
    </w:p>
    <w:p w14:paraId="03C56B9A" w14:textId="12AA27D7" w:rsidR="00334272" w:rsidRPr="007F7FEB" w:rsidRDefault="00334272" w:rsidP="00A00A7A">
      <w:pPr>
        <w:pStyle w:val="Paragraphedeliste"/>
        <w:numPr>
          <w:ilvl w:val="1"/>
          <w:numId w:val="2"/>
        </w:numPr>
        <w:rPr>
          <w:lang w:eastAsia="fr-CH"/>
        </w:rPr>
      </w:pPr>
      <w:r w:rsidRPr="007F7FEB">
        <w:rPr>
          <w:lang w:eastAsia="fr-CH"/>
        </w:rPr>
        <w:t xml:space="preserve">Les actifs réseaux seront sécurisé par mot de passe administrateur (détenu uniquement par les administrateurs et par le directeur de l’entreprise). </w:t>
      </w:r>
    </w:p>
    <w:p w14:paraId="36DC0AFD" w14:textId="0300DAAB" w:rsidR="004579F1" w:rsidRPr="007F7FEB" w:rsidRDefault="004579F1" w:rsidP="00A00A7A">
      <w:pPr>
        <w:pStyle w:val="Paragraphedeliste"/>
        <w:numPr>
          <w:ilvl w:val="0"/>
          <w:numId w:val="2"/>
        </w:numPr>
        <w:rPr>
          <w:lang w:eastAsia="fr-CH"/>
        </w:rPr>
      </w:pPr>
      <w:r w:rsidRPr="007F7FEB">
        <w:rPr>
          <w:lang w:eastAsia="fr-CH"/>
        </w:rPr>
        <w:t>Sécuriser les serveurs ;</w:t>
      </w:r>
    </w:p>
    <w:p w14:paraId="59F4B1F1" w14:textId="2CF3BFF3" w:rsidR="00334272" w:rsidRDefault="00334272" w:rsidP="00A00A7A">
      <w:pPr>
        <w:pStyle w:val="Paragraphedeliste"/>
        <w:numPr>
          <w:ilvl w:val="1"/>
          <w:numId w:val="2"/>
        </w:numPr>
        <w:rPr>
          <w:lang w:eastAsia="fr-CH"/>
        </w:rPr>
      </w:pPr>
      <w:r w:rsidRPr="007F7FEB">
        <w:rPr>
          <w:lang w:eastAsia="fr-CH"/>
        </w:rPr>
        <w:t>Sécurisé par mot de passe administrateur (détenu uniquement par les administrateurs et par le directeur de l’entreprise).</w:t>
      </w:r>
    </w:p>
    <w:p w14:paraId="1E17968F" w14:textId="282EF635" w:rsidR="00694E22" w:rsidRPr="007F7FEB" w:rsidRDefault="00694E22" w:rsidP="00A00A7A">
      <w:pPr>
        <w:pStyle w:val="Paragraphedeliste"/>
        <w:numPr>
          <w:ilvl w:val="1"/>
          <w:numId w:val="2"/>
        </w:numPr>
        <w:rPr>
          <w:lang w:eastAsia="fr-CH"/>
        </w:rPr>
      </w:pPr>
      <w:r>
        <w:rPr>
          <w:lang w:eastAsia="fr-CH"/>
        </w:rPr>
        <w:t>Antivirus à jour ;</w:t>
      </w:r>
    </w:p>
    <w:p w14:paraId="00259A46" w14:textId="42AEB0E1" w:rsidR="004579F1" w:rsidRPr="007F7FEB" w:rsidRDefault="004579F1" w:rsidP="00A00A7A">
      <w:pPr>
        <w:pStyle w:val="Paragraphedeliste"/>
        <w:numPr>
          <w:ilvl w:val="0"/>
          <w:numId w:val="2"/>
        </w:numPr>
        <w:rPr>
          <w:lang w:eastAsia="fr-CH"/>
        </w:rPr>
      </w:pPr>
      <w:r w:rsidRPr="007F7FEB">
        <w:rPr>
          <w:lang w:eastAsia="fr-CH"/>
        </w:rPr>
        <w:t>Sauvegarder et prévoir la continuité d’activité ;</w:t>
      </w:r>
    </w:p>
    <w:p w14:paraId="42C48CF7" w14:textId="3C0C02D1" w:rsidR="00334272" w:rsidRPr="007F7FEB" w:rsidRDefault="00334272" w:rsidP="00A00A7A">
      <w:pPr>
        <w:pStyle w:val="Paragraphedeliste"/>
        <w:numPr>
          <w:ilvl w:val="1"/>
          <w:numId w:val="2"/>
        </w:numPr>
        <w:rPr>
          <w:lang w:eastAsia="fr-CH"/>
        </w:rPr>
      </w:pPr>
      <w:r w:rsidRPr="007F7FEB">
        <w:rPr>
          <w:lang w:eastAsia="fr-CH"/>
        </w:rPr>
        <w:t>Plan de sauvegarde et de reprise d’activité.</w:t>
      </w:r>
    </w:p>
    <w:p w14:paraId="3D9C1BB6" w14:textId="10A394E4" w:rsidR="004579F1" w:rsidRPr="007F7FEB" w:rsidRDefault="004579F1" w:rsidP="00A00A7A">
      <w:pPr>
        <w:pStyle w:val="Paragraphedeliste"/>
        <w:numPr>
          <w:ilvl w:val="0"/>
          <w:numId w:val="2"/>
        </w:numPr>
        <w:rPr>
          <w:lang w:eastAsia="fr-CH"/>
        </w:rPr>
      </w:pPr>
      <w:r w:rsidRPr="007F7FEB">
        <w:rPr>
          <w:lang w:eastAsia="fr-CH"/>
        </w:rPr>
        <w:t>Archiver de manière sécurisée ;</w:t>
      </w:r>
    </w:p>
    <w:p w14:paraId="6E93B0EA" w14:textId="7C931B62" w:rsidR="00334272" w:rsidRPr="007F7FEB" w:rsidRDefault="00334272" w:rsidP="00A00A7A">
      <w:pPr>
        <w:pStyle w:val="Paragraphedeliste"/>
        <w:numPr>
          <w:ilvl w:val="1"/>
          <w:numId w:val="2"/>
        </w:numPr>
        <w:rPr>
          <w:lang w:eastAsia="fr-CH"/>
        </w:rPr>
      </w:pPr>
      <w:r w:rsidRPr="007F7FEB">
        <w:rPr>
          <w:lang w:eastAsia="fr-CH"/>
        </w:rPr>
        <w:t>Sauvegarde interne et externe.</w:t>
      </w:r>
    </w:p>
    <w:p w14:paraId="28DFFC5F" w14:textId="4B3703C8" w:rsidR="004579F1" w:rsidRPr="007F7FEB" w:rsidRDefault="004579F1" w:rsidP="00A00A7A">
      <w:pPr>
        <w:pStyle w:val="Paragraphedeliste"/>
        <w:numPr>
          <w:ilvl w:val="0"/>
          <w:numId w:val="2"/>
        </w:numPr>
        <w:rPr>
          <w:lang w:eastAsia="fr-CH"/>
        </w:rPr>
      </w:pPr>
      <w:r w:rsidRPr="007F7FEB">
        <w:rPr>
          <w:lang w:eastAsia="fr-CH"/>
        </w:rPr>
        <w:t>Encadrer la maintenance et la destruction des données ;</w:t>
      </w:r>
    </w:p>
    <w:p w14:paraId="33E195EA" w14:textId="5C2EEC65" w:rsidR="004579F1" w:rsidRPr="007F7FEB" w:rsidRDefault="00334272" w:rsidP="00A00A7A">
      <w:pPr>
        <w:pStyle w:val="Paragraphedeliste"/>
        <w:numPr>
          <w:ilvl w:val="1"/>
          <w:numId w:val="2"/>
        </w:numPr>
        <w:rPr>
          <w:lang w:eastAsia="fr-CH"/>
        </w:rPr>
      </w:pPr>
      <w:r w:rsidRPr="007F7FEB">
        <w:rPr>
          <w:lang w:eastAsia="fr-CH"/>
        </w:rPr>
        <w:t>Les données devront être détruit</w:t>
      </w:r>
      <w:r w:rsidR="00C72575" w:rsidRPr="007F7FEB">
        <w:rPr>
          <w:lang w:eastAsia="fr-CH"/>
        </w:rPr>
        <w:t>e</w:t>
      </w:r>
      <w:r w:rsidRPr="007F7FEB">
        <w:rPr>
          <w:lang w:eastAsia="fr-CH"/>
        </w:rPr>
        <w:t xml:space="preserve">s </w:t>
      </w:r>
      <w:r w:rsidR="00C72575" w:rsidRPr="007F7FEB">
        <w:rPr>
          <w:lang w:eastAsia="fr-CH"/>
        </w:rPr>
        <w:t>s’elles ne sont plus utilisées depuis leur</w:t>
      </w:r>
      <w:r w:rsidR="00A44B55" w:rsidRPr="007F7FEB">
        <w:rPr>
          <w:lang w:eastAsia="fr-CH"/>
        </w:rPr>
        <w:t>s</w:t>
      </w:r>
      <w:r w:rsidR="00C72575" w:rsidRPr="007F7FEB">
        <w:rPr>
          <w:lang w:eastAsia="fr-CH"/>
        </w:rPr>
        <w:t xml:space="preserve"> but</w:t>
      </w:r>
      <w:r w:rsidR="00A44B55" w:rsidRPr="007F7FEB">
        <w:rPr>
          <w:lang w:eastAsia="fr-CH"/>
        </w:rPr>
        <w:t>s</w:t>
      </w:r>
      <w:r w:rsidR="00C72575" w:rsidRPr="007F7FEB">
        <w:rPr>
          <w:lang w:eastAsia="fr-CH"/>
        </w:rPr>
        <w:t xml:space="preserve"> atteint</w:t>
      </w:r>
      <w:r w:rsidR="00A44B55" w:rsidRPr="007F7FEB">
        <w:rPr>
          <w:lang w:eastAsia="fr-CH"/>
        </w:rPr>
        <w:t>s</w:t>
      </w:r>
      <w:r w:rsidR="00C72575" w:rsidRPr="007F7FEB">
        <w:rPr>
          <w:lang w:eastAsia="fr-CH"/>
        </w:rPr>
        <w:t>.</w:t>
      </w:r>
    </w:p>
    <w:p w14:paraId="7040FDD5" w14:textId="1AA9983E" w:rsidR="004579F1" w:rsidRPr="007F7FEB" w:rsidRDefault="004579F1" w:rsidP="00A00A7A">
      <w:pPr>
        <w:pStyle w:val="Paragraphedeliste"/>
        <w:numPr>
          <w:ilvl w:val="0"/>
          <w:numId w:val="2"/>
        </w:numPr>
        <w:rPr>
          <w:lang w:eastAsia="fr-CH"/>
        </w:rPr>
      </w:pPr>
      <w:r w:rsidRPr="007F7FEB">
        <w:rPr>
          <w:lang w:eastAsia="fr-CH"/>
        </w:rPr>
        <w:t>Protéger les locaux ;</w:t>
      </w:r>
    </w:p>
    <w:p w14:paraId="26FFC939" w14:textId="77777777" w:rsidR="00C72575" w:rsidRPr="007F7FEB" w:rsidRDefault="00C72575" w:rsidP="00A00A7A">
      <w:pPr>
        <w:pStyle w:val="Paragraphedeliste"/>
        <w:numPr>
          <w:ilvl w:val="1"/>
          <w:numId w:val="2"/>
        </w:numPr>
        <w:rPr>
          <w:lang w:eastAsia="fr-CH"/>
        </w:rPr>
      </w:pPr>
      <w:r w:rsidRPr="007F7FEB">
        <w:rPr>
          <w:lang w:eastAsia="fr-CH"/>
        </w:rPr>
        <w:t>Les locaux informatiques devront être sécurisé par :</w:t>
      </w:r>
    </w:p>
    <w:p w14:paraId="774250AC" w14:textId="306C81A5" w:rsidR="00C72575" w:rsidRPr="007F7FEB" w:rsidRDefault="00C72575" w:rsidP="00A00A7A">
      <w:pPr>
        <w:pStyle w:val="Paragraphedeliste"/>
        <w:numPr>
          <w:ilvl w:val="1"/>
          <w:numId w:val="2"/>
        </w:numPr>
        <w:rPr>
          <w:lang w:eastAsia="fr-CH"/>
        </w:rPr>
      </w:pPr>
      <w:r w:rsidRPr="007F7FEB">
        <w:rPr>
          <w:lang w:eastAsia="fr-CH"/>
        </w:rPr>
        <w:t>Portes sécurisé</w:t>
      </w:r>
    </w:p>
    <w:p w14:paraId="26ADD594" w14:textId="0E12D96B" w:rsidR="004579F1" w:rsidRPr="007F7FEB" w:rsidRDefault="00C72575" w:rsidP="00A00A7A">
      <w:pPr>
        <w:pStyle w:val="Paragraphedeliste"/>
        <w:numPr>
          <w:ilvl w:val="1"/>
          <w:numId w:val="2"/>
        </w:numPr>
        <w:rPr>
          <w:lang w:eastAsia="fr-CH"/>
        </w:rPr>
      </w:pPr>
      <w:r w:rsidRPr="007F7FEB">
        <w:rPr>
          <w:lang w:eastAsia="fr-CH"/>
        </w:rPr>
        <w:t>Equipement anti-incendie</w:t>
      </w:r>
    </w:p>
    <w:p w14:paraId="01177AAE" w14:textId="4CE83068" w:rsidR="00F91D4F" w:rsidRPr="007F7FEB" w:rsidRDefault="00F91D4F" w:rsidP="00A00A7A">
      <w:pPr>
        <w:pStyle w:val="Titre2"/>
        <w:rPr>
          <w:lang w:eastAsia="fr-CH"/>
        </w:rPr>
      </w:pPr>
      <w:bookmarkStart w:id="120" w:name="_Toc532648341"/>
      <w:r w:rsidRPr="007F7FEB">
        <w:rPr>
          <w:lang w:eastAsia="fr-CH"/>
        </w:rPr>
        <w:t>Infra</w:t>
      </w:r>
      <w:r w:rsidR="0048747D" w:rsidRPr="007F7FEB">
        <w:rPr>
          <w:lang w:eastAsia="fr-CH"/>
        </w:rPr>
        <w:t>structure</w:t>
      </w:r>
      <w:r w:rsidRPr="007F7FEB">
        <w:rPr>
          <w:lang w:eastAsia="fr-CH"/>
        </w:rPr>
        <w:t xml:space="preserve"> Informatique</w:t>
      </w:r>
      <w:bookmarkEnd w:id="120"/>
    </w:p>
    <w:p w14:paraId="1A0705D3" w14:textId="130605A0" w:rsidR="00F91D4F" w:rsidRPr="007F7FEB" w:rsidRDefault="00934C11" w:rsidP="00E27FD3">
      <w:pPr>
        <w:spacing w:line="240" w:lineRule="auto"/>
        <w:rPr>
          <w:lang w:eastAsia="fr-CH"/>
        </w:rPr>
      </w:pPr>
      <w:r w:rsidRPr="007F7FEB">
        <w:rPr>
          <w:lang w:eastAsia="fr-CH"/>
        </w:rPr>
        <w:t xml:space="preserve">Afin de garantir la totale </w:t>
      </w:r>
      <w:r w:rsidRPr="007F7FEB">
        <w:rPr>
          <w:b/>
          <w:lang w:eastAsia="fr-CH"/>
        </w:rPr>
        <w:t>disponibilité des données</w:t>
      </w:r>
      <w:r w:rsidRPr="007F7FEB">
        <w:rPr>
          <w:lang w:eastAsia="fr-CH"/>
        </w:rPr>
        <w:t xml:space="preserve"> et ressources un système</w:t>
      </w:r>
      <w:r w:rsidR="00F91D4F" w:rsidRPr="007F7FEB">
        <w:rPr>
          <w:lang w:eastAsia="fr-CH"/>
        </w:rPr>
        <w:t xml:space="preserve"> de </w:t>
      </w:r>
      <w:r w:rsidR="006E74B9" w:rsidRPr="007F7FEB">
        <w:rPr>
          <w:b/>
          <w:lang w:eastAsia="fr-CH"/>
        </w:rPr>
        <w:t>redondance</w:t>
      </w:r>
      <w:r w:rsidR="006E48C2" w:rsidRPr="007F7FEB">
        <w:rPr>
          <w:lang w:eastAsia="fr-CH"/>
        </w:rPr>
        <w:t xml:space="preserve"> cluster</w:t>
      </w:r>
      <w:r w:rsidR="00F91D4F" w:rsidRPr="007F7FEB">
        <w:rPr>
          <w:lang w:eastAsia="fr-CH"/>
        </w:rPr>
        <w:t xml:space="preserve"> </w:t>
      </w:r>
      <w:r w:rsidR="00694E22">
        <w:rPr>
          <w:lang w:eastAsia="fr-CH"/>
        </w:rPr>
        <w:t>H</w:t>
      </w:r>
      <w:r w:rsidR="006E74B9" w:rsidRPr="007F7FEB">
        <w:rPr>
          <w:lang w:eastAsia="fr-CH"/>
        </w:rPr>
        <w:t>yperV</w:t>
      </w:r>
      <w:r w:rsidR="00F91D4F" w:rsidRPr="007F7FEB">
        <w:rPr>
          <w:lang w:eastAsia="fr-CH"/>
        </w:rPr>
        <w:t xml:space="preserve"> avec deux </w:t>
      </w:r>
      <w:r w:rsidR="006E48C2" w:rsidRPr="007F7FEB">
        <w:rPr>
          <w:lang w:eastAsia="fr-CH"/>
        </w:rPr>
        <w:t>nœud</w:t>
      </w:r>
      <w:r w:rsidR="00F91D4F" w:rsidRPr="007F7FEB">
        <w:rPr>
          <w:lang w:eastAsia="fr-CH"/>
        </w:rPr>
        <w:t xml:space="preserve"> physique HP et une baie de disque HP pour le stockage</w:t>
      </w:r>
      <w:r w:rsidR="006E74B9" w:rsidRPr="007F7FEB">
        <w:rPr>
          <w:lang w:eastAsia="fr-CH"/>
        </w:rPr>
        <w:t xml:space="preserve"> (</w:t>
      </w:r>
      <w:r w:rsidR="006E74B9" w:rsidRPr="007F7FEB">
        <w:rPr>
          <w:b/>
          <w:lang w:eastAsia="fr-CH"/>
        </w:rPr>
        <w:t>SAN</w:t>
      </w:r>
      <w:r w:rsidR="006E74B9" w:rsidRPr="007F7FEB">
        <w:rPr>
          <w:lang w:eastAsia="fr-CH"/>
        </w:rPr>
        <w:t>)</w:t>
      </w:r>
      <w:r w:rsidRPr="007F7FEB">
        <w:rPr>
          <w:lang w:eastAsia="fr-CH"/>
        </w:rPr>
        <w:t xml:space="preserve"> seront mis en place avec :</w:t>
      </w:r>
    </w:p>
    <w:p w14:paraId="6088D581" w14:textId="051EE873" w:rsidR="006E74B9" w:rsidRPr="007F7FEB" w:rsidRDefault="006E74B9" w:rsidP="00E27FD3">
      <w:pPr>
        <w:pStyle w:val="Sansinterligne"/>
        <w:numPr>
          <w:ilvl w:val="0"/>
          <w:numId w:val="20"/>
        </w:numPr>
        <w:rPr>
          <w:lang w:eastAsia="fr-CH"/>
        </w:rPr>
      </w:pPr>
      <w:r w:rsidRPr="007F7FEB">
        <w:rPr>
          <w:lang w:eastAsia="fr-CH"/>
        </w:rPr>
        <w:t xml:space="preserve">2 Serveurs HP </w:t>
      </w:r>
      <w:r w:rsidR="00D10F47" w:rsidRPr="007F7FEB">
        <w:rPr>
          <w:lang w:eastAsia="fr-CH"/>
        </w:rPr>
        <w:t>ProLiant</w:t>
      </w:r>
      <w:r w:rsidRPr="007F7FEB">
        <w:rPr>
          <w:lang w:eastAsia="fr-CH"/>
        </w:rPr>
        <w:t xml:space="preserve"> 380 G10</w:t>
      </w:r>
    </w:p>
    <w:p w14:paraId="275A0F43" w14:textId="42F016F3" w:rsidR="006E74B9" w:rsidRPr="007F7FEB" w:rsidRDefault="006E74B9" w:rsidP="006E74B9">
      <w:pPr>
        <w:pStyle w:val="Sansinterligne"/>
        <w:numPr>
          <w:ilvl w:val="0"/>
          <w:numId w:val="20"/>
        </w:numPr>
        <w:rPr>
          <w:lang w:eastAsia="fr-CH"/>
        </w:rPr>
      </w:pPr>
      <w:r w:rsidRPr="007F7FEB">
        <w:rPr>
          <w:lang w:eastAsia="fr-CH"/>
        </w:rPr>
        <w:t>Baie de disque HP 2040 max 24 disques.</w:t>
      </w:r>
    </w:p>
    <w:p w14:paraId="4D6071CB" w14:textId="6D599992" w:rsidR="006E74B9" w:rsidRPr="007F7FEB" w:rsidRDefault="00934C11" w:rsidP="006E74B9">
      <w:pPr>
        <w:pStyle w:val="Sansinterligne"/>
        <w:numPr>
          <w:ilvl w:val="1"/>
          <w:numId w:val="20"/>
        </w:numPr>
        <w:rPr>
          <w:lang w:eastAsia="fr-CH"/>
        </w:rPr>
      </w:pPr>
      <w:r w:rsidRPr="007F7FEB">
        <w:rPr>
          <w:lang w:eastAsia="fr-CH"/>
        </w:rPr>
        <w:t>8</w:t>
      </w:r>
      <w:r w:rsidR="00D10F47" w:rsidRPr="007F7FEB">
        <w:rPr>
          <w:lang w:eastAsia="fr-CH"/>
        </w:rPr>
        <w:t xml:space="preserve"> disques 600Go 10k en </w:t>
      </w:r>
      <w:r w:rsidR="00D10F47" w:rsidRPr="007F7FEB">
        <w:rPr>
          <w:b/>
          <w:lang w:eastAsia="fr-CH"/>
        </w:rPr>
        <w:t>Raid 1</w:t>
      </w:r>
    </w:p>
    <w:p w14:paraId="2CA5608F" w14:textId="02538220" w:rsidR="00D10F47" w:rsidRPr="007F7FEB" w:rsidRDefault="00934C11" w:rsidP="00D10F47">
      <w:pPr>
        <w:pStyle w:val="Sansinterligne"/>
        <w:numPr>
          <w:ilvl w:val="2"/>
          <w:numId w:val="20"/>
        </w:numPr>
        <w:rPr>
          <w:lang w:eastAsia="fr-CH"/>
        </w:rPr>
      </w:pPr>
      <w:r w:rsidRPr="007F7FEB">
        <w:rPr>
          <w:lang w:eastAsia="fr-CH"/>
        </w:rPr>
        <w:t>4</w:t>
      </w:r>
      <w:r w:rsidR="00D10F47" w:rsidRPr="007F7FEB">
        <w:rPr>
          <w:lang w:eastAsia="fr-CH"/>
        </w:rPr>
        <w:t xml:space="preserve"> VHD de 600Go :</w:t>
      </w:r>
    </w:p>
    <w:p w14:paraId="0A989E14" w14:textId="45EFAD22" w:rsidR="00D10F47" w:rsidRPr="007F7FEB" w:rsidRDefault="00D10F47" w:rsidP="00D10F47">
      <w:pPr>
        <w:pStyle w:val="Sansinterligne"/>
        <w:numPr>
          <w:ilvl w:val="3"/>
          <w:numId w:val="20"/>
        </w:numPr>
        <w:rPr>
          <w:lang w:eastAsia="fr-CH"/>
        </w:rPr>
      </w:pPr>
      <w:r w:rsidRPr="007F7FEB">
        <w:rPr>
          <w:lang w:eastAsia="fr-CH"/>
        </w:rPr>
        <w:t>VHD1 : LUN01, Stockage des données SQL, mappage du disque S :.</w:t>
      </w:r>
    </w:p>
    <w:p w14:paraId="56E0E30F" w14:textId="2E762B60" w:rsidR="00D10F47" w:rsidRPr="007F7FEB" w:rsidRDefault="00D10F47" w:rsidP="00D10F47">
      <w:pPr>
        <w:pStyle w:val="Sansinterligne"/>
        <w:numPr>
          <w:ilvl w:val="3"/>
          <w:numId w:val="20"/>
        </w:numPr>
        <w:rPr>
          <w:lang w:eastAsia="fr-CH"/>
        </w:rPr>
      </w:pPr>
      <w:r w:rsidRPr="007F7FEB">
        <w:rPr>
          <w:lang w:eastAsia="fr-CH"/>
        </w:rPr>
        <w:t>VDH2 : LUN02, Stockage des données du serveur de messagerie, mappage du disque M :.</w:t>
      </w:r>
    </w:p>
    <w:p w14:paraId="3581B919" w14:textId="6C1782A4" w:rsidR="00D10F47" w:rsidRPr="007F7FEB" w:rsidRDefault="00D10F47" w:rsidP="00D10F47">
      <w:pPr>
        <w:pStyle w:val="Sansinterligne"/>
        <w:numPr>
          <w:ilvl w:val="3"/>
          <w:numId w:val="20"/>
        </w:numPr>
        <w:rPr>
          <w:lang w:eastAsia="fr-CH"/>
        </w:rPr>
      </w:pPr>
      <w:r w:rsidRPr="007F7FEB">
        <w:rPr>
          <w:lang w:eastAsia="fr-CH"/>
        </w:rPr>
        <w:t>VHD3 : LUN03, Stockage de données des Machines virtuels, mappage du disque D :</w:t>
      </w:r>
    </w:p>
    <w:p w14:paraId="7A85C384" w14:textId="692C7370" w:rsidR="00D10F47" w:rsidRPr="007F7FEB" w:rsidRDefault="00D10F47" w:rsidP="00D10F47">
      <w:pPr>
        <w:pStyle w:val="Sansinterligne"/>
        <w:ind w:left="3540"/>
        <w:rPr>
          <w:lang w:eastAsia="fr-CH"/>
        </w:rPr>
      </w:pPr>
      <w:r w:rsidRPr="007F7FEB">
        <w:rPr>
          <w:lang w:eastAsia="fr-CH"/>
        </w:rPr>
        <w:t xml:space="preserve">   LUN04, Stockage des données du serveur WEB, mappage du disque W :.</w:t>
      </w:r>
    </w:p>
    <w:p w14:paraId="028AF33E" w14:textId="7229239B" w:rsidR="00D10F47" w:rsidRPr="007F7FEB" w:rsidRDefault="00D10F47" w:rsidP="00D10F47">
      <w:pPr>
        <w:pStyle w:val="Sansinterligne"/>
        <w:numPr>
          <w:ilvl w:val="3"/>
          <w:numId w:val="20"/>
        </w:numPr>
        <w:rPr>
          <w:lang w:eastAsia="fr-CH"/>
        </w:rPr>
      </w:pPr>
      <w:r w:rsidRPr="007F7FEB">
        <w:rPr>
          <w:lang w:eastAsia="fr-CH"/>
        </w:rPr>
        <w:t>VHD4 : LUN05, Stockage des fichiers partagés, mappage du disque F :.</w:t>
      </w:r>
    </w:p>
    <w:p w14:paraId="326C3B28" w14:textId="428C84C8" w:rsidR="00F91D4F" w:rsidRPr="007F7FEB" w:rsidRDefault="006E74B9" w:rsidP="006E74B9">
      <w:pPr>
        <w:pStyle w:val="Sansinterligne"/>
        <w:numPr>
          <w:ilvl w:val="0"/>
          <w:numId w:val="20"/>
        </w:numPr>
        <w:rPr>
          <w:lang w:eastAsia="fr-CH"/>
        </w:rPr>
      </w:pPr>
      <w:r w:rsidRPr="007F7FEB">
        <w:t xml:space="preserve">4 </w:t>
      </w:r>
      <w:r w:rsidR="006E48C2" w:rsidRPr="007F7FEB">
        <w:t>c</w:t>
      </w:r>
      <w:r w:rsidR="00F91D4F" w:rsidRPr="007F7FEB">
        <w:t>onnexion</w:t>
      </w:r>
      <w:r w:rsidRPr="007F7FEB">
        <w:t>s</w:t>
      </w:r>
      <w:r w:rsidR="00F91D4F" w:rsidRPr="007F7FEB">
        <w:t xml:space="preserve"> </w:t>
      </w:r>
      <w:r w:rsidR="00F91D4F" w:rsidRPr="007F7FEB">
        <w:rPr>
          <w:b/>
        </w:rPr>
        <w:t>iSCSI</w:t>
      </w:r>
      <w:r w:rsidR="006E48C2" w:rsidRPr="007F7FEB">
        <w:t xml:space="preserve"> par</w:t>
      </w:r>
      <w:r w:rsidR="00F91D4F" w:rsidRPr="007F7FEB">
        <w:t xml:space="preserve"> câble SFP 10Gb directement sur </w:t>
      </w:r>
      <w:r w:rsidR="006E48C2" w:rsidRPr="007F7FEB">
        <w:t>les deux contrôleurs de la baie.</w:t>
      </w:r>
    </w:p>
    <w:p w14:paraId="6A6EFC95" w14:textId="6C1C06D6" w:rsidR="007C724C" w:rsidRPr="007F7FEB" w:rsidRDefault="007C724C" w:rsidP="006E74B9">
      <w:pPr>
        <w:pStyle w:val="Sansinterligne"/>
        <w:numPr>
          <w:ilvl w:val="0"/>
          <w:numId w:val="20"/>
        </w:numPr>
        <w:rPr>
          <w:lang w:eastAsia="fr-CH"/>
        </w:rPr>
      </w:pPr>
      <w:r w:rsidRPr="007F7FEB">
        <w:rPr>
          <w:b/>
        </w:rPr>
        <w:t>UPS</w:t>
      </w:r>
      <w:r w:rsidRPr="007F7FEB">
        <w:t xml:space="preserve"> – </w:t>
      </w:r>
      <w:r w:rsidRPr="007F7FEB">
        <w:rPr>
          <w:b/>
        </w:rPr>
        <w:t>On-line</w:t>
      </w:r>
      <w:r w:rsidRPr="007F7FEB">
        <w:t xml:space="preserve"> IBM U5 </w:t>
      </w:r>
      <w:r w:rsidRPr="007F7FEB">
        <w:rPr>
          <w:b/>
        </w:rPr>
        <w:t>11000VA</w:t>
      </w:r>
    </w:p>
    <w:p w14:paraId="063EFC45" w14:textId="6CDDB8C8" w:rsidR="007C724C" w:rsidRPr="007F7FEB" w:rsidRDefault="007C724C" w:rsidP="007C724C">
      <w:pPr>
        <w:pStyle w:val="Sansinterligne"/>
        <w:numPr>
          <w:ilvl w:val="1"/>
          <w:numId w:val="20"/>
        </w:numPr>
        <w:rPr>
          <w:lang w:eastAsia="fr-CH"/>
        </w:rPr>
      </w:pPr>
      <w:r w:rsidRPr="007F7FEB">
        <w:t>Serveurs HP : 4x1600</w:t>
      </w:r>
    </w:p>
    <w:p w14:paraId="408ACE57" w14:textId="741B256A" w:rsidR="007C724C" w:rsidRPr="007F7FEB" w:rsidRDefault="007C724C" w:rsidP="007C724C">
      <w:pPr>
        <w:pStyle w:val="Sansinterligne"/>
        <w:numPr>
          <w:ilvl w:val="1"/>
          <w:numId w:val="20"/>
        </w:numPr>
        <w:rPr>
          <w:lang w:eastAsia="fr-CH"/>
        </w:rPr>
      </w:pPr>
      <w:r w:rsidRPr="007F7FEB">
        <w:t>SAN HP MSA 2040 : 2x430</w:t>
      </w:r>
    </w:p>
    <w:p w14:paraId="24F3ADDF" w14:textId="4E79BFAB" w:rsidR="00F91D4F" w:rsidRPr="007F7FEB" w:rsidRDefault="00F91D4F" w:rsidP="00A00A7A">
      <w:pPr>
        <w:rPr>
          <w:lang w:eastAsia="fr-CH"/>
        </w:rPr>
      </w:pPr>
    </w:p>
    <w:p w14:paraId="0E2E4FF4" w14:textId="2FBAE979" w:rsidR="00F91D4F" w:rsidRPr="007F7FEB" w:rsidRDefault="00694E22" w:rsidP="00A00A7A">
      <w:pPr>
        <w:rPr>
          <w:lang w:eastAsia="fr-CH"/>
        </w:rPr>
      </w:pPr>
      <w:r w:rsidRPr="00C6493E">
        <w:rPr>
          <w:noProof/>
          <w:lang w:val="en-US"/>
        </w:rPr>
        <w:lastRenderedPageBreak/>
        <w:drawing>
          <wp:anchor distT="0" distB="0" distL="114300" distR="114300" simplePos="0" relativeHeight="251692032" behindDoc="0" locked="0" layoutInCell="1" allowOverlap="1" wp14:anchorId="43109145" wp14:editId="396F6E1B">
            <wp:simplePos x="0" y="0"/>
            <wp:positionH relativeFrom="margin">
              <wp:align>center</wp:align>
            </wp:positionH>
            <wp:positionV relativeFrom="margin">
              <wp:posOffset>2090420</wp:posOffset>
            </wp:positionV>
            <wp:extent cx="4248150" cy="501078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248150" cy="5010785"/>
                    </a:xfrm>
                    <a:prstGeom prst="rect">
                      <a:avLst/>
                    </a:prstGeom>
                  </pic:spPr>
                </pic:pic>
              </a:graphicData>
            </a:graphic>
            <wp14:sizeRelH relativeFrom="margin">
              <wp14:pctWidth>0</wp14:pctWidth>
            </wp14:sizeRelH>
            <wp14:sizeRelV relativeFrom="margin">
              <wp14:pctHeight>0</wp14:pctHeight>
            </wp14:sizeRelV>
          </wp:anchor>
        </w:drawing>
      </w:r>
    </w:p>
    <w:p w14:paraId="5386C717" w14:textId="2BCEF336" w:rsidR="007F7C7C" w:rsidRDefault="007F7C7C" w:rsidP="00A00A7A">
      <w:pPr>
        <w:rPr>
          <w:lang w:eastAsia="fr-CH"/>
        </w:rPr>
      </w:pPr>
    </w:p>
    <w:p w14:paraId="65C6337A" w14:textId="11486B75" w:rsidR="007F7C7C" w:rsidRDefault="007F7C7C" w:rsidP="00A00A7A">
      <w:pPr>
        <w:rPr>
          <w:lang w:eastAsia="fr-CH"/>
        </w:rPr>
      </w:pPr>
    </w:p>
    <w:p w14:paraId="628A5BDA" w14:textId="37DA19A6" w:rsidR="00694E22" w:rsidRDefault="00694E22">
      <w:pPr>
        <w:jc w:val="left"/>
        <w:rPr>
          <w:lang w:eastAsia="fr-CH"/>
        </w:rPr>
      </w:pPr>
      <w:r>
        <w:rPr>
          <w:lang w:eastAsia="fr-CH"/>
        </w:rPr>
        <w:br w:type="page"/>
      </w:r>
    </w:p>
    <w:p w14:paraId="4516D91C" w14:textId="77777777" w:rsidR="00F91D4F" w:rsidRPr="007F7FEB" w:rsidRDefault="00F91D4F" w:rsidP="00A00A7A">
      <w:pPr>
        <w:rPr>
          <w:lang w:eastAsia="fr-CH"/>
        </w:rPr>
      </w:pPr>
    </w:p>
    <w:p w14:paraId="5FEA3E71" w14:textId="5020363B" w:rsidR="00296F45" w:rsidRDefault="007D3843" w:rsidP="00A00A7A">
      <w:pPr>
        <w:pStyle w:val="Titre2"/>
        <w:rPr>
          <w:lang w:eastAsia="fr-CH"/>
        </w:rPr>
      </w:pPr>
      <w:bookmarkStart w:id="121" w:name="_Toc532648342"/>
      <w:r w:rsidRPr="007F7FEB">
        <w:rPr>
          <w:lang w:eastAsia="fr-CH"/>
        </w:rPr>
        <w:t>Backup</w:t>
      </w:r>
      <w:bookmarkEnd w:id="121"/>
    </w:p>
    <w:tbl>
      <w:tblPr>
        <w:tblpPr w:leftFromText="141" w:rightFromText="141" w:vertAnchor="text" w:horzAnchor="margin" w:tblpXSpec="right" w:tblpY="1427"/>
        <w:tblW w:w="2926" w:type="dxa"/>
        <w:tblCellMar>
          <w:left w:w="70" w:type="dxa"/>
          <w:right w:w="70" w:type="dxa"/>
        </w:tblCellMar>
        <w:tblLook w:val="04A0" w:firstRow="1" w:lastRow="0" w:firstColumn="1" w:lastColumn="0" w:noHBand="0" w:noVBand="1"/>
      </w:tblPr>
      <w:tblGrid>
        <w:gridCol w:w="1041"/>
        <w:gridCol w:w="753"/>
        <w:gridCol w:w="1132"/>
      </w:tblGrid>
      <w:tr w:rsidR="007257A7" w:rsidRPr="00150702" w14:paraId="256B9716" w14:textId="77777777" w:rsidTr="0056034A">
        <w:trPr>
          <w:trHeight w:val="295"/>
        </w:trPr>
        <w:tc>
          <w:tcPr>
            <w:tcW w:w="2926"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B3164E"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SQL</w:t>
            </w:r>
          </w:p>
        </w:tc>
      </w:tr>
      <w:tr w:rsidR="007257A7" w:rsidRPr="00150702" w14:paraId="6C1000DD" w14:textId="77777777" w:rsidTr="0056034A">
        <w:trPr>
          <w:trHeight w:val="281"/>
        </w:trPr>
        <w:tc>
          <w:tcPr>
            <w:tcW w:w="1041" w:type="dxa"/>
            <w:tcBorders>
              <w:top w:val="nil"/>
              <w:left w:val="single" w:sz="8" w:space="0" w:color="auto"/>
              <w:bottom w:val="nil"/>
              <w:right w:val="nil"/>
            </w:tcBorders>
            <w:shd w:val="clear" w:color="auto" w:fill="000000" w:themeFill="text1"/>
            <w:noWrap/>
            <w:vAlign w:val="bottom"/>
            <w:hideMark/>
          </w:tcPr>
          <w:p w14:paraId="2B8FFE49" w14:textId="77777777" w:rsidR="007257A7" w:rsidRPr="00D609AD" w:rsidRDefault="007257A7"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753" w:type="dxa"/>
            <w:tcBorders>
              <w:top w:val="nil"/>
              <w:left w:val="nil"/>
              <w:bottom w:val="single" w:sz="4" w:space="0" w:color="auto"/>
              <w:right w:val="nil"/>
            </w:tcBorders>
            <w:shd w:val="clear" w:color="auto" w:fill="000000" w:themeFill="text1"/>
            <w:noWrap/>
            <w:vAlign w:val="bottom"/>
            <w:hideMark/>
          </w:tcPr>
          <w:p w14:paraId="4E1B0173" w14:textId="77777777" w:rsidR="007257A7" w:rsidRPr="00D609AD" w:rsidRDefault="007257A7"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Disque</w:t>
            </w:r>
          </w:p>
        </w:tc>
        <w:tc>
          <w:tcPr>
            <w:tcW w:w="1132" w:type="dxa"/>
            <w:tcBorders>
              <w:top w:val="nil"/>
              <w:left w:val="nil"/>
              <w:bottom w:val="single" w:sz="4" w:space="0" w:color="auto"/>
              <w:right w:val="single" w:sz="8" w:space="0" w:color="auto"/>
            </w:tcBorders>
            <w:shd w:val="clear" w:color="auto" w:fill="000000" w:themeFill="text1"/>
            <w:noWrap/>
            <w:vAlign w:val="bottom"/>
            <w:hideMark/>
          </w:tcPr>
          <w:p w14:paraId="7D1364D3" w14:textId="77777777" w:rsidR="007257A7" w:rsidRPr="00D609AD" w:rsidRDefault="007257A7"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7257A7" w:rsidRPr="00150702" w14:paraId="614C0CF0" w14:textId="77777777" w:rsidTr="0056034A">
        <w:trPr>
          <w:trHeight w:val="281"/>
        </w:trPr>
        <w:tc>
          <w:tcPr>
            <w:tcW w:w="1041" w:type="dxa"/>
            <w:tcBorders>
              <w:top w:val="nil"/>
              <w:left w:val="single" w:sz="8" w:space="0" w:color="auto"/>
              <w:bottom w:val="nil"/>
              <w:right w:val="single" w:sz="4" w:space="0" w:color="auto"/>
            </w:tcBorders>
            <w:shd w:val="clear" w:color="auto" w:fill="auto"/>
            <w:noWrap/>
            <w:vAlign w:val="bottom"/>
            <w:hideMark/>
          </w:tcPr>
          <w:p w14:paraId="3CFE1532" w14:textId="77777777" w:rsidR="007257A7" w:rsidRPr="00D609AD" w:rsidRDefault="007257A7" w:rsidP="0056034A">
            <w:pPr>
              <w:spacing w:after="0" w:line="240" w:lineRule="auto"/>
              <w:jc w:val="left"/>
              <w:rPr>
                <w:rFonts w:ascii="Calibri" w:eastAsia="Times New Roman" w:hAnsi="Calibri" w:cs="Calibri"/>
                <w:color w:val="000000" w:themeColor="text1"/>
                <w:shd w:val="clear" w:color="auto" w:fill="auto"/>
                <w:lang w:eastAsia="fr-CH"/>
              </w:rPr>
            </w:pPr>
            <w:r w:rsidRPr="00D609AD">
              <w:rPr>
                <w:rFonts w:ascii="Calibri" w:eastAsia="Times New Roman" w:hAnsi="Calibri" w:cs="Calibri"/>
                <w:color w:val="000000" w:themeColor="text1"/>
                <w:shd w:val="clear" w:color="auto" w:fill="auto"/>
                <w:lang w:eastAsia="fr-CH"/>
              </w:rPr>
              <w:t>Lundi</w:t>
            </w:r>
          </w:p>
        </w:tc>
        <w:tc>
          <w:tcPr>
            <w:tcW w:w="753" w:type="dxa"/>
            <w:tcBorders>
              <w:top w:val="nil"/>
              <w:left w:val="nil"/>
              <w:bottom w:val="nil"/>
              <w:right w:val="single" w:sz="4" w:space="0" w:color="FFFFFF" w:themeColor="background1"/>
            </w:tcBorders>
            <w:shd w:val="clear" w:color="auto" w:fill="auto"/>
            <w:noWrap/>
            <w:vAlign w:val="bottom"/>
            <w:hideMark/>
          </w:tcPr>
          <w:p w14:paraId="7A800331" w14:textId="77777777" w:rsidR="007257A7" w:rsidRPr="00D609AD" w:rsidRDefault="007257A7" w:rsidP="0056034A">
            <w:pPr>
              <w:spacing w:after="0" w:line="240" w:lineRule="auto"/>
              <w:jc w:val="center"/>
              <w:rPr>
                <w:rFonts w:ascii="Calibri" w:eastAsia="Times New Roman" w:hAnsi="Calibri" w:cs="Calibri"/>
                <w:color w:val="000000" w:themeColor="text1"/>
                <w:shd w:val="clear" w:color="auto" w:fill="auto"/>
                <w:lang w:eastAsia="fr-CH"/>
              </w:rPr>
            </w:pPr>
            <w:r w:rsidRPr="00D609AD">
              <w:rPr>
                <w:rFonts w:ascii="Calibri" w:eastAsia="Times New Roman" w:hAnsi="Calibri" w:cs="Calibri"/>
                <w:color w:val="000000" w:themeColor="text1"/>
                <w:shd w:val="clear" w:color="auto" w:fill="auto"/>
                <w:lang w:eastAsia="fr-CH"/>
              </w:rPr>
              <w:t>Serv</w:t>
            </w:r>
          </w:p>
        </w:tc>
        <w:tc>
          <w:tcPr>
            <w:tcW w:w="1132" w:type="dxa"/>
            <w:tcBorders>
              <w:top w:val="nil"/>
              <w:left w:val="single" w:sz="4" w:space="0" w:color="FFFFFF" w:themeColor="background1"/>
              <w:bottom w:val="nil"/>
              <w:right w:val="single" w:sz="8" w:space="0" w:color="auto"/>
            </w:tcBorders>
            <w:shd w:val="clear" w:color="auto" w:fill="auto"/>
            <w:noWrap/>
            <w:vAlign w:val="bottom"/>
            <w:hideMark/>
          </w:tcPr>
          <w:p w14:paraId="1C075B73" w14:textId="77777777" w:rsidR="007257A7" w:rsidRPr="00D609AD" w:rsidRDefault="007257A7" w:rsidP="0056034A">
            <w:pPr>
              <w:spacing w:after="0" w:line="240" w:lineRule="auto"/>
              <w:jc w:val="left"/>
              <w:rPr>
                <w:rFonts w:ascii="Calibri" w:eastAsia="Times New Roman" w:hAnsi="Calibri" w:cs="Calibri"/>
                <w:color w:val="000000" w:themeColor="text1"/>
                <w:shd w:val="clear" w:color="auto" w:fill="auto"/>
                <w:lang w:eastAsia="fr-CH"/>
              </w:rPr>
            </w:pPr>
            <w:r w:rsidRPr="00D609AD">
              <w:rPr>
                <w:rFonts w:ascii="Calibri" w:eastAsia="Times New Roman" w:hAnsi="Calibri" w:cs="Calibri"/>
                <w:color w:val="000000" w:themeColor="text1"/>
                <w:shd w:val="clear" w:color="auto" w:fill="auto"/>
                <w:lang w:eastAsia="fr-CH"/>
              </w:rPr>
              <w:t>6am/10pm</w:t>
            </w:r>
          </w:p>
        </w:tc>
      </w:tr>
      <w:tr w:rsidR="007257A7" w:rsidRPr="00150702" w14:paraId="366FED17" w14:textId="77777777" w:rsidTr="0056034A">
        <w:trPr>
          <w:trHeight w:val="281"/>
        </w:trPr>
        <w:tc>
          <w:tcPr>
            <w:tcW w:w="1041" w:type="dxa"/>
            <w:tcBorders>
              <w:top w:val="nil"/>
              <w:left w:val="single" w:sz="8" w:space="0" w:color="auto"/>
              <w:bottom w:val="nil"/>
              <w:right w:val="single" w:sz="4" w:space="0" w:color="auto"/>
            </w:tcBorders>
            <w:shd w:val="clear" w:color="auto" w:fill="D9D9D9" w:themeFill="background1" w:themeFillShade="D9"/>
            <w:noWrap/>
            <w:vAlign w:val="bottom"/>
            <w:hideMark/>
          </w:tcPr>
          <w:p w14:paraId="3D993BF0"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Mardi</w:t>
            </w:r>
          </w:p>
        </w:tc>
        <w:tc>
          <w:tcPr>
            <w:tcW w:w="753" w:type="dxa"/>
            <w:tcBorders>
              <w:top w:val="nil"/>
              <w:left w:val="nil"/>
              <w:bottom w:val="nil"/>
              <w:right w:val="nil"/>
            </w:tcBorders>
            <w:shd w:val="clear" w:color="auto" w:fill="D9D9D9" w:themeFill="background1" w:themeFillShade="D9"/>
            <w:noWrap/>
            <w:vAlign w:val="bottom"/>
            <w:hideMark/>
          </w:tcPr>
          <w:p w14:paraId="3A9D3D7B"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Serv</w:t>
            </w:r>
          </w:p>
        </w:tc>
        <w:tc>
          <w:tcPr>
            <w:tcW w:w="1132" w:type="dxa"/>
            <w:tcBorders>
              <w:top w:val="nil"/>
              <w:left w:val="nil"/>
              <w:bottom w:val="nil"/>
              <w:right w:val="single" w:sz="8" w:space="0" w:color="auto"/>
            </w:tcBorders>
            <w:shd w:val="clear" w:color="auto" w:fill="D9D9D9" w:themeFill="background1" w:themeFillShade="D9"/>
            <w:noWrap/>
            <w:vAlign w:val="bottom"/>
            <w:hideMark/>
          </w:tcPr>
          <w:p w14:paraId="3D4C629D"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2818538D" w14:textId="77777777" w:rsidTr="0056034A">
        <w:trPr>
          <w:trHeight w:val="281"/>
        </w:trPr>
        <w:tc>
          <w:tcPr>
            <w:tcW w:w="1041" w:type="dxa"/>
            <w:tcBorders>
              <w:top w:val="nil"/>
              <w:left w:val="single" w:sz="8" w:space="0" w:color="auto"/>
              <w:bottom w:val="nil"/>
              <w:right w:val="single" w:sz="4" w:space="0" w:color="auto"/>
            </w:tcBorders>
            <w:shd w:val="clear" w:color="auto" w:fill="auto"/>
            <w:noWrap/>
            <w:vAlign w:val="bottom"/>
            <w:hideMark/>
          </w:tcPr>
          <w:p w14:paraId="7EE74CD7" w14:textId="5640ED9A"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Mercredi</w:t>
            </w:r>
          </w:p>
        </w:tc>
        <w:tc>
          <w:tcPr>
            <w:tcW w:w="753" w:type="dxa"/>
            <w:tcBorders>
              <w:top w:val="nil"/>
              <w:left w:val="nil"/>
              <w:bottom w:val="nil"/>
              <w:right w:val="nil"/>
            </w:tcBorders>
            <w:shd w:val="clear" w:color="auto" w:fill="auto"/>
            <w:noWrap/>
            <w:vAlign w:val="bottom"/>
            <w:hideMark/>
          </w:tcPr>
          <w:p w14:paraId="0A7BCADF"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Serv</w:t>
            </w:r>
          </w:p>
        </w:tc>
        <w:tc>
          <w:tcPr>
            <w:tcW w:w="1132" w:type="dxa"/>
            <w:tcBorders>
              <w:top w:val="nil"/>
              <w:left w:val="nil"/>
              <w:bottom w:val="nil"/>
              <w:right w:val="single" w:sz="8" w:space="0" w:color="auto"/>
            </w:tcBorders>
            <w:shd w:val="clear" w:color="auto" w:fill="auto"/>
            <w:noWrap/>
            <w:vAlign w:val="bottom"/>
            <w:hideMark/>
          </w:tcPr>
          <w:p w14:paraId="4A227CBE"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43A5A368" w14:textId="77777777" w:rsidTr="0056034A">
        <w:trPr>
          <w:trHeight w:val="281"/>
        </w:trPr>
        <w:tc>
          <w:tcPr>
            <w:tcW w:w="1041" w:type="dxa"/>
            <w:tcBorders>
              <w:top w:val="nil"/>
              <w:left w:val="single" w:sz="8" w:space="0" w:color="auto"/>
              <w:bottom w:val="nil"/>
              <w:right w:val="single" w:sz="4" w:space="0" w:color="auto"/>
            </w:tcBorders>
            <w:shd w:val="clear" w:color="auto" w:fill="D9D9D9" w:themeFill="background1" w:themeFillShade="D9"/>
            <w:noWrap/>
            <w:vAlign w:val="bottom"/>
            <w:hideMark/>
          </w:tcPr>
          <w:p w14:paraId="484A097C"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Jeudi</w:t>
            </w:r>
          </w:p>
        </w:tc>
        <w:tc>
          <w:tcPr>
            <w:tcW w:w="753" w:type="dxa"/>
            <w:tcBorders>
              <w:top w:val="nil"/>
              <w:left w:val="nil"/>
              <w:bottom w:val="nil"/>
              <w:right w:val="nil"/>
            </w:tcBorders>
            <w:shd w:val="clear" w:color="auto" w:fill="D9D9D9" w:themeFill="background1" w:themeFillShade="D9"/>
            <w:noWrap/>
            <w:vAlign w:val="bottom"/>
            <w:hideMark/>
          </w:tcPr>
          <w:p w14:paraId="5B5ABBE7"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Serv</w:t>
            </w:r>
          </w:p>
        </w:tc>
        <w:tc>
          <w:tcPr>
            <w:tcW w:w="1132" w:type="dxa"/>
            <w:tcBorders>
              <w:top w:val="nil"/>
              <w:left w:val="nil"/>
              <w:bottom w:val="nil"/>
              <w:right w:val="single" w:sz="8" w:space="0" w:color="auto"/>
            </w:tcBorders>
            <w:shd w:val="clear" w:color="auto" w:fill="D9D9D9" w:themeFill="background1" w:themeFillShade="D9"/>
            <w:noWrap/>
            <w:vAlign w:val="bottom"/>
            <w:hideMark/>
          </w:tcPr>
          <w:p w14:paraId="42E76F4D"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147259F2" w14:textId="77777777" w:rsidTr="0056034A">
        <w:trPr>
          <w:trHeight w:val="281"/>
        </w:trPr>
        <w:tc>
          <w:tcPr>
            <w:tcW w:w="1041" w:type="dxa"/>
            <w:tcBorders>
              <w:top w:val="nil"/>
              <w:left w:val="single" w:sz="8" w:space="0" w:color="auto"/>
              <w:bottom w:val="nil"/>
              <w:right w:val="single" w:sz="4" w:space="0" w:color="auto"/>
            </w:tcBorders>
            <w:shd w:val="clear" w:color="auto" w:fill="auto"/>
            <w:noWrap/>
            <w:vAlign w:val="bottom"/>
            <w:hideMark/>
          </w:tcPr>
          <w:p w14:paraId="447A9CBB"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Vendredi</w:t>
            </w:r>
          </w:p>
        </w:tc>
        <w:tc>
          <w:tcPr>
            <w:tcW w:w="753" w:type="dxa"/>
            <w:tcBorders>
              <w:top w:val="nil"/>
              <w:left w:val="nil"/>
              <w:bottom w:val="nil"/>
              <w:right w:val="nil"/>
            </w:tcBorders>
            <w:shd w:val="clear" w:color="auto" w:fill="auto"/>
            <w:noWrap/>
            <w:vAlign w:val="bottom"/>
            <w:hideMark/>
          </w:tcPr>
          <w:p w14:paraId="2EDB8482"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Serv</w:t>
            </w:r>
          </w:p>
        </w:tc>
        <w:tc>
          <w:tcPr>
            <w:tcW w:w="1132" w:type="dxa"/>
            <w:tcBorders>
              <w:top w:val="nil"/>
              <w:left w:val="nil"/>
              <w:bottom w:val="nil"/>
              <w:right w:val="single" w:sz="8" w:space="0" w:color="auto"/>
            </w:tcBorders>
            <w:shd w:val="clear" w:color="auto" w:fill="auto"/>
            <w:noWrap/>
            <w:vAlign w:val="bottom"/>
            <w:hideMark/>
          </w:tcPr>
          <w:p w14:paraId="36772926"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63D5D69A" w14:textId="77777777" w:rsidTr="0056034A">
        <w:trPr>
          <w:trHeight w:val="281"/>
        </w:trPr>
        <w:tc>
          <w:tcPr>
            <w:tcW w:w="1041" w:type="dxa"/>
            <w:tcBorders>
              <w:top w:val="nil"/>
              <w:left w:val="single" w:sz="8" w:space="0" w:color="auto"/>
              <w:bottom w:val="nil"/>
              <w:right w:val="single" w:sz="4" w:space="0" w:color="auto"/>
            </w:tcBorders>
            <w:shd w:val="clear" w:color="auto" w:fill="D9D9D9" w:themeFill="background1" w:themeFillShade="D9"/>
            <w:noWrap/>
            <w:vAlign w:val="bottom"/>
            <w:hideMark/>
          </w:tcPr>
          <w:p w14:paraId="01F142CE"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Samedi</w:t>
            </w:r>
          </w:p>
        </w:tc>
        <w:tc>
          <w:tcPr>
            <w:tcW w:w="753" w:type="dxa"/>
            <w:tcBorders>
              <w:top w:val="nil"/>
              <w:left w:val="nil"/>
              <w:bottom w:val="nil"/>
              <w:right w:val="nil"/>
            </w:tcBorders>
            <w:shd w:val="clear" w:color="auto" w:fill="D9D9D9" w:themeFill="background1" w:themeFillShade="D9"/>
            <w:noWrap/>
            <w:vAlign w:val="bottom"/>
            <w:hideMark/>
          </w:tcPr>
          <w:p w14:paraId="1F9C7A8E"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Serv</w:t>
            </w:r>
          </w:p>
        </w:tc>
        <w:tc>
          <w:tcPr>
            <w:tcW w:w="1132" w:type="dxa"/>
            <w:tcBorders>
              <w:top w:val="nil"/>
              <w:left w:val="nil"/>
              <w:bottom w:val="nil"/>
              <w:right w:val="single" w:sz="8" w:space="0" w:color="auto"/>
            </w:tcBorders>
            <w:shd w:val="clear" w:color="auto" w:fill="D9D9D9" w:themeFill="background1" w:themeFillShade="D9"/>
            <w:noWrap/>
            <w:vAlign w:val="bottom"/>
            <w:hideMark/>
          </w:tcPr>
          <w:p w14:paraId="51166963"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1A5A1DBC" w14:textId="77777777" w:rsidTr="0056034A">
        <w:trPr>
          <w:trHeight w:val="295"/>
        </w:trPr>
        <w:tc>
          <w:tcPr>
            <w:tcW w:w="1041" w:type="dxa"/>
            <w:tcBorders>
              <w:top w:val="nil"/>
              <w:left w:val="single" w:sz="8" w:space="0" w:color="auto"/>
              <w:bottom w:val="single" w:sz="8" w:space="0" w:color="auto"/>
              <w:right w:val="single" w:sz="4" w:space="0" w:color="auto"/>
            </w:tcBorders>
            <w:shd w:val="clear" w:color="auto" w:fill="auto"/>
            <w:noWrap/>
            <w:vAlign w:val="bottom"/>
            <w:hideMark/>
          </w:tcPr>
          <w:p w14:paraId="1D96B168" w14:textId="4EA6BEB5"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Dimanche</w:t>
            </w:r>
          </w:p>
        </w:tc>
        <w:tc>
          <w:tcPr>
            <w:tcW w:w="753" w:type="dxa"/>
            <w:tcBorders>
              <w:top w:val="nil"/>
              <w:left w:val="nil"/>
              <w:bottom w:val="single" w:sz="8" w:space="0" w:color="auto"/>
              <w:right w:val="nil"/>
            </w:tcBorders>
            <w:shd w:val="clear" w:color="auto" w:fill="auto"/>
            <w:noWrap/>
            <w:vAlign w:val="bottom"/>
            <w:hideMark/>
          </w:tcPr>
          <w:p w14:paraId="3920A5FE"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Serv</w:t>
            </w:r>
          </w:p>
        </w:tc>
        <w:tc>
          <w:tcPr>
            <w:tcW w:w="1132" w:type="dxa"/>
            <w:tcBorders>
              <w:top w:val="nil"/>
              <w:left w:val="nil"/>
              <w:bottom w:val="single" w:sz="8" w:space="0" w:color="auto"/>
              <w:right w:val="single" w:sz="8" w:space="0" w:color="auto"/>
            </w:tcBorders>
            <w:shd w:val="clear" w:color="auto" w:fill="auto"/>
            <w:noWrap/>
            <w:vAlign w:val="bottom"/>
            <w:hideMark/>
          </w:tcPr>
          <w:p w14:paraId="348CD87E"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bl>
    <w:p w14:paraId="7741D9A2" w14:textId="77777777" w:rsidR="007F7C7C" w:rsidRDefault="00296F45" w:rsidP="00A00A7A">
      <w:pPr>
        <w:rPr>
          <w:lang w:eastAsia="fr-CH"/>
        </w:rPr>
      </w:pPr>
      <w:r w:rsidRPr="00C6493E">
        <w:rPr>
          <w:lang w:eastAsia="fr-CH"/>
        </w:rPr>
        <w:t xml:space="preserve">Les sauvegardes seront faites pendant la nuit entre 22h et </w:t>
      </w:r>
      <w:r w:rsidR="00C6493E" w:rsidRPr="00C6493E">
        <w:rPr>
          <w:lang w:eastAsia="fr-CH"/>
        </w:rPr>
        <w:t>6h</w:t>
      </w:r>
    </w:p>
    <w:p w14:paraId="2168FCD9" w14:textId="77777777" w:rsidR="007F7C7C" w:rsidRDefault="007F7C7C" w:rsidP="00A00A7A">
      <w:pPr>
        <w:rPr>
          <w:lang w:eastAsia="fr-CH"/>
        </w:rPr>
      </w:pPr>
    </w:p>
    <w:p w14:paraId="0C755A32" w14:textId="4629B2B2" w:rsidR="00296F45" w:rsidRPr="00C6493E" w:rsidRDefault="00296F45" w:rsidP="00A00A7A">
      <w:pPr>
        <w:rPr>
          <w:lang w:eastAsia="fr-CH"/>
        </w:rPr>
      </w:pPr>
    </w:p>
    <w:p w14:paraId="07FD5871" w14:textId="5198F9FE" w:rsidR="0055666B" w:rsidRPr="00A00A7A" w:rsidRDefault="0055666B" w:rsidP="00A00A7A">
      <w:pPr>
        <w:rPr>
          <w:b/>
          <w:lang w:eastAsia="fr-CH"/>
        </w:rPr>
      </w:pPr>
      <w:r w:rsidRPr="00A00A7A">
        <w:rPr>
          <w:b/>
          <w:lang w:eastAsia="fr-CH"/>
        </w:rPr>
        <w:t>SERVEUR SQL</w:t>
      </w:r>
    </w:p>
    <w:p w14:paraId="6918D7B2" w14:textId="76815B34" w:rsidR="00B21C1A" w:rsidRDefault="00D479F5" w:rsidP="00150702">
      <w:pPr>
        <w:rPr>
          <w:lang w:eastAsia="fr-CH"/>
        </w:rPr>
      </w:pPr>
      <w:r w:rsidRPr="007F7FEB">
        <w:rPr>
          <w:lang w:eastAsia="fr-CH"/>
        </w:rPr>
        <w:t>Pour le serveur SQL, nous effectuerons des DUMPS de l</w:t>
      </w:r>
      <w:r w:rsidR="00150702">
        <w:rPr>
          <w:lang w:eastAsia="fr-CH"/>
        </w:rPr>
        <w:t xml:space="preserve">a base de données deux fois par </w:t>
      </w:r>
      <w:r w:rsidRPr="007F7FEB">
        <w:rPr>
          <w:lang w:eastAsia="fr-CH"/>
        </w:rPr>
        <w:t>jours.</w:t>
      </w:r>
    </w:p>
    <w:p w14:paraId="2F2B5330" w14:textId="1670808F" w:rsidR="007D3843" w:rsidRDefault="00D479F5" w:rsidP="00150702">
      <w:pPr>
        <w:rPr>
          <w:lang w:eastAsia="fr-CH"/>
        </w:rPr>
      </w:pPr>
      <w:r w:rsidRPr="007F7FEB">
        <w:rPr>
          <w:lang w:eastAsia="fr-CH"/>
        </w:rPr>
        <w:t>Chaque DUMP sera conservé 1 semaine depuis sa création.</w:t>
      </w:r>
      <w:r w:rsidR="00503415" w:rsidRPr="007F7FEB">
        <w:rPr>
          <w:lang w:eastAsia="fr-CH"/>
        </w:rPr>
        <w:t xml:space="preserve"> Les DUMPS seront stockés sur « LUN01_DATA_SQL_S »</w:t>
      </w:r>
      <w:r w:rsidR="00617B2C" w:rsidRPr="007F7FEB">
        <w:rPr>
          <w:lang w:eastAsia="fr-CH"/>
        </w:rPr>
        <w:t>.</w:t>
      </w:r>
    </w:p>
    <w:p w14:paraId="71F52E28" w14:textId="3880A7B9" w:rsidR="00406065" w:rsidRDefault="00406065" w:rsidP="00150702">
      <w:pPr>
        <w:rPr>
          <w:lang w:eastAsia="fr-CH"/>
        </w:rPr>
      </w:pPr>
    </w:p>
    <w:p w14:paraId="3AAF34AE" w14:textId="3AFD17E2" w:rsidR="00406065" w:rsidRDefault="00406065" w:rsidP="00150702">
      <w:pPr>
        <w:rPr>
          <w:lang w:eastAsia="fr-CH"/>
        </w:rPr>
      </w:pPr>
    </w:p>
    <w:p w14:paraId="767976B5" w14:textId="65A19704" w:rsidR="007257A7" w:rsidRDefault="007257A7" w:rsidP="00150702">
      <w:pPr>
        <w:rPr>
          <w:lang w:eastAsia="fr-CH"/>
        </w:rPr>
      </w:pPr>
    </w:p>
    <w:p w14:paraId="032B6AEB" w14:textId="77777777" w:rsidR="007F7C7C" w:rsidRDefault="007F7C7C" w:rsidP="00150702">
      <w:pPr>
        <w:rPr>
          <w:lang w:eastAsia="fr-CH"/>
        </w:rPr>
      </w:pPr>
    </w:p>
    <w:p w14:paraId="6A8549F6" w14:textId="5B3BD114" w:rsidR="007257A7" w:rsidRDefault="007257A7" w:rsidP="00150702">
      <w:pPr>
        <w:rPr>
          <w:lang w:eastAsia="fr-CH"/>
        </w:rPr>
      </w:pPr>
    </w:p>
    <w:p w14:paraId="20D0DD56" w14:textId="77777777" w:rsidR="007257A7" w:rsidRPr="007F7FEB" w:rsidRDefault="007257A7" w:rsidP="00150702">
      <w:pPr>
        <w:rPr>
          <w:lang w:eastAsia="fr-CH"/>
        </w:rPr>
      </w:pPr>
    </w:p>
    <w:tbl>
      <w:tblPr>
        <w:tblpPr w:leftFromText="141" w:rightFromText="141" w:vertAnchor="text" w:horzAnchor="margin" w:tblpXSpec="right" w:tblpY="-75"/>
        <w:tblOverlap w:val="never"/>
        <w:tblW w:w="2880" w:type="dxa"/>
        <w:tblCellMar>
          <w:left w:w="70" w:type="dxa"/>
          <w:right w:w="70" w:type="dxa"/>
        </w:tblCellMar>
        <w:tblLook w:val="04A0" w:firstRow="1" w:lastRow="0" w:firstColumn="1" w:lastColumn="0" w:noHBand="0" w:noVBand="1"/>
      </w:tblPr>
      <w:tblGrid>
        <w:gridCol w:w="1245"/>
        <w:gridCol w:w="1436"/>
        <w:gridCol w:w="775"/>
      </w:tblGrid>
      <w:tr w:rsidR="007257A7" w:rsidRPr="007257A7" w14:paraId="13020CD1" w14:textId="77777777" w:rsidTr="00D609AD">
        <w:trPr>
          <w:trHeight w:val="315"/>
        </w:trPr>
        <w:tc>
          <w:tcPr>
            <w:tcW w:w="288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522CC3D"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MAIL</w:t>
            </w:r>
          </w:p>
        </w:tc>
      </w:tr>
      <w:tr w:rsidR="00AE1498" w:rsidRPr="007257A7" w14:paraId="2EED77C2" w14:textId="77777777" w:rsidTr="00D609AD">
        <w:trPr>
          <w:trHeight w:val="300"/>
        </w:trPr>
        <w:tc>
          <w:tcPr>
            <w:tcW w:w="1245" w:type="dxa"/>
            <w:tcBorders>
              <w:top w:val="nil"/>
              <w:left w:val="single" w:sz="8" w:space="0" w:color="auto"/>
              <w:bottom w:val="nil"/>
              <w:right w:val="nil"/>
            </w:tcBorders>
            <w:shd w:val="clear" w:color="auto" w:fill="000000" w:themeFill="text1"/>
            <w:noWrap/>
            <w:vAlign w:val="bottom"/>
            <w:hideMark/>
          </w:tcPr>
          <w:p w14:paraId="50B25A6F" w14:textId="77777777" w:rsidR="007257A7" w:rsidRPr="00D609AD" w:rsidRDefault="007257A7" w:rsidP="007257A7">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860" w:type="dxa"/>
            <w:tcBorders>
              <w:top w:val="nil"/>
              <w:left w:val="nil"/>
              <w:bottom w:val="single" w:sz="4" w:space="0" w:color="auto"/>
              <w:right w:val="nil"/>
            </w:tcBorders>
            <w:shd w:val="clear" w:color="auto" w:fill="000000" w:themeFill="text1"/>
            <w:noWrap/>
            <w:vAlign w:val="bottom"/>
            <w:hideMark/>
          </w:tcPr>
          <w:p w14:paraId="65442A1D" w14:textId="7632F47B" w:rsidR="007257A7" w:rsidRPr="00D609AD" w:rsidRDefault="00AE1498" w:rsidP="007257A7">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Incrémentielle</w:t>
            </w:r>
          </w:p>
        </w:tc>
        <w:tc>
          <w:tcPr>
            <w:tcW w:w="775" w:type="dxa"/>
            <w:tcBorders>
              <w:top w:val="nil"/>
              <w:left w:val="nil"/>
              <w:bottom w:val="single" w:sz="4" w:space="0" w:color="auto"/>
              <w:right w:val="single" w:sz="8" w:space="0" w:color="auto"/>
            </w:tcBorders>
            <w:shd w:val="clear" w:color="auto" w:fill="000000" w:themeFill="text1"/>
            <w:noWrap/>
            <w:vAlign w:val="bottom"/>
            <w:hideMark/>
          </w:tcPr>
          <w:p w14:paraId="031099EB" w14:textId="77777777" w:rsidR="007257A7" w:rsidRPr="00D609AD" w:rsidRDefault="007257A7" w:rsidP="007257A7">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AE1498" w:rsidRPr="007257A7" w14:paraId="30E01E71"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67180779"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Lundi</w:t>
            </w:r>
          </w:p>
        </w:tc>
        <w:tc>
          <w:tcPr>
            <w:tcW w:w="860" w:type="dxa"/>
            <w:tcBorders>
              <w:top w:val="nil"/>
              <w:left w:val="nil"/>
              <w:bottom w:val="nil"/>
              <w:right w:val="nil"/>
            </w:tcBorders>
            <w:shd w:val="clear" w:color="auto" w:fill="auto"/>
            <w:noWrap/>
            <w:vAlign w:val="bottom"/>
            <w:hideMark/>
          </w:tcPr>
          <w:p w14:paraId="1FE38E11" w14:textId="67BEAF2F"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 xml:space="preserve"> </w:t>
            </w: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auto"/>
            <w:noWrap/>
            <w:vAlign w:val="bottom"/>
            <w:hideMark/>
          </w:tcPr>
          <w:p w14:paraId="77CDE53C"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6802618E"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20FCA168"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Mardi</w:t>
            </w:r>
          </w:p>
        </w:tc>
        <w:tc>
          <w:tcPr>
            <w:tcW w:w="860" w:type="dxa"/>
            <w:tcBorders>
              <w:top w:val="nil"/>
              <w:left w:val="nil"/>
              <w:bottom w:val="nil"/>
              <w:right w:val="nil"/>
            </w:tcBorders>
            <w:shd w:val="clear" w:color="auto" w:fill="D9D9D9" w:themeFill="background1" w:themeFillShade="D9"/>
            <w:noWrap/>
            <w:vAlign w:val="bottom"/>
            <w:hideMark/>
          </w:tcPr>
          <w:p w14:paraId="16C8C9C8"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2FF1BD92"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379D4BF4"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3E65646B"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Mercredi</w:t>
            </w:r>
          </w:p>
        </w:tc>
        <w:tc>
          <w:tcPr>
            <w:tcW w:w="860" w:type="dxa"/>
            <w:tcBorders>
              <w:top w:val="nil"/>
              <w:left w:val="nil"/>
              <w:bottom w:val="nil"/>
              <w:right w:val="nil"/>
            </w:tcBorders>
            <w:shd w:val="clear" w:color="auto" w:fill="auto"/>
            <w:noWrap/>
            <w:vAlign w:val="bottom"/>
            <w:hideMark/>
          </w:tcPr>
          <w:p w14:paraId="52CA42EC"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auto"/>
            <w:noWrap/>
            <w:vAlign w:val="bottom"/>
            <w:hideMark/>
          </w:tcPr>
          <w:p w14:paraId="347640B6"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60CA9932"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28778E35"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Jeudi</w:t>
            </w:r>
          </w:p>
        </w:tc>
        <w:tc>
          <w:tcPr>
            <w:tcW w:w="860" w:type="dxa"/>
            <w:tcBorders>
              <w:top w:val="nil"/>
              <w:left w:val="nil"/>
              <w:bottom w:val="nil"/>
              <w:right w:val="nil"/>
            </w:tcBorders>
            <w:shd w:val="clear" w:color="auto" w:fill="D9D9D9" w:themeFill="background1" w:themeFillShade="D9"/>
            <w:noWrap/>
            <w:vAlign w:val="bottom"/>
            <w:hideMark/>
          </w:tcPr>
          <w:p w14:paraId="0D97546F"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018EDD40"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375972C2"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5763EECD"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Vendredi</w:t>
            </w:r>
          </w:p>
        </w:tc>
        <w:tc>
          <w:tcPr>
            <w:tcW w:w="860" w:type="dxa"/>
            <w:tcBorders>
              <w:top w:val="nil"/>
              <w:left w:val="nil"/>
              <w:bottom w:val="nil"/>
              <w:right w:val="nil"/>
            </w:tcBorders>
            <w:shd w:val="clear" w:color="auto" w:fill="auto"/>
            <w:noWrap/>
            <w:vAlign w:val="bottom"/>
            <w:hideMark/>
          </w:tcPr>
          <w:p w14:paraId="2FCD1966"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auto"/>
            <w:noWrap/>
            <w:vAlign w:val="bottom"/>
            <w:hideMark/>
          </w:tcPr>
          <w:p w14:paraId="6A54193F"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1DA7DB26"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7D945364"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Samedi</w:t>
            </w:r>
          </w:p>
        </w:tc>
        <w:tc>
          <w:tcPr>
            <w:tcW w:w="860" w:type="dxa"/>
            <w:tcBorders>
              <w:top w:val="nil"/>
              <w:left w:val="nil"/>
              <w:bottom w:val="nil"/>
              <w:right w:val="nil"/>
            </w:tcBorders>
            <w:shd w:val="clear" w:color="auto" w:fill="D9D9D9" w:themeFill="background1" w:themeFillShade="D9"/>
            <w:noWrap/>
            <w:vAlign w:val="bottom"/>
            <w:hideMark/>
          </w:tcPr>
          <w:p w14:paraId="3E501824"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21BAFDD0"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68412BF4" w14:textId="77777777" w:rsidTr="00D609AD">
        <w:trPr>
          <w:trHeight w:val="315"/>
        </w:trPr>
        <w:tc>
          <w:tcPr>
            <w:tcW w:w="1245" w:type="dxa"/>
            <w:tcBorders>
              <w:top w:val="nil"/>
              <w:left w:val="single" w:sz="8" w:space="0" w:color="auto"/>
              <w:bottom w:val="single" w:sz="8" w:space="0" w:color="auto"/>
              <w:right w:val="single" w:sz="4" w:space="0" w:color="auto"/>
            </w:tcBorders>
            <w:shd w:val="clear" w:color="auto" w:fill="auto"/>
            <w:noWrap/>
            <w:vAlign w:val="bottom"/>
            <w:hideMark/>
          </w:tcPr>
          <w:p w14:paraId="4B8EF854"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Dimanche</w:t>
            </w:r>
          </w:p>
        </w:tc>
        <w:tc>
          <w:tcPr>
            <w:tcW w:w="860" w:type="dxa"/>
            <w:tcBorders>
              <w:top w:val="nil"/>
              <w:left w:val="nil"/>
              <w:bottom w:val="single" w:sz="8" w:space="0" w:color="auto"/>
              <w:right w:val="nil"/>
            </w:tcBorders>
            <w:shd w:val="clear" w:color="auto" w:fill="auto"/>
            <w:noWrap/>
            <w:vAlign w:val="bottom"/>
            <w:hideMark/>
          </w:tcPr>
          <w:p w14:paraId="46D978D8" w14:textId="65FB3176" w:rsidR="007257A7" w:rsidRPr="007257A7" w:rsidRDefault="00AE1498" w:rsidP="007257A7">
            <w:pPr>
              <w:spacing w:after="0" w:line="240" w:lineRule="auto"/>
              <w:jc w:val="center"/>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Complet</w:t>
            </w:r>
          </w:p>
        </w:tc>
        <w:tc>
          <w:tcPr>
            <w:tcW w:w="775" w:type="dxa"/>
            <w:tcBorders>
              <w:top w:val="nil"/>
              <w:left w:val="nil"/>
              <w:bottom w:val="single" w:sz="8" w:space="0" w:color="auto"/>
              <w:right w:val="single" w:sz="8" w:space="0" w:color="auto"/>
            </w:tcBorders>
            <w:shd w:val="clear" w:color="auto" w:fill="auto"/>
            <w:noWrap/>
            <w:vAlign w:val="bottom"/>
            <w:hideMark/>
          </w:tcPr>
          <w:p w14:paraId="1FFDD781"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bl>
    <w:p w14:paraId="54C966D3" w14:textId="497F608E" w:rsidR="0055666B" w:rsidRPr="00A00A7A" w:rsidRDefault="0055666B" w:rsidP="00A00A7A">
      <w:pPr>
        <w:rPr>
          <w:b/>
          <w:lang w:eastAsia="fr-CH"/>
        </w:rPr>
      </w:pPr>
      <w:r w:rsidRPr="00A00A7A">
        <w:rPr>
          <w:b/>
          <w:lang w:eastAsia="fr-CH"/>
        </w:rPr>
        <w:t>SERVEUR DE MESSAGERIE</w:t>
      </w:r>
    </w:p>
    <w:p w14:paraId="26162578" w14:textId="2C695FC9" w:rsidR="003B5E2A" w:rsidRDefault="003B5E2A" w:rsidP="00A00A7A">
      <w:pPr>
        <w:rPr>
          <w:lang w:eastAsia="fr-CH"/>
        </w:rPr>
      </w:pPr>
      <w:r w:rsidRPr="007F7FEB">
        <w:rPr>
          <w:lang w:eastAsia="fr-CH"/>
        </w:rPr>
        <w:t xml:space="preserve">Pour le serveur de messagerie, nous effectuerons </w:t>
      </w:r>
      <w:r w:rsidR="00503415" w:rsidRPr="007F7FEB">
        <w:rPr>
          <w:lang w:eastAsia="fr-CH"/>
        </w:rPr>
        <w:t>un backup incrémental</w:t>
      </w:r>
      <w:r w:rsidRPr="007F7FEB">
        <w:rPr>
          <w:lang w:eastAsia="fr-CH"/>
        </w:rPr>
        <w:t xml:space="preserve"> cha</w:t>
      </w:r>
      <w:r w:rsidR="00351E99" w:rsidRPr="007F7FEB">
        <w:rPr>
          <w:lang w:eastAsia="fr-CH"/>
        </w:rPr>
        <w:t>que soir (temps mort) sur 1 disque</w:t>
      </w:r>
      <w:r w:rsidRPr="007F7FEB">
        <w:rPr>
          <w:lang w:eastAsia="fr-CH"/>
        </w:rPr>
        <w:t xml:space="preserve"> et chaque dimanche soir un backup complet qui sera conservé 1 mois.</w:t>
      </w:r>
      <w:r w:rsidR="00617B2C" w:rsidRPr="007F7FEB">
        <w:rPr>
          <w:lang w:eastAsia="fr-CH"/>
        </w:rPr>
        <w:t xml:space="preserve"> Les backups complets seront stockés sur « LUN02_DATA_MAIL_M »</w:t>
      </w:r>
      <w:r w:rsidR="008A686D" w:rsidRPr="007F7FEB">
        <w:rPr>
          <w:lang w:eastAsia="fr-CH"/>
        </w:rPr>
        <w:t>.</w:t>
      </w:r>
    </w:p>
    <w:p w14:paraId="4E774978" w14:textId="4250ED72" w:rsidR="007257A7" w:rsidRDefault="007257A7" w:rsidP="00A00A7A">
      <w:pPr>
        <w:rPr>
          <w:lang w:eastAsia="fr-CH"/>
        </w:rPr>
      </w:pPr>
    </w:p>
    <w:p w14:paraId="35B20A47" w14:textId="77777777" w:rsidR="007257A7" w:rsidRPr="007F7FEB" w:rsidRDefault="007257A7" w:rsidP="00A00A7A">
      <w:pPr>
        <w:rPr>
          <w:lang w:eastAsia="fr-CH"/>
        </w:rPr>
      </w:pPr>
    </w:p>
    <w:p w14:paraId="71EBBA5A" w14:textId="7D214439" w:rsidR="0055666B" w:rsidRPr="00A00A7A" w:rsidRDefault="0055666B" w:rsidP="00A00A7A">
      <w:pPr>
        <w:rPr>
          <w:b/>
          <w:lang w:eastAsia="fr-CH"/>
        </w:rPr>
      </w:pPr>
      <w:r w:rsidRPr="00A00A7A">
        <w:rPr>
          <w:b/>
          <w:lang w:eastAsia="fr-CH"/>
        </w:rPr>
        <w:t>SERVEUR DE FICHIERS</w:t>
      </w:r>
    </w:p>
    <w:p w14:paraId="55F39580" w14:textId="77777777" w:rsidR="00AE1498" w:rsidRDefault="00FD0B29" w:rsidP="00A00A7A">
      <w:pPr>
        <w:rPr>
          <w:lang w:eastAsia="fr-CH"/>
        </w:rPr>
      </w:pPr>
      <w:r w:rsidRPr="007F7FEB">
        <w:rPr>
          <w:lang w:eastAsia="fr-CH"/>
        </w:rPr>
        <w:t xml:space="preserve">Pour le serveur de fichiers, nous effectuerons </w:t>
      </w:r>
      <w:r w:rsidR="007D7BA6" w:rsidRPr="007F7FEB">
        <w:rPr>
          <w:lang w:eastAsia="fr-CH"/>
        </w:rPr>
        <w:t xml:space="preserve">2 fois par jour </w:t>
      </w:r>
      <w:r w:rsidR="002902A3" w:rsidRPr="007F7FEB">
        <w:rPr>
          <w:lang w:eastAsia="fr-CH"/>
        </w:rPr>
        <w:t xml:space="preserve">des snapshots des dossiers qui contiennent l’ensemble des fichiers. Ces snapshots seront stockés </w:t>
      </w:r>
      <w:r w:rsidR="00B821AD" w:rsidRPr="007F7FEB">
        <w:rPr>
          <w:lang w:eastAsia="fr-CH"/>
        </w:rPr>
        <w:t>dans l’espace</w:t>
      </w:r>
      <w:r w:rsidR="002902A3" w:rsidRPr="007F7FEB">
        <w:rPr>
          <w:lang w:eastAsia="fr-CH"/>
        </w:rPr>
        <w:t xml:space="preserve"> de stockage « LUN05_DATA_fichier_F » du SAN</w:t>
      </w:r>
      <w:r w:rsidR="007D7BA6" w:rsidRPr="007F7FEB">
        <w:rPr>
          <w:lang w:eastAsia="fr-CH"/>
        </w:rPr>
        <w:t xml:space="preserve"> et conservés pendant </w:t>
      </w:r>
      <w:r w:rsidR="00EE482B" w:rsidRPr="007F7FEB">
        <w:rPr>
          <w:lang w:eastAsia="fr-CH"/>
        </w:rPr>
        <w:t>1 mois</w:t>
      </w:r>
      <w:r w:rsidR="002902A3" w:rsidRPr="007F7FEB">
        <w:rPr>
          <w:lang w:eastAsia="fr-CH"/>
        </w:rPr>
        <w:t xml:space="preserve">. </w:t>
      </w:r>
    </w:p>
    <w:p w14:paraId="7AC6E1EA" w14:textId="0EBAA1B0" w:rsidR="0021182A" w:rsidRDefault="002902A3" w:rsidP="00A00A7A">
      <w:pPr>
        <w:rPr>
          <w:lang w:eastAsia="fr-CH"/>
        </w:rPr>
      </w:pPr>
      <w:r w:rsidRPr="007F7FEB">
        <w:rPr>
          <w:lang w:eastAsia="fr-CH"/>
        </w:rPr>
        <w:t>Nous ferons aussi u</w:t>
      </w:r>
      <w:r w:rsidR="00FD0B29" w:rsidRPr="007F7FEB">
        <w:rPr>
          <w:lang w:eastAsia="fr-CH"/>
        </w:rPr>
        <w:t>ne sauvegarde différentielle chaque jour à partir d’une complète effectuée le dimanche. Nous utiliserons 1 bande</w:t>
      </w:r>
      <w:r w:rsidR="00555373" w:rsidRPr="007F7FEB">
        <w:rPr>
          <w:lang w:eastAsia="fr-CH"/>
        </w:rPr>
        <w:t xml:space="preserve"> par semaine et à chaque fin de mois les 4 complètes seront misent ensemble sur 1 bande et stockés dans un lieu sécurisé à l’extérieur de l’entreprise</w:t>
      </w:r>
      <w:r w:rsidR="00137A85" w:rsidRPr="007F7FEB">
        <w:rPr>
          <w:lang w:eastAsia="fr-CH"/>
        </w:rPr>
        <w:t>. Nous utiliserons donc 1</w:t>
      </w:r>
      <w:r w:rsidR="00DC758E">
        <w:rPr>
          <w:lang w:eastAsia="fr-CH"/>
        </w:rPr>
        <w:t>5</w:t>
      </w:r>
      <w:r w:rsidR="002D7C02" w:rsidRPr="007F7FEB">
        <w:rPr>
          <w:lang w:eastAsia="fr-CH"/>
        </w:rPr>
        <w:t xml:space="preserve"> bandes.</w:t>
      </w:r>
      <w:r w:rsidRPr="007F7FEB">
        <w:rPr>
          <w:lang w:eastAsia="fr-CH"/>
        </w:rPr>
        <w:t xml:space="preserve"> </w:t>
      </w:r>
    </w:p>
    <w:tbl>
      <w:tblPr>
        <w:tblpPr w:leftFromText="141" w:rightFromText="141" w:vertAnchor="text" w:horzAnchor="margin" w:tblpY="22"/>
        <w:tblW w:w="9065" w:type="dxa"/>
        <w:tblCellMar>
          <w:left w:w="70" w:type="dxa"/>
          <w:right w:w="70" w:type="dxa"/>
        </w:tblCellMar>
        <w:tblLook w:val="04A0" w:firstRow="1" w:lastRow="0" w:firstColumn="1" w:lastColumn="0" w:noHBand="0" w:noVBand="1"/>
      </w:tblPr>
      <w:tblGrid>
        <w:gridCol w:w="1253"/>
        <w:gridCol w:w="986"/>
        <w:gridCol w:w="602"/>
        <w:gridCol w:w="648"/>
        <w:gridCol w:w="908"/>
        <w:gridCol w:w="938"/>
        <w:gridCol w:w="1154"/>
        <w:gridCol w:w="1348"/>
        <w:gridCol w:w="1228"/>
      </w:tblGrid>
      <w:tr w:rsidR="00AE1498" w:rsidRPr="00AE1498" w14:paraId="193DBDB0" w14:textId="77777777" w:rsidTr="0056034A">
        <w:trPr>
          <w:trHeight w:val="423"/>
        </w:trPr>
        <w:tc>
          <w:tcPr>
            <w:tcW w:w="1238" w:type="dxa"/>
            <w:tcBorders>
              <w:top w:val="nil"/>
              <w:left w:val="nil"/>
              <w:bottom w:val="nil"/>
              <w:right w:val="nil"/>
            </w:tcBorders>
            <w:shd w:val="clear" w:color="auto" w:fill="auto"/>
            <w:noWrap/>
            <w:vAlign w:val="bottom"/>
            <w:hideMark/>
          </w:tcPr>
          <w:p w14:paraId="535A5E00" w14:textId="77777777" w:rsidR="00AE1498" w:rsidRPr="00AE1498" w:rsidRDefault="00AE1498" w:rsidP="00AE1498">
            <w:pPr>
              <w:spacing w:after="0" w:line="240" w:lineRule="auto"/>
              <w:jc w:val="left"/>
              <w:rPr>
                <w:rFonts w:ascii="Times New Roman" w:eastAsia="Times New Roman" w:hAnsi="Times New Roman" w:cs="Times New Roman"/>
                <w:sz w:val="24"/>
                <w:szCs w:val="24"/>
                <w:shd w:val="clear" w:color="auto" w:fill="auto"/>
                <w:lang w:eastAsia="fr-CH"/>
              </w:rPr>
            </w:pPr>
          </w:p>
        </w:tc>
        <w:tc>
          <w:tcPr>
            <w:tcW w:w="974" w:type="dxa"/>
            <w:tcBorders>
              <w:top w:val="nil"/>
              <w:left w:val="nil"/>
              <w:bottom w:val="nil"/>
              <w:right w:val="nil"/>
            </w:tcBorders>
            <w:shd w:val="clear" w:color="auto" w:fill="auto"/>
            <w:noWrap/>
            <w:vAlign w:val="bottom"/>
            <w:hideMark/>
          </w:tcPr>
          <w:p w14:paraId="4CD4F74C"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595" w:type="dxa"/>
            <w:tcBorders>
              <w:top w:val="nil"/>
              <w:left w:val="nil"/>
              <w:bottom w:val="nil"/>
              <w:right w:val="nil"/>
            </w:tcBorders>
            <w:shd w:val="clear" w:color="auto" w:fill="auto"/>
            <w:noWrap/>
            <w:vAlign w:val="bottom"/>
            <w:hideMark/>
          </w:tcPr>
          <w:p w14:paraId="211FFB86"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641" w:type="dxa"/>
            <w:tcBorders>
              <w:top w:val="nil"/>
              <w:left w:val="nil"/>
              <w:bottom w:val="nil"/>
              <w:right w:val="nil"/>
            </w:tcBorders>
            <w:shd w:val="clear" w:color="auto" w:fill="auto"/>
            <w:noWrap/>
            <w:vAlign w:val="bottom"/>
            <w:hideMark/>
          </w:tcPr>
          <w:p w14:paraId="63010025"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897" w:type="dxa"/>
            <w:tcBorders>
              <w:top w:val="nil"/>
              <w:left w:val="nil"/>
              <w:bottom w:val="nil"/>
              <w:right w:val="nil"/>
            </w:tcBorders>
            <w:shd w:val="clear" w:color="auto" w:fill="auto"/>
            <w:noWrap/>
            <w:vAlign w:val="bottom"/>
            <w:hideMark/>
          </w:tcPr>
          <w:p w14:paraId="386F7BAF"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927" w:type="dxa"/>
            <w:tcBorders>
              <w:top w:val="nil"/>
              <w:left w:val="nil"/>
              <w:bottom w:val="nil"/>
              <w:right w:val="nil"/>
            </w:tcBorders>
            <w:shd w:val="clear" w:color="auto" w:fill="auto"/>
            <w:noWrap/>
            <w:vAlign w:val="bottom"/>
            <w:hideMark/>
          </w:tcPr>
          <w:p w14:paraId="27E8C629"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1139" w:type="dxa"/>
            <w:tcBorders>
              <w:top w:val="nil"/>
              <w:left w:val="nil"/>
              <w:bottom w:val="nil"/>
              <w:right w:val="nil"/>
            </w:tcBorders>
            <w:shd w:val="clear" w:color="auto" w:fill="auto"/>
            <w:noWrap/>
            <w:vAlign w:val="bottom"/>
            <w:hideMark/>
          </w:tcPr>
          <w:p w14:paraId="2806E7B7"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1331" w:type="dxa"/>
            <w:tcBorders>
              <w:top w:val="nil"/>
              <w:left w:val="nil"/>
              <w:bottom w:val="nil"/>
              <w:right w:val="nil"/>
            </w:tcBorders>
            <w:shd w:val="clear" w:color="auto" w:fill="auto"/>
            <w:noWrap/>
            <w:vAlign w:val="bottom"/>
            <w:hideMark/>
          </w:tcPr>
          <w:p w14:paraId="2BF422A3"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13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181CF"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Nouvelle cassette</w:t>
            </w:r>
          </w:p>
        </w:tc>
      </w:tr>
      <w:tr w:rsidR="00AE1498" w:rsidRPr="00AE1498" w14:paraId="45DC3BFF" w14:textId="77777777" w:rsidTr="0056034A">
        <w:trPr>
          <w:trHeight w:val="423"/>
        </w:trPr>
        <w:tc>
          <w:tcPr>
            <w:tcW w:w="12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2DA75"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 </w:t>
            </w:r>
          </w:p>
        </w:tc>
        <w:tc>
          <w:tcPr>
            <w:tcW w:w="974"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32A3AC52"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Dimanche</w:t>
            </w:r>
          </w:p>
        </w:tc>
        <w:tc>
          <w:tcPr>
            <w:tcW w:w="595"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4C169C55"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Lundi</w:t>
            </w:r>
          </w:p>
        </w:tc>
        <w:tc>
          <w:tcPr>
            <w:tcW w:w="641"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1A783ADA"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Mardi</w:t>
            </w:r>
          </w:p>
        </w:tc>
        <w:tc>
          <w:tcPr>
            <w:tcW w:w="897"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11768C19"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Mercredi</w:t>
            </w:r>
          </w:p>
        </w:tc>
        <w:tc>
          <w:tcPr>
            <w:tcW w:w="927"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0BE958D4"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Jeudi</w:t>
            </w:r>
          </w:p>
        </w:tc>
        <w:tc>
          <w:tcPr>
            <w:tcW w:w="1139"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120163E8"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Vendredi</w:t>
            </w:r>
          </w:p>
        </w:tc>
        <w:tc>
          <w:tcPr>
            <w:tcW w:w="1331"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5A62792C"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Samedi</w:t>
            </w:r>
          </w:p>
        </w:tc>
        <w:tc>
          <w:tcPr>
            <w:tcW w:w="1323" w:type="dxa"/>
            <w:tcBorders>
              <w:top w:val="nil"/>
              <w:left w:val="nil"/>
              <w:bottom w:val="single" w:sz="4" w:space="0" w:color="auto"/>
              <w:right w:val="single" w:sz="4" w:space="0" w:color="auto"/>
            </w:tcBorders>
            <w:shd w:val="clear" w:color="auto" w:fill="auto"/>
            <w:noWrap/>
            <w:vAlign w:val="bottom"/>
            <w:hideMark/>
          </w:tcPr>
          <w:p w14:paraId="0ECF682D"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 </w:t>
            </w:r>
          </w:p>
        </w:tc>
      </w:tr>
      <w:tr w:rsidR="00AE1498" w:rsidRPr="00AE1498" w14:paraId="309437EE" w14:textId="77777777" w:rsidTr="0056034A">
        <w:trPr>
          <w:trHeight w:val="423"/>
        </w:trPr>
        <w:tc>
          <w:tcPr>
            <w:tcW w:w="1238" w:type="dxa"/>
            <w:tcBorders>
              <w:top w:val="nil"/>
              <w:left w:val="single" w:sz="4" w:space="0" w:color="auto"/>
              <w:bottom w:val="single" w:sz="4" w:space="0" w:color="auto"/>
              <w:right w:val="single" w:sz="4" w:space="0" w:color="auto"/>
            </w:tcBorders>
            <w:shd w:val="clear" w:color="auto" w:fill="000000" w:themeFill="text1"/>
            <w:noWrap/>
            <w:vAlign w:val="bottom"/>
            <w:hideMark/>
          </w:tcPr>
          <w:p w14:paraId="2CF68193"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Différentielle</w:t>
            </w:r>
          </w:p>
        </w:tc>
        <w:tc>
          <w:tcPr>
            <w:tcW w:w="974" w:type="dxa"/>
            <w:tcBorders>
              <w:top w:val="nil"/>
              <w:left w:val="nil"/>
              <w:bottom w:val="single" w:sz="4" w:space="0" w:color="auto"/>
              <w:right w:val="single" w:sz="4" w:space="0" w:color="auto"/>
            </w:tcBorders>
            <w:shd w:val="clear" w:color="auto" w:fill="auto"/>
            <w:noWrap/>
            <w:vAlign w:val="bottom"/>
            <w:hideMark/>
          </w:tcPr>
          <w:p w14:paraId="07D5B960"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Complète</w:t>
            </w:r>
          </w:p>
        </w:tc>
        <w:tc>
          <w:tcPr>
            <w:tcW w:w="595" w:type="dxa"/>
            <w:tcBorders>
              <w:top w:val="nil"/>
              <w:left w:val="nil"/>
              <w:bottom w:val="single" w:sz="4" w:space="0" w:color="auto"/>
              <w:right w:val="single" w:sz="4" w:space="0" w:color="auto"/>
            </w:tcBorders>
            <w:shd w:val="clear" w:color="auto" w:fill="auto"/>
            <w:noWrap/>
            <w:vAlign w:val="bottom"/>
            <w:hideMark/>
          </w:tcPr>
          <w:p w14:paraId="2D354A9A"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w:t>
            </w:r>
          </w:p>
        </w:tc>
        <w:tc>
          <w:tcPr>
            <w:tcW w:w="641" w:type="dxa"/>
            <w:tcBorders>
              <w:top w:val="nil"/>
              <w:left w:val="nil"/>
              <w:bottom w:val="single" w:sz="4" w:space="0" w:color="auto"/>
              <w:right w:val="single" w:sz="4" w:space="0" w:color="auto"/>
            </w:tcBorders>
            <w:shd w:val="clear" w:color="auto" w:fill="auto"/>
            <w:noWrap/>
            <w:vAlign w:val="bottom"/>
            <w:hideMark/>
          </w:tcPr>
          <w:p w14:paraId="707BCEA8"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w:t>
            </w:r>
          </w:p>
        </w:tc>
        <w:tc>
          <w:tcPr>
            <w:tcW w:w="897" w:type="dxa"/>
            <w:tcBorders>
              <w:top w:val="nil"/>
              <w:left w:val="nil"/>
              <w:bottom w:val="single" w:sz="4" w:space="0" w:color="auto"/>
              <w:right w:val="single" w:sz="4" w:space="0" w:color="auto"/>
            </w:tcBorders>
            <w:shd w:val="clear" w:color="auto" w:fill="auto"/>
            <w:noWrap/>
            <w:vAlign w:val="bottom"/>
            <w:hideMark/>
          </w:tcPr>
          <w:p w14:paraId="58B405A1"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w:t>
            </w:r>
          </w:p>
        </w:tc>
        <w:tc>
          <w:tcPr>
            <w:tcW w:w="927" w:type="dxa"/>
            <w:tcBorders>
              <w:top w:val="nil"/>
              <w:left w:val="nil"/>
              <w:bottom w:val="single" w:sz="4" w:space="0" w:color="auto"/>
              <w:right w:val="single" w:sz="4" w:space="0" w:color="auto"/>
            </w:tcBorders>
            <w:shd w:val="clear" w:color="auto" w:fill="auto"/>
            <w:noWrap/>
            <w:vAlign w:val="bottom"/>
            <w:hideMark/>
          </w:tcPr>
          <w:p w14:paraId="0D48E269"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L+M+M+J</w:t>
            </w:r>
          </w:p>
        </w:tc>
        <w:tc>
          <w:tcPr>
            <w:tcW w:w="1139" w:type="dxa"/>
            <w:tcBorders>
              <w:top w:val="nil"/>
              <w:left w:val="nil"/>
              <w:bottom w:val="single" w:sz="4" w:space="0" w:color="auto"/>
              <w:right w:val="single" w:sz="4" w:space="0" w:color="auto"/>
            </w:tcBorders>
            <w:shd w:val="clear" w:color="auto" w:fill="auto"/>
            <w:noWrap/>
            <w:vAlign w:val="bottom"/>
            <w:hideMark/>
          </w:tcPr>
          <w:p w14:paraId="40227F5B"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L+M+M+J+V</w:t>
            </w:r>
          </w:p>
        </w:tc>
        <w:tc>
          <w:tcPr>
            <w:tcW w:w="1331" w:type="dxa"/>
            <w:tcBorders>
              <w:top w:val="nil"/>
              <w:left w:val="nil"/>
              <w:bottom w:val="single" w:sz="4" w:space="0" w:color="auto"/>
              <w:right w:val="single" w:sz="4" w:space="0" w:color="auto"/>
            </w:tcBorders>
            <w:shd w:val="clear" w:color="auto" w:fill="auto"/>
            <w:noWrap/>
            <w:vAlign w:val="bottom"/>
            <w:hideMark/>
          </w:tcPr>
          <w:p w14:paraId="067C9C28"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L+M+M+J+V+S</w:t>
            </w:r>
          </w:p>
        </w:tc>
        <w:tc>
          <w:tcPr>
            <w:tcW w:w="1323" w:type="dxa"/>
            <w:tcBorders>
              <w:top w:val="nil"/>
              <w:left w:val="nil"/>
              <w:bottom w:val="single" w:sz="4" w:space="0" w:color="auto"/>
              <w:right w:val="single" w:sz="4" w:space="0" w:color="auto"/>
            </w:tcBorders>
            <w:shd w:val="clear" w:color="auto" w:fill="auto"/>
            <w:noWrap/>
            <w:vAlign w:val="bottom"/>
            <w:hideMark/>
          </w:tcPr>
          <w:p w14:paraId="757F52B1"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Dimanche + Lundi</w:t>
            </w:r>
          </w:p>
        </w:tc>
      </w:tr>
    </w:tbl>
    <w:p w14:paraId="772EBFF7" w14:textId="77777777" w:rsidR="00AE1498" w:rsidRPr="007F7FEB" w:rsidRDefault="00AE1498" w:rsidP="00A00A7A">
      <w:pPr>
        <w:rPr>
          <w:lang w:eastAsia="fr-CH"/>
        </w:rPr>
      </w:pPr>
    </w:p>
    <w:tbl>
      <w:tblPr>
        <w:tblpPr w:leftFromText="141" w:rightFromText="141" w:vertAnchor="text" w:horzAnchor="margin" w:tblpXSpec="right" w:tblpY="6"/>
        <w:tblW w:w="2494" w:type="dxa"/>
        <w:tblCellMar>
          <w:left w:w="70" w:type="dxa"/>
          <w:right w:w="70" w:type="dxa"/>
        </w:tblCellMar>
        <w:tblLook w:val="04A0" w:firstRow="1" w:lastRow="0" w:firstColumn="1" w:lastColumn="0" w:noHBand="0" w:noVBand="1"/>
      </w:tblPr>
      <w:tblGrid>
        <w:gridCol w:w="1052"/>
        <w:gridCol w:w="753"/>
        <w:gridCol w:w="689"/>
      </w:tblGrid>
      <w:tr w:rsidR="0056034A" w:rsidRPr="00551EDE" w14:paraId="176B27FE" w14:textId="77777777" w:rsidTr="0056034A">
        <w:trPr>
          <w:trHeight w:val="274"/>
        </w:trPr>
        <w:tc>
          <w:tcPr>
            <w:tcW w:w="2494"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193DF8"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WEB</w:t>
            </w:r>
          </w:p>
        </w:tc>
      </w:tr>
      <w:tr w:rsidR="0056034A" w:rsidRPr="00D609AD" w14:paraId="25D0A078" w14:textId="77777777" w:rsidTr="0056034A">
        <w:trPr>
          <w:trHeight w:val="261"/>
        </w:trPr>
        <w:tc>
          <w:tcPr>
            <w:tcW w:w="1052" w:type="dxa"/>
            <w:tcBorders>
              <w:top w:val="nil"/>
              <w:left w:val="single" w:sz="8" w:space="0" w:color="auto"/>
              <w:bottom w:val="nil"/>
              <w:right w:val="nil"/>
            </w:tcBorders>
            <w:shd w:val="clear" w:color="auto" w:fill="000000" w:themeFill="text1"/>
            <w:noWrap/>
            <w:vAlign w:val="bottom"/>
            <w:hideMark/>
          </w:tcPr>
          <w:p w14:paraId="04E9E709" w14:textId="77777777" w:rsidR="0056034A" w:rsidRPr="00D609AD" w:rsidRDefault="0056034A"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753" w:type="dxa"/>
            <w:tcBorders>
              <w:top w:val="nil"/>
              <w:left w:val="nil"/>
              <w:bottom w:val="single" w:sz="4" w:space="0" w:color="auto"/>
              <w:right w:val="nil"/>
            </w:tcBorders>
            <w:shd w:val="clear" w:color="auto" w:fill="000000" w:themeFill="text1"/>
            <w:noWrap/>
            <w:vAlign w:val="bottom"/>
            <w:hideMark/>
          </w:tcPr>
          <w:p w14:paraId="1C50FABF" w14:textId="77777777" w:rsidR="0056034A" w:rsidRPr="00D609AD" w:rsidRDefault="0056034A"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Disque</w:t>
            </w:r>
          </w:p>
        </w:tc>
        <w:tc>
          <w:tcPr>
            <w:tcW w:w="689" w:type="dxa"/>
            <w:tcBorders>
              <w:top w:val="nil"/>
              <w:left w:val="nil"/>
              <w:bottom w:val="single" w:sz="4" w:space="0" w:color="auto"/>
              <w:right w:val="single" w:sz="8" w:space="0" w:color="auto"/>
            </w:tcBorders>
            <w:shd w:val="clear" w:color="auto" w:fill="000000" w:themeFill="text1"/>
            <w:noWrap/>
            <w:vAlign w:val="bottom"/>
            <w:hideMark/>
          </w:tcPr>
          <w:p w14:paraId="69B026E2" w14:textId="77777777" w:rsidR="0056034A" w:rsidRPr="00D609AD" w:rsidRDefault="0056034A"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56034A" w:rsidRPr="00551EDE" w14:paraId="5E7F7013" w14:textId="77777777" w:rsidTr="0056034A">
        <w:trPr>
          <w:trHeight w:val="261"/>
        </w:trPr>
        <w:tc>
          <w:tcPr>
            <w:tcW w:w="1052" w:type="dxa"/>
            <w:tcBorders>
              <w:top w:val="nil"/>
              <w:left w:val="single" w:sz="8" w:space="0" w:color="auto"/>
              <w:bottom w:val="nil"/>
              <w:right w:val="single" w:sz="4" w:space="0" w:color="auto"/>
            </w:tcBorders>
            <w:shd w:val="clear" w:color="auto" w:fill="auto"/>
            <w:noWrap/>
            <w:vAlign w:val="bottom"/>
            <w:hideMark/>
          </w:tcPr>
          <w:p w14:paraId="4FA8D271"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Lundi</w:t>
            </w:r>
          </w:p>
        </w:tc>
        <w:tc>
          <w:tcPr>
            <w:tcW w:w="753" w:type="dxa"/>
            <w:tcBorders>
              <w:top w:val="nil"/>
              <w:left w:val="nil"/>
              <w:bottom w:val="nil"/>
              <w:right w:val="nil"/>
            </w:tcBorders>
            <w:shd w:val="clear" w:color="auto" w:fill="auto"/>
            <w:noWrap/>
            <w:vAlign w:val="bottom"/>
            <w:hideMark/>
          </w:tcPr>
          <w:p w14:paraId="1A9E1165"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Serv</w:t>
            </w:r>
          </w:p>
        </w:tc>
        <w:tc>
          <w:tcPr>
            <w:tcW w:w="689" w:type="dxa"/>
            <w:tcBorders>
              <w:top w:val="nil"/>
              <w:left w:val="nil"/>
              <w:bottom w:val="nil"/>
              <w:right w:val="single" w:sz="8" w:space="0" w:color="auto"/>
            </w:tcBorders>
            <w:shd w:val="clear" w:color="auto" w:fill="auto"/>
            <w:noWrap/>
            <w:vAlign w:val="bottom"/>
            <w:hideMark/>
          </w:tcPr>
          <w:p w14:paraId="3D0E0916"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r w:rsidR="0056034A" w:rsidRPr="00551EDE" w14:paraId="17711D6D" w14:textId="77777777" w:rsidTr="0056034A">
        <w:trPr>
          <w:trHeight w:val="261"/>
        </w:trPr>
        <w:tc>
          <w:tcPr>
            <w:tcW w:w="1052" w:type="dxa"/>
            <w:tcBorders>
              <w:top w:val="nil"/>
              <w:left w:val="single" w:sz="8" w:space="0" w:color="auto"/>
              <w:bottom w:val="nil"/>
              <w:right w:val="single" w:sz="4" w:space="0" w:color="auto"/>
            </w:tcBorders>
            <w:shd w:val="clear" w:color="auto" w:fill="D9D9D9" w:themeFill="background1" w:themeFillShade="D9"/>
            <w:noWrap/>
            <w:vAlign w:val="bottom"/>
            <w:hideMark/>
          </w:tcPr>
          <w:p w14:paraId="59FB75FF"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Mardi</w:t>
            </w:r>
          </w:p>
        </w:tc>
        <w:tc>
          <w:tcPr>
            <w:tcW w:w="753" w:type="dxa"/>
            <w:tcBorders>
              <w:top w:val="nil"/>
              <w:left w:val="nil"/>
              <w:bottom w:val="nil"/>
              <w:right w:val="nil"/>
            </w:tcBorders>
            <w:shd w:val="clear" w:color="auto" w:fill="D9D9D9" w:themeFill="background1" w:themeFillShade="D9"/>
            <w:noWrap/>
            <w:vAlign w:val="bottom"/>
            <w:hideMark/>
          </w:tcPr>
          <w:p w14:paraId="1EEAA376"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689" w:type="dxa"/>
            <w:tcBorders>
              <w:top w:val="nil"/>
              <w:left w:val="nil"/>
              <w:bottom w:val="nil"/>
              <w:right w:val="single" w:sz="8" w:space="0" w:color="auto"/>
            </w:tcBorders>
            <w:shd w:val="clear" w:color="auto" w:fill="D9D9D9" w:themeFill="background1" w:themeFillShade="D9"/>
            <w:noWrap/>
            <w:vAlign w:val="bottom"/>
            <w:hideMark/>
          </w:tcPr>
          <w:p w14:paraId="2A8DA7F5"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6034A" w:rsidRPr="00551EDE" w14:paraId="76C4823A" w14:textId="77777777" w:rsidTr="0056034A">
        <w:trPr>
          <w:trHeight w:val="261"/>
        </w:trPr>
        <w:tc>
          <w:tcPr>
            <w:tcW w:w="1052" w:type="dxa"/>
            <w:tcBorders>
              <w:top w:val="nil"/>
              <w:left w:val="single" w:sz="8" w:space="0" w:color="auto"/>
              <w:bottom w:val="nil"/>
              <w:right w:val="single" w:sz="4" w:space="0" w:color="auto"/>
            </w:tcBorders>
            <w:shd w:val="clear" w:color="auto" w:fill="auto"/>
            <w:noWrap/>
            <w:vAlign w:val="bottom"/>
            <w:hideMark/>
          </w:tcPr>
          <w:p w14:paraId="698293A5"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Mercredi</w:t>
            </w:r>
          </w:p>
        </w:tc>
        <w:tc>
          <w:tcPr>
            <w:tcW w:w="753" w:type="dxa"/>
            <w:tcBorders>
              <w:top w:val="nil"/>
              <w:left w:val="nil"/>
              <w:bottom w:val="nil"/>
              <w:right w:val="nil"/>
            </w:tcBorders>
            <w:shd w:val="clear" w:color="auto" w:fill="auto"/>
            <w:noWrap/>
            <w:vAlign w:val="bottom"/>
            <w:hideMark/>
          </w:tcPr>
          <w:p w14:paraId="516711DC"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Serv</w:t>
            </w:r>
          </w:p>
        </w:tc>
        <w:tc>
          <w:tcPr>
            <w:tcW w:w="689" w:type="dxa"/>
            <w:tcBorders>
              <w:top w:val="nil"/>
              <w:left w:val="nil"/>
              <w:bottom w:val="nil"/>
              <w:right w:val="single" w:sz="8" w:space="0" w:color="auto"/>
            </w:tcBorders>
            <w:shd w:val="clear" w:color="auto" w:fill="auto"/>
            <w:noWrap/>
            <w:vAlign w:val="bottom"/>
            <w:hideMark/>
          </w:tcPr>
          <w:p w14:paraId="7A24F47E"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r w:rsidR="0056034A" w:rsidRPr="00551EDE" w14:paraId="7B18CF63" w14:textId="77777777" w:rsidTr="0056034A">
        <w:trPr>
          <w:trHeight w:val="261"/>
        </w:trPr>
        <w:tc>
          <w:tcPr>
            <w:tcW w:w="1052" w:type="dxa"/>
            <w:tcBorders>
              <w:top w:val="nil"/>
              <w:left w:val="single" w:sz="8" w:space="0" w:color="auto"/>
              <w:bottom w:val="nil"/>
              <w:right w:val="single" w:sz="4" w:space="0" w:color="auto"/>
            </w:tcBorders>
            <w:shd w:val="clear" w:color="auto" w:fill="D9D9D9" w:themeFill="background1" w:themeFillShade="D9"/>
            <w:noWrap/>
            <w:vAlign w:val="bottom"/>
            <w:hideMark/>
          </w:tcPr>
          <w:p w14:paraId="6BC4E008"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Jeudi</w:t>
            </w:r>
          </w:p>
        </w:tc>
        <w:tc>
          <w:tcPr>
            <w:tcW w:w="753" w:type="dxa"/>
            <w:tcBorders>
              <w:top w:val="nil"/>
              <w:left w:val="nil"/>
              <w:bottom w:val="nil"/>
              <w:right w:val="nil"/>
            </w:tcBorders>
            <w:shd w:val="clear" w:color="auto" w:fill="D9D9D9" w:themeFill="background1" w:themeFillShade="D9"/>
            <w:noWrap/>
            <w:vAlign w:val="bottom"/>
            <w:hideMark/>
          </w:tcPr>
          <w:p w14:paraId="7AD38192"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689" w:type="dxa"/>
            <w:tcBorders>
              <w:top w:val="nil"/>
              <w:left w:val="nil"/>
              <w:bottom w:val="nil"/>
              <w:right w:val="single" w:sz="8" w:space="0" w:color="auto"/>
            </w:tcBorders>
            <w:shd w:val="clear" w:color="auto" w:fill="D9D9D9" w:themeFill="background1" w:themeFillShade="D9"/>
            <w:noWrap/>
            <w:vAlign w:val="bottom"/>
            <w:hideMark/>
          </w:tcPr>
          <w:p w14:paraId="1F1EC92F"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6034A" w:rsidRPr="00551EDE" w14:paraId="1D9EB331" w14:textId="77777777" w:rsidTr="0056034A">
        <w:trPr>
          <w:trHeight w:val="261"/>
        </w:trPr>
        <w:tc>
          <w:tcPr>
            <w:tcW w:w="1052" w:type="dxa"/>
            <w:tcBorders>
              <w:top w:val="nil"/>
              <w:left w:val="single" w:sz="8" w:space="0" w:color="auto"/>
              <w:bottom w:val="nil"/>
              <w:right w:val="single" w:sz="4" w:space="0" w:color="auto"/>
            </w:tcBorders>
            <w:shd w:val="clear" w:color="auto" w:fill="auto"/>
            <w:noWrap/>
            <w:vAlign w:val="bottom"/>
            <w:hideMark/>
          </w:tcPr>
          <w:p w14:paraId="01D8F577"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Vendredi</w:t>
            </w:r>
          </w:p>
        </w:tc>
        <w:tc>
          <w:tcPr>
            <w:tcW w:w="753" w:type="dxa"/>
            <w:tcBorders>
              <w:top w:val="nil"/>
              <w:left w:val="nil"/>
              <w:bottom w:val="nil"/>
              <w:right w:val="nil"/>
            </w:tcBorders>
            <w:shd w:val="clear" w:color="auto" w:fill="auto"/>
            <w:noWrap/>
            <w:vAlign w:val="bottom"/>
            <w:hideMark/>
          </w:tcPr>
          <w:p w14:paraId="7B4D8A4D"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Serv</w:t>
            </w:r>
          </w:p>
        </w:tc>
        <w:tc>
          <w:tcPr>
            <w:tcW w:w="689" w:type="dxa"/>
            <w:tcBorders>
              <w:top w:val="nil"/>
              <w:left w:val="nil"/>
              <w:bottom w:val="nil"/>
              <w:right w:val="single" w:sz="8" w:space="0" w:color="auto"/>
            </w:tcBorders>
            <w:shd w:val="clear" w:color="auto" w:fill="auto"/>
            <w:noWrap/>
            <w:vAlign w:val="bottom"/>
            <w:hideMark/>
          </w:tcPr>
          <w:p w14:paraId="68BFB564"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r w:rsidR="0056034A" w:rsidRPr="00551EDE" w14:paraId="4F7D89AD" w14:textId="77777777" w:rsidTr="0056034A">
        <w:trPr>
          <w:trHeight w:val="261"/>
        </w:trPr>
        <w:tc>
          <w:tcPr>
            <w:tcW w:w="1052" w:type="dxa"/>
            <w:tcBorders>
              <w:top w:val="nil"/>
              <w:left w:val="single" w:sz="8" w:space="0" w:color="auto"/>
              <w:bottom w:val="nil"/>
              <w:right w:val="single" w:sz="4" w:space="0" w:color="auto"/>
            </w:tcBorders>
            <w:shd w:val="clear" w:color="auto" w:fill="D9D9D9" w:themeFill="background1" w:themeFillShade="D9"/>
            <w:noWrap/>
            <w:vAlign w:val="bottom"/>
            <w:hideMark/>
          </w:tcPr>
          <w:p w14:paraId="6C4D2DEC"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Samedi</w:t>
            </w:r>
          </w:p>
        </w:tc>
        <w:tc>
          <w:tcPr>
            <w:tcW w:w="753" w:type="dxa"/>
            <w:tcBorders>
              <w:top w:val="nil"/>
              <w:left w:val="nil"/>
              <w:bottom w:val="nil"/>
              <w:right w:val="nil"/>
            </w:tcBorders>
            <w:shd w:val="clear" w:color="auto" w:fill="D9D9D9" w:themeFill="background1" w:themeFillShade="D9"/>
            <w:noWrap/>
            <w:vAlign w:val="bottom"/>
            <w:hideMark/>
          </w:tcPr>
          <w:p w14:paraId="67E7AFBE"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689" w:type="dxa"/>
            <w:tcBorders>
              <w:top w:val="nil"/>
              <w:left w:val="nil"/>
              <w:bottom w:val="nil"/>
              <w:right w:val="single" w:sz="8" w:space="0" w:color="auto"/>
            </w:tcBorders>
            <w:shd w:val="clear" w:color="auto" w:fill="D9D9D9" w:themeFill="background1" w:themeFillShade="D9"/>
            <w:noWrap/>
            <w:vAlign w:val="bottom"/>
            <w:hideMark/>
          </w:tcPr>
          <w:p w14:paraId="3E4DF35A"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6034A" w:rsidRPr="00551EDE" w14:paraId="016519C4" w14:textId="77777777" w:rsidTr="0056034A">
        <w:trPr>
          <w:trHeight w:val="274"/>
        </w:trPr>
        <w:tc>
          <w:tcPr>
            <w:tcW w:w="1052" w:type="dxa"/>
            <w:tcBorders>
              <w:top w:val="nil"/>
              <w:left w:val="single" w:sz="8" w:space="0" w:color="auto"/>
              <w:bottom w:val="single" w:sz="8" w:space="0" w:color="auto"/>
              <w:right w:val="single" w:sz="4" w:space="0" w:color="auto"/>
            </w:tcBorders>
            <w:shd w:val="clear" w:color="auto" w:fill="auto"/>
            <w:noWrap/>
            <w:vAlign w:val="bottom"/>
            <w:hideMark/>
          </w:tcPr>
          <w:p w14:paraId="1E17A4B7"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Dimanche</w:t>
            </w:r>
          </w:p>
        </w:tc>
        <w:tc>
          <w:tcPr>
            <w:tcW w:w="753" w:type="dxa"/>
            <w:tcBorders>
              <w:top w:val="nil"/>
              <w:left w:val="nil"/>
              <w:bottom w:val="single" w:sz="8" w:space="0" w:color="auto"/>
              <w:right w:val="nil"/>
            </w:tcBorders>
            <w:shd w:val="clear" w:color="auto" w:fill="auto"/>
            <w:noWrap/>
            <w:vAlign w:val="bottom"/>
            <w:hideMark/>
          </w:tcPr>
          <w:p w14:paraId="0C16C56B"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Serv</w:t>
            </w:r>
          </w:p>
        </w:tc>
        <w:tc>
          <w:tcPr>
            <w:tcW w:w="689" w:type="dxa"/>
            <w:tcBorders>
              <w:top w:val="nil"/>
              <w:left w:val="nil"/>
              <w:bottom w:val="single" w:sz="8" w:space="0" w:color="auto"/>
              <w:right w:val="single" w:sz="8" w:space="0" w:color="auto"/>
            </w:tcBorders>
            <w:shd w:val="clear" w:color="auto" w:fill="auto"/>
            <w:noWrap/>
            <w:vAlign w:val="bottom"/>
            <w:hideMark/>
          </w:tcPr>
          <w:p w14:paraId="60A0518B"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bl>
    <w:p w14:paraId="30B70C76" w14:textId="0A73EBD6" w:rsidR="0055666B" w:rsidRPr="00A00A7A" w:rsidRDefault="0055666B" w:rsidP="00A00A7A">
      <w:pPr>
        <w:rPr>
          <w:b/>
          <w:lang w:eastAsia="fr-CH"/>
        </w:rPr>
      </w:pPr>
      <w:r w:rsidRPr="00A00A7A">
        <w:rPr>
          <w:b/>
          <w:lang w:eastAsia="fr-CH"/>
        </w:rPr>
        <w:t>SERVEUR WEB</w:t>
      </w:r>
    </w:p>
    <w:p w14:paraId="3FB2EFAC" w14:textId="41870647" w:rsidR="002231D9" w:rsidRDefault="002902A3" w:rsidP="00A00A7A">
      <w:pPr>
        <w:rPr>
          <w:lang w:eastAsia="fr-CH"/>
        </w:rPr>
      </w:pPr>
      <w:r w:rsidRPr="007F7FEB">
        <w:rPr>
          <w:lang w:eastAsia="fr-CH"/>
        </w:rPr>
        <w:t>Pour le serveur web</w:t>
      </w:r>
      <w:r w:rsidR="002231D9" w:rsidRPr="007F7FEB">
        <w:rPr>
          <w:lang w:eastAsia="fr-CH"/>
        </w:rPr>
        <w:t>, nous effectuerons chaque 2 jours un snapshot de la VM sur l’espace de stockage</w:t>
      </w:r>
      <w:r w:rsidR="006C494F" w:rsidRPr="007F7FEB">
        <w:rPr>
          <w:lang w:eastAsia="fr-CH"/>
        </w:rPr>
        <w:t xml:space="preserve"> « LUN04_DATA_WEB_W » et ces snapshots seront conservés pendant 1 semaine.</w:t>
      </w:r>
    </w:p>
    <w:p w14:paraId="031F561B" w14:textId="233E8055" w:rsidR="00551EDE" w:rsidRDefault="00551EDE" w:rsidP="00A00A7A">
      <w:pPr>
        <w:rPr>
          <w:lang w:eastAsia="fr-CH"/>
        </w:rPr>
      </w:pPr>
    </w:p>
    <w:p w14:paraId="28E0653A" w14:textId="5C59C521" w:rsidR="0056034A" w:rsidRPr="007F7FEB" w:rsidRDefault="0056034A" w:rsidP="00A00A7A">
      <w:pPr>
        <w:rPr>
          <w:lang w:eastAsia="fr-CH"/>
        </w:rPr>
      </w:pPr>
    </w:p>
    <w:p w14:paraId="075D343B" w14:textId="46ED3A02" w:rsidR="00641B73" w:rsidRPr="00A00A7A" w:rsidRDefault="00641B73" w:rsidP="00A00A7A">
      <w:pPr>
        <w:rPr>
          <w:b/>
          <w:lang w:eastAsia="fr-CH"/>
        </w:rPr>
      </w:pPr>
      <w:r w:rsidRPr="00A00A7A">
        <w:rPr>
          <w:b/>
          <w:lang w:eastAsia="fr-CH"/>
        </w:rPr>
        <w:t>SERVEUR AD</w:t>
      </w:r>
    </w:p>
    <w:tbl>
      <w:tblPr>
        <w:tblpPr w:leftFromText="141" w:rightFromText="141" w:vertAnchor="text" w:horzAnchor="margin" w:tblpXSpec="right" w:tblpY="-100"/>
        <w:tblW w:w="2880" w:type="dxa"/>
        <w:tblCellMar>
          <w:left w:w="70" w:type="dxa"/>
          <w:right w:w="70" w:type="dxa"/>
        </w:tblCellMar>
        <w:tblLook w:val="04A0" w:firstRow="1" w:lastRow="0" w:firstColumn="1" w:lastColumn="0" w:noHBand="0" w:noVBand="1"/>
      </w:tblPr>
      <w:tblGrid>
        <w:gridCol w:w="1245"/>
        <w:gridCol w:w="860"/>
        <w:gridCol w:w="775"/>
      </w:tblGrid>
      <w:tr w:rsidR="00551EDE" w:rsidRPr="00551EDE" w14:paraId="75F4259D" w14:textId="77777777" w:rsidTr="00D609AD">
        <w:trPr>
          <w:trHeight w:val="315"/>
        </w:trPr>
        <w:tc>
          <w:tcPr>
            <w:tcW w:w="288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2B85DD3"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MAIL</w:t>
            </w:r>
          </w:p>
        </w:tc>
      </w:tr>
      <w:tr w:rsidR="00551EDE" w:rsidRPr="00551EDE" w14:paraId="7CD5E99F" w14:textId="77777777" w:rsidTr="00D609AD">
        <w:trPr>
          <w:trHeight w:val="300"/>
        </w:trPr>
        <w:tc>
          <w:tcPr>
            <w:tcW w:w="1245" w:type="dxa"/>
            <w:tcBorders>
              <w:top w:val="nil"/>
              <w:left w:val="single" w:sz="8" w:space="0" w:color="auto"/>
              <w:bottom w:val="nil"/>
              <w:right w:val="nil"/>
            </w:tcBorders>
            <w:shd w:val="clear" w:color="auto" w:fill="000000" w:themeFill="text1"/>
            <w:noWrap/>
            <w:vAlign w:val="bottom"/>
            <w:hideMark/>
          </w:tcPr>
          <w:p w14:paraId="3254008F" w14:textId="77777777" w:rsidR="00551EDE" w:rsidRPr="00D609AD" w:rsidRDefault="00551EDE" w:rsidP="00551EDE">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860" w:type="dxa"/>
            <w:tcBorders>
              <w:top w:val="nil"/>
              <w:left w:val="nil"/>
              <w:bottom w:val="single" w:sz="4" w:space="0" w:color="auto"/>
              <w:right w:val="nil"/>
            </w:tcBorders>
            <w:shd w:val="clear" w:color="auto" w:fill="000000" w:themeFill="text1"/>
            <w:noWrap/>
            <w:vAlign w:val="bottom"/>
            <w:hideMark/>
          </w:tcPr>
          <w:p w14:paraId="5BA6368E" w14:textId="77777777" w:rsidR="00551EDE" w:rsidRPr="00D609AD" w:rsidRDefault="00551EDE" w:rsidP="00551EDE">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Disque</w:t>
            </w:r>
          </w:p>
        </w:tc>
        <w:tc>
          <w:tcPr>
            <w:tcW w:w="775" w:type="dxa"/>
            <w:tcBorders>
              <w:top w:val="nil"/>
              <w:left w:val="nil"/>
              <w:bottom w:val="single" w:sz="4" w:space="0" w:color="auto"/>
              <w:right w:val="single" w:sz="8" w:space="0" w:color="auto"/>
            </w:tcBorders>
            <w:shd w:val="clear" w:color="auto" w:fill="000000" w:themeFill="text1"/>
            <w:noWrap/>
            <w:vAlign w:val="bottom"/>
            <w:hideMark/>
          </w:tcPr>
          <w:p w14:paraId="1287BFCD" w14:textId="77777777" w:rsidR="00551EDE" w:rsidRPr="00D609AD" w:rsidRDefault="00551EDE" w:rsidP="00551EDE">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551EDE" w:rsidRPr="00551EDE" w14:paraId="453E5B3A"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357063E9"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Lundi</w:t>
            </w:r>
          </w:p>
        </w:tc>
        <w:tc>
          <w:tcPr>
            <w:tcW w:w="860" w:type="dxa"/>
            <w:tcBorders>
              <w:top w:val="nil"/>
              <w:left w:val="nil"/>
              <w:bottom w:val="nil"/>
              <w:right w:val="nil"/>
            </w:tcBorders>
            <w:shd w:val="clear" w:color="auto" w:fill="auto"/>
            <w:noWrap/>
            <w:vAlign w:val="bottom"/>
            <w:hideMark/>
          </w:tcPr>
          <w:p w14:paraId="33B5B1E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auto"/>
            <w:noWrap/>
            <w:vAlign w:val="bottom"/>
            <w:hideMark/>
          </w:tcPr>
          <w:p w14:paraId="5C76664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0DF303BD"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043EAB12"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Mardi</w:t>
            </w:r>
          </w:p>
        </w:tc>
        <w:tc>
          <w:tcPr>
            <w:tcW w:w="860" w:type="dxa"/>
            <w:tcBorders>
              <w:top w:val="nil"/>
              <w:left w:val="nil"/>
              <w:bottom w:val="nil"/>
              <w:right w:val="nil"/>
            </w:tcBorders>
            <w:shd w:val="clear" w:color="auto" w:fill="D9D9D9" w:themeFill="background1" w:themeFillShade="D9"/>
            <w:noWrap/>
            <w:vAlign w:val="bottom"/>
            <w:hideMark/>
          </w:tcPr>
          <w:p w14:paraId="733593B3"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697022C6"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7C5912A5"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3EE31C2A"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Mercredi</w:t>
            </w:r>
          </w:p>
        </w:tc>
        <w:tc>
          <w:tcPr>
            <w:tcW w:w="860" w:type="dxa"/>
            <w:tcBorders>
              <w:top w:val="nil"/>
              <w:left w:val="nil"/>
              <w:bottom w:val="nil"/>
              <w:right w:val="nil"/>
            </w:tcBorders>
            <w:shd w:val="clear" w:color="auto" w:fill="auto"/>
            <w:noWrap/>
            <w:vAlign w:val="bottom"/>
            <w:hideMark/>
          </w:tcPr>
          <w:p w14:paraId="29BC3B12"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auto"/>
            <w:noWrap/>
            <w:vAlign w:val="bottom"/>
            <w:hideMark/>
          </w:tcPr>
          <w:p w14:paraId="3532E3C7"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51D07872"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002D3D7B"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Jeudi</w:t>
            </w:r>
          </w:p>
        </w:tc>
        <w:tc>
          <w:tcPr>
            <w:tcW w:w="860" w:type="dxa"/>
            <w:tcBorders>
              <w:top w:val="nil"/>
              <w:left w:val="nil"/>
              <w:bottom w:val="nil"/>
              <w:right w:val="nil"/>
            </w:tcBorders>
            <w:shd w:val="clear" w:color="auto" w:fill="D9D9D9" w:themeFill="background1" w:themeFillShade="D9"/>
            <w:noWrap/>
            <w:vAlign w:val="bottom"/>
            <w:hideMark/>
          </w:tcPr>
          <w:p w14:paraId="629C3CC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1ED44E67"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2B861871"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45A97BA4"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Vendredi</w:t>
            </w:r>
          </w:p>
        </w:tc>
        <w:tc>
          <w:tcPr>
            <w:tcW w:w="860" w:type="dxa"/>
            <w:tcBorders>
              <w:top w:val="nil"/>
              <w:left w:val="nil"/>
              <w:bottom w:val="nil"/>
              <w:right w:val="nil"/>
            </w:tcBorders>
            <w:shd w:val="clear" w:color="auto" w:fill="auto"/>
            <w:noWrap/>
            <w:vAlign w:val="bottom"/>
            <w:hideMark/>
          </w:tcPr>
          <w:p w14:paraId="11F90E5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auto"/>
            <w:noWrap/>
            <w:vAlign w:val="bottom"/>
            <w:hideMark/>
          </w:tcPr>
          <w:p w14:paraId="1AA79EDC"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7897A1CE"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52647B92"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Samedi</w:t>
            </w:r>
          </w:p>
        </w:tc>
        <w:tc>
          <w:tcPr>
            <w:tcW w:w="860" w:type="dxa"/>
            <w:tcBorders>
              <w:top w:val="nil"/>
              <w:left w:val="nil"/>
              <w:bottom w:val="nil"/>
              <w:right w:val="nil"/>
            </w:tcBorders>
            <w:shd w:val="clear" w:color="auto" w:fill="D9D9D9" w:themeFill="background1" w:themeFillShade="D9"/>
            <w:noWrap/>
            <w:vAlign w:val="bottom"/>
            <w:hideMark/>
          </w:tcPr>
          <w:p w14:paraId="73E565AE"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427AB5A7"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2E6D88F6" w14:textId="77777777" w:rsidTr="00D609AD">
        <w:trPr>
          <w:trHeight w:val="315"/>
        </w:trPr>
        <w:tc>
          <w:tcPr>
            <w:tcW w:w="1245" w:type="dxa"/>
            <w:tcBorders>
              <w:top w:val="nil"/>
              <w:left w:val="single" w:sz="8" w:space="0" w:color="auto"/>
              <w:bottom w:val="single" w:sz="8" w:space="0" w:color="auto"/>
              <w:right w:val="single" w:sz="4" w:space="0" w:color="auto"/>
            </w:tcBorders>
            <w:shd w:val="clear" w:color="auto" w:fill="auto"/>
            <w:noWrap/>
            <w:vAlign w:val="bottom"/>
            <w:hideMark/>
          </w:tcPr>
          <w:p w14:paraId="6C274961"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Dimanche</w:t>
            </w:r>
          </w:p>
        </w:tc>
        <w:tc>
          <w:tcPr>
            <w:tcW w:w="860" w:type="dxa"/>
            <w:tcBorders>
              <w:top w:val="nil"/>
              <w:left w:val="nil"/>
              <w:bottom w:val="single" w:sz="8" w:space="0" w:color="auto"/>
              <w:right w:val="nil"/>
            </w:tcBorders>
            <w:shd w:val="clear" w:color="auto" w:fill="auto"/>
            <w:noWrap/>
            <w:vAlign w:val="bottom"/>
            <w:hideMark/>
          </w:tcPr>
          <w:p w14:paraId="3A36FDA8"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Serv</w:t>
            </w:r>
          </w:p>
        </w:tc>
        <w:tc>
          <w:tcPr>
            <w:tcW w:w="775" w:type="dxa"/>
            <w:tcBorders>
              <w:top w:val="nil"/>
              <w:left w:val="nil"/>
              <w:bottom w:val="single" w:sz="8" w:space="0" w:color="auto"/>
              <w:right w:val="single" w:sz="8" w:space="0" w:color="auto"/>
            </w:tcBorders>
            <w:shd w:val="clear" w:color="auto" w:fill="auto"/>
            <w:noWrap/>
            <w:vAlign w:val="bottom"/>
            <w:hideMark/>
          </w:tcPr>
          <w:p w14:paraId="6AADF3C4"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3am</w:t>
            </w:r>
          </w:p>
        </w:tc>
      </w:tr>
    </w:tbl>
    <w:p w14:paraId="4800ADAC" w14:textId="6B91017C" w:rsidR="00004679" w:rsidRDefault="00004679" w:rsidP="00A00A7A">
      <w:pPr>
        <w:rPr>
          <w:lang w:eastAsia="fr-CH"/>
        </w:rPr>
      </w:pPr>
      <w:r w:rsidRPr="007F7FEB">
        <w:rPr>
          <w:lang w:eastAsia="fr-CH"/>
        </w:rPr>
        <w:t xml:space="preserve">Pour le serveur d’Active Directory, nous effectuerons chaque </w:t>
      </w:r>
      <w:r w:rsidR="00DB162D" w:rsidRPr="007F7FEB">
        <w:rPr>
          <w:lang w:eastAsia="fr-CH"/>
        </w:rPr>
        <w:t>1 fois par semaine un snapshot de la VM sur l’espace de stockage « LUN03_DATA_WEB_D » et chaque snaps</w:t>
      </w:r>
      <w:r w:rsidR="00551EDE">
        <w:rPr>
          <w:lang w:eastAsia="fr-CH"/>
        </w:rPr>
        <w:t>hot sera conservé durant 1 mois.</w:t>
      </w:r>
    </w:p>
    <w:p w14:paraId="34F2F399" w14:textId="5108FB7A" w:rsidR="00551EDE" w:rsidRDefault="00551EDE" w:rsidP="00A00A7A">
      <w:pPr>
        <w:rPr>
          <w:lang w:eastAsia="fr-CH"/>
        </w:rPr>
      </w:pPr>
    </w:p>
    <w:p w14:paraId="60A469BC" w14:textId="31771E17" w:rsidR="00551EDE" w:rsidRDefault="00551EDE" w:rsidP="00A00A7A">
      <w:pPr>
        <w:rPr>
          <w:lang w:eastAsia="fr-CH"/>
        </w:rPr>
      </w:pPr>
    </w:p>
    <w:p w14:paraId="41CA31E5" w14:textId="628D6B6A" w:rsidR="00551EDE" w:rsidRDefault="00551EDE" w:rsidP="00A00A7A">
      <w:pPr>
        <w:rPr>
          <w:lang w:eastAsia="fr-CH"/>
        </w:rPr>
      </w:pPr>
    </w:p>
    <w:p w14:paraId="665EB5DF" w14:textId="42734B20" w:rsidR="00551EDE" w:rsidRDefault="00551EDE" w:rsidP="00A00A7A">
      <w:pPr>
        <w:rPr>
          <w:lang w:eastAsia="fr-CH"/>
        </w:rPr>
      </w:pPr>
    </w:p>
    <w:p w14:paraId="5C15DFF8" w14:textId="77777777" w:rsidR="00551EDE" w:rsidRPr="007F7FEB" w:rsidRDefault="00551EDE" w:rsidP="00A00A7A">
      <w:pPr>
        <w:rPr>
          <w:lang w:eastAsia="fr-CH"/>
        </w:rPr>
      </w:pPr>
    </w:p>
    <w:p w14:paraId="22E40E33" w14:textId="6200C81F" w:rsidR="00820F97" w:rsidRPr="00A00A7A" w:rsidRDefault="00820F97" w:rsidP="00A00A7A">
      <w:pPr>
        <w:rPr>
          <w:b/>
          <w:lang w:eastAsia="fr-CH"/>
        </w:rPr>
      </w:pPr>
      <w:r w:rsidRPr="00A00A7A">
        <w:rPr>
          <w:b/>
          <w:lang w:eastAsia="fr-CH"/>
        </w:rPr>
        <w:t>CLOUD</w:t>
      </w:r>
    </w:p>
    <w:p w14:paraId="530A4033" w14:textId="66815F5F" w:rsidR="00820F97" w:rsidRDefault="00C51003" w:rsidP="00A00A7A">
      <w:pPr>
        <w:rPr>
          <w:lang w:eastAsia="fr-CH"/>
        </w:rPr>
      </w:pPr>
      <w:r w:rsidRPr="007F7FEB">
        <w:rPr>
          <w:lang w:eastAsia="fr-CH"/>
        </w:rPr>
        <w:t>U</w:t>
      </w:r>
      <w:r w:rsidR="00820F97" w:rsidRPr="007F7FEB">
        <w:rPr>
          <w:lang w:eastAsia="fr-CH"/>
        </w:rPr>
        <w:t xml:space="preserve">ne fois par semaine, les espaces de stockage </w:t>
      </w:r>
      <w:r w:rsidR="00296F45">
        <w:rPr>
          <w:lang w:eastAsia="fr-CH"/>
        </w:rPr>
        <w:t>M :, D; et W :,</w:t>
      </w:r>
      <w:r w:rsidR="00820F97" w:rsidRPr="007F7FEB">
        <w:rPr>
          <w:lang w:eastAsia="fr-CH"/>
        </w:rPr>
        <w:t xml:space="preserve"> seront stockés sur un serveur cloud de chez Infomaniak.</w:t>
      </w:r>
      <w:r w:rsidR="00296F45">
        <w:rPr>
          <w:lang w:eastAsia="fr-CH"/>
        </w:rPr>
        <w:t xml:space="preserve"> </w:t>
      </w:r>
    </w:p>
    <w:p w14:paraId="0C34C051" w14:textId="4878E08B" w:rsidR="00296F45" w:rsidRPr="007F7FEB" w:rsidRDefault="00296F45" w:rsidP="00A00A7A">
      <w:pPr>
        <w:rPr>
          <w:lang w:eastAsia="fr-CH"/>
        </w:rPr>
      </w:pPr>
      <w:r>
        <w:rPr>
          <w:lang w:eastAsia="fr-CH"/>
        </w:rPr>
        <w:t>Une fois par jour pour les espaces de stockage S : et F :.</w:t>
      </w:r>
    </w:p>
    <w:p w14:paraId="442E1994" w14:textId="045AF7AD" w:rsidR="007F7FEB" w:rsidRDefault="007F7FEB" w:rsidP="00A00A7A">
      <w:pPr>
        <w:pStyle w:val="Titre2"/>
        <w:rPr>
          <w:lang w:eastAsia="fr-CH"/>
        </w:rPr>
      </w:pPr>
      <w:bookmarkStart w:id="122" w:name="_Toc532648343"/>
      <w:r>
        <w:rPr>
          <w:lang w:eastAsia="fr-CH"/>
        </w:rPr>
        <w:t>Reprise d’activité</w:t>
      </w:r>
      <w:bookmarkEnd w:id="122"/>
    </w:p>
    <w:p w14:paraId="562FE9F6" w14:textId="2F92096A" w:rsidR="00702522" w:rsidRPr="00702522" w:rsidRDefault="00702522" w:rsidP="00A00A7A">
      <w:pPr>
        <w:rPr>
          <w:lang w:eastAsia="fr-CH"/>
        </w:rPr>
      </w:pPr>
      <w:r>
        <w:rPr>
          <w:lang w:eastAsia="fr-CH"/>
        </w:rPr>
        <w:t>Une procédure claire devra être créée et donnée au Directeur de l’entreprise, afin de donner la possibilité à n’importe quelle entreprise informatique avec les capacités requises, d’exécuter le plan de reprise d’activité.</w:t>
      </w:r>
    </w:p>
    <w:p w14:paraId="18300E67" w14:textId="1EEFF793" w:rsidR="00702522" w:rsidRDefault="00604067" w:rsidP="00A00A7A">
      <w:pPr>
        <w:pStyle w:val="Titre3"/>
        <w:rPr>
          <w:lang w:eastAsia="fr-CH"/>
        </w:rPr>
      </w:pPr>
      <w:bookmarkStart w:id="123" w:name="_Toc532648344"/>
      <w:r>
        <w:rPr>
          <w:lang w:eastAsia="fr-CH"/>
        </w:rPr>
        <w:t>RTO</w:t>
      </w:r>
      <w:bookmarkEnd w:id="123"/>
    </w:p>
    <w:p w14:paraId="3AA70C86" w14:textId="43FA7D8A" w:rsidR="00604067" w:rsidRDefault="00702522" w:rsidP="00A00A7A">
      <w:pPr>
        <w:rPr>
          <w:lang w:eastAsia="fr-CH"/>
        </w:rPr>
      </w:pPr>
      <w:r>
        <w:rPr>
          <w:lang w:eastAsia="fr-CH"/>
        </w:rPr>
        <w:t>En cas de sinistre grave et qu’implique une perte totale de données sauvegardées sur le local informatique</w:t>
      </w:r>
      <w:r w:rsidR="00E66708">
        <w:rPr>
          <w:lang w:eastAsia="fr-CH"/>
        </w:rPr>
        <w:t>,</w:t>
      </w:r>
      <w:r>
        <w:rPr>
          <w:lang w:eastAsia="fr-CH"/>
        </w:rPr>
        <w:t xml:space="preserve"> </w:t>
      </w:r>
      <w:r w:rsidR="00E66708">
        <w:rPr>
          <w:lang w:eastAsia="fr-CH"/>
        </w:rPr>
        <w:t>les points suivants devront être respectés :</w:t>
      </w:r>
    </w:p>
    <w:p w14:paraId="0414569D" w14:textId="3E954172" w:rsidR="00E66708" w:rsidRDefault="00E66708" w:rsidP="00A00A7A">
      <w:pPr>
        <w:pStyle w:val="Paragraphedeliste"/>
        <w:numPr>
          <w:ilvl w:val="0"/>
          <w:numId w:val="21"/>
        </w:numPr>
        <w:rPr>
          <w:lang w:eastAsia="fr-CH"/>
        </w:rPr>
      </w:pPr>
      <w:r>
        <w:rPr>
          <w:lang w:eastAsia="fr-CH"/>
        </w:rPr>
        <w:t xml:space="preserve">Le problème doit être détecté rapidement à l’aide d’un outil de supervision en ligne, qui enverra, </w:t>
      </w:r>
      <w:r w:rsidRPr="00E66708">
        <w:rPr>
          <w:lang w:eastAsia="fr-CH"/>
        </w:rPr>
        <w:t>immédiatement</w:t>
      </w:r>
      <w:r>
        <w:rPr>
          <w:lang w:eastAsia="fr-CH"/>
        </w:rPr>
        <w:t>, des alertes lors d’un dérangement technique.</w:t>
      </w:r>
    </w:p>
    <w:p w14:paraId="7EFC958A" w14:textId="2913A74F" w:rsidR="00E66708" w:rsidRDefault="00E66708" w:rsidP="00A00A7A">
      <w:pPr>
        <w:pStyle w:val="Paragraphedeliste"/>
        <w:numPr>
          <w:ilvl w:val="0"/>
          <w:numId w:val="21"/>
        </w:numPr>
        <w:rPr>
          <w:lang w:eastAsia="fr-CH"/>
        </w:rPr>
      </w:pPr>
      <w:r>
        <w:rPr>
          <w:lang w:eastAsia="fr-CH"/>
        </w:rPr>
        <w:t>Temps maximum de détection : 1 h</w:t>
      </w:r>
    </w:p>
    <w:p w14:paraId="105499EB" w14:textId="29CFA761" w:rsidR="00E66708" w:rsidRDefault="00604067" w:rsidP="00A00A7A">
      <w:pPr>
        <w:pStyle w:val="Paragraphedeliste"/>
        <w:numPr>
          <w:ilvl w:val="0"/>
          <w:numId w:val="21"/>
        </w:numPr>
        <w:rPr>
          <w:lang w:eastAsia="fr-CH"/>
        </w:rPr>
      </w:pPr>
      <w:r>
        <w:rPr>
          <w:lang w:eastAsia="fr-CH"/>
        </w:rPr>
        <w:t>Temps d’analyse et lancement du plan de reprise d’activité : 2h</w:t>
      </w:r>
    </w:p>
    <w:p w14:paraId="10389D53" w14:textId="61568AA1" w:rsidR="00604067" w:rsidRDefault="00604067" w:rsidP="00A00A7A">
      <w:pPr>
        <w:pStyle w:val="Paragraphedeliste"/>
        <w:numPr>
          <w:ilvl w:val="0"/>
          <w:numId w:val="21"/>
        </w:numPr>
        <w:rPr>
          <w:lang w:eastAsia="fr-CH"/>
        </w:rPr>
      </w:pPr>
      <w:r>
        <w:rPr>
          <w:lang w:eastAsia="fr-CH"/>
        </w:rPr>
        <w:t>Mise en œuvre et restauration des données : 3h</w:t>
      </w:r>
    </w:p>
    <w:p w14:paraId="703F3A80" w14:textId="5923925F" w:rsidR="00E66708" w:rsidRDefault="00604067" w:rsidP="00A00A7A">
      <w:pPr>
        <w:pStyle w:val="Paragraphedeliste"/>
        <w:rPr>
          <w:lang w:eastAsia="fr-CH"/>
        </w:rPr>
      </w:pPr>
      <w:r>
        <w:rPr>
          <w:lang w:eastAsia="fr-CH"/>
        </w:rPr>
        <w:t>RTO = 6h Max</w:t>
      </w:r>
    </w:p>
    <w:p w14:paraId="44B32A51" w14:textId="21819CB8" w:rsidR="00604067" w:rsidRDefault="00604067" w:rsidP="00A00A7A">
      <w:pPr>
        <w:pStyle w:val="Titre3"/>
        <w:rPr>
          <w:lang w:eastAsia="fr-CH"/>
        </w:rPr>
      </w:pPr>
      <w:bookmarkStart w:id="124" w:name="_Toc532648345"/>
      <w:r>
        <w:rPr>
          <w:lang w:eastAsia="fr-CH"/>
        </w:rPr>
        <w:t>RPO</w:t>
      </w:r>
      <w:bookmarkEnd w:id="124"/>
    </w:p>
    <w:p w14:paraId="22E39DE7" w14:textId="0A9D52E1" w:rsidR="00604067" w:rsidRDefault="00296F45" w:rsidP="00A00A7A">
      <w:pPr>
        <w:pStyle w:val="Paragraphedeliste"/>
        <w:numPr>
          <w:ilvl w:val="0"/>
          <w:numId w:val="22"/>
        </w:numPr>
        <w:rPr>
          <w:lang w:eastAsia="fr-CH"/>
        </w:rPr>
      </w:pPr>
      <w:r>
        <w:rPr>
          <w:lang w:eastAsia="fr-CH"/>
        </w:rPr>
        <w:t>Maximum une semaine de perte de données pour les serveur Web, Mail et AD.</w:t>
      </w:r>
    </w:p>
    <w:p w14:paraId="57AA110D" w14:textId="2A188A43" w:rsidR="00702522" w:rsidRPr="00702522" w:rsidRDefault="00296F45" w:rsidP="00694E22">
      <w:pPr>
        <w:pStyle w:val="Paragraphedeliste"/>
        <w:numPr>
          <w:ilvl w:val="0"/>
          <w:numId w:val="22"/>
        </w:numPr>
        <w:rPr>
          <w:lang w:eastAsia="fr-CH"/>
        </w:rPr>
      </w:pPr>
      <w:r>
        <w:rPr>
          <w:lang w:eastAsia="fr-CH"/>
        </w:rPr>
        <w:t>Une journée pour les serveur SQL et de fichiers.</w:t>
      </w:r>
      <w:r w:rsidR="00694E22" w:rsidRPr="00702522">
        <w:rPr>
          <w:lang w:eastAsia="fr-CH"/>
        </w:rPr>
        <w:t xml:space="preserve"> </w:t>
      </w:r>
    </w:p>
    <w:p w14:paraId="08EBAF69" w14:textId="5621EBDF" w:rsidR="003D007D" w:rsidRPr="007F7FEB" w:rsidRDefault="003D007D" w:rsidP="0056034A">
      <w:pPr>
        <w:pStyle w:val="Titre1"/>
      </w:pPr>
      <w:bookmarkStart w:id="125" w:name="_Toc532648346"/>
      <w:r w:rsidRPr="007F7FEB">
        <w:lastRenderedPageBreak/>
        <w:t>Sources</w:t>
      </w:r>
      <w:bookmarkEnd w:id="125"/>
    </w:p>
    <w:tbl>
      <w:tblPr>
        <w:tblStyle w:val="TableauGrille2"/>
        <w:tblW w:w="0" w:type="auto"/>
        <w:tblLayout w:type="fixed"/>
        <w:tblLook w:val="04A0" w:firstRow="1" w:lastRow="0" w:firstColumn="1" w:lastColumn="0" w:noHBand="0" w:noVBand="1"/>
      </w:tblPr>
      <w:tblGrid>
        <w:gridCol w:w="851"/>
        <w:gridCol w:w="8219"/>
      </w:tblGrid>
      <w:tr w:rsidR="007F7FEB" w:rsidRPr="007F7FEB" w14:paraId="340470A7" w14:textId="77777777" w:rsidTr="008F19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E373D07" w14:textId="49E053CE" w:rsidR="003D007D" w:rsidRPr="007F7FEB" w:rsidRDefault="003D007D" w:rsidP="00A00A7A">
            <w:pPr>
              <w:rPr>
                <w:lang w:eastAsia="fr-CH"/>
              </w:rPr>
            </w:pPr>
            <w:r w:rsidRPr="007F7FEB">
              <w:rPr>
                <w:lang w:eastAsia="fr-CH"/>
              </w:rPr>
              <w:t>N° de page</w:t>
            </w:r>
          </w:p>
        </w:tc>
        <w:tc>
          <w:tcPr>
            <w:tcW w:w="8219" w:type="dxa"/>
          </w:tcPr>
          <w:p w14:paraId="382D117B" w14:textId="25598017" w:rsidR="003D007D" w:rsidRPr="007F7FEB" w:rsidRDefault="003D007D" w:rsidP="00A00A7A">
            <w:pPr>
              <w:cnfStyle w:val="100000000000" w:firstRow="1" w:lastRow="0" w:firstColumn="0" w:lastColumn="0" w:oddVBand="0" w:evenVBand="0" w:oddHBand="0" w:evenHBand="0" w:firstRowFirstColumn="0" w:firstRowLastColumn="0" w:lastRowFirstColumn="0" w:lastRowLastColumn="0"/>
              <w:rPr>
                <w:lang w:eastAsia="fr-CH"/>
              </w:rPr>
            </w:pPr>
            <w:r w:rsidRPr="007F7FEB">
              <w:rPr>
                <w:lang w:eastAsia="fr-CH"/>
              </w:rPr>
              <w:t>Lien de la source</w:t>
            </w:r>
          </w:p>
        </w:tc>
      </w:tr>
      <w:tr w:rsidR="007F7FEB" w:rsidRPr="007F7FEB" w14:paraId="2525DA0A"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9628FC2" w14:textId="61BC761B" w:rsidR="003D007D" w:rsidRPr="007F7FEB" w:rsidRDefault="003D007D" w:rsidP="00A00A7A">
            <w:pPr>
              <w:rPr>
                <w:lang w:eastAsia="fr-CH"/>
              </w:rPr>
            </w:pPr>
            <w:r w:rsidRPr="007F7FEB">
              <w:rPr>
                <w:highlight w:val="lightGray"/>
                <w:lang w:eastAsia="fr-CH"/>
              </w:rPr>
              <w:t>5</w:t>
            </w:r>
          </w:p>
        </w:tc>
        <w:tc>
          <w:tcPr>
            <w:tcW w:w="8219" w:type="dxa"/>
          </w:tcPr>
          <w:p w14:paraId="4531DE31" w14:textId="533F10F7" w:rsidR="003D007D" w:rsidRPr="007F7FEB" w:rsidRDefault="003D12B0" w:rsidP="00A00A7A">
            <w:pPr>
              <w:cnfStyle w:val="000000100000" w:firstRow="0" w:lastRow="0" w:firstColumn="0" w:lastColumn="0" w:oddVBand="0" w:evenVBand="0" w:oddHBand="1" w:evenHBand="0" w:firstRowFirstColumn="0" w:firstRowLastColumn="0" w:lastRowFirstColumn="0" w:lastRowLastColumn="0"/>
              <w:rPr>
                <w:lang w:eastAsia="fr-CH"/>
              </w:rPr>
            </w:pPr>
            <w:hyperlink r:id="rId59" w:history="1">
              <w:r w:rsidR="003D007D" w:rsidRPr="007F7FEB">
                <w:rPr>
                  <w:rStyle w:val="Lienhypertexte"/>
                  <w:color w:val="auto"/>
                  <w:highlight w:val="lightGray"/>
                </w:rPr>
                <w:t>https://www.casinosbarriere.com/fr/montreux.html</w:t>
              </w:r>
            </w:hyperlink>
          </w:p>
        </w:tc>
      </w:tr>
      <w:tr w:rsidR="007F7FEB" w:rsidRPr="007F7FEB" w14:paraId="7618984A"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382A7C1D" w14:textId="718D7721" w:rsidR="003D007D" w:rsidRPr="007F7FEB" w:rsidRDefault="00B62CB3" w:rsidP="00A00A7A">
            <w:pPr>
              <w:rPr>
                <w:lang w:eastAsia="fr-CH"/>
              </w:rPr>
            </w:pPr>
            <w:r w:rsidRPr="007F7FEB">
              <w:rPr>
                <w:lang w:eastAsia="fr-CH"/>
              </w:rPr>
              <w:t>7</w:t>
            </w:r>
          </w:p>
        </w:tc>
        <w:tc>
          <w:tcPr>
            <w:tcW w:w="8219" w:type="dxa"/>
          </w:tcPr>
          <w:p w14:paraId="50E82D24" w14:textId="7BDD03E5" w:rsidR="003D007D" w:rsidRPr="007F7FEB" w:rsidRDefault="003D12B0" w:rsidP="00A00A7A">
            <w:pPr>
              <w:cnfStyle w:val="000000000000" w:firstRow="0" w:lastRow="0" w:firstColumn="0" w:lastColumn="0" w:oddVBand="0" w:evenVBand="0" w:oddHBand="0" w:evenHBand="0" w:firstRowFirstColumn="0" w:firstRowLastColumn="0" w:lastRowFirstColumn="0" w:lastRowLastColumn="0"/>
              <w:rPr>
                <w:lang w:eastAsia="fr-CH"/>
              </w:rPr>
            </w:pPr>
            <w:hyperlink r:id="rId60" w:history="1">
              <w:r w:rsidR="00B62CB3" w:rsidRPr="007F7FEB">
                <w:rPr>
                  <w:rStyle w:val="Lienhypertexte"/>
                  <w:color w:val="auto"/>
                </w:rPr>
                <w:t>https://www.loro.ch</w:t>
              </w:r>
            </w:hyperlink>
          </w:p>
        </w:tc>
      </w:tr>
      <w:tr w:rsidR="007F7FEB" w:rsidRPr="007F7FEB" w14:paraId="26893C14"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8974366" w14:textId="43020992" w:rsidR="003D007D" w:rsidRPr="007F7FEB" w:rsidRDefault="00105B71" w:rsidP="00A00A7A">
            <w:pPr>
              <w:rPr>
                <w:lang w:eastAsia="fr-CH"/>
              </w:rPr>
            </w:pPr>
            <w:r w:rsidRPr="007F7FEB">
              <w:rPr>
                <w:highlight w:val="lightGray"/>
                <w:lang w:eastAsia="fr-CH"/>
              </w:rPr>
              <w:t>10</w:t>
            </w:r>
          </w:p>
        </w:tc>
        <w:tc>
          <w:tcPr>
            <w:tcW w:w="8219" w:type="dxa"/>
          </w:tcPr>
          <w:p w14:paraId="4E0164EA" w14:textId="70E9104E" w:rsidR="003D007D" w:rsidRPr="007F7FEB" w:rsidRDefault="003D12B0" w:rsidP="00A00A7A">
            <w:pPr>
              <w:cnfStyle w:val="000000100000" w:firstRow="0" w:lastRow="0" w:firstColumn="0" w:lastColumn="0" w:oddVBand="0" w:evenVBand="0" w:oddHBand="1" w:evenHBand="0" w:firstRowFirstColumn="0" w:firstRowLastColumn="0" w:lastRowFirstColumn="0" w:lastRowLastColumn="0"/>
              <w:rPr>
                <w:lang w:eastAsia="fr-CH"/>
              </w:rPr>
            </w:pPr>
            <w:hyperlink r:id="rId61" w:history="1">
              <w:r w:rsidR="00105B71" w:rsidRPr="007F7FEB">
                <w:rPr>
                  <w:rStyle w:val="Lienhypertexte"/>
                  <w:color w:val="auto"/>
                  <w:highlight w:val="lightGray"/>
                </w:rPr>
                <w:t>https://www.vtx.ch</w:t>
              </w:r>
            </w:hyperlink>
          </w:p>
        </w:tc>
      </w:tr>
      <w:tr w:rsidR="007F7FEB" w:rsidRPr="007F7FEB" w14:paraId="4EC86656"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79D28149" w14:textId="7FEE13D2" w:rsidR="003D007D" w:rsidRPr="007F7FEB" w:rsidRDefault="00105B71" w:rsidP="00A00A7A">
            <w:pPr>
              <w:rPr>
                <w:lang w:eastAsia="fr-CH"/>
              </w:rPr>
            </w:pPr>
            <w:r w:rsidRPr="007F7FEB">
              <w:rPr>
                <w:lang w:eastAsia="fr-CH"/>
              </w:rPr>
              <w:t>12</w:t>
            </w:r>
          </w:p>
        </w:tc>
        <w:tc>
          <w:tcPr>
            <w:tcW w:w="8219" w:type="dxa"/>
          </w:tcPr>
          <w:p w14:paraId="1BB6CC4D" w14:textId="1A0BAADB" w:rsidR="003D007D" w:rsidRPr="007F7FEB" w:rsidRDefault="00105B71" w:rsidP="00A00A7A">
            <w:pPr>
              <w:cnfStyle w:val="000000000000" w:firstRow="0" w:lastRow="0" w:firstColumn="0" w:lastColumn="0" w:oddVBand="0" w:evenVBand="0" w:oddHBand="0" w:evenHBand="0" w:firstRowFirstColumn="0" w:firstRowLastColumn="0" w:lastRowFirstColumn="0" w:lastRowLastColumn="0"/>
              <w:rPr>
                <w:lang w:eastAsia="fr-CH"/>
              </w:rPr>
            </w:pPr>
            <w:r w:rsidRPr="007F7FEB">
              <w:rPr>
                <w:lang w:eastAsia="fr-CH"/>
              </w:rPr>
              <w:t>http://www.unil.ch</w:t>
            </w:r>
          </w:p>
        </w:tc>
      </w:tr>
      <w:tr w:rsidR="007F7FEB" w:rsidRPr="007F7FEB" w14:paraId="04EBB858"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78D0966" w14:textId="7559CAA5" w:rsidR="00595B95" w:rsidRPr="007F7FEB" w:rsidRDefault="00595B95" w:rsidP="00A00A7A">
            <w:pPr>
              <w:rPr>
                <w:highlight w:val="lightGray"/>
                <w:lang w:eastAsia="fr-CH"/>
              </w:rPr>
            </w:pPr>
            <w:r w:rsidRPr="007F7FEB">
              <w:rPr>
                <w:highlight w:val="lightGray"/>
                <w:lang w:eastAsia="fr-CH"/>
              </w:rPr>
              <w:t>14</w:t>
            </w:r>
          </w:p>
        </w:tc>
        <w:tc>
          <w:tcPr>
            <w:tcW w:w="8219" w:type="dxa"/>
          </w:tcPr>
          <w:p w14:paraId="6D4403B8" w14:textId="77777777" w:rsidR="00595B95" w:rsidRPr="007F7FEB" w:rsidRDefault="003D12B0" w:rsidP="00A00A7A">
            <w:pPr>
              <w:cnfStyle w:val="000000100000" w:firstRow="0" w:lastRow="0" w:firstColumn="0" w:lastColumn="0" w:oddVBand="0" w:evenVBand="0" w:oddHBand="1" w:evenHBand="0" w:firstRowFirstColumn="0" w:firstRowLastColumn="0" w:lastRowFirstColumn="0" w:lastRowLastColumn="0"/>
              <w:rPr>
                <w:rStyle w:val="Lienhypertexte"/>
                <w:color w:val="auto"/>
                <w:highlight w:val="lightGray"/>
                <w:lang w:val="fr-FR"/>
              </w:rPr>
            </w:pPr>
            <w:hyperlink r:id="rId62" w:history="1">
              <w:r w:rsidR="00595B95" w:rsidRPr="007F7FEB">
                <w:rPr>
                  <w:rStyle w:val="Lienhypertexte"/>
                  <w:color w:val="auto"/>
                  <w:highlight w:val="lightGray"/>
                  <w:lang w:val="fr-FR"/>
                </w:rPr>
                <w:t>https://fr.wikipedia.org/wiki/Grappe_de_serveurs</w:t>
              </w:r>
            </w:hyperlink>
          </w:p>
          <w:p w14:paraId="68AE61D3" w14:textId="654FA313" w:rsidR="00595B95" w:rsidRPr="007F7FEB" w:rsidRDefault="003D12B0" w:rsidP="00A00A7A">
            <w:pPr>
              <w:cnfStyle w:val="000000100000" w:firstRow="0" w:lastRow="0" w:firstColumn="0" w:lastColumn="0" w:oddVBand="0" w:evenVBand="0" w:oddHBand="1" w:evenHBand="0" w:firstRowFirstColumn="0" w:firstRowLastColumn="0" w:lastRowFirstColumn="0" w:lastRowLastColumn="0"/>
              <w:rPr>
                <w:highlight w:val="lightGray"/>
                <w:lang w:eastAsia="fr-CH"/>
              </w:rPr>
            </w:pPr>
            <w:hyperlink r:id="rId63" w:history="1">
              <w:r w:rsidR="00595B95" w:rsidRPr="007F7FEB">
                <w:rPr>
                  <w:rStyle w:val="Lienhypertexte"/>
                  <w:color w:val="auto"/>
                  <w:highlight w:val="lightGray"/>
                </w:rPr>
                <w:t>https://fr.wikipedia.org/wiki/N%C5%93ud_(r%C3%A9seau)</w:t>
              </w:r>
            </w:hyperlink>
          </w:p>
        </w:tc>
      </w:tr>
      <w:tr w:rsidR="007F7FEB" w:rsidRPr="007F7FEB" w14:paraId="3B07B5CC" w14:textId="77777777" w:rsidTr="008F19E3">
        <w:tc>
          <w:tcPr>
            <w:cnfStyle w:val="001000000000" w:firstRow="0" w:lastRow="0" w:firstColumn="1" w:lastColumn="0" w:oddVBand="0" w:evenVBand="0" w:oddHBand="0" w:evenHBand="0" w:firstRowFirstColumn="0" w:firstRowLastColumn="0" w:lastRowFirstColumn="0" w:lastRowLastColumn="0"/>
            <w:tcW w:w="851" w:type="dxa"/>
            <w:vAlign w:val="center"/>
          </w:tcPr>
          <w:p w14:paraId="790ACC34" w14:textId="74D66490" w:rsidR="003D007D" w:rsidRPr="007F7FEB" w:rsidRDefault="001C5A09" w:rsidP="00A00A7A">
            <w:pPr>
              <w:rPr>
                <w:lang w:eastAsia="fr-CH"/>
              </w:rPr>
            </w:pPr>
            <w:r w:rsidRPr="007F7FEB">
              <w:rPr>
                <w:lang w:eastAsia="fr-CH"/>
              </w:rPr>
              <w:t>17</w:t>
            </w:r>
          </w:p>
        </w:tc>
        <w:tc>
          <w:tcPr>
            <w:tcW w:w="8219" w:type="dxa"/>
          </w:tcPr>
          <w:p w14:paraId="1D5CCC67" w14:textId="5D9C0243" w:rsidR="001C5A09" w:rsidRPr="007F7FEB" w:rsidRDefault="003D12B0" w:rsidP="00A00A7A">
            <w:pPr>
              <w:pStyle w:val="Notedebasdepage"/>
              <w:cnfStyle w:val="000000000000" w:firstRow="0" w:lastRow="0" w:firstColumn="0" w:lastColumn="0" w:oddVBand="0" w:evenVBand="0" w:oddHBand="0" w:evenHBand="0" w:firstRowFirstColumn="0" w:firstRowLastColumn="0" w:lastRowFirstColumn="0" w:lastRowLastColumn="0"/>
            </w:pPr>
            <w:hyperlink r:id="rId64" w:history="1">
              <w:r w:rsidR="001C5A09" w:rsidRPr="007F7FEB">
                <w:rPr>
                  <w:rStyle w:val="Lienhypertexte"/>
                  <w:color w:val="auto"/>
                </w:rPr>
                <w:t>https://www.admin.ch/opc/fr/classified-compilation/19920153/index.html</w:t>
              </w:r>
            </w:hyperlink>
          </w:p>
          <w:p w14:paraId="0C1A5C45" w14:textId="391706C8" w:rsidR="001C5A09" w:rsidRPr="007F7FEB" w:rsidRDefault="003D12B0" w:rsidP="00A00A7A">
            <w:pPr>
              <w:pStyle w:val="Notedebasdepage"/>
              <w:cnfStyle w:val="000000000000" w:firstRow="0" w:lastRow="0" w:firstColumn="0" w:lastColumn="0" w:oddVBand="0" w:evenVBand="0" w:oddHBand="0" w:evenHBand="0" w:firstRowFirstColumn="0" w:firstRowLastColumn="0" w:lastRowFirstColumn="0" w:lastRowLastColumn="0"/>
            </w:pPr>
            <w:hyperlink r:id="rId65" w:history="1">
              <w:r w:rsidR="001C5A09" w:rsidRPr="007F7FEB">
                <w:rPr>
                  <w:rStyle w:val="Lienhypertexte"/>
                  <w:color w:val="auto"/>
                </w:rPr>
                <w:t>https://m.youtube.com/watch?v=OUMGp3HHel4</w:t>
              </w:r>
            </w:hyperlink>
          </w:p>
          <w:p w14:paraId="2E48D45D" w14:textId="750DEFAF" w:rsidR="003D007D" w:rsidRPr="007F7FEB" w:rsidRDefault="003D12B0" w:rsidP="00A00A7A">
            <w:pPr>
              <w:cnfStyle w:val="000000000000" w:firstRow="0" w:lastRow="0" w:firstColumn="0" w:lastColumn="0" w:oddVBand="0" w:evenVBand="0" w:oddHBand="0" w:evenHBand="0" w:firstRowFirstColumn="0" w:firstRowLastColumn="0" w:lastRowFirstColumn="0" w:lastRowLastColumn="0"/>
              <w:rPr>
                <w:lang w:eastAsia="fr-CH"/>
              </w:rPr>
            </w:pPr>
            <w:hyperlink r:id="rId66" w:history="1">
              <w:r w:rsidR="001C5A09" w:rsidRPr="007F7FEB">
                <w:rPr>
                  <w:rStyle w:val="Lienhypertexte"/>
                  <w:color w:val="auto"/>
                </w:rPr>
                <w:t>http://urlz.fr/7Kpu</w:t>
              </w:r>
            </w:hyperlink>
          </w:p>
        </w:tc>
      </w:tr>
      <w:tr w:rsidR="007F7FEB" w:rsidRPr="007F7FEB" w14:paraId="780D9F3E"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31D62DEC" w14:textId="72374CE3" w:rsidR="003D007D" w:rsidRPr="007F7FEB" w:rsidRDefault="00512BD6" w:rsidP="00A00A7A">
            <w:pPr>
              <w:rPr>
                <w:highlight w:val="lightGray"/>
                <w:lang w:eastAsia="fr-CH"/>
              </w:rPr>
            </w:pPr>
            <w:r w:rsidRPr="007F7FEB">
              <w:rPr>
                <w:highlight w:val="lightGray"/>
                <w:lang w:eastAsia="fr-CH"/>
              </w:rPr>
              <w:t>19</w:t>
            </w:r>
          </w:p>
        </w:tc>
        <w:tc>
          <w:tcPr>
            <w:tcW w:w="8219" w:type="dxa"/>
          </w:tcPr>
          <w:p w14:paraId="25334933" w14:textId="77777777" w:rsidR="00512BD6" w:rsidRPr="007F7FEB" w:rsidRDefault="003D12B0"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67" w:history="1">
              <w:r w:rsidR="00512BD6" w:rsidRPr="007F7FEB">
                <w:rPr>
                  <w:rStyle w:val="Lienhypertexte"/>
                  <w:color w:val="auto"/>
                  <w:highlight w:val="lightGray"/>
                </w:rPr>
                <w:t>https://fr.wikipedia.org/wiki/RAID_(informatique)</w:t>
              </w:r>
            </w:hyperlink>
          </w:p>
          <w:p w14:paraId="3B8BDD14" w14:textId="77777777" w:rsidR="00512BD6" w:rsidRPr="007F7FEB" w:rsidRDefault="00512BD6"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r w:rsidRPr="007F7FEB">
              <w:rPr>
                <w:highlight w:val="lightGray"/>
              </w:rPr>
              <w:t>Documents fournis par l’enseignant</w:t>
            </w:r>
          </w:p>
          <w:p w14:paraId="7FAD20E7" w14:textId="0AE1CA4C" w:rsidR="00512BD6" w:rsidRPr="007F7FEB" w:rsidRDefault="003D12B0"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68" w:history="1">
              <w:r w:rsidR="00512BD6" w:rsidRPr="007F7FEB">
                <w:rPr>
                  <w:rStyle w:val="Lienhypertexte"/>
                  <w:color w:val="auto"/>
                  <w:highlight w:val="lightGray"/>
                </w:rPr>
                <w:t>http://www.hardware-attitude.com/fiche-885-carte-raid-sata-adaptec-2820sa---8-ports-sata-ii-pci-x.html</w:t>
              </w:r>
            </w:hyperlink>
          </w:p>
          <w:p w14:paraId="2FD4398D" w14:textId="77777777" w:rsidR="00512BD6" w:rsidRPr="007F7FEB" w:rsidRDefault="003D12B0"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69" w:history="1">
              <w:r w:rsidR="00512BD6" w:rsidRPr="007F7FEB">
                <w:rPr>
                  <w:rStyle w:val="Lienhypertexte"/>
                  <w:color w:val="auto"/>
                  <w:highlight w:val="lightGray"/>
                </w:rPr>
                <w:t>https://stuff.mit.edu/afs/athena/project/rhel-doc/3/rhel-sag-fr-3/s1-raid-approaches.html</w:t>
              </w:r>
            </w:hyperlink>
          </w:p>
          <w:p w14:paraId="00AC9646" w14:textId="7BB0A4F8" w:rsidR="003D007D" w:rsidRPr="007F7FEB" w:rsidRDefault="00512BD6" w:rsidP="00A00A7A">
            <w:pPr>
              <w:cnfStyle w:val="000000100000" w:firstRow="0" w:lastRow="0" w:firstColumn="0" w:lastColumn="0" w:oddVBand="0" w:evenVBand="0" w:oddHBand="1" w:evenHBand="0" w:firstRowFirstColumn="0" w:firstRowLastColumn="0" w:lastRowFirstColumn="0" w:lastRowLastColumn="0"/>
              <w:rPr>
                <w:highlight w:val="lightGray"/>
                <w:lang w:eastAsia="fr-CH"/>
              </w:rPr>
            </w:pPr>
            <w:r w:rsidRPr="007F7FEB">
              <w:rPr>
                <w:highlight w:val="lightGray"/>
              </w:rPr>
              <w:t>Image Comparaison raids : file LSI_TechnologyBrief_RAID_fr.pdf</w:t>
            </w:r>
          </w:p>
        </w:tc>
      </w:tr>
      <w:tr w:rsidR="007F7FEB" w:rsidRPr="007F7FEB" w14:paraId="38BEF7B5"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3DA306FC" w14:textId="5831DBCC" w:rsidR="003D007D" w:rsidRPr="007F7FEB" w:rsidRDefault="00512BD6" w:rsidP="00A00A7A">
            <w:pPr>
              <w:rPr>
                <w:lang w:eastAsia="fr-CH"/>
              </w:rPr>
            </w:pPr>
            <w:r w:rsidRPr="007F7FEB">
              <w:rPr>
                <w:lang w:eastAsia="fr-CH"/>
              </w:rPr>
              <w:t>22</w:t>
            </w:r>
            <w:r w:rsidR="00263DF6" w:rsidRPr="007F7FEB">
              <w:rPr>
                <w:lang w:eastAsia="fr-CH"/>
              </w:rPr>
              <w:t xml:space="preserve"> -&gt; 25</w:t>
            </w:r>
          </w:p>
        </w:tc>
        <w:tc>
          <w:tcPr>
            <w:tcW w:w="8219" w:type="dxa"/>
          </w:tcPr>
          <w:p w14:paraId="70F06EB2" w14:textId="325A95BC" w:rsidR="003D007D" w:rsidRPr="007F7FEB" w:rsidRDefault="003D12B0" w:rsidP="00A00A7A">
            <w:pPr>
              <w:cnfStyle w:val="000000000000" w:firstRow="0" w:lastRow="0" w:firstColumn="0" w:lastColumn="0" w:oddVBand="0" w:evenVBand="0" w:oddHBand="0" w:evenHBand="0" w:firstRowFirstColumn="0" w:firstRowLastColumn="0" w:lastRowFirstColumn="0" w:lastRowLastColumn="0"/>
            </w:pPr>
            <w:hyperlink r:id="rId70" w:history="1">
              <w:r w:rsidR="00263DF6" w:rsidRPr="007F7FEB">
                <w:rPr>
                  <w:rStyle w:val="Lienhypertexte"/>
                  <w:color w:val="auto"/>
                </w:rPr>
                <w:t>https://fr.wikipedia.org/wiki/Stockage_d%27information</w:t>
              </w:r>
            </w:hyperlink>
          </w:p>
          <w:p w14:paraId="1997A500" w14:textId="323F256E" w:rsidR="00263DF6" w:rsidRPr="007F7FEB" w:rsidRDefault="003D12B0" w:rsidP="00A00A7A">
            <w:pPr>
              <w:cnfStyle w:val="000000000000" w:firstRow="0" w:lastRow="0" w:firstColumn="0" w:lastColumn="0" w:oddVBand="0" w:evenVBand="0" w:oddHBand="0" w:evenHBand="0" w:firstRowFirstColumn="0" w:firstRowLastColumn="0" w:lastRowFirstColumn="0" w:lastRowLastColumn="0"/>
              <w:rPr>
                <w:lang w:eastAsia="fr-CH"/>
              </w:rPr>
            </w:pPr>
            <w:hyperlink r:id="rId71" w:history="1">
              <w:r w:rsidR="00263DF6" w:rsidRPr="007F7FEB">
                <w:rPr>
                  <w:rStyle w:val="Lienhypertexte"/>
                  <w:color w:val="auto"/>
                  <w:lang w:eastAsia="fr-CH"/>
                </w:rPr>
                <w:t>https://www.commentcamarche.com/contents/739-cle-usb</w:t>
              </w:r>
            </w:hyperlink>
          </w:p>
          <w:p w14:paraId="1EE4DB25" w14:textId="4FB31ACB" w:rsidR="00263DF6" w:rsidRPr="007F7FEB" w:rsidRDefault="003D12B0" w:rsidP="00A00A7A">
            <w:pPr>
              <w:cnfStyle w:val="000000000000" w:firstRow="0" w:lastRow="0" w:firstColumn="0" w:lastColumn="0" w:oddVBand="0" w:evenVBand="0" w:oddHBand="0" w:evenHBand="0" w:firstRowFirstColumn="0" w:firstRowLastColumn="0" w:lastRowFirstColumn="0" w:lastRowLastColumn="0"/>
              <w:rPr>
                <w:lang w:eastAsia="fr-CH"/>
              </w:rPr>
            </w:pPr>
            <w:hyperlink r:id="rId72" w:history="1">
              <w:r w:rsidR="001D0DD0" w:rsidRPr="007F7FEB">
                <w:rPr>
                  <w:rStyle w:val="Lienhypertexte"/>
                  <w:color w:val="auto"/>
                  <w:lang w:eastAsia="fr-CH"/>
                </w:rPr>
                <w:t>https://fr.wikipedia.org/wiki/Cl%C3%A9_USB</w:t>
              </w:r>
            </w:hyperlink>
          </w:p>
          <w:p w14:paraId="29C3A692" w14:textId="5B14ED04" w:rsidR="001D0DD0" w:rsidRDefault="003D12B0" w:rsidP="00A00A7A">
            <w:pPr>
              <w:cnfStyle w:val="000000000000" w:firstRow="0" w:lastRow="0" w:firstColumn="0" w:lastColumn="0" w:oddVBand="0" w:evenVBand="0" w:oddHBand="0" w:evenHBand="0" w:firstRowFirstColumn="0" w:firstRowLastColumn="0" w:lastRowFirstColumn="0" w:lastRowLastColumn="0"/>
              <w:rPr>
                <w:lang w:eastAsia="fr-CH"/>
              </w:rPr>
            </w:pPr>
            <w:hyperlink r:id="rId73" w:history="1">
              <w:r w:rsidR="00AB28D5" w:rsidRPr="00D930F5">
                <w:rPr>
                  <w:rStyle w:val="Lienhypertexte"/>
                  <w:lang w:eastAsia="fr-CH"/>
                </w:rPr>
                <w:t>https://fr.wikipedia.org/wiki/Disque_dur</w:t>
              </w:r>
            </w:hyperlink>
          </w:p>
          <w:p w14:paraId="65B9B956" w14:textId="12D617A6" w:rsidR="00AB28D5" w:rsidRDefault="003D12B0" w:rsidP="00A00A7A">
            <w:pPr>
              <w:cnfStyle w:val="000000000000" w:firstRow="0" w:lastRow="0" w:firstColumn="0" w:lastColumn="0" w:oddVBand="0" w:evenVBand="0" w:oddHBand="0" w:evenHBand="0" w:firstRowFirstColumn="0" w:firstRowLastColumn="0" w:lastRowFirstColumn="0" w:lastRowLastColumn="0"/>
              <w:rPr>
                <w:lang w:eastAsia="fr-CH"/>
              </w:rPr>
            </w:pPr>
            <w:hyperlink r:id="rId74" w:history="1">
              <w:r w:rsidR="00E014AF" w:rsidRPr="00FF146F">
                <w:rPr>
                  <w:rStyle w:val="Lienhypertexte"/>
                  <w:lang w:eastAsia="fr-CH"/>
                </w:rPr>
                <w:t>https://community.netapp.com/t5/Tech-OnTap-Articles/Back-to-Basics-RAID-DP/ta-p/86123?REF_SOURCE=EMMtot-1110&amp;h</w:t>
              </w:r>
            </w:hyperlink>
          </w:p>
          <w:p w14:paraId="44A4D0A7" w14:textId="403A0D4A" w:rsidR="00E014AF" w:rsidRDefault="003D12B0" w:rsidP="00A00A7A">
            <w:pPr>
              <w:cnfStyle w:val="000000000000" w:firstRow="0" w:lastRow="0" w:firstColumn="0" w:lastColumn="0" w:oddVBand="0" w:evenVBand="0" w:oddHBand="0" w:evenHBand="0" w:firstRowFirstColumn="0" w:firstRowLastColumn="0" w:lastRowFirstColumn="0" w:lastRowLastColumn="0"/>
              <w:rPr>
                <w:lang w:eastAsia="fr-CH"/>
              </w:rPr>
            </w:pPr>
            <w:hyperlink r:id="rId75" w:history="1">
              <w:r w:rsidR="002C646B" w:rsidRPr="00FF146F">
                <w:rPr>
                  <w:rStyle w:val="Lienhypertexte"/>
                  <w:lang w:eastAsia="fr-CH"/>
                </w:rPr>
                <w:t>http://www.materiel-informatique.be/disque-dur.php</w:t>
              </w:r>
            </w:hyperlink>
          </w:p>
          <w:p w14:paraId="324FC17F" w14:textId="1286A4BB" w:rsidR="002C646B" w:rsidRPr="007F7FEB" w:rsidRDefault="002C646B" w:rsidP="00A00A7A">
            <w:pPr>
              <w:cnfStyle w:val="000000000000" w:firstRow="0" w:lastRow="0" w:firstColumn="0" w:lastColumn="0" w:oddVBand="0" w:evenVBand="0" w:oddHBand="0" w:evenHBand="0" w:firstRowFirstColumn="0" w:firstRowLastColumn="0" w:lastRowFirstColumn="0" w:lastRowLastColumn="0"/>
              <w:rPr>
                <w:lang w:eastAsia="fr-CH"/>
              </w:rPr>
            </w:pPr>
            <w:r w:rsidRPr="002C646B">
              <w:rPr>
                <w:lang w:eastAsia="fr-CH"/>
              </w:rPr>
              <w:t>https://fr.wikipedia.org/wiki/Linear_Tape-Open</w:t>
            </w:r>
          </w:p>
        </w:tc>
      </w:tr>
      <w:tr w:rsidR="007F7FEB" w:rsidRPr="007F7FEB" w14:paraId="7E73F65E"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13C689EE" w14:textId="10E66A7C" w:rsidR="00512BD6" w:rsidRPr="007F7FEB" w:rsidRDefault="00512BD6" w:rsidP="00A00A7A">
            <w:pPr>
              <w:rPr>
                <w:lang w:eastAsia="fr-CH"/>
              </w:rPr>
            </w:pPr>
            <w:r w:rsidRPr="007F7FEB">
              <w:rPr>
                <w:highlight w:val="lightGray"/>
                <w:lang w:eastAsia="fr-CH"/>
              </w:rPr>
              <w:t>25</w:t>
            </w:r>
          </w:p>
        </w:tc>
        <w:tc>
          <w:tcPr>
            <w:tcW w:w="8219" w:type="dxa"/>
          </w:tcPr>
          <w:p w14:paraId="42A63CB6" w14:textId="0703A81B" w:rsidR="00512BD6" w:rsidRPr="007F7FEB" w:rsidRDefault="00512BD6" w:rsidP="00A00A7A">
            <w:pPr>
              <w:cnfStyle w:val="000000100000" w:firstRow="0" w:lastRow="0" w:firstColumn="0" w:lastColumn="0" w:oddVBand="0" w:evenVBand="0" w:oddHBand="1" w:evenHBand="0" w:firstRowFirstColumn="0" w:firstRowLastColumn="0" w:lastRowFirstColumn="0" w:lastRowLastColumn="0"/>
            </w:pPr>
            <w:r w:rsidRPr="007F7FEB">
              <w:rPr>
                <w:highlight w:val="lightGray"/>
              </w:rPr>
              <w:t>Les images sont tirées du polycopié de l’enseignant M. Rogeiro intitulés « Les sauvegardes ».</w:t>
            </w:r>
          </w:p>
        </w:tc>
      </w:tr>
      <w:tr w:rsidR="007F7FEB" w:rsidRPr="007F7FEB" w14:paraId="1D21EC57" w14:textId="77777777" w:rsidTr="008F19E3">
        <w:tc>
          <w:tcPr>
            <w:cnfStyle w:val="001000000000" w:firstRow="0" w:lastRow="0" w:firstColumn="1" w:lastColumn="0" w:oddVBand="0" w:evenVBand="0" w:oddHBand="0" w:evenHBand="0" w:firstRowFirstColumn="0" w:firstRowLastColumn="0" w:lastRowFirstColumn="0" w:lastRowLastColumn="0"/>
            <w:tcW w:w="851" w:type="dxa"/>
            <w:vAlign w:val="center"/>
          </w:tcPr>
          <w:p w14:paraId="449C718A" w14:textId="3C255ABD" w:rsidR="00512BD6" w:rsidRPr="007F7FEB" w:rsidRDefault="00512BD6" w:rsidP="00A00A7A">
            <w:pPr>
              <w:rPr>
                <w:lang w:eastAsia="fr-CH"/>
              </w:rPr>
            </w:pPr>
            <w:r w:rsidRPr="007F7FEB">
              <w:rPr>
                <w:lang w:eastAsia="fr-CH"/>
              </w:rPr>
              <w:t>26</w:t>
            </w:r>
          </w:p>
        </w:tc>
        <w:tc>
          <w:tcPr>
            <w:tcW w:w="8219" w:type="dxa"/>
          </w:tcPr>
          <w:p w14:paraId="5EAE71DA" w14:textId="77777777" w:rsidR="00512BD6" w:rsidRPr="007F7FEB" w:rsidRDefault="003D12B0" w:rsidP="00A00A7A">
            <w:pPr>
              <w:pStyle w:val="Notedebasdepage"/>
              <w:cnfStyle w:val="000000000000" w:firstRow="0" w:lastRow="0" w:firstColumn="0" w:lastColumn="0" w:oddVBand="0" w:evenVBand="0" w:oddHBand="0" w:evenHBand="0" w:firstRowFirstColumn="0" w:firstRowLastColumn="0" w:lastRowFirstColumn="0" w:lastRowLastColumn="0"/>
            </w:pPr>
            <w:hyperlink r:id="rId76" w:history="1">
              <w:r w:rsidR="00512BD6" w:rsidRPr="007F7FEB">
                <w:rPr>
                  <w:rStyle w:val="Lienhypertexte"/>
                  <w:color w:val="auto"/>
                </w:rPr>
                <w:t>https://www.commentcamarche.com/contents/994-onduleur</w:t>
              </w:r>
            </w:hyperlink>
          </w:p>
          <w:p w14:paraId="6552B014" w14:textId="77777777" w:rsidR="00512BD6" w:rsidRPr="007F7FEB" w:rsidRDefault="003D12B0" w:rsidP="00A00A7A">
            <w:pPr>
              <w:pStyle w:val="Notedebasdepage"/>
              <w:cnfStyle w:val="000000000000" w:firstRow="0" w:lastRow="0" w:firstColumn="0" w:lastColumn="0" w:oddVBand="0" w:evenVBand="0" w:oddHBand="0" w:evenHBand="0" w:firstRowFirstColumn="0" w:firstRowLastColumn="0" w:lastRowFirstColumn="0" w:lastRowLastColumn="0"/>
            </w:pPr>
            <w:hyperlink r:id="rId77" w:history="1">
              <w:r w:rsidR="00512BD6" w:rsidRPr="007F7FEB">
                <w:rPr>
                  <w:rStyle w:val="Lienhypertexte"/>
                  <w:color w:val="auto"/>
                </w:rPr>
                <w:t>https://sitelec.org/cours/abati/flash/onduleur.htm</w:t>
              </w:r>
            </w:hyperlink>
          </w:p>
          <w:p w14:paraId="3039E115" w14:textId="77777777" w:rsidR="00512BD6" w:rsidRPr="007F7FEB" w:rsidRDefault="003D12B0" w:rsidP="00A00A7A">
            <w:pPr>
              <w:pStyle w:val="Notedebasdepage"/>
              <w:cnfStyle w:val="000000000000" w:firstRow="0" w:lastRow="0" w:firstColumn="0" w:lastColumn="0" w:oddVBand="0" w:evenVBand="0" w:oddHBand="0" w:evenHBand="0" w:firstRowFirstColumn="0" w:firstRowLastColumn="0" w:lastRowFirstColumn="0" w:lastRowLastColumn="0"/>
            </w:pPr>
            <w:hyperlink r:id="rId78" w:history="1">
              <w:r w:rsidR="00512BD6" w:rsidRPr="007F7FEB">
                <w:rPr>
                  <w:rStyle w:val="Lienhypertexte"/>
                  <w:color w:val="auto"/>
                </w:rPr>
                <w:t>https://www.ldlc.com/guides/AL00000601/guide+les+onduleurs/</w:t>
              </w:r>
            </w:hyperlink>
          </w:p>
          <w:p w14:paraId="40BC9160" w14:textId="1AF2F16E" w:rsidR="00512BD6" w:rsidRPr="007F7FEB" w:rsidRDefault="003D12B0" w:rsidP="00A00A7A">
            <w:pPr>
              <w:pStyle w:val="Notedebasdepage"/>
              <w:cnfStyle w:val="000000000000" w:firstRow="0" w:lastRow="0" w:firstColumn="0" w:lastColumn="0" w:oddVBand="0" w:evenVBand="0" w:oddHBand="0" w:evenHBand="0" w:firstRowFirstColumn="0" w:firstRowLastColumn="0" w:lastRowFirstColumn="0" w:lastRowLastColumn="0"/>
            </w:pPr>
            <w:hyperlink r:id="rId79" w:history="1">
              <w:r w:rsidR="00512BD6" w:rsidRPr="007F7FEB">
                <w:rPr>
                  <w:rStyle w:val="Lienhypertexte"/>
                  <w:color w:val="auto"/>
                </w:rPr>
                <w:t>http://www.europ-computer.com/dossiers/dossier_6_18.html</w:t>
              </w:r>
            </w:hyperlink>
          </w:p>
        </w:tc>
      </w:tr>
      <w:tr w:rsidR="007F7FEB" w:rsidRPr="007F7FEB" w14:paraId="67566B97"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30EF401" w14:textId="2F13FE18" w:rsidR="00512BD6" w:rsidRPr="007F7FEB" w:rsidRDefault="00413807" w:rsidP="00A00A7A">
            <w:pPr>
              <w:rPr>
                <w:highlight w:val="lightGray"/>
                <w:lang w:eastAsia="fr-CH"/>
              </w:rPr>
            </w:pPr>
            <w:r w:rsidRPr="007F7FEB">
              <w:rPr>
                <w:highlight w:val="lightGray"/>
                <w:lang w:eastAsia="fr-CH"/>
              </w:rPr>
              <w:t>31</w:t>
            </w:r>
          </w:p>
        </w:tc>
        <w:tc>
          <w:tcPr>
            <w:tcW w:w="8219" w:type="dxa"/>
          </w:tcPr>
          <w:p w14:paraId="288DCCBE" w14:textId="73867F1B" w:rsidR="00512BD6" w:rsidRPr="007F7FEB" w:rsidRDefault="003D12B0" w:rsidP="00A00A7A">
            <w:pPr>
              <w:cnfStyle w:val="000000100000" w:firstRow="0" w:lastRow="0" w:firstColumn="0" w:lastColumn="0" w:oddVBand="0" w:evenVBand="0" w:oddHBand="1" w:evenHBand="0" w:firstRowFirstColumn="0" w:firstRowLastColumn="0" w:lastRowFirstColumn="0" w:lastRowLastColumn="0"/>
              <w:rPr>
                <w:highlight w:val="lightGray"/>
              </w:rPr>
            </w:pPr>
            <w:hyperlink r:id="rId80" w:history="1">
              <w:r w:rsidR="00413807" w:rsidRPr="007F7FEB">
                <w:rPr>
                  <w:rStyle w:val="Lienhypertexte"/>
                  <w:color w:val="auto"/>
                  <w:highlight w:val="lightGray"/>
                </w:rPr>
                <w:t>https://fr.wikipedia.org/wiki/Plan_de_reprise_d%27activit%C3%A9</w:t>
              </w:r>
            </w:hyperlink>
          </w:p>
          <w:p w14:paraId="3FB3948B" w14:textId="028661AD" w:rsidR="00413807" w:rsidRPr="007F7FEB" w:rsidRDefault="00413807" w:rsidP="00A00A7A">
            <w:pPr>
              <w:cnfStyle w:val="000000100000" w:firstRow="0" w:lastRow="0" w:firstColumn="0" w:lastColumn="0" w:oddVBand="0" w:evenVBand="0" w:oddHBand="1" w:evenHBand="0" w:firstRowFirstColumn="0" w:firstRowLastColumn="0" w:lastRowFirstColumn="0" w:lastRowLastColumn="0"/>
              <w:rPr>
                <w:highlight w:val="lightGray"/>
              </w:rPr>
            </w:pPr>
            <w:r w:rsidRPr="007F7FEB">
              <w:rPr>
                <w:highlight w:val="lightGray"/>
              </w:rPr>
              <w:t>https://www.cases.lu/drp.html</w:t>
            </w:r>
          </w:p>
        </w:tc>
      </w:tr>
      <w:tr w:rsidR="007F7FEB" w:rsidRPr="007F7FEB" w14:paraId="1CEB4E3E"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0C2CA908" w14:textId="62E320DB" w:rsidR="00BB56AF" w:rsidRPr="007F7FEB" w:rsidRDefault="00BB56AF" w:rsidP="00A00A7A">
            <w:pPr>
              <w:rPr>
                <w:lang w:eastAsia="fr-CH"/>
              </w:rPr>
            </w:pPr>
            <w:r w:rsidRPr="007F7FEB">
              <w:rPr>
                <w:lang w:eastAsia="fr-CH"/>
              </w:rPr>
              <w:t>32</w:t>
            </w:r>
          </w:p>
        </w:tc>
        <w:tc>
          <w:tcPr>
            <w:tcW w:w="8219" w:type="dxa"/>
          </w:tcPr>
          <w:p w14:paraId="7544A208" w14:textId="07969FA0" w:rsidR="00BB56AF" w:rsidRPr="007F7FEB" w:rsidRDefault="003D12B0" w:rsidP="00A00A7A">
            <w:pPr>
              <w:cnfStyle w:val="000000000000" w:firstRow="0" w:lastRow="0" w:firstColumn="0" w:lastColumn="0" w:oddVBand="0" w:evenVBand="0" w:oddHBand="0" w:evenHBand="0" w:firstRowFirstColumn="0" w:firstRowLastColumn="0" w:lastRowFirstColumn="0" w:lastRowLastColumn="0"/>
            </w:pPr>
            <w:hyperlink r:id="rId81" w:history="1">
              <w:r w:rsidR="00BB56AF" w:rsidRPr="007F7FEB">
                <w:rPr>
                  <w:rStyle w:val="Lienhypertexte"/>
                  <w:color w:val="auto"/>
                </w:rPr>
                <w:t>https://fr.wikipedia.org/wiki/Small_Computer_System_Interface</w:t>
              </w:r>
            </w:hyperlink>
          </w:p>
          <w:p w14:paraId="0B3D6A4C" w14:textId="194FDA7F" w:rsidR="00BB56AF" w:rsidRPr="007F7FEB" w:rsidRDefault="003D12B0" w:rsidP="00A00A7A">
            <w:pPr>
              <w:cnfStyle w:val="000000000000" w:firstRow="0" w:lastRow="0" w:firstColumn="0" w:lastColumn="0" w:oddVBand="0" w:evenVBand="0" w:oddHBand="0" w:evenHBand="0" w:firstRowFirstColumn="0" w:firstRowLastColumn="0" w:lastRowFirstColumn="0" w:lastRowLastColumn="0"/>
            </w:pPr>
            <w:hyperlink r:id="rId82" w:history="1">
              <w:r w:rsidR="00BB56AF" w:rsidRPr="007F7FEB">
                <w:rPr>
                  <w:rStyle w:val="Lienhypertexte"/>
                  <w:color w:val="auto"/>
                </w:rPr>
                <w:t>https://blog.netapp.com/wp-content/uploads/2016/05/iscsi_blog_images-1.jpg</w:t>
              </w:r>
            </w:hyperlink>
          </w:p>
          <w:p w14:paraId="4EA87E70" w14:textId="27137E4C" w:rsidR="00BB56AF" w:rsidRPr="007F7FEB" w:rsidRDefault="003D12B0" w:rsidP="00A00A7A">
            <w:pPr>
              <w:cnfStyle w:val="000000000000" w:firstRow="0" w:lastRow="0" w:firstColumn="0" w:lastColumn="0" w:oddVBand="0" w:evenVBand="0" w:oddHBand="0" w:evenHBand="0" w:firstRowFirstColumn="0" w:firstRowLastColumn="0" w:lastRowFirstColumn="0" w:lastRowLastColumn="0"/>
            </w:pPr>
            <w:hyperlink r:id="rId83" w:history="1">
              <w:r w:rsidR="00BB56AF" w:rsidRPr="007F7FEB">
                <w:rPr>
                  <w:rStyle w:val="Lienhypertexte"/>
                  <w:color w:val="auto"/>
                </w:rPr>
                <w:t>https://www.snia.org/sites/default/orig/sdc_archives/2010_presentations/monday/MahmoudJibbe_ISCSI_FCoE__testing-verA.pdf</w:t>
              </w:r>
            </w:hyperlink>
          </w:p>
          <w:p w14:paraId="48FFE773" w14:textId="0B0B69EA" w:rsidR="00BB56AF" w:rsidRPr="007F7FEB" w:rsidRDefault="003D12B0" w:rsidP="00A00A7A">
            <w:pPr>
              <w:cnfStyle w:val="000000000000" w:firstRow="0" w:lastRow="0" w:firstColumn="0" w:lastColumn="0" w:oddVBand="0" w:evenVBand="0" w:oddHBand="0" w:evenHBand="0" w:firstRowFirstColumn="0" w:firstRowLastColumn="0" w:lastRowFirstColumn="0" w:lastRowLastColumn="0"/>
            </w:pPr>
            <w:hyperlink r:id="rId84" w:history="1">
              <w:r w:rsidR="00BB56AF" w:rsidRPr="007F7FEB">
                <w:rPr>
                  <w:rStyle w:val="Lienhypertexte"/>
                  <w:color w:val="auto"/>
                </w:rPr>
                <w:t>https://www.01net.com/actualites/le-protocole-iscsi-152216.html</w:t>
              </w:r>
            </w:hyperlink>
          </w:p>
          <w:p w14:paraId="285D434B" w14:textId="31C40BA8" w:rsidR="00BB56AF" w:rsidRPr="007F7FEB" w:rsidRDefault="00BB56AF" w:rsidP="00A00A7A">
            <w:pPr>
              <w:cnfStyle w:val="000000000000" w:firstRow="0" w:lastRow="0" w:firstColumn="0" w:lastColumn="0" w:oddVBand="0" w:evenVBand="0" w:oddHBand="0" w:evenHBand="0" w:firstRowFirstColumn="0" w:firstRowLastColumn="0" w:lastRowFirstColumn="0" w:lastRowLastColumn="0"/>
            </w:pPr>
          </w:p>
        </w:tc>
      </w:tr>
    </w:tbl>
    <w:p w14:paraId="7D355FF4" w14:textId="77777777" w:rsidR="003D007D" w:rsidRPr="007F7FEB" w:rsidRDefault="003D007D" w:rsidP="00A00A7A">
      <w:pPr>
        <w:rPr>
          <w:lang w:eastAsia="fr-CH"/>
        </w:rPr>
      </w:pPr>
    </w:p>
    <w:sectPr w:rsidR="003D007D" w:rsidRPr="007F7FEB"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4E11BE" w14:textId="77777777" w:rsidR="003D12B0" w:rsidRDefault="003D12B0" w:rsidP="00A00A7A">
      <w:r>
        <w:separator/>
      </w:r>
    </w:p>
    <w:p w14:paraId="780B664F" w14:textId="77777777" w:rsidR="003D12B0" w:rsidRDefault="003D12B0" w:rsidP="00A00A7A"/>
  </w:endnote>
  <w:endnote w:type="continuationSeparator" w:id="0">
    <w:p w14:paraId="675A0DC0" w14:textId="77777777" w:rsidR="003D12B0" w:rsidRDefault="003D12B0" w:rsidP="00A00A7A">
      <w:r>
        <w:continuationSeparator/>
      </w:r>
    </w:p>
    <w:p w14:paraId="04CE6DA6" w14:textId="77777777" w:rsidR="003D12B0" w:rsidRDefault="003D12B0" w:rsidP="00A00A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AE0B4" w14:textId="79295657" w:rsidR="00694E22" w:rsidRDefault="00694E22" w:rsidP="00A00A7A">
    <w:pPr>
      <w:pStyle w:val="Pieddepage"/>
    </w:pPr>
    <w:r>
      <w:tab/>
    </w:r>
    <w:r>
      <w:tab/>
      <w:t xml:space="preserve">Page </w:t>
    </w:r>
    <w:r>
      <w:fldChar w:fldCharType="begin"/>
    </w:r>
    <w:r>
      <w:instrText xml:space="preserve"> PAGE   \* MERGEFORMAT </w:instrText>
    </w:r>
    <w:r>
      <w:fldChar w:fldCharType="separate"/>
    </w:r>
    <w:r w:rsidR="00873D74">
      <w:rPr>
        <w:noProof/>
      </w:rPr>
      <w:t>23</w:t>
    </w:r>
    <w:r>
      <w:fldChar w:fldCharType="end"/>
    </w:r>
    <w:r>
      <w:t xml:space="preserve"> / </w:t>
    </w:r>
    <w:r>
      <w:rPr>
        <w:noProof/>
      </w:rPr>
      <w:fldChar w:fldCharType="begin"/>
    </w:r>
    <w:r>
      <w:rPr>
        <w:noProof/>
      </w:rPr>
      <w:instrText xml:space="preserve"> NUMPAGES   \* MERGEFORMAT </w:instrText>
    </w:r>
    <w:r>
      <w:rPr>
        <w:noProof/>
      </w:rPr>
      <w:fldChar w:fldCharType="separate"/>
    </w:r>
    <w:r w:rsidR="00873D74">
      <w:rPr>
        <w:noProof/>
      </w:rPr>
      <w:t>40</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29C8ED" w14:textId="77777777" w:rsidR="003D12B0" w:rsidRDefault="003D12B0" w:rsidP="00A00A7A">
      <w:r>
        <w:separator/>
      </w:r>
    </w:p>
    <w:p w14:paraId="2C0DFB26" w14:textId="77777777" w:rsidR="003D12B0" w:rsidRDefault="003D12B0" w:rsidP="00A00A7A"/>
  </w:footnote>
  <w:footnote w:type="continuationSeparator" w:id="0">
    <w:p w14:paraId="5DADD60E" w14:textId="77777777" w:rsidR="003D12B0" w:rsidRDefault="003D12B0" w:rsidP="00A00A7A">
      <w:r>
        <w:continuationSeparator/>
      </w:r>
    </w:p>
    <w:p w14:paraId="70F9BC16" w14:textId="77777777" w:rsidR="003D12B0" w:rsidRDefault="003D12B0" w:rsidP="00A00A7A"/>
  </w:footnote>
  <w:footnote w:id="1">
    <w:p w14:paraId="5D34CAC0" w14:textId="77777777" w:rsidR="00694E22" w:rsidRDefault="00694E22" w:rsidP="00A00A7A">
      <w:pPr>
        <w:pStyle w:val="Notedebasdepage"/>
      </w:pPr>
      <w:r>
        <w:rPr>
          <w:rStyle w:val="Appelnotedebasdep"/>
        </w:rPr>
        <w:footnoteRef/>
      </w:r>
      <w:r>
        <w:t xml:space="preserve"> </w:t>
      </w:r>
      <w:hyperlink r:id="rId1" w:history="1">
        <w:r w:rsidRPr="00006F5D">
          <w:rPr>
            <w:rStyle w:val="Lienhypertexte"/>
          </w:rPr>
          <w:t>https://www.unil.ch</w:t>
        </w:r>
      </w:hyperlink>
    </w:p>
  </w:footnote>
  <w:footnote w:id="2">
    <w:p w14:paraId="4D53191E" w14:textId="77777777" w:rsidR="00694E22" w:rsidRPr="001665F3" w:rsidRDefault="00694E22" w:rsidP="00A00A7A">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2" w:history="1">
        <w:r w:rsidRPr="00EE19F8">
          <w:rPr>
            <w:rStyle w:val="Lienhypertexte"/>
            <w:lang w:val="fr-FR"/>
          </w:rPr>
          <w:t>https://fr.wikipedia.org/wiki/Grappe_de_serveurs</w:t>
        </w:r>
      </w:hyperlink>
      <w:r>
        <w:rPr>
          <w:lang w:val="fr-FR"/>
        </w:rPr>
        <w:t xml:space="preserve"> </w:t>
      </w:r>
    </w:p>
  </w:footnote>
  <w:footnote w:id="3">
    <w:p w14:paraId="07F766EC" w14:textId="77777777" w:rsidR="00694E22" w:rsidRPr="000205AA" w:rsidRDefault="00694E22" w:rsidP="00A00A7A">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3" w:history="1">
        <w:r w:rsidRPr="00EE19F8">
          <w:rPr>
            <w:rStyle w:val="Lienhypertexte"/>
          </w:rPr>
          <w:t>https://fr.wikipedia.org/wiki/N%C5%93ud_(r%C3%A9seau)</w:t>
        </w:r>
      </w:hyperlink>
      <w:r>
        <w:t xml:space="preserve"> </w:t>
      </w:r>
    </w:p>
  </w:footnote>
  <w:footnote w:id="4">
    <w:p w14:paraId="3934291A" w14:textId="77777777" w:rsidR="00694E22" w:rsidRPr="00B55C34" w:rsidRDefault="00694E22" w:rsidP="00A00A7A">
      <w:pPr>
        <w:pStyle w:val="Notedebasdepage"/>
      </w:pPr>
      <w:r>
        <w:rPr>
          <w:rStyle w:val="Appelnotedebasdep"/>
        </w:rPr>
        <w:footnoteRef/>
      </w:r>
      <w:r w:rsidRPr="00B55C34">
        <w:rPr>
          <w:lang w:val="fr-FR"/>
        </w:rPr>
        <w:t xml:space="preserve"> </w:t>
      </w:r>
      <w:r>
        <w:t>L’incremental-forever backup est une sauvegarde où on effectue une seule fois au début une sauvegarde full et on effectue en continue une sauvegarde incrémentale.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CF44" w14:textId="77777777" w:rsidR="00694E22" w:rsidRDefault="00694E22" w:rsidP="00A00A7A">
    <w:pPr>
      <w:pStyle w:val="En-tte"/>
    </w:pPr>
    <w:r>
      <w:t>ICT 143</w:t>
    </w:r>
    <w:r>
      <w:tab/>
    </w:r>
    <w:r>
      <w:tab/>
      <w:t>Rapport de groupe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1F6410"/>
    <w:multiLevelType w:val="hybridMultilevel"/>
    <w:tmpl w:val="FFDAEEA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9E7657B"/>
    <w:multiLevelType w:val="hybridMultilevel"/>
    <w:tmpl w:val="954633DA"/>
    <w:lvl w:ilvl="0" w:tplc="29062FCE">
      <w:start w:val="1"/>
      <w:numFmt w:val="bullet"/>
      <w:pStyle w:val="Paragraphedeliste"/>
      <w:lvlText w:val=""/>
      <w:lvlJc w:val="left"/>
      <w:pPr>
        <w:ind w:left="787" w:hanging="360"/>
      </w:pPr>
      <w:rPr>
        <w:rFonts w:ascii="Symbol" w:hAnsi="Symbol" w:hint="default"/>
      </w:rPr>
    </w:lvl>
    <w:lvl w:ilvl="1" w:tplc="100C0003" w:tentative="1">
      <w:start w:val="1"/>
      <w:numFmt w:val="bullet"/>
      <w:lvlText w:val="o"/>
      <w:lvlJc w:val="left"/>
      <w:pPr>
        <w:ind w:left="1507" w:hanging="360"/>
      </w:pPr>
      <w:rPr>
        <w:rFonts w:ascii="Courier New" w:hAnsi="Courier New" w:cs="Courier New" w:hint="default"/>
      </w:rPr>
    </w:lvl>
    <w:lvl w:ilvl="2" w:tplc="100C0005" w:tentative="1">
      <w:start w:val="1"/>
      <w:numFmt w:val="bullet"/>
      <w:lvlText w:val=""/>
      <w:lvlJc w:val="left"/>
      <w:pPr>
        <w:ind w:left="2227" w:hanging="360"/>
      </w:pPr>
      <w:rPr>
        <w:rFonts w:ascii="Wingdings" w:hAnsi="Wingdings" w:hint="default"/>
      </w:rPr>
    </w:lvl>
    <w:lvl w:ilvl="3" w:tplc="100C0001" w:tentative="1">
      <w:start w:val="1"/>
      <w:numFmt w:val="bullet"/>
      <w:lvlText w:val=""/>
      <w:lvlJc w:val="left"/>
      <w:pPr>
        <w:ind w:left="2947" w:hanging="360"/>
      </w:pPr>
      <w:rPr>
        <w:rFonts w:ascii="Symbol" w:hAnsi="Symbol" w:hint="default"/>
      </w:rPr>
    </w:lvl>
    <w:lvl w:ilvl="4" w:tplc="100C0003" w:tentative="1">
      <w:start w:val="1"/>
      <w:numFmt w:val="bullet"/>
      <w:lvlText w:val="o"/>
      <w:lvlJc w:val="left"/>
      <w:pPr>
        <w:ind w:left="3667" w:hanging="360"/>
      </w:pPr>
      <w:rPr>
        <w:rFonts w:ascii="Courier New" w:hAnsi="Courier New" w:cs="Courier New" w:hint="default"/>
      </w:rPr>
    </w:lvl>
    <w:lvl w:ilvl="5" w:tplc="100C0005" w:tentative="1">
      <w:start w:val="1"/>
      <w:numFmt w:val="bullet"/>
      <w:lvlText w:val=""/>
      <w:lvlJc w:val="left"/>
      <w:pPr>
        <w:ind w:left="4387" w:hanging="360"/>
      </w:pPr>
      <w:rPr>
        <w:rFonts w:ascii="Wingdings" w:hAnsi="Wingdings" w:hint="default"/>
      </w:rPr>
    </w:lvl>
    <w:lvl w:ilvl="6" w:tplc="100C0001" w:tentative="1">
      <w:start w:val="1"/>
      <w:numFmt w:val="bullet"/>
      <w:lvlText w:val=""/>
      <w:lvlJc w:val="left"/>
      <w:pPr>
        <w:ind w:left="5107" w:hanging="360"/>
      </w:pPr>
      <w:rPr>
        <w:rFonts w:ascii="Symbol" w:hAnsi="Symbol" w:hint="default"/>
      </w:rPr>
    </w:lvl>
    <w:lvl w:ilvl="7" w:tplc="100C0003" w:tentative="1">
      <w:start w:val="1"/>
      <w:numFmt w:val="bullet"/>
      <w:lvlText w:val="o"/>
      <w:lvlJc w:val="left"/>
      <w:pPr>
        <w:ind w:left="5827" w:hanging="360"/>
      </w:pPr>
      <w:rPr>
        <w:rFonts w:ascii="Courier New" w:hAnsi="Courier New" w:cs="Courier New" w:hint="default"/>
      </w:rPr>
    </w:lvl>
    <w:lvl w:ilvl="8" w:tplc="100C0005" w:tentative="1">
      <w:start w:val="1"/>
      <w:numFmt w:val="bullet"/>
      <w:lvlText w:val=""/>
      <w:lvlJc w:val="left"/>
      <w:pPr>
        <w:ind w:left="6547" w:hanging="360"/>
      </w:pPr>
      <w:rPr>
        <w:rFonts w:ascii="Wingdings" w:hAnsi="Wingdings" w:hint="default"/>
      </w:rPr>
    </w:lvl>
  </w:abstractNum>
  <w:abstractNum w:abstractNumId="4" w15:restartNumberingAfterBreak="0">
    <w:nsid w:val="1DBD1C54"/>
    <w:multiLevelType w:val="hybridMultilevel"/>
    <w:tmpl w:val="EDEE471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3720F73"/>
    <w:multiLevelType w:val="hybridMultilevel"/>
    <w:tmpl w:val="CF7099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2C152C1"/>
    <w:multiLevelType w:val="hybridMultilevel"/>
    <w:tmpl w:val="0F4422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41936C9"/>
    <w:multiLevelType w:val="multilevel"/>
    <w:tmpl w:val="FBAA347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A724234"/>
    <w:multiLevelType w:val="hybridMultilevel"/>
    <w:tmpl w:val="81CA8F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AF72314"/>
    <w:multiLevelType w:val="hybridMultilevel"/>
    <w:tmpl w:val="C41E655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abstractNum w:abstractNumId="21" w15:restartNumberingAfterBreak="0">
    <w:nsid w:val="6AD403FC"/>
    <w:multiLevelType w:val="hybridMultilevel"/>
    <w:tmpl w:val="3842B0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B556ACC"/>
    <w:multiLevelType w:val="hybridMultilevel"/>
    <w:tmpl w:val="CB2AAB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E52670F"/>
    <w:multiLevelType w:val="hybridMultilevel"/>
    <w:tmpl w:val="00E475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3"/>
  </w:num>
  <w:num w:numId="4">
    <w:abstractNumId w:val="0"/>
  </w:num>
  <w:num w:numId="5">
    <w:abstractNumId w:val="18"/>
  </w:num>
  <w:num w:numId="6">
    <w:abstractNumId w:val="15"/>
  </w:num>
  <w:num w:numId="7">
    <w:abstractNumId w:val="9"/>
  </w:num>
  <w:num w:numId="8">
    <w:abstractNumId w:val="14"/>
  </w:num>
  <w:num w:numId="9">
    <w:abstractNumId w:val="6"/>
  </w:num>
  <w:num w:numId="10">
    <w:abstractNumId w:val="20"/>
  </w:num>
  <w:num w:numId="11">
    <w:abstractNumId w:val="16"/>
  </w:num>
  <w:num w:numId="12">
    <w:abstractNumId w:val="7"/>
  </w:num>
  <w:num w:numId="13">
    <w:abstractNumId w:val="19"/>
  </w:num>
  <w:num w:numId="14">
    <w:abstractNumId w:val="17"/>
  </w:num>
  <w:num w:numId="15">
    <w:abstractNumId w:val="21"/>
  </w:num>
  <w:num w:numId="16">
    <w:abstractNumId w:val="3"/>
  </w:num>
  <w:num w:numId="17">
    <w:abstractNumId w:val="11"/>
  </w:num>
  <w:num w:numId="18">
    <w:abstractNumId w:val="5"/>
  </w:num>
  <w:num w:numId="19">
    <w:abstractNumId w:val="8"/>
  </w:num>
  <w:num w:numId="20">
    <w:abstractNumId w:val="1"/>
  </w:num>
  <w:num w:numId="21">
    <w:abstractNumId w:val="4"/>
  </w:num>
  <w:num w:numId="22">
    <w:abstractNumId w:val="22"/>
  </w:num>
  <w:num w:numId="23">
    <w:abstractNumId w:val="23"/>
  </w:num>
  <w:num w:numId="24">
    <w:abstractNumId w:val="1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ylan Métral">
    <w15:presenceInfo w15:providerId="AD" w15:userId="S-1-5-21-220523388-57989841-1801674531-235899"/>
  </w15:person>
  <w15:person w15:author="Marc-André Baillifard">
    <w15:presenceInfo w15:providerId="AD" w15:userId="S-1-5-21-220523388-57989841-1801674531-480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4679"/>
    <w:rsid w:val="00006F5D"/>
    <w:rsid w:val="00010C0E"/>
    <w:rsid w:val="00016F35"/>
    <w:rsid w:val="0002726E"/>
    <w:rsid w:val="00035D2C"/>
    <w:rsid w:val="00054733"/>
    <w:rsid w:val="00071265"/>
    <w:rsid w:val="00076E34"/>
    <w:rsid w:val="0008051F"/>
    <w:rsid w:val="00080AB5"/>
    <w:rsid w:val="00081B51"/>
    <w:rsid w:val="000A1770"/>
    <w:rsid w:val="000B0E89"/>
    <w:rsid w:val="000B40B9"/>
    <w:rsid w:val="000B643F"/>
    <w:rsid w:val="000C0F9C"/>
    <w:rsid w:val="000C663C"/>
    <w:rsid w:val="000C79C4"/>
    <w:rsid w:val="000D2104"/>
    <w:rsid w:val="000E4E78"/>
    <w:rsid w:val="000E55E1"/>
    <w:rsid w:val="000F05F8"/>
    <w:rsid w:val="000F15BF"/>
    <w:rsid w:val="000F574D"/>
    <w:rsid w:val="000F7F84"/>
    <w:rsid w:val="00105B71"/>
    <w:rsid w:val="00122DCC"/>
    <w:rsid w:val="001253AF"/>
    <w:rsid w:val="00127389"/>
    <w:rsid w:val="0012748E"/>
    <w:rsid w:val="00131A7B"/>
    <w:rsid w:val="00131E0C"/>
    <w:rsid w:val="001368E3"/>
    <w:rsid w:val="00136BD8"/>
    <w:rsid w:val="00137A85"/>
    <w:rsid w:val="00150702"/>
    <w:rsid w:val="0015111F"/>
    <w:rsid w:val="00177C16"/>
    <w:rsid w:val="00183C01"/>
    <w:rsid w:val="001962A3"/>
    <w:rsid w:val="001A267F"/>
    <w:rsid w:val="001A56EF"/>
    <w:rsid w:val="001A58BF"/>
    <w:rsid w:val="001B15C9"/>
    <w:rsid w:val="001C0C3C"/>
    <w:rsid w:val="001C28D8"/>
    <w:rsid w:val="001C5A09"/>
    <w:rsid w:val="001D0DD0"/>
    <w:rsid w:val="001D17C9"/>
    <w:rsid w:val="001D3F53"/>
    <w:rsid w:val="001D5B90"/>
    <w:rsid w:val="001D73E6"/>
    <w:rsid w:val="001D7A5C"/>
    <w:rsid w:val="001E0226"/>
    <w:rsid w:val="001E3BA0"/>
    <w:rsid w:val="001E73BA"/>
    <w:rsid w:val="001F7A0C"/>
    <w:rsid w:val="002037AA"/>
    <w:rsid w:val="0021182A"/>
    <w:rsid w:val="00213D03"/>
    <w:rsid w:val="00215F7E"/>
    <w:rsid w:val="002177E7"/>
    <w:rsid w:val="00217891"/>
    <w:rsid w:val="00220947"/>
    <w:rsid w:val="00220D09"/>
    <w:rsid w:val="002231D9"/>
    <w:rsid w:val="00231B33"/>
    <w:rsid w:val="00234033"/>
    <w:rsid w:val="0023689F"/>
    <w:rsid w:val="00242F35"/>
    <w:rsid w:val="00263356"/>
    <w:rsid w:val="00263DF6"/>
    <w:rsid w:val="00272E81"/>
    <w:rsid w:val="002737E2"/>
    <w:rsid w:val="00274307"/>
    <w:rsid w:val="00275197"/>
    <w:rsid w:val="00285A14"/>
    <w:rsid w:val="002902A3"/>
    <w:rsid w:val="00296BCE"/>
    <w:rsid w:val="00296F45"/>
    <w:rsid w:val="002A20AC"/>
    <w:rsid w:val="002A2A2D"/>
    <w:rsid w:val="002A3BD5"/>
    <w:rsid w:val="002A5532"/>
    <w:rsid w:val="002A5BC2"/>
    <w:rsid w:val="002A7374"/>
    <w:rsid w:val="002C3149"/>
    <w:rsid w:val="002C3375"/>
    <w:rsid w:val="002C646B"/>
    <w:rsid w:val="002D5754"/>
    <w:rsid w:val="002D7338"/>
    <w:rsid w:val="002D7C02"/>
    <w:rsid w:val="002E7F19"/>
    <w:rsid w:val="002F76DC"/>
    <w:rsid w:val="00301B7E"/>
    <w:rsid w:val="00311293"/>
    <w:rsid w:val="0032191B"/>
    <w:rsid w:val="00322659"/>
    <w:rsid w:val="00326FDE"/>
    <w:rsid w:val="00334272"/>
    <w:rsid w:val="00340066"/>
    <w:rsid w:val="003415FD"/>
    <w:rsid w:val="0034315A"/>
    <w:rsid w:val="00345F8D"/>
    <w:rsid w:val="003510BF"/>
    <w:rsid w:val="00351E99"/>
    <w:rsid w:val="003537F7"/>
    <w:rsid w:val="00355D04"/>
    <w:rsid w:val="00363E3D"/>
    <w:rsid w:val="00372478"/>
    <w:rsid w:val="00377A1C"/>
    <w:rsid w:val="003805B1"/>
    <w:rsid w:val="00384159"/>
    <w:rsid w:val="00392083"/>
    <w:rsid w:val="00393D7F"/>
    <w:rsid w:val="003B0B86"/>
    <w:rsid w:val="003B28B7"/>
    <w:rsid w:val="003B5E2A"/>
    <w:rsid w:val="003C133E"/>
    <w:rsid w:val="003C32A4"/>
    <w:rsid w:val="003C79B1"/>
    <w:rsid w:val="003C7DBF"/>
    <w:rsid w:val="003D007D"/>
    <w:rsid w:val="003D12B0"/>
    <w:rsid w:val="003E67D9"/>
    <w:rsid w:val="003F547E"/>
    <w:rsid w:val="00406065"/>
    <w:rsid w:val="00410E42"/>
    <w:rsid w:val="00413807"/>
    <w:rsid w:val="004207B1"/>
    <w:rsid w:val="004220BC"/>
    <w:rsid w:val="00425E2E"/>
    <w:rsid w:val="00426FF7"/>
    <w:rsid w:val="00442226"/>
    <w:rsid w:val="004427FB"/>
    <w:rsid w:val="004579F1"/>
    <w:rsid w:val="004603DD"/>
    <w:rsid w:val="004708A7"/>
    <w:rsid w:val="0047481D"/>
    <w:rsid w:val="00480BB8"/>
    <w:rsid w:val="0048747D"/>
    <w:rsid w:val="00492884"/>
    <w:rsid w:val="00492B29"/>
    <w:rsid w:val="004A176F"/>
    <w:rsid w:val="004B0DE4"/>
    <w:rsid w:val="004B2998"/>
    <w:rsid w:val="004B2D1E"/>
    <w:rsid w:val="004B63C8"/>
    <w:rsid w:val="004C2B43"/>
    <w:rsid w:val="004C47E0"/>
    <w:rsid w:val="004C4E01"/>
    <w:rsid w:val="004C7230"/>
    <w:rsid w:val="004D4F99"/>
    <w:rsid w:val="004D769E"/>
    <w:rsid w:val="004E667F"/>
    <w:rsid w:val="00500409"/>
    <w:rsid w:val="00503415"/>
    <w:rsid w:val="00510772"/>
    <w:rsid w:val="005113DB"/>
    <w:rsid w:val="00512BD6"/>
    <w:rsid w:val="0051309C"/>
    <w:rsid w:val="005131E4"/>
    <w:rsid w:val="00516E35"/>
    <w:rsid w:val="005178F2"/>
    <w:rsid w:val="0052570D"/>
    <w:rsid w:val="005428AB"/>
    <w:rsid w:val="00545088"/>
    <w:rsid w:val="00547978"/>
    <w:rsid w:val="00551EDE"/>
    <w:rsid w:val="00555373"/>
    <w:rsid w:val="0055666B"/>
    <w:rsid w:val="005569A8"/>
    <w:rsid w:val="0056034A"/>
    <w:rsid w:val="00564293"/>
    <w:rsid w:val="00584457"/>
    <w:rsid w:val="00585833"/>
    <w:rsid w:val="00592F69"/>
    <w:rsid w:val="00595B95"/>
    <w:rsid w:val="005A447D"/>
    <w:rsid w:val="005B5B89"/>
    <w:rsid w:val="005B612B"/>
    <w:rsid w:val="005C1404"/>
    <w:rsid w:val="005C14F6"/>
    <w:rsid w:val="005C5226"/>
    <w:rsid w:val="005E6D54"/>
    <w:rsid w:val="005F48AB"/>
    <w:rsid w:val="00603CB4"/>
    <w:rsid w:val="00603E12"/>
    <w:rsid w:val="00604067"/>
    <w:rsid w:val="0061211D"/>
    <w:rsid w:val="00617B2C"/>
    <w:rsid w:val="00635EF9"/>
    <w:rsid w:val="006373EE"/>
    <w:rsid w:val="006405CA"/>
    <w:rsid w:val="00641B73"/>
    <w:rsid w:val="00647D27"/>
    <w:rsid w:val="00655539"/>
    <w:rsid w:val="00657A35"/>
    <w:rsid w:val="006708E9"/>
    <w:rsid w:val="00677D06"/>
    <w:rsid w:val="00694E22"/>
    <w:rsid w:val="006A590F"/>
    <w:rsid w:val="006A6BAE"/>
    <w:rsid w:val="006A73A8"/>
    <w:rsid w:val="006B2019"/>
    <w:rsid w:val="006B460B"/>
    <w:rsid w:val="006C494F"/>
    <w:rsid w:val="006C4B44"/>
    <w:rsid w:val="006E17E9"/>
    <w:rsid w:val="006E3384"/>
    <w:rsid w:val="006E3FF5"/>
    <w:rsid w:val="006E48C2"/>
    <w:rsid w:val="006E74B9"/>
    <w:rsid w:val="006F6223"/>
    <w:rsid w:val="00700F12"/>
    <w:rsid w:val="00702522"/>
    <w:rsid w:val="00703FC3"/>
    <w:rsid w:val="0070473D"/>
    <w:rsid w:val="007051C2"/>
    <w:rsid w:val="007153B4"/>
    <w:rsid w:val="00724DF3"/>
    <w:rsid w:val="007257A7"/>
    <w:rsid w:val="00726010"/>
    <w:rsid w:val="0072716F"/>
    <w:rsid w:val="00733767"/>
    <w:rsid w:val="0073791E"/>
    <w:rsid w:val="00744A1C"/>
    <w:rsid w:val="00744B4A"/>
    <w:rsid w:val="00746200"/>
    <w:rsid w:val="00750665"/>
    <w:rsid w:val="00764212"/>
    <w:rsid w:val="00765A24"/>
    <w:rsid w:val="00770B10"/>
    <w:rsid w:val="007734BD"/>
    <w:rsid w:val="0078080A"/>
    <w:rsid w:val="00791F1B"/>
    <w:rsid w:val="007A620B"/>
    <w:rsid w:val="007B1F58"/>
    <w:rsid w:val="007B7D89"/>
    <w:rsid w:val="007C172B"/>
    <w:rsid w:val="007C3689"/>
    <w:rsid w:val="007C3DC9"/>
    <w:rsid w:val="007C525E"/>
    <w:rsid w:val="007C724C"/>
    <w:rsid w:val="007D3843"/>
    <w:rsid w:val="007D7BA6"/>
    <w:rsid w:val="007E7C3C"/>
    <w:rsid w:val="007F6229"/>
    <w:rsid w:val="007F7C7C"/>
    <w:rsid w:val="007F7E75"/>
    <w:rsid w:val="007F7FEB"/>
    <w:rsid w:val="00803301"/>
    <w:rsid w:val="00811F6F"/>
    <w:rsid w:val="00815213"/>
    <w:rsid w:val="00820F97"/>
    <w:rsid w:val="0082292C"/>
    <w:rsid w:val="00832F15"/>
    <w:rsid w:val="00847560"/>
    <w:rsid w:val="00852E8B"/>
    <w:rsid w:val="00855571"/>
    <w:rsid w:val="00870B2C"/>
    <w:rsid w:val="00871A79"/>
    <w:rsid w:val="0087303A"/>
    <w:rsid w:val="00873D74"/>
    <w:rsid w:val="00874703"/>
    <w:rsid w:val="00877428"/>
    <w:rsid w:val="00884944"/>
    <w:rsid w:val="00887CA8"/>
    <w:rsid w:val="00891A5D"/>
    <w:rsid w:val="008A343E"/>
    <w:rsid w:val="008A686D"/>
    <w:rsid w:val="008A6FA1"/>
    <w:rsid w:val="008C3D17"/>
    <w:rsid w:val="008D020E"/>
    <w:rsid w:val="008D4D51"/>
    <w:rsid w:val="008E5498"/>
    <w:rsid w:val="008F19E3"/>
    <w:rsid w:val="0091562E"/>
    <w:rsid w:val="0091779D"/>
    <w:rsid w:val="00930BBB"/>
    <w:rsid w:val="00931CFC"/>
    <w:rsid w:val="00934C11"/>
    <w:rsid w:val="00935A52"/>
    <w:rsid w:val="00937F16"/>
    <w:rsid w:val="00952C48"/>
    <w:rsid w:val="00957CB9"/>
    <w:rsid w:val="00973625"/>
    <w:rsid w:val="00975EB0"/>
    <w:rsid w:val="00984BFA"/>
    <w:rsid w:val="00985A0E"/>
    <w:rsid w:val="00991580"/>
    <w:rsid w:val="00994779"/>
    <w:rsid w:val="009A5BC9"/>
    <w:rsid w:val="009B0D8E"/>
    <w:rsid w:val="009C45E9"/>
    <w:rsid w:val="009D351D"/>
    <w:rsid w:val="009D4F3D"/>
    <w:rsid w:val="009D7D26"/>
    <w:rsid w:val="009E0444"/>
    <w:rsid w:val="009E264F"/>
    <w:rsid w:val="009E52CF"/>
    <w:rsid w:val="009F07B6"/>
    <w:rsid w:val="009F0C12"/>
    <w:rsid w:val="009F4F61"/>
    <w:rsid w:val="00A00A7A"/>
    <w:rsid w:val="00A03392"/>
    <w:rsid w:val="00A1680F"/>
    <w:rsid w:val="00A22403"/>
    <w:rsid w:val="00A23D6E"/>
    <w:rsid w:val="00A32644"/>
    <w:rsid w:val="00A3384D"/>
    <w:rsid w:val="00A4312A"/>
    <w:rsid w:val="00A43FD6"/>
    <w:rsid w:val="00A44B55"/>
    <w:rsid w:val="00A458E6"/>
    <w:rsid w:val="00A52A68"/>
    <w:rsid w:val="00A54BF6"/>
    <w:rsid w:val="00A72687"/>
    <w:rsid w:val="00A7461C"/>
    <w:rsid w:val="00A75EF2"/>
    <w:rsid w:val="00A76554"/>
    <w:rsid w:val="00A8317B"/>
    <w:rsid w:val="00A9221A"/>
    <w:rsid w:val="00A92FFA"/>
    <w:rsid w:val="00A93004"/>
    <w:rsid w:val="00A953E1"/>
    <w:rsid w:val="00A967F7"/>
    <w:rsid w:val="00A97195"/>
    <w:rsid w:val="00AA0F25"/>
    <w:rsid w:val="00AA5A15"/>
    <w:rsid w:val="00AB17F1"/>
    <w:rsid w:val="00AB28D5"/>
    <w:rsid w:val="00AC1585"/>
    <w:rsid w:val="00AC34C9"/>
    <w:rsid w:val="00AC5733"/>
    <w:rsid w:val="00AD1601"/>
    <w:rsid w:val="00AD3931"/>
    <w:rsid w:val="00AD60BE"/>
    <w:rsid w:val="00AE1498"/>
    <w:rsid w:val="00AE19F6"/>
    <w:rsid w:val="00AE396D"/>
    <w:rsid w:val="00AE41E3"/>
    <w:rsid w:val="00AF1209"/>
    <w:rsid w:val="00AF54F8"/>
    <w:rsid w:val="00AF7A9C"/>
    <w:rsid w:val="00B21AAE"/>
    <w:rsid w:val="00B21C1A"/>
    <w:rsid w:val="00B32163"/>
    <w:rsid w:val="00B37012"/>
    <w:rsid w:val="00B3743A"/>
    <w:rsid w:val="00B4398D"/>
    <w:rsid w:val="00B55685"/>
    <w:rsid w:val="00B57248"/>
    <w:rsid w:val="00B62CB3"/>
    <w:rsid w:val="00B713BF"/>
    <w:rsid w:val="00B821AD"/>
    <w:rsid w:val="00B82D83"/>
    <w:rsid w:val="00B84EF0"/>
    <w:rsid w:val="00BA3F1C"/>
    <w:rsid w:val="00BA4492"/>
    <w:rsid w:val="00BA54B8"/>
    <w:rsid w:val="00BB56AF"/>
    <w:rsid w:val="00BB6AF6"/>
    <w:rsid w:val="00BD2E05"/>
    <w:rsid w:val="00BD54BE"/>
    <w:rsid w:val="00BD65C4"/>
    <w:rsid w:val="00BD6ECF"/>
    <w:rsid w:val="00BE336F"/>
    <w:rsid w:val="00BE3F00"/>
    <w:rsid w:val="00BF10AF"/>
    <w:rsid w:val="00BF2EC9"/>
    <w:rsid w:val="00BF6391"/>
    <w:rsid w:val="00C01154"/>
    <w:rsid w:val="00C13C93"/>
    <w:rsid w:val="00C14417"/>
    <w:rsid w:val="00C17B63"/>
    <w:rsid w:val="00C2634B"/>
    <w:rsid w:val="00C32031"/>
    <w:rsid w:val="00C37BCF"/>
    <w:rsid w:val="00C4001E"/>
    <w:rsid w:val="00C44B66"/>
    <w:rsid w:val="00C5055C"/>
    <w:rsid w:val="00C51003"/>
    <w:rsid w:val="00C60C95"/>
    <w:rsid w:val="00C6462B"/>
    <w:rsid w:val="00C6493E"/>
    <w:rsid w:val="00C67346"/>
    <w:rsid w:val="00C72575"/>
    <w:rsid w:val="00C73DC9"/>
    <w:rsid w:val="00C81BAE"/>
    <w:rsid w:val="00C82886"/>
    <w:rsid w:val="00C82B46"/>
    <w:rsid w:val="00C92CCB"/>
    <w:rsid w:val="00CA3342"/>
    <w:rsid w:val="00CA62F9"/>
    <w:rsid w:val="00CA79C9"/>
    <w:rsid w:val="00CB24CF"/>
    <w:rsid w:val="00CC5AC6"/>
    <w:rsid w:val="00CD2AD4"/>
    <w:rsid w:val="00CD3B85"/>
    <w:rsid w:val="00CD4A35"/>
    <w:rsid w:val="00CE192C"/>
    <w:rsid w:val="00CF1B4B"/>
    <w:rsid w:val="00D02588"/>
    <w:rsid w:val="00D03ADF"/>
    <w:rsid w:val="00D10F47"/>
    <w:rsid w:val="00D12D19"/>
    <w:rsid w:val="00D13D78"/>
    <w:rsid w:val="00D1689F"/>
    <w:rsid w:val="00D2278D"/>
    <w:rsid w:val="00D32C0E"/>
    <w:rsid w:val="00D42AAD"/>
    <w:rsid w:val="00D471FD"/>
    <w:rsid w:val="00D477B3"/>
    <w:rsid w:val="00D479F5"/>
    <w:rsid w:val="00D54EF4"/>
    <w:rsid w:val="00D55A95"/>
    <w:rsid w:val="00D609AD"/>
    <w:rsid w:val="00D66835"/>
    <w:rsid w:val="00D66CF5"/>
    <w:rsid w:val="00D70F50"/>
    <w:rsid w:val="00D75970"/>
    <w:rsid w:val="00D84EFF"/>
    <w:rsid w:val="00D85867"/>
    <w:rsid w:val="00D958EE"/>
    <w:rsid w:val="00DA2687"/>
    <w:rsid w:val="00DA6430"/>
    <w:rsid w:val="00DB162D"/>
    <w:rsid w:val="00DB2DFE"/>
    <w:rsid w:val="00DB7028"/>
    <w:rsid w:val="00DC51BF"/>
    <w:rsid w:val="00DC758E"/>
    <w:rsid w:val="00DD2FC8"/>
    <w:rsid w:val="00DE1404"/>
    <w:rsid w:val="00DE3FD2"/>
    <w:rsid w:val="00DF3DE9"/>
    <w:rsid w:val="00DF6766"/>
    <w:rsid w:val="00E014AF"/>
    <w:rsid w:val="00E026F5"/>
    <w:rsid w:val="00E078ED"/>
    <w:rsid w:val="00E11D6B"/>
    <w:rsid w:val="00E12B5C"/>
    <w:rsid w:val="00E27919"/>
    <w:rsid w:val="00E27FD3"/>
    <w:rsid w:val="00E30988"/>
    <w:rsid w:val="00E66708"/>
    <w:rsid w:val="00E71B05"/>
    <w:rsid w:val="00E813BF"/>
    <w:rsid w:val="00E9104D"/>
    <w:rsid w:val="00E95DFF"/>
    <w:rsid w:val="00EA4CDF"/>
    <w:rsid w:val="00EC137C"/>
    <w:rsid w:val="00ED54AC"/>
    <w:rsid w:val="00EE0F4E"/>
    <w:rsid w:val="00EE0F63"/>
    <w:rsid w:val="00EE482B"/>
    <w:rsid w:val="00EE565D"/>
    <w:rsid w:val="00EF2BF6"/>
    <w:rsid w:val="00EF656F"/>
    <w:rsid w:val="00F00779"/>
    <w:rsid w:val="00F01060"/>
    <w:rsid w:val="00F022E4"/>
    <w:rsid w:val="00F023F9"/>
    <w:rsid w:val="00F11BBC"/>
    <w:rsid w:val="00F22924"/>
    <w:rsid w:val="00F23A19"/>
    <w:rsid w:val="00F26897"/>
    <w:rsid w:val="00F37DDA"/>
    <w:rsid w:val="00F43606"/>
    <w:rsid w:val="00F43CDC"/>
    <w:rsid w:val="00F54AF1"/>
    <w:rsid w:val="00F64578"/>
    <w:rsid w:val="00F67BCD"/>
    <w:rsid w:val="00F8195D"/>
    <w:rsid w:val="00F91D4F"/>
    <w:rsid w:val="00F9502B"/>
    <w:rsid w:val="00FA3780"/>
    <w:rsid w:val="00FA46D2"/>
    <w:rsid w:val="00FA72A3"/>
    <w:rsid w:val="00FB64D1"/>
    <w:rsid w:val="00FD0B29"/>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A7A"/>
    <w:pPr>
      <w:jc w:val="both"/>
    </w:pPr>
    <w:rPr>
      <w:rFonts w:ascii="Arial" w:hAnsi="Arial" w:cs="Arial"/>
      <w:shd w:val="clear" w:color="auto" w:fill="FFFFFF"/>
    </w:rPr>
  </w:style>
  <w:style w:type="paragraph" w:styleId="Titre1">
    <w:name w:val="heading 1"/>
    <w:basedOn w:val="Normal"/>
    <w:next w:val="Normal"/>
    <w:link w:val="Titre1Car"/>
    <w:uiPriority w:val="9"/>
    <w:qFormat/>
    <w:rsid w:val="0056034A"/>
    <w:pPr>
      <w:keepNext/>
      <w:keepLines/>
      <w:numPr>
        <w:numId w:val="7"/>
      </w:numPr>
      <w:spacing w:before="240" w:after="120"/>
      <w:ind w:left="431" w:hanging="431"/>
      <w:outlineLvl w:val="0"/>
    </w:pPr>
    <w:rPr>
      <w:rFonts w:eastAsiaTheme="majorEastAsia"/>
      <w:b/>
      <w:color w:val="000000" w:themeColor="text1"/>
      <w:sz w:val="36"/>
      <w:szCs w:val="36"/>
      <w:lang w:eastAsia="fr-CH"/>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034A"/>
    <w:rPr>
      <w:rFonts w:ascii="Arial" w:eastAsiaTheme="majorEastAsia" w:hAnsi="Arial" w:cs="Arial"/>
      <w:b/>
      <w:color w:val="000000" w:themeColor="text1"/>
      <w:sz w:val="36"/>
      <w:szCs w:val="36"/>
      <w:lang w:eastAsia="fr-CH"/>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paragraph" w:styleId="En-ttedetabledesmatires">
    <w:name w:val="TOC Heading"/>
    <w:basedOn w:val="Titre1"/>
    <w:next w:val="Normal"/>
    <w:uiPriority w:val="39"/>
    <w:unhideWhenUsed/>
    <w:qFormat/>
    <w:rsid w:val="0047481D"/>
    <w:pPr>
      <w:outlineLvl w:val="9"/>
    </w:pPr>
  </w:style>
  <w:style w:type="paragraph" w:styleId="Paragraphedeliste">
    <w:name w:val="List Paragraph"/>
    <w:basedOn w:val="Normal"/>
    <w:uiPriority w:val="34"/>
    <w:qFormat/>
    <w:rsid w:val="007734BD"/>
    <w:pPr>
      <w:numPr>
        <w:numId w:val="16"/>
      </w:numPr>
      <w:contextualSpacing/>
    </w:pPr>
    <w:rPr>
      <w:szCs w:val="24"/>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Mentionnonrsolue2">
    <w:name w:val="Mention non résolue2"/>
    <w:basedOn w:val="Policepardfaut"/>
    <w:uiPriority w:val="99"/>
    <w:semiHidden/>
    <w:unhideWhenUsed/>
    <w:rsid w:val="00AE396D"/>
    <w:rPr>
      <w:color w:val="605E5C"/>
      <w:shd w:val="clear" w:color="auto" w:fill="E1DFDD"/>
    </w:rPr>
  </w:style>
  <w:style w:type="table" w:styleId="Grilledutableau">
    <w:name w:val="Table Grid"/>
    <w:basedOn w:val="TableauNormal"/>
    <w:uiPriority w:val="39"/>
    <w:rsid w:val="003D0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3">
    <w:name w:val="Grid Table 1 Light Accent 3"/>
    <w:basedOn w:val="TableauNormal"/>
    <w:uiPriority w:val="46"/>
    <w:rsid w:val="003D007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3D007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3D007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3D00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D00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3">
    <w:name w:val="Grid Table 3"/>
    <w:basedOn w:val="TableauNormal"/>
    <w:uiPriority w:val="48"/>
    <w:rsid w:val="003D00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3">
    <w:name w:val="Grid Table 3 Accent 3"/>
    <w:basedOn w:val="TableauNormal"/>
    <w:uiPriority w:val="48"/>
    <w:rsid w:val="003D0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
    <w:name w:val="Grid Table 2"/>
    <w:basedOn w:val="TableauNormal"/>
    <w:uiPriority w:val="47"/>
    <w:rsid w:val="003D00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tionnonrsolue3">
    <w:name w:val="Mention non résolue3"/>
    <w:basedOn w:val="Policepardfaut"/>
    <w:uiPriority w:val="99"/>
    <w:semiHidden/>
    <w:unhideWhenUsed/>
    <w:rsid w:val="00263DF6"/>
    <w:rPr>
      <w:color w:val="605E5C"/>
      <w:shd w:val="clear" w:color="auto" w:fill="E1DFDD"/>
    </w:rPr>
  </w:style>
  <w:style w:type="paragraph" w:styleId="Sansinterligne">
    <w:name w:val="No Spacing"/>
    <w:uiPriority w:val="1"/>
    <w:qFormat/>
    <w:rsid w:val="006E74B9"/>
    <w:pPr>
      <w:spacing w:after="0" w:line="240" w:lineRule="auto"/>
    </w:pPr>
    <w:rPr>
      <w:rFonts w:ascii="Arial" w:hAnsi="Arial" w:cs="Arial"/>
      <w:shd w:val="clear" w:color="auto" w:fill="FFFFFF"/>
    </w:rPr>
  </w:style>
  <w:style w:type="character" w:customStyle="1" w:styleId="Mentionnonrsolue4">
    <w:name w:val="Mention non résolue4"/>
    <w:basedOn w:val="Policepardfaut"/>
    <w:uiPriority w:val="99"/>
    <w:semiHidden/>
    <w:unhideWhenUsed/>
    <w:rsid w:val="00AB28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056559">
      <w:bodyDiv w:val="1"/>
      <w:marLeft w:val="0"/>
      <w:marRight w:val="0"/>
      <w:marTop w:val="0"/>
      <w:marBottom w:val="0"/>
      <w:divBdr>
        <w:top w:val="none" w:sz="0" w:space="0" w:color="auto"/>
        <w:left w:val="none" w:sz="0" w:space="0" w:color="auto"/>
        <w:bottom w:val="none" w:sz="0" w:space="0" w:color="auto"/>
        <w:right w:val="none" w:sz="0" w:space="0" w:color="auto"/>
      </w:divBdr>
    </w:div>
    <w:div w:id="1415323321">
      <w:bodyDiv w:val="1"/>
      <w:marLeft w:val="0"/>
      <w:marRight w:val="0"/>
      <w:marTop w:val="0"/>
      <w:marBottom w:val="0"/>
      <w:divBdr>
        <w:top w:val="none" w:sz="0" w:space="0" w:color="auto"/>
        <w:left w:val="none" w:sz="0" w:space="0" w:color="auto"/>
        <w:bottom w:val="none" w:sz="0" w:space="0" w:color="auto"/>
        <w:right w:val="none" w:sz="0" w:space="0" w:color="auto"/>
      </w:divBdr>
    </w:div>
    <w:div w:id="1653411606">
      <w:bodyDiv w:val="1"/>
      <w:marLeft w:val="0"/>
      <w:marRight w:val="0"/>
      <w:marTop w:val="0"/>
      <w:marBottom w:val="0"/>
      <w:divBdr>
        <w:top w:val="none" w:sz="0" w:space="0" w:color="auto"/>
        <w:left w:val="none" w:sz="0" w:space="0" w:color="auto"/>
        <w:bottom w:val="none" w:sz="0" w:space="0" w:color="auto"/>
        <w:right w:val="none" w:sz="0" w:space="0" w:color="auto"/>
      </w:divBdr>
    </w:div>
    <w:div w:id="1690253137">
      <w:bodyDiv w:val="1"/>
      <w:marLeft w:val="0"/>
      <w:marRight w:val="0"/>
      <w:marTop w:val="0"/>
      <w:marBottom w:val="0"/>
      <w:divBdr>
        <w:top w:val="none" w:sz="0" w:space="0" w:color="auto"/>
        <w:left w:val="none" w:sz="0" w:space="0" w:color="auto"/>
        <w:bottom w:val="none" w:sz="0" w:space="0" w:color="auto"/>
        <w:right w:val="none" w:sz="0" w:space="0" w:color="auto"/>
      </w:divBdr>
    </w:div>
    <w:div w:id="1752893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Dessin_Microsoft_Visio.vsdx"/><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fr.wikipedia.org/wiki/N%C5%93ud_(r%C3%A9seau)" TargetMode="External"/><Relationship Id="rId68" Type="http://schemas.openxmlformats.org/officeDocument/2006/relationships/hyperlink" Target="http://www.hardware-attitude.com/fiche-885-carte-raid-sata-adaptec-2820sa---8-ports-sata-ii-pci-x.html" TargetMode="External"/><Relationship Id="rId76" Type="http://schemas.openxmlformats.org/officeDocument/2006/relationships/hyperlink" Target="https://www.commentcamarche.com/contents/994-onduleur" TargetMode="External"/><Relationship Id="rId84" Type="http://schemas.openxmlformats.org/officeDocument/2006/relationships/hyperlink" Target="https://www.01net.com/actualites/le-protocole-iscsi-152216.html" TargetMode="External"/><Relationship Id="rId7" Type="http://schemas.openxmlformats.org/officeDocument/2006/relationships/endnotes" Target="endnotes.xml"/><Relationship Id="rId71" Type="http://schemas.openxmlformats.org/officeDocument/2006/relationships/hyperlink" Target="https://www.commentcamarche.com/contents/739-cle-usb"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urlz.fr/7Kpu" TargetMode="External"/><Relationship Id="rId74" Type="http://schemas.openxmlformats.org/officeDocument/2006/relationships/hyperlink" Target="https://community.netapp.com/t5/Tech-OnTap-Articles/Back-to-Basics-RAID-DP/ta-p/86123?REF_SOURCE=EMMtot-1110&amp;h" TargetMode="External"/><Relationship Id="rId79" Type="http://schemas.openxmlformats.org/officeDocument/2006/relationships/hyperlink" Target="http://www.europ-computer.com/dossiers/dossier_6_18.html"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vtx.ch" TargetMode="External"/><Relationship Id="rId82" Type="http://schemas.openxmlformats.org/officeDocument/2006/relationships/hyperlink" Target="https://blog.netapp.com/wp-content/uploads/2016/05/iscsi_blog_images-1.jpg"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admin.ch/opc/fr/classified-compilation/19920153/index.html" TargetMode="External"/><Relationship Id="rId69" Type="http://schemas.openxmlformats.org/officeDocument/2006/relationships/hyperlink" Target="https://stuff.mit.edu/afs/athena/project/rhel-doc/3/rhel-sag-fr-3/s1-raid-approaches.html" TargetMode="External"/><Relationship Id="rId77" Type="http://schemas.openxmlformats.org/officeDocument/2006/relationships/hyperlink" Target="https://sitelec.org/cours/abati/flash/onduleur.htm" TargetMode="External"/><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hyperlink" Target="https://fr.wikipedia.org/wiki/Cl%C3%A9_USB" TargetMode="External"/><Relationship Id="rId80" Type="http://schemas.openxmlformats.org/officeDocument/2006/relationships/hyperlink" Target="https://fr.wikipedia.org/wiki/Plan_de_reprise_d%27activit%C3%A9"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hyperlink" Target="https://www.casinosbarriere.com/fr/montreux.html" TargetMode="External"/><Relationship Id="rId67" Type="http://schemas.openxmlformats.org/officeDocument/2006/relationships/hyperlink" Target="https://fr.wikipedia.org/wiki/RAID_(informatique)" TargetMode="Externa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hyperlink" Target="https://fr.wikipedia.org/wiki/Grappe_de_serveurs" TargetMode="External"/><Relationship Id="rId70" Type="http://schemas.openxmlformats.org/officeDocument/2006/relationships/hyperlink" Target="https://fr.wikipedia.org/wiki/Stockage_d%27information" TargetMode="External"/><Relationship Id="rId75" Type="http://schemas.openxmlformats.org/officeDocument/2006/relationships/hyperlink" Target="http://www.materiel-informatique.be/disque-dur.php" TargetMode="External"/><Relationship Id="rId83" Type="http://schemas.openxmlformats.org/officeDocument/2006/relationships/hyperlink" Target="https://www.snia.org/sites/default/orig/sdc_archives/2010_presentations/monday/MahmoudJibbe_ISCSI_FCoE__testing-verA.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loro.ch" TargetMode="External"/><Relationship Id="rId65" Type="http://schemas.openxmlformats.org/officeDocument/2006/relationships/hyperlink" Target="https://m.youtube.com/watch?v=OUMGp3HHel4" TargetMode="External"/><Relationship Id="rId73" Type="http://schemas.openxmlformats.org/officeDocument/2006/relationships/hyperlink" Target="https://fr.wikipedia.org/wiki/Disque_dur" TargetMode="External"/><Relationship Id="rId78" Type="http://schemas.openxmlformats.org/officeDocument/2006/relationships/hyperlink" Target="https://www.ldlc.com/guides/AL00000601/guide+les+onduleurs/" TargetMode="External"/><Relationship Id="rId81" Type="http://schemas.openxmlformats.org/officeDocument/2006/relationships/hyperlink" Target="https://fr.wikipedia.org/wiki/Small_Computer_System_Interface" TargetMode="External"/><Relationship Id="rId86"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N%C5%93ud_(r%C3%A9seau)" TargetMode="External"/><Relationship Id="rId2" Type="http://schemas.openxmlformats.org/officeDocument/2006/relationships/hyperlink" Target="https://fr.wikipedia.org/wiki/Grappe_de_serveurs" TargetMode="External"/><Relationship Id="rId1" Type="http://schemas.openxmlformats.org/officeDocument/2006/relationships/hyperlink" Target="https://www.unil.c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DE042-1425-48D3-AC3B-AD6CF656C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4819</TotalTime>
  <Pages>40</Pages>
  <Words>9713</Words>
  <Characters>55367</Characters>
  <Application>Microsoft Office Word</Application>
  <DocSecurity>0</DocSecurity>
  <Lines>461</Lines>
  <Paragraphs>129</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64951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DylanKeuZz</cp:lastModifiedBy>
  <cp:revision>92</cp:revision>
  <cp:lastPrinted>2018-09-08T15:16:00Z</cp:lastPrinted>
  <dcterms:created xsi:type="dcterms:W3CDTF">2018-12-06T10:36:00Z</dcterms:created>
  <dcterms:modified xsi:type="dcterms:W3CDTF">2018-12-15T13:52:00Z</dcterms:modified>
</cp:coreProperties>
</file>