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F586B4" w14:textId="35F7C145" w:rsidR="006373EE" w:rsidRPr="006373EE" w:rsidRDefault="007C525E" w:rsidP="006373EE">
      <w:pPr>
        <w:pStyle w:val="Titre"/>
      </w:pPr>
      <w:r w:rsidRPr="00C44B66">
        <w:rPr>
          <w:sz w:val="36"/>
          <w:szCs w:val="36"/>
          <w:u w:val="single"/>
        </w:rPr>
        <w:t xml:space="preserve">EPSIC </w:t>
      </w:r>
      <w:r w:rsidR="006373EE">
        <w:rPr>
          <w:sz w:val="36"/>
          <w:szCs w:val="36"/>
          <w:u w:val="single"/>
        </w:rPr>
        <w:t>–</w:t>
      </w:r>
      <w:r w:rsidRPr="00C44B66">
        <w:rPr>
          <w:sz w:val="36"/>
          <w:szCs w:val="36"/>
          <w:u w:val="single"/>
        </w:rPr>
        <w:t xml:space="preserve"> 2018</w:t>
      </w:r>
    </w:p>
    <w:p w14:paraId="7D8DD10D" w14:textId="5BB994C9" w:rsidR="007C525E" w:rsidRPr="007C525E" w:rsidRDefault="007C525E" w:rsidP="00242F35">
      <w:pPr>
        <w:rPr>
          <w:lang w:eastAsia="fr-CH"/>
        </w:rPr>
      </w:pPr>
    </w:p>
    <w:p w14:paraId="26852B86" w14:textId="0F94025E" w:rsidR="00BE336F" w:rsidRPr="00744B4A" w:rsidRDefault="007C525E" w:rsidP="00242F35">
      <w:pPr>
        <w:pStyle w:val="Titre"/>
      </w:pPr>
      <w:r>
        <w:t xml:space="preserve"> </w:t>
      </w:r>
      <w:r w:rsidR="00B32163" w:rsidRPr="00744B4A">
        <w:t>Module ICT 143</w:t>
      </w:r>
    </w:p>
    <w:p w14:paraId="5DE38E1E" w14:textId="129F1691" w:rsidR="00B32163" w:rsidRPr="00B32163" w:rsidRDefault="00B32163" w:rsidP="00242F35">
      <w:pPr>
        <w:rPr>
          <w:lang w:eastAsia="fr-CH"/>
        </w:rPr>
      </w:pPr>
    </w:p>
    <w:p w14:paraId="7DCFF7F3" w14:textId="7CC07F9C" w:rsidR="0047481D" w:rsidRDefault="00B32163" w:rsidP="00592F69">
      <w:pPr>
        <w:pStyle w:val="Sous-titre"/>
        <w:jc w:val="center"/>
      </w:pPr>
      <w:r w:rsidRPr="00744B4A">
        <w:t>Rapport du groupe 3 – Winston, Quentin, Pablo, Dylan</w:t>
      </w:r>
    </w:p>
    <w:p w14:paraId="2E682A6D" w14:textId="5BC72765" w:rsidR="0047481D" w:rsidRDefault="00AA0F25" w:rsidP="00242F35">
      <w:pPr>
        <w:sectPr w:rsidR="0047481D" w:rsidSect="006E17E9">
          <w:headerReference w:type="default" r:id="rId8"/>
          <w:footerReference w:type="default" r:id="rId9"/>
          <w:pgSz w:w="11906" w:h="16838" w:code="9"/>
          <w:pgMar w:top="1418" w:right="1418" w:bottom="1418" w:left="1418" w:header="709" w:footer="709" w:gutter="0"/>
          <w:cols w:space="708"/>
          <w:vAlign w:val="center"/>
          <w:titlePg/>
          <w:docGrid w:linePitch="360"/>
        </w:sectPr>
      </w:pPr>
      <w:r>
        <w:rPr>
          <w:noProof/>
          <w:lang w:val="fr-FR" w:eastAsia="fr-FR"/>
        </w:rPr>
        <w:drawing>
          <wp:inline distT="0" distB="0" distL="0" distR="0" wp14:anchorId="023F480E" wp14:editId="50BBE5F3">
            <wp:extent cx="5753100" cy="3238500"/>
            <wp:effectExtent l="76200" t="76200" r="133350" b="133350"/>
            <wp:docPr id="5" name="Image 5" descr="D:\COURS\2ème\EPSIC\143 - Projet\semaine 1\img\forev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2ème\EPSIC\143 - Projet\semaine 1\img\forev4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dt>
      <w:sdtPr>
        <w:rPr>
          <w:rFonts w:eastAsiaTheme="minorHAnsi"/>
          <w:b w:val="0"/>
          <w:color w:val="auto"/>
          <w:sz w:val="22"/>
          <w:szCs w:val="22"/>
          <w:lang w:val="fr-FR" w:eastAsia="en-US"/>
        </w:rPr>
        <w:id w:val="1991446728"/>
        <w:docPartObj>
          <w:docPartGallery w:val="Table of Contents"/>
          <w:docPartUnique/>
        </w:docPartObj>
      </w:sdtPr>
      <w:sdtEndPr>
        <w:rPr>
          <w:bCs/>
        </w:rPr>
      </w:sdtEndPr>
      <w:sdtContent>
        <w:p w14:paraId="0AFE3F82" w14:textId="17F20943" w:rsidR="005131E4" w:rsidRPr="00DE3FD2" w:rsidRDefault="005131E4">
          <w:pPr>
            <w:pStyle w:val="En-ttedetabledesmatires"/>
          </w:pPr>
          <w:r w:rsidRPr="00DE3FD2">
            <w:t>Table des matières</w:t>
          </w:r>
        </w:p>
        <w:p w14:paraId="6AC5518B" w14:textId="257B9A1A" w:rsidR="00D12D19" w:rsidRDefault="00213D03">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r>
            <w:rPr>
              <w:b w:val="0"/>
              <w:bCs w:val="0"/>
              <w:noProof/>
              <w:u w:val="single"/>
              <w:lang w:val="fr-FR"/>
            </w:rPr>
            <w:fldChar w:fldCharType="begin"/>
          </w:r>
          <w:r>
            <w:rPr>
              <w:b w:val="0"/>
              <w:bCs w:val="0"/>
              <w:noProof/>
              <w:u w:val="single"/>
              <w:lang w:val="fr-FR"/>
            </w:rPr>
            <w:instrText xml:space="preserve"> TOC \o "1-4" \h \z \u </w:instrText>
          </w:r>
          <w:r>
            <w:rPr>
              <w:b w:val="0"/>
              <w:bCs w:val="0"/>
              <w:noProof/>
              <w:u w:val="single"/>
              <w:lang w:val="fr-FR"/>
            </w:rPr>
            <w:fldChar w:fldCharType="separate"/>
          </w:r>
          <w:hyperlink w:anchor="_Toc530927424" w:history="1">
            <w:r w:rsidR="00D12D19" w:rsidRPr="00563E66">
              <w:rPr>
                <w:rStyle w:val="Lienhypertexte"/>
                <w:noProof/>
              </w:rPr>
              <w:t>2</w:t>
            </w:r>
            <w:r w:rsidR="00D12D19">
              <w:rPr>
                <w:rFonts w:asciiTheme="minorHAnsi" w:eastAsiaTheme="minorEastAsia" w:hAnsiTheme="minorHAnsi" w:cstheme="minorBidi"/>
                <w:b w:val="0"/>
                <w:bCs w:val="0"/>
                <w:caps w:val="0"/>
                <w:noProof/>
                <w:sz w:val="22"/>
                <w:szCs w:val="22"/>
                <w:shd w:val="clear" w:color="auto" w:fill="auto"/>
                <w:lang w:eastAsia="fr-CH"/>
              </w:rPr>
              <w:tab/>
            </w:r>
            <w:r w:rsidR="00D12D19" w:rsidRPr="00563E66">
              <w:rPr>
                <w:rStyle w:val="Lienhypertexte"/>
                <w:noProof/>
              </w:rPr>
              <w:t>Partie 1</w:t>
            </w:r>
            <w:r w:rsidR="00D12D19">
              <w:rPr>
                <w:noProof/>
                <w:webHidden/>
              </w:rPr>
              <w:tab/>
            </w:r>
            <w:r w:rsidR="00D12D19">
              <w:rPr>
                <w:noProof/>
                <w:webHidden/>
              </w:rPr>
              <w:fldChar w:fldCharType="begin"/>
            </w:r>
            <w:r w:rsidR="00D12D19">
              <w:rPr>
                <w:noProof/>
                <w:webHidden/>
              </w:rPr>
              <w:instrText xml:space="preserve"> PAGEREF _Toc530927424 \h </w:instrText>
            </w:r>
            <w:r w:rsidR="00D12D19">
              <w:rPr>
                <w:noProof/>
                <w:webHidden/>
              </w:rPr>
            </w:r>
            <w:r w:rsidR="00D12D19">
              <w:rPr>
                <w:noProof/>
                <w:webHidden/>
              </w:rPr>
              <w:fldChar w:fldCharType="separate"/>
            </w:r>
            <w:r w:rsidR="00D12D19">
              <w:rPr>
                <w:noProof/>
                <w:webHidden/>
              </w:rPr>
              <w:t>6</w:t>
            </w:r>
            <w:r w:rsidR="00D12D19">
              <w:rPr>
                <w:noProof/>
                <w:webHidden/>
              </w:rPr>
              <w:fldChar w:fldCharType="end"/>
            </w:r>
          </w:hyperlink>
        </w:p>
        <w:p w14:paraId="2ED62959" w14:textId="04FFD3CE" w:rsidR="00D12D19" w:rsidRDefault="00884944">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0927425" w:history="1">
            <w:r w:rsidR="00D12D19" w:rsidRPr="00563E66">
              <w:rPr>
                <w:rStyle w:val="Lienhypertexte"/>
                <w:noProof/>
              </w:rPr>
              <w:t>2.1</w:t>
            </w:r>
            <w:r w:rsidR="00D12D19">
              <w:rPr>
                <w:rFonts w:asciiTheme="minorHAnsi" w:eastAsiaTheme="minorEastAsia" w:hAnsiTheme="minorHAnsi" w:cstheme="minorBidi"/>
                <w:b w:val="0"/>
                <w:bCs w:val="0"/>
                <w:noProof/>
                <w:sz w:val="22"/>
                <w:szCs w:val="22"/>
                <w:shd w:val="clear" w:color="auto" w:fill="auto"/>
                <w:lang w:eastAsia="fr-CH"/>
              </w:rPr>
              <w:tab/>
            </w:r>
            <w:r w:rsidR="00D12D19" w:rsidRPr="00563E66">
              <w:rPr>
                <w:rStyle w:val="Lienhypertexte"/>
                <w:noProof/>
              </w:rPr>
              <w:t>Casino de Montreux</w:t>
            </w:r>
            <w:r w:rsidR="00D12D19">
              <w:rPr>
                <w:noProof/>
                <w:webHidden/>
              </w:rPr>
              <w:tab/>
            </w:r>
            <w:r w:rsidR="00D12D19">
              <w:rPr>
                <w:noProof/>
                <w:webHidden/>
              </w:rPr>
              <w:fldChar w:fldCharType="begin"/>
            </w:r>
            <w:r w:rsidR="00D12D19">
              <w:rPr>
                <w:noProof/>
                <w:webHidden/>
              </w:rPr>
              <w:instrText xml:space="preserve"> PAGEREF _Toc530927425 \h </w:instrText>
            </w:r>
            <w:r w:rsidR="00D12D19">
              <w:rPr>
                <w:noProof/>
                <w:webHidden/>
              </w:rPr>
            </w:r>
            <w:r w:rsidR="00D12D19">
              <w:rPr>
                <w:noProof/>
                <w:webHidden/>
              </w:rPr>
              <w:fldChar w:fldCharType="separate"/>
            </w:r>
            <w:r w:rsidR="00D12D19">
              <w:rPr>
                <w:noProof/>
                <w:webHidden/>
              </w:rPr>
              <w:t>6</w:t>
            </w:r>
            <w:r w:rsidR="00D12D19">
              <w:rPr>
                <w:noProof/>
                <w:webHidden/>
              </w:rPr>
              <w:fldChar w:fldCharType="end"/>
            </w:r>
          </w:hyperlink>
        </w:p>
        <w:p w14:paraId="68FD0BE1" w14:textId="04763BD0" w:rsidR="00D12D19" w:rsidRDefault="0088494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26" w:history="1">
            <w:r w:rsidR="00D12D19" w:rsidRPr="00563E66">
              <w:rPr>
                <w:rStyle w:val="Lienhypertexte"/>
                <w:noProof/>
              </w:rPr>
              <w:t>2.1.1</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Introduction</w:t>
            </w:r>
            <w:r w:rsidR="00D12D19">
              <w:rPr>
                <w:noProof/>
                <w:webHidden/>
              </w:rPr>
              <w:tab/>
            </w:r>
            <w:r w:rsidR="00D12D19">
              <w:rPr>
                <w:noProof/>
                <w:webHidden/>
              </w:rPr>
              <w:fldChar w:fldCharType="begin"/>
            </w:r>
            <w:r w:rsidR="00D12D19">
              <w:rPr>
                <w:noProof/>
                <w:webHidden/>
              </w:rPr>
              <w:instrText xml:space="preserve"> PAGEREF _Toc530927426 \h </w:instrText>
            </w:r>
            <w:r w:rsidR="00D12D19">
              <w:rPr>
                <w:noProof/>
                <w:webHidden/>
              </w:rPr>
            </w:r>
            <w:r w:rsidR="00D12D19">
              <w:rPr>
                <w:noProof/>
                <w:webHidden/>
              </w:rPr>
              <w:fldChar w:fldCharType="separate"/>
            </w:r>
            <w:r w:rsidR="00D12D19">
              <w:rPr>
                <w:noProof/>
                <w:webHidden/>
              </w:rPr>
              <w:t>6</w:t>
            </w:r>
            <w:r w:rsidR="00D12D19">
              <w:rPr>
                <w:noProof/>
                <w:webHidden/>
              </w:rPr>
              <w:fldChar w:fldCharType="end"/>
            </w:r>
          </w:hyperlink>
        </w:p>
        <w:p w14:paraId="4EBD9AB1" w14:textId="2D66BE15" w:rsidR="00D12D19" w:rsidRDefault="0088494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27" w:history="1">
            <w:r w:rsidR="00D12D19" w:rsidRPr="00563E66">
              <w:rPr>
                <w:rStyle w:val="Lienhypertexte"/>
                <w:noProof/>
              </w:rPr>
              <w:t>2.1.2</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Traitement de données.</w:t>
            </w:r>
            <w:r w:rsidR="00D12D19">
              <w:rPr>
                <w:noProof/>
                <w:webHidden/>
              </w:rPr>
              <w:tab/>
            </w:r>
            <w:r w:rsidR="00D12D19">
              <w:rPr>
                <w:noProof/>
                <w:webHidden/>
              </w:rPr>
              <w:fldChar w:fldCharType="begin"/>
            </w:r>
            <w:r w:rsidR="00D12D19">
              <w:rPr>
                <w:noProof/>
                <w:webHidden/>
              </w:rPr>
              <w:instrText xml:space="preserve"> PAGEREF _Toc530927427 \h </w:instrText>
            </w:r>
            <w:r w:rsidR="00D12D19">
              <w:rPr>
                <w:noProof/>
                <w:webHidden/>
              </w:rPr>
            </w:r>
            <w:r w:rsidR="00D12D19">
              <w:rPr>
                <w:noProof/>
                <w:webHidden/>
              </w:rPr>
              <w:fldChar w:fldCharType="separate"/>
            </w:r>
            <w:r w:rsidR="00D12D19">
              <w:rPr>
                <w:noProof/>
                <w:webHidden/>
              </w:rPr>
              <w:t>6</w:t>
            </w:r>
            <w:r w:rsidR="00D12D19">
              <w:rPr>
                <w:noProof/>
                <w:webHidden/>
              </w:rPr>
              <w:fldChar w:fldCharType="end"/>
            </w:r>
          </w:hyperlink>
        </w:p>
        <w:p w14:paraId="5AE45DFA" w14:textId="70FB6F60" w:rsidR="00D12D19" w:rsidRDefault="0088494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28" w:history="1">
            <w:r w:rsidR="00D12D19" w:rsidRPr="00563E66">
              <w:rPr>
                <w:rStyle w:val="Lienhypertexte"/>
                <w:noProof/>
              </w:rPr>
              <w:t>2.1.3</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Actions et mesures prises.</w:t>
            </w:r>
            <w:r w:rsidR="00D12D19">
              <w:rPr>
                <w:noProof/>
                <w:webHidden/>
              </w:rPr>
              <w:tab/>
            </w:r>
            <w:r w:rsidR="00D12D19">
              <w:rPr>
                <w:noProof/>
                <w:webHidden/>
              </w:rPr>
              <w:fldChar w:fldCharType="begin"/>
            </w:r>
            <w:r w:rsidR="00D12D19">
              <w:rPr>
                <w:noProof/>
                <w:webHidden/>
              </w:rPr>
              <w:instrText xml:space="preserve"> PAGEREF _Toc530927428 \h </w:instrText>
            </w:r>
            <w:r w:rsidR="00D12D19">
              <w:rPr>
                <w:noProof/>
                <w:webHidden/>
              </w:rPr>
            </w:r>
            <w:r w:rsidR="00D12D19">
              <w:rPr>
                <w:noProof/>
                <w:webHidden/>
              </w:rPr>
              <w:fldChar w:fldCharType="separate"/>
            </w:r>
            <w:r w:rsidR="00D12D19">
              <w:rPr>
                <w:noProof/>
                <w:webHidden/>
              </w:rPr>
              <w:t>6</w:t>
            </w:r>
            <w:r w:rsidR="00D12D19">
              <w:rPr>
                <w:noProof/>
                <w:webHidden/>
              </w:rPr>
              <w:fldChar w:fldCharType="end"/>
            </w:r>
          </w:hyperlink>
        </w:p>
        <w:p w14:paraId="05F62C52" w14:textId="5458A162" w:rsidR="00D12D19" w:rsidRDefault="0088494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29" w:history="1">
            <w:r w:rsidR="00D12D19" w:rsidRPr="00563E66">
              <w:rPr>
                <w:rStyle w:val="Lienhypertexte"/>
                <w:noProof/>
              </w:rPr>
              <w:t>2.1.4</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Techniques de protections des données.</w:t>
            </w:r>
            <w:r w:rsidR="00D12D19">
              <w:rPr>
                <w:noProof/>
                <w:webHidden/>
              </w:rPr>
              <w:tab/>
            </w:r>
            <w:r w:rsidR="00D12D19">
              <w:rPr>
                <w:noProof/>
                <w:webHidden/>
              </w:rPr>
              <w:fldChar w:fldCharType="begin"/>
            </w:r>
            <w:r w:rsidR="00D12D19">
              <w:rPr>
                <w:noProof/>
                <w:webHidden/>
              </w:rPr>
              <w:instrText xml:space="preserve"> PAGEREF _Toc530927429 \h </w:instrText>
            </w:r>
            <w:r w:rsidR="00D12D19">
              <w:rPr>
                <w:noProof/>
                <w:webHidden/>
              </w:rPr>
            </w:r>
            <w:r w:rsidR="00D12D19">
              <w:rPr>
                <w:noProof/>
                <w:webHidden/>
              </w:rPr>
              <w:fldChar w:fldCharType="separate"/>
            </w:r>
            <w:r w:rsidR="00D12D19">
              <w:rPr>
                <w:noProof/>
                <w:webHidden/>
              </w:rPr>
              <w:t>6</w:t>
            </w:r>
            <w:r w:rsidR="00D12D19">
              <w:rPr>
                <w:noProof/>
                <w:webHidden/>
              </w:rPr>
              <w:fldChar w:fldCharType="end"/>
            </w:r>
          </w:hyperlink>
        </w:p>
        <w:p w14:paraId="500EF9DD" w14:textId="5DC74641" w:rsidR="00D12D19" w:rsidRDefault="00884944">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0927430" w:history="1">
            <w:r w:rsidR="00D12D19" w:rsidRPr="00563E66">
              <w:rPr>
                <w:rStyle w:val="Lienhypertexte"/>
                <w:noProof/>
              </w:rPr>
              <w:t>2.2</w:t>
            </w:r>
            <w:r w:rsidR="00D12D19">
              <w:rPr>
                <w:rFonts w:asciiTheme="minorHAnsi" w:eastAsiaTheme="minorEastAsia" w:hAnsiTheme="minorHAnsi" w:cstheme="minorBidi"/>
                <w:b w:val="0"/>
                <w:bCs w:val="0"/>
                <w:noProof/>
                <w:sz w:val="22"/>
                <w:szCs w:val="22"/>
                <w:shd w:val="clear" w:color="auto" w:fill="auto"/>
                <w:lang w:eastAsia="fr-CH"/>
              </w:rPr>
              <w:tab/>
            </w:r>
            <w:r w:rsidR="00D12D19" w:rsidRPr="00563E66">
              <w:rPr>
                <w:rStyle w:val="Lienhypertexte"/>
                <w:noProof/>
              </w:rPr>
              <w:t>La Loterie Romande</w:t>
            </w:r>
            <w:r w:rsidR="00D12D19">
              <w:rPr>
                <w:noProof/>
                <w:webHidden/>
              </w:rPr>
              <w:tab/>
            </w:r>
            <w:r w:rsidR="00D12D19">
              <w:rPr>
                <w:noProof/>
                <w:webHidden/>
              </w:rPr>
              <w:fldChar w:fldCharType="begin"/>
            </w:r>
            <w:r w:rsidR="00D12D19">
              <w:rPr>
                <w:noProof/>
                <w:webHidden/>
              </w:rPr>
              <w:instrText xml:space="preserve"> PAGEREF _Toc530927430 \h </w:instrText>
            </w:r>
            <w:r w:rsidR="00D12D19">
              <w:rPr>
                <w:noProof/>
                <w:webHidden/>
              </w:rPr>
            </w:r>
            <w:r w:rsidR="00D12D19">
              <w:rPr>
                <w:noProof/>
                <w:webHidden/>
              </w:rPr>
              <w:fldChar w:fldCharType="separate"/>
            </w:r>
            <w:r w:rsidR="00D12D19">
              <w:rPr>
                <w:noProof/>
                <w:webHidden/>
              </w:rPr>
              <w:t>8</w:t>
            </w:r>
            <w:r w:rsidR="00D12D19">
              <w:rPr>
                <w:noProof/>
                <w:webHidden/>
              </w:rPr>
              <w:fldChar w:fldCharType="end"/>
            </w:r>
          </w:hyperlink>
        </w:p>
        <w:p w14:paraId="69947657" w14:textId="0E2A21DF" w:rsidR="00D12D19" w:rsidRDefault="0088494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31" w:history="1">
            <w:r w:rsidR="00D12D19" w:rsidRPr="00563E66">
              <w:rPr>
                <w:rStyle w:val="Lienhypertexte"/>
                <w:noProof/>
              </w:rPr>
              <w:t>2.2.1</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Introduction</w:t>
            </w:r>
            <w:r w:rsidR="00D12D19">
              <w:rPr>
                <w:noProof/>
                <w:webHidden/>
              </w:rPr>
              <w:tab/>
            </w:r>
            <w:r w:rsidR="00D12D19">
              <w:rPr>
                <w:noProof/>
                <w:webHidden/>
              </w:rPr>
              <w:fldChar w:fldCharType="begin"/>
            </w:r>
            <w:r w:rsidR="00D12D19">
              <w:rPr>
                <w:noProof/>
                <w:webHidden/>
              </w:rPr>
              <w:instrText xml:space="preserve"> PAGEREF _Toc530927431 \h </w:instrText>
            </w:r>
            <w:r w:rsidR="00D12D19">
              <w:rPr>
                <w:noProof/>
                <w:webHidden/>
              </w:rPr>
            </w:r>
            <w:r w:rsidR="00D12D19">
              <w:rPr>
                <w:noProof/>
                <w:webHidden/>
              </w:rPr>
              <w:fldChar w:fldCharType="separate"/>
            </w:r>
            <w:r w:rsidR="00D12D19">
              <w:rPr>
                <w:noProof/>
                <w:webHidden/>
              </w:rPr>
              <w:t>8</w:t>
            </w:r>
            <w:r w:rsidR="00D12D19">
              <w:rPr>
                <w:noProof/>
                <w:webHidden/>
              </w:rPr>
              <w:fldChar w:fldCharType="end"/>
            </w:r>
          </w:hyperlink>
        </w:p>
        <w:p w14:paraId="7F8CC663" w14:textId="0D44539C" w:rsidR="00D12D19" w:rsidRDefault="0088494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32" w:history="1">
            <w:r w:rsidR="00D12D19" w:rsidRPr="00563E66">
              <w:rPr>
                <w:rStyle w:val="Lienhypertexte"/>
                <w:noProof/>
              </w:rPr>
              <w:t>2.2.2</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Les données au sein de la Loterie Romande</w:t>
            </w:r>
            <w:r w:rsidR="00D12D19">
              <w:rPr>
                <w:noProof/>
                <w:webHidden/>
              </w:rPr>
              <w:tab/>
            </w:r>
            <w:r w:rsidR="00D12D19">
              <w:rPr>
                <w:noProof/>
                <w:webHidden/>
              </w:rPr>
              <w:fldChar w:fldCharType="begin"/>
            </w:r>
            <w:r w:rsidR="00D12D19">
              <w:rPr>
                <w:noProof/>
                <w:webHidden/>
              </w:rPr>
              <w:instrText xml:space="preserve"> PAGEREF _Toc530927432 \h </w:instrText>
            </w:r>
            <w:r w:rsidR="00D12D19">
              <w:rPr>
                <w:noProof/>
                <w:webHidden/>
              </w:rPr>
            </w:r>
            <w:r w:rsidR="00D12D19">
              <w:rPr>
                <w:noProof/>
                <w:webHidden/>
              </w:rPr>
              <w:fldChar w:fldCharType="separate"/>
            </w:r>
            <w:r w:rsidR="00D12D19">
              <w:rPr>
                <w:noProof/>
                <w:webHidden/>
              </w:rPr>
              <w:t>8</w:t>
            </w:r>
            <w:r w:rsidR="00D12D19">
              <w:rPr>
                <w:noProof/>
                <w:webHidden/>
              </w:rPr>
              <w:fldChar w:fldCharType="end"/>
            </w:r>
          </w:hyperlink>
        </w:p>
        <w:p w14:paraId="56A3BB8D" w14:textId="0A0E0ADD" w:rsidR="00D12D19" w:rsidRDefault="0088494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33" w:history="1">
            <w:r w:rsidR="00D12D19" w:rsidRPr="00563E66">
              <w:rPr>
                <w:rStyle w:val="Lienhypertexte"/>
                <w:noProof/>
              </w:rPr>
              <w:t>2.2.3</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Actions et mesures</w:t>
            </w:r>
            <w:r w:rsidR="00D12D19">
              <w:rPr>
                <w:noProof/>
                <w:webHidden/>
              </w:rPr>
              <w:tab/>
            </w:r>
            <w:r w:rsidR="00D12D19">
              <w:rPr>
                <w:noProof/>
                <w:webHidden/>
              </w:rPr>
              <w:fldChar w:fldCharType="begin"/>
            </w:r>
            <w:r w:rsidR="00D12D19">
              <w:rPr>
                <w:noProof/>
                <w:webHidden/>
              </w:rPr>
              <w:instrText xml:space="preserve"> PAGEREF _Toc530927433 \h </w:instrText>
            </w:r>
            <w:r w:rsidR="00D12D19">
              <w:rPr>
                <w:noProof/>
                <w:webHidden/>
              </w:rPr>
            </w:r>
            <w:r w:rsidR="00D12D19">
              <w:rPr>
                <w:noProof/>
                <w:webHidden/>
              </w:rPr>
              <w:fldChar w:fldCharType="separate"/>
            </w:r>
            <w:r w:rsidR="00D12D19">
              <w:rPr>
                <w:noProof/>
                <w:webHidden/>
              </w:rPr>
              <w:t>8</w:t>
            </w:r>
            <w:r w:rsidR="00D12D19">
              <w:rPr>
                <w:noProof/>
                <w:webHidden/>
              </w:rPr>
              <w:fldChar w:fldCharType="end"/>
            </w:r>
          </w:hyperlink>
        </w:p>
        <w:p w14:paraId="625EE62A" w14:textId="14146B00" w:rsidR="00D12D19" w:rsidRDefault="0088494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34" w:history="1">
            <w:r w:rsidR="00D12D19" w:rsidRPr="00563E66">
              <w:rPr>
                <w:rStyle w:val="Lienhypertexte"/>
                <w:noProof/>
              </w:rPr>
              <w:t>2.2.3.1</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Protections logiques</w:t>
            </w:r>
            <w:r w:rsidR="00D12D19">
              <w:rPr>
                <w:noProof/>
                <w:webHidden/>
              </w:rPr>
              <w:tab/>
            </w:r>
            <w:r w:rsidR="00D12D19">
              <w:rPr>
                <w:noProof/>
                <w:webHidden/>
              </w:rPr>
              <w:fldChar w:fldCharType="begin"/>
            </w:r>
            <w:r w:rsidR="00D12D19">
              <w:rPr>
                <w:noProof/>
                <w:webHidden/>
              </w:rPr>
              <w:instrText xml:space="preserve"> PAGEREF _Toc530927434 \h </w:instrText>
            </w:r>
            <w:r w:rsidR="00D12D19">
              <w:rPr>
                <w:noProof/>
                <w:webHidden/>
              </w:rPr>
            </w:r>
            <w:r w:rsidR="00D12D19">
              <w:rPr>
                <w:noProof/>
                <w:webHidden/>
              </w:rPr>
              <w:fldChar w:fldCharType="separate"/>
            </w:r>
            <w:r w:rsidR="00D12D19">
              <w:rPr>
                <w:noProof/>
                <w:webHidden/>
              </w:rPr>
              <w:t>8</w:t>
            </w:r>
            <w:r w:rsidR="00D12D19">
              <w:rPr>
                <w:noProof/>
                <w:webHidden/>
              </w:rPr>
              <w:fldChar w:fldCharType="end"/>
            </w:r>
          </w:hyperlink>
        </w:p>
        <w:p w14:paraId="6DB0C035" w14:textId="274384AD" w:rsidR="00D12D19" w:rsidRDefault="0088494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35" w:history="1">
            <w:r w:rsidR="00D12D19" w:rsidRPr="00563E66">
              <w:rPr>
                <w:rStyle w:val="Lienhypertexte"/>
                <w:noProof/>
              </w:rPr>
              <w:t>2.2.3.2</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Protections techniques</w:t>
            </w:r>
            <w:r w:rsidR="00D12D19">
              <w:rPr>
                <w:noProof/>
                <w:webHidden/>
              </w:rPr>
              <w:tab/>
            </w:r>
            <w:r w:rsidR="00D12D19">
              <w:rPr>
                <w:noProof/>
                <w:webHidden/>
              </w:rPr>
              <w:fldChar w:fldCharType="begin"/>
            </w:r>
            <w:r w:rsidR="00D12D19">
              <w:rPr>
                <w:noProof/>
                <w:webHidden/>
              </w:rPr>
              <w:instrText xml:space="preserve"> PAGEREF _Toc530927435 \h </w:instrText>
            </w:r>
            <w:r w:rsidR="00D12D19">
              <w:rPr>
                <w:noProof/>
                <w:webHidden/>
              </w:rPr>
            </w:r>
            <w:r w:rsidR="00D12D19">
              <w:rPr>
                <w:noProof/>
                <w:webHidden/>
              </w:rPr>
              <w:fldChar w:fldCharType="separate"/>
            </w:r>
            <w:r w:rsidR="00D12D19">
              <w:rPr>
                <w:noProof/>
                <w:webHidden/>
              </w:rPr>
              <w:t>8</w:t>
            </w:r>
            <w:r w:rsidR="00D12D19">
              <w:rPr>
                <w:noProof/>
                <w:webHidden/>
              </w:rPr>
              <w:fldChar w:fldCharType="end"/>
            </w:r>
          </w:hyperlink>
        </w:p>
        <w:p w14:paraId="30CAA120" w14:textId="28967E6F" w:rsidR="00D12D19" w:rsidRDefault="0088494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36" w:history="1">
            <w:r w:rsidR="00D12D19" w:rsidRPr="00563E66">
              <w:rPr>
                <w:rStyle w:val="Lienhypertexte"/>
                <w:noProof/>
              </w:rPr>
              <w:t>2.2.4</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Stratégies de sauvegardes</w:t>
            </w:r>
            <w:r w:rsidR="00D12D19">
              <w:rPr>
                <w:noProof/>
                <w:webHidden/>
              </w:rPr>
              <w:tab/>
            </w:r>
            <w:r w:rsidR="00D12D19">
              <w:rPr>
                <w:noProof/>
                <w:webHidden/>
              </w:rPr>
              <w:fldChar w:fldCharType="begin"/>
            </w:r>
            <w:r w:rsidR="00D12D19">
              <w:rPr>
                <w:noProof/>
                <w:webHidden/>
              </w:rPr>
              <w:instrText xml:space="preserve"> PAGEREF _Toc530927436 \h </w:instrText>
            </w:r>
            <w:r w:rsidR="00D12D19">
              <w:rPr>
                <w:noProof/>
                <w:webHidden/>
              </w:rPr>
            </w:r>
            <w:r w:rsidR="00D12D19">
              <w:rPr>
                <w:noProof/>
                <w:webHidden/>
              </w:rPr>
              <w:fldChar w:fldCharType="separate"/>
            </w:r>
            <w:r w:rsidR="00D12D19">
              <w:rPr>
                <w:noProof/>
                <w:webHidden/>
              </w:rPr>
              <w:t>9</w:t>
            </w:r>
            <w:r w:rsidR="00D12D19">
              <w:rPr>
                <w:noProof/>
                <w:webHidden/>
              </w:rPr>
              <w:fldChar w:fldCharType="end"/>
            </w:r>
          </w:hyperlink>
        </w:p>
        <w:p w14:paraId="68940371" w14:textId="7E78C725" w:rsidR="00D12D19" w:rsidRDefault="0088494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37" w:history="1">
            <w:r w:rsidR="00D12D19" w:rsidRPr="00563E66">
              <w:rPr>
                <w:rStyle w:val="Lienhypertexte"/>
                <w:noProof/>
              </w:rPr>
              <w:t>2.2.4.1</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Infrastructures</w:t>
            </w:r>
            <w:r w:rsidR="00D12D19">
              <w:rPr>
                <w:noProof/>
                <w:webHidden/>
              </w:rPr>
              <w:tab/>
            </w:r>
            <w:r w:rsidR="00D12D19">
              <w:rPr>
                <w:noProof/>
                <w:webHidden/>
              </w:rPr>
              <w:fldChar w:fldCharType="begin"/>
            </w:r>
            <w:r w:rsidR="00D12D19">
              <w:rPr>
                <w:noProof/>
                <w:webHidden/>
              </w:rPr>
              <w:instrText xml:space="preserve"> PAGEREF _Toc530927437 \h </w:instrText>
            </w:r>
            <w:r w:rsidR="00D12D19">
              <w:rPr>
                <w:noProof/>
                <w:webHidden/>
              </w:rPr>
            </w:r>
            <w:r w:rsidR="00D12D19">
              <w:rPr>
                <w:noProof/>
                <w:webHidden/>
              </w:rPr>
              <w:fldChar w:fldCharType="separate"/>
            </w:r>
            <w:r w:rsidR="00D12D19">
              <w:rPr>
                <w:noProof/>
                <w:webHidden/>
              </w:rPr>
              <w:t>9</w:t>
            </w:r>
            <w:r w:rsidR="00D12D19">
              <w:rPr>
                <w:noProof/>
                <w:webHidden/>
              </w:rPr>
              <w:fldChar w:fldCharType="end"/>
            </w:r>
          </w:hyperlink>
        </w:p>
        <w:p w14:paraId="1154F672" w14:textId="5B7E4B57" w:rsidR="00D12D19" w:rsidRDefault="0088494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38" w:history="1">
            <w:r w:rsidR="00D12D19" w:rsidRPr="00563E66">
              <w:rPr>
                <w:rStyle w:val="Lienhypertexte"/>
                <w:noProof/>
              </w:rPr>
              <w:t>2.2.4.2</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Stratégie de conservation des sauvegardes</w:t>
            </w:r>
            <w:r w:rsidR="00D12D19">
              <w:rPr>
                <w:noProof/>
                <w:webHidden/>
              </w:rPr>
              <w:tab/>
            </w:r>
            <w:r w:rsidR="00D12D19">
              <w:rPr>
                <w:noProof/>
                <w:webHidden/>
              </w:rPr>
              <w:fldChar w:fldCharType="begin"/>
            </w:r>
            <w:r w:rsidR="00D12D19">
              <w:rPr>
                <w:noProof/>
                <w:webHidden/>
              </w:rPr>
              <w:instrText xml:space="preserve"> PAGEREF _Toc530927438 \h </w:instrText>
            </w:r>
            <w:r w:rsidR="00D12D19">
              <w:rPr>
                <w:noProof/>
                <w:webHidden/>
              </w:rPr>
            </w:r>
            <w:r w:rsidR="00D12D19">
              <w:rPr>
                <w:noProof/>
                <w:webHidden/>
              </w:rPr>
              <w:fldChar w:fldCharType="separate"/>
            </w:r>
            <w:r w:rsidR="00D12D19">
              <w:rPr>
                <w:noProof/>
                <w:webHidden/>
              </w:rPr>
              <w:t>9</w:t>
            </w:r>
            <w:r w:rsidR="00D12D19">
              <w:rPr>
                <w:noProof/>
                <w:webHidden/>
              </w:rPr>
              <w:fldChar w:fldCharType="end"/>
            </w:r>
          </w:hyperlink>
        </w:p>
        <w:p w14:paraId="037F3894" w14:textId="08FF0777" w:rsidR="00D12D19" w:rsidRDefault="00884944">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0927439" w:history="1">
            <w:r w:rsidR="00D12D19" w:rsidRPr="00563E66">
              <w:rPr>
                <w:rStyle w:val="Lienhypertexte"/>
                <w:noProof/>
              </w:rPr>
              <w:t>2.3</w:t>
            </w:r>
            <w:r w:rsidR="00D12D19">
              <w:rPr>
                <w:rFonts w:asciiTheme="minorHAnsi" w:eastAsiaTheme="minorEastAsia" w:hAnsiTheme="minorHAnsi" w:cstheme="minorBidi"/>
                <w:b w:val="0"/>
                <w:bCs w:val="0"/>
                <w:noProof/>
                <w:sz w:val="22"/>
                <w:szCs w:val="22"/>
                <w:shd w:val="clear" w:color="auto" w:fill="auto"/>
                <w:lang w:eastAsia="fr-CH"/>
              </w:rPr>
              <w:tab/>
            </w:r>
            <w:r w:rsidR="00D12D19" w:rsidRPr="00563E66">
              <w:rPr>
                <w:rStyle w:val="Lienhypertexte"/>
                <w:noProof/>
              </w:rPr>
              <w:t>VTX</w:t>
            </w:r>
            <w:r w:rsidR="00D12D19">
              <w:rPr>
                <w:noProof/>
                <w:webHidden/>
              </w:rPr>
              <w:tab/>
            </w:r>
            <w:r w:rsidR="00D12D19">
              <w:rPr>
                <w:noProof/>
                <w:webHidden/>
              </w:rPr>
              <w:fldChar w:fldCharType="begin"/>
            </w:r>
            <w:r w:rsidR="00D12D19">
              <w:rPr>
                <w:noProof/>
                <w:webHidden/>
              </w:rPr>
              <w:instrText xml:space="preserve"> PAGEREF _Toc530927439 \h </w:instrText>
            </w:r>
            <w:r w:rsidR="00D12D19">
              <w:rPr>
                <w:noProof/>
                <w:webHidden/>
              </w:rPr>
            </w:r>
            <w:r w:rsidR="00D12D19">
              <w:rPr>
                <w:noProof/>
                <w:webHidden/>
              </w:rPr>
              <w:fldChar w:fldCharType="separate"/>
            </w:r>
            <w:r w:rsidR="00D12D19">
              <w:rPr>
                <w:noProof/>
                <w:webHidden/>
              </w:rPr>
              <w:t>12</w:t>
            </w:r>
            <w:r w:rsidR="00D12D19">
              <w:rPr>
                <w:noProof/>
                <w:webHidden/>
              </w:rPr>
              <w:fldChar w:fldCharType="end"/>
            </w:r>
          </w:hyperlink>
        </w:p>
        <w:p w14:paraId="42AA2BFB" w14:textId="0E563000" w:rsidR="00D12D19" w:rsidRDefault="0088494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40" w:history="1">
            <w:r w:rsidR="00D12D19" w:rsidRPr="00563E66">
              <w:rPr>
                <w:rStyle w:val="Lienhypertexte"/>
                <w:noProof/>
              </w:rPr>
              <w:t>2.3.1</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Introduction</w:t>
            </w:r>
            <w:r w:rsidR="00D12D19">
              <w:rPr>
                <w:noProof/>
                <w:webHidden/>
              </w:rPr>
              <w:tab/>
            </w:r>
            <w:r w:rsidR="00D12D19">
              <w:rPr>
                <w:noProof/>
                <w:webHidden/>
              </w:rPr>
              <w:fldChar w:fldCharType="begin"/>
            </w:r>
            <w:r w:rsidR="00D12D19">
              <w:rPr>
                <w:noProof/>
                <w:webHidden/>
              </w:rPr>
              <w:instrText xml:space="preserve"> PAGEREF _Toc530927440 \h </w:instrText>
            </w:r>
            <w:r w:rsidR="00D12D19">
              <w:rPr>
                <w:noProof/>
                <w:webHidden/>
              </w:rPr>
            </w:r>
            <w:r w:rsidR="00D12D19">
              <w:rPr>
                <w:noProof/>
                <w:webHidden/>
              </w:rPr>
              <w:fldChar w:fldCharType="separate"/>
            </w:r>
            <w:r w:rsidR="00D12D19">
              <w:rPr>
                <w:noProof/>
                <w:webHidden/>
              </w:rPr>
              <w:t>12</w:t>
            </w:r>
            <w:r w:rsidR="00D12D19">
              <w:rPr>
                <w:noProof/>
                <w:webHidden/>
              </w:rPr>
              <w:fldChar w:fldCharType="end"/>
            </w:r>
          </w:hyperlink>
        </w:p>
        <w:p w14:paraId="15660817" w14:textId="5A6A2238" w:rsidR="00D12D19" w:rsidRDefault="0088494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41" w:history="1">
            <w:r w:rsidR="00D12D19" w:rsidRPr="00563E66">
              <w:rPr>
                <w:rStyle w:val="Lienhypertexte"/>
                <w:noProof/>
              </w:rPr>
              <w:t>2.3.2</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Les techniques utilisées</w:t>
            </w:r>
            <w:r w:rsidR="00D12D19">
              <w:rPr>
                <w:noProof/>
                <w:webHidden/>
              </w:rPr>
              <w:tab/>
            </w:r>
            <w:r w:rsidR="00D12D19">
              <w:rPr>
                <w:noProof/>
                <w:webHidden/>
              </w:rPr>
              <w:fldChar w:fldCharType="begin"/>
            </w:r>
            <w:r w:rsidR="00D12D19">
              <w:rPr>
                <w:noProof/>
                <w:webHidden/>
              </w:rPr>
              <w:instrText xml:space="preserve"> PAGEREF _Toc530927441 \h </w:instrText>
            </w:r>
            <w:r w:rsidR="00D12D19">
              <w:rPr>
                <w:noProof/>
                <w:webHidden/>
              </w:rPr>
            </w:r>
            <w:r w:rsidR="00D12D19">
              <w:rPr>
                <w:noProof/>
                <w:webHidden/>
              </w:rPr>
              <w:fldChar w:fldCharType="separate"/>
            </w:r>
            <w:r w:rsidR="00D12D19">
              <w:rPr>
                <w:noProof/>
                <w:webHidden/>
              </w:rPr>
              <w:t>12</w:t>
            </w:r>
            <w:r w:rsidR="00D12D19">
              <w:rPr>
                <w:noProof/>
                <w:webHidden/>
              </w:rPr>
              <w:fldChar w:fldCharType="end"/>
            </w:r>
          </w:hyperlink>
        </w:p>
        <w:p w14:paraId="06510DE9" w14:textId="3D77F3F4" w:rsidR="00D12D19" w:rsidRDefault="00884944">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0927442" w:history="1">
            <w:r w:rsidR="00D12D19" w:rsidRPr="00563E66">
              <w:rPr>
                <w:rStyle w:val="Lienhypertexte"/>
                <w:noProof/>
              </w:rPr>
              <w:t>2.4</w:t>
            </w:r>
            <w:r w:rsidR="00D12D19">
              <w:rPr>
                <w:rFonts w:asciiTheme="minorHAnsi" w:eastAsiaTheme="minorEastAsia" w:hAnsiTheme="minorHAnsi" w:cstheme="minorBidi"/>
                <w:b w:val="0"/>
                <w:bCs w:val="0"/>
                <w:noProof/>
                <w:sz w:val="22"/>
                <w:szCs w:val="22"/>
                <w:shd w:val="clear" w:color="auto" w:fill="auto"/>
                <w:lang w:eastAsia="fr-CH"/>
              </w:rPr>
              <w:tab/>
            </w:r>
            <w:r w:rsidR="00D12D19" w:rsidRPr="00563E66">
              <w:rPr>
                <w:rStyle w:val="Lienhypertexte"/>
                <w:noProof/>
              </w:rPr>
              <w:t>Université de Lausanne</w:t>
            </w:r>
            <w:r w:rsidR="00D12D19">
              <w:rPr>
                <w:noProof/>
                <w:webHidden/>
              </w:rPr>
              <w:tab/>
            </w:r>
            <w:r w:rsidR="00D12D19">
              <w:rPr>
                <w:noProof/>
                <w:webHidden/>
              </w:rPr>
              <w:fldChar w:fldCharType="begin"/>
            </w:r>
            <w:r w:rsidR="00D12D19">
              <w:rPr>
                <w:noProof/>
                <w:webHidden/>
              </w:rPr>
              <w:instrText xml:space="preserve"> PAGEREF _Toc530927442 \h </w:instrText>
            </w:r>
            <w:r w:rsidR="00D12D19">
              <w:rPr>
                <w:noProof/>
                <w:webHidden/>
              </w:rPr>
            </w:r>
            <w:r w:rsidR="00D12D19">
              <w:rPr>
                <w:noProof/>
                <w:webHidden/>
              </w:rPr>
              <w:fldChar w:fldCharType="separate"/>
            </w:r>
            <w:r w:rsidR="00D12D19">
              <w:rPr>
                <w:noProof/>
                <w:webHidden/>
              </w:rPr>
              <w:t>14</w:t>
            </w:r>
            <w:r w:rsidR="00D12D19">
              <w:rPr>
                <w:noProof/>
                <w:webHidden/>
              </w:rPr>
              <w:fldChar w:fldCharType="end"/>
            </w:r>
          </w:hyperlink>
        </w:p>
        <w:p w14:paraId="6E8F55EB" w14:textId="399EB8E8" w:rsidR="00D12D19" w:rsidRDefault="0088494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43" w:history="1">
            <w:r w:rsidR="00D12D19" w:rsidRPr="00563E66">
              <w:rPr>
                <w:rStyle w:val="Lienhypertexte"/>
                <w:noProof/>
              </w:rPr>
              <w:t>2.4.1</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Présentation entreprise</w:t>
            </w:r>
            <w:r w:rsidR="00D12D19">
              <w:rPr>
                <w:noProof/>
                <w:webHidden/>
              </w:rPr>
              <w:tab/>
            </w:r>
            <w:r w:rsidR="00D12D19">
              <w:rPr>
                <w:noProof/>
                <w:webHidden/>
              </w:rPr>
              <w:fldChar w:fldCharType="begin"/>
            </w:r>
            <w:r w:rsidR="00D12D19">
              <w:rPr>
                <w:noProof/>
                <w:webHidden/>
              </w:rPr>
              <w:instrText xml:space="preserve"> PAGEREF _Toc530927443 \h </w:instrText>
            </w:r>
            <w:r w:rsidR="00D12D19">
              <w:rPr>
                <w:noProof/>
                <w:webHidden/>
              </w:rPr>
            </w:r>
            <w:r w:rsidR="00D12D19">
              <w:rPr>
                <w:noProof/>
                <w:webHidden/>
              </w:rPr>
              <w:fldChar w:fldCharType="separate"/>
            </w:r>
            <w:r w:rsidR="00D12D19">
              <w:rPr>
                <w:noProof/>
                <w:webHidden/>
              </w:rPr>
              <w:t>14</w:t>
            </w:r>
            <w:r w:rsidR="00D12D19">
              <w:rPr>
                <w:noProof/>
                <w:webHidden/>
              </w:rPr>
              <w:fldChar w:fldCharType="end"/>
            </w:r>
          </w:hyperlink>
        </w:p>
        <w:p w14:paraId="0BE01402" w14:textId="5A7AAD67" w:rsidR="00D12D19" w:rsidRDefault="0088494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44" w:history="1">
            <w:r w:rsidR="00D12D19" w:rsidRPr="00563E66">
              <w:rPr>
                <w:rStyle w:val="Lienhypertexte"/>
                <w:noProof/>
              </w:rPr>
              <w:t>2.4.2</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Présentation du système</w:t>
            </w:r>
            <w:r w:rsidR="00D12D19">
              <w:rPr>
                <w:noProof/>
                <w:webHidden/>
              </w:rPr>
              <w:tab/>
            </w:r>
            <w:r w:rsidR="00D12D19">
              <w:rPr>
                <w:noProof/>
                <w:webHidden/>
              </w:rPr>
              <w:fldChar w:fldCharType="begin"/>
            </w:r>
            <w:r w:rsidR="00D12D19">
              <w:rPr>
                <w:noProof/>
                <w:webHidden/>
              </w:rPr>
              <w:instrText xml:space="preserve"> PAGEREF _Toc530927444 \h </w:instrText>
            </w:r>
            <w:r w:rsidR="00D12D19">
              <w:rPr>
                <w:noProof/>
                <w:webHidden/>
              </w:rPr>
            </w:r>
            <w:r w:rsidR="00D12D19">
              <w:rPr>
                <w:noProof/>
                <w:webHidden/>
              </w:rPr>
              <w:fldChar w:fldCharType="separate"/>
            </w:r>
            <w:r w:rsidR="00D12D19">
              <w:rPr>
                <w:noProof/>
                <w:webHidden/>
              </w:rPr>
              <w:t>14</w:t>
            </w:r>
            <w:r w:rsidR="00D12D19">
              <w:rPr>
                <w:noProof/>
                <w:webHidden/>
              </w:rPr>
              <w:fldChar w:fldCharType="end"/>
            </w:r>
          </w:hyperlink>
        </w:p>
        <w:p w14:paraId="2E6C391D" w14:textId="7282D551" w:rsidR="00D12D19" w:rsidRDefault="0088494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45" w:history="1">
            <w:r w:rsidR="00D12D19" w:rsidRPr="00563E66">
              <w:rPr>
                <w:rStyle w:val="Lienhypertexte"/>
                <w:noProof/>
              </w:rPr>
              <w:t>2.4.3</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Les techniques et technologies utilisés</w:t>
            </w:r>
            <w:r w:rsidR="00D12D19">
              <w:rPr>
                <w:noProof/>
                <w:webHidden/>
              </w:rPr>
              <w:tab/>
            </w:r>
            <w:r w:rsidR="00D12D19">
              <w:rPr>
                <w:noProof/>
                <w:webHidden/>
              </w:rPr>
              <w:fldChar w:fldCharType="begin"/>
            </w:r>
            <w:r w:rsidR="00D12D19">
              <w:rPr>
                <w:noProof/>
                <w:webHidden/>
              </w:rPr>
              <w:instrText xml:space="preserve"> PAGEREF _Toc530927445 \h </w:instrText>
            </w:r>
            <w:r w:rsidR="00D12D19">
              <w:rPr>
                <w:noProof/>
                <w:webHidden/>
              </w:rPr>
            </w:r>
            <w:r w:rsidR="00D12D19">
              <w:rPr>
                <w:noProof/>
                <w:webHidden/>
              </w:rPr>
              <w:fldChar w:fldCharType="separate"/>
            </w:r>
            <w:r w:rsidR="00D12D19">
              <w:rPr>
                <w:noProof/>
                <w:webHidden/>
              </w:rPr>
              <w:t>14</w:t>
            </w:r>
            <w:r w:rsidR="00D12D19">
              <w:rPr>
                <w:noProof/>
                <w:webHidden/>
              </w:rPr>
              <w:fldChar w:fldCharType="end"/>
            </w:r>
          </w:hyperlink>
        </w:p>
        <w:p w14:paraId="08D7E3B5" w14:textId="42DD8508" w:rsidR="00D12D19" w:rsidRDefault="0088494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46" w:history="1">
            <w:r w:rsidR="00D12D19" w:rsidRPr="00563E66">
              <w:rPr>
                <w:rStyle w:val="Lienhypertexte"/>
                <w:noProof/>
              </w:rPr>
              <w:t>2.4.4</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Raid</w:t>
            </w:r>
            <w:r w:rsidR="00D12D19">
              <w:rPr>
                <w:noProof/>
                <w:webHidden/>
              </w:rPr>
              <w:tab/>
            </w:r>
            <w:r w:rsidR="00D12D19">
              <w:rPr>
                <w:noProof/>
                <w:webHidden/>
              </w:rPr>
              <w:fldChar w:fldCharType="begin"/>
            </w:r>
            <w:r w:rsidR="00D12D19">
              <w:rPr>
                <w:noProof/>
                <w:webHidden/>
              </w:rPr>
              <w:instrText xml:space="preserve"> PAGEREF _Toc530927446 \h </w:instrText>
            </w:r>
            <w:r w:rsidR="00D12D19">
              <w:rPr>
                <w:noProof/>
                <w:webHidden/>
              </w:rPr>
            </w:r>
            <w:r w:rsidR="00D12D19">
              <w:rPr>
                <w:noProof/>
                <w:webHidden/>
              </w:rPr>
              <w:fldChar w:fldCharType="separate"/>
            </w:r>
            <w:r w:rsidR="00D12D19">
              <w:rPr>
                <w:noProof/>
                <w:webHidden/>
              </w:rPr>
              <w:t>14</w:t>
            </w:r>
            <w:r w:rsidR="00D12D19">
              <w:rPr>
                <w:noProof/>
                <w:webHidden/>
              </w:rPr>
              <w:fldChar w:fldCharType="end"/>
            </w:r>
          </w:hyperlink>
        </w:p>
        <w:p w14:paraId="5D4745E2" w14:textId="6E66CDC9" w:rsidR="00D12D19" w:rsidRDefault="0088494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47" w:history="1">
            <w:r w:rsidR="00D12D19" w:rsidRPr="00563E66">
              <w:rPr>
                <w:rStyle w:val="Lienhypertexte"/>
                <w:noProof/>
              </w:rPr>
              <w:t>2.4.5</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Avamar</w:t>
            </w:r>
            <w:r w:rsidR="00D12D19">
              <w:rPr>
                <w:noProof/>
                <w:webHidden/>
              </w:rPr>
              <w:tab/>
            </w:r>
            <w:r w:rsidR="00D12D19">
              <w:rPr>
                <w:noProof/>
                <w:webHidden/>
              </w:rPr>
              <w:fldChar w:fldCharType="begin"/>
            </w:r>
            <w:r w:rsidR="00D12D19">
              <w:rPr>
                <w:noProof/>
                <w:webHidden/>
              </w:rPr>
              <w:instrText xml:space="preserve"> PAGEREF _Toc530927447 \h </w:instrText>
            </w:r>
            <w:r w:rsidR="00D12D19">
              <w:rPr>
                <w:noProof/>
                <w:webHidden/>
              </w:rPr>
            </w:r>
            <w:r w:rsidR="00D12D19">
              <w:rPr>
                <w:noProof/>
                <w:webHidden/>
              </w:rPr>
              <w:fldChar w:fldCharType="separate"/>
            </w:r>
            <w:r w:rsidR="00D12D19">
              <w:rPr>
                <w:noProof/>
                <w:webHidden/>
              </w:rPr>
              <w:t>14</w:t>
            </w:r>
            <w:r w:rsidR="00D12D19">
              <w:rPr>
                <w:noProof/>
                <w:webHidden/>
              </w:rPr>
              <w:fldChar w:fldCharType="end"/>
            </w:r>
          </w:hyperlink>
        </w:p>
        <w:p w14:paraId="1250D29C" w14:textId="7E9272EC" w:rsidR="00D12D19" w:rsidRDefault="0088494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48" w:history="1">
            <w:r w:rsidR="00D12D19" w:rsidRPr="00563E66">
              <w:rPr>
                <w:rStyle w:val="Lienhypertexte"/>
                <w:noProof/>
              </w:rPr>
              <w:t>2.4.6</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Networker</w:t>
            </w:r>
            <w:r w:rsidR="00D12D19">
              <w:rPr>
                <w:noProof/>
                <w:webHidden/>
              </w:rPr>
              <w:tab/>
            </w:r>
            <w:r w:rsidR="00D12D19">
              <w:rPr>
                <w:noProof/>
                <w:webHidden/>
              </w:rPr>
              <w:fldChar w:fldCharType="begin"/>
            </w:r>
            <w:r w:rsidR="00D12D19">
              <w:rPr>
                <w:noProof/>
                <w:webHidden/>
              </w:rPr>
              <w:instrText xml:space="preserve"> PAGEREF _Toc530927448 \h </w:instrText>
            </w:r>
            <w:r w:rsidR="00D12D19">
              <w:rPr>
                <w:noProof/>
                <w:webHidden/>
              </w:rPr>
            </w:r>
            <w:r w:rsidR="00D12D19">
              <w:rPr>
                <w:noProof/>
                <w:webHidden/>
              </w:rPr>
              <w:fldChar w:fldCharType="separate"/>
            </w:r>
            <w:r w:rsidR="00D12D19">
              <w:rPr>
                <w:noProof/>
                <w:webHidden/>
              </w:rPr>
              <w:t>14</w:t>
            </w:r>
            <w:r w:rsidR="00D12D19">
              <w:rPr>
                <w:noProof/>
                <w:webHidden/>
              </w:rPr>
              <w:fldChar w:fldCharType="end"/>
            </w:r>
          </w:hyperlink>
        </w:p>
        <w:p w14:paraId="41AC668A" w14:textId="5EE3600F" w:rsidR="00D12D19" w:rsidRDefault="0088494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49" w:history="1">
            <w:r w:rsidR="00D12D19" w:rsidRPr="00563E66">
              <w:rPr>
                <w:rStyle w:val="Lienhypertexte"/>
                <w:noProof/>
              </w:rPr>
              <w:t>2.4.7</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Point de restauration ou historique des fichiers</w:t>
            </w:r>
            <w:r w:rsidR="00D12D19">
              <w:rPr>
                <w:noProof/>
                <w:webHidden/>
              </w:rPr>
              <w:tab/>
            </w:r>
            <w:r w:rsidR="00D12D19">
              <w:rPr>
                <w:noProof/>
                <w:webHidden/>
              </w:rPr>
              <w:fldChar w:fldCharType="begin"/>
            </w:r>
            <w:r w:rsidR="00D12D19">
              <w:rPr>
                <w:noProof/>
                <w:webHidden/>
              </w:rPr>
              <w:instrText xml:space="preserve"> PAGEREF _Toc530927449 \h </w:instrText>
            </w:r>
            <w:r w:rsidR="00D12D19">
              <w:rPr>
                <w:noProof/>
                <w:webHidden/>
              </w:rPr>
            </w:r>
            <w:r w:rsidR="00D12D19">
              <w:rPr>
                <w:noProof/>
                <w:webHidden/>
              </w:rPr>
              <w:fldChar w:fldCharType="separate"/>
            </w:r>
            <w:r w:rsidR="00D12D19">
              <w:rPr>
                <w:noProof/>
                <w:webHidden/>
              </w:rPr>
              <w:t>15</w:t>
            </w:r>
            <w:r w:rsidR="00D12D19">
              <w:rPr>
                <w:noProof/>
                <w:webHidden/>
              </w:rPr>
              <w:fldChar w:fldCharType="end"/>
            </w:r>
          </w:hyperlink>
        </w:p>
        <w:p w14:paraId="0DE69AFF" w14:textId="07E53DA0" w:rsidR="00D12D19" w:rsidRDefault="0088494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50" w:history="1">
            <w:r w:rsidR="00D12D19" w:rsidRPr="00563E66">
              <w:rPr>
                <w:rStyle w:val="Lienhypertexte"/>
                <w:noProof/>
              </w:rPr>
              <w:t>2.4.8</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Crash Plan</w:t>
            </w:r>
            <w:r w:rsidR="00D12D19">
              <w:rPr>
                <w:noProof/>
                <w:webHidden/>
              </w:rPr>
              <w:tab/>
            </w:r>
            <w:r w:rsidR="00D12D19">
              <w:rPr>
                <w:noProof/>
                <w:webHidden/>
              </w:rPr>
              <w:fldChar w:fldCharType="begin"/>
            </w:r>
            <w:r w:rsidR="00D12D19">
              <w:rPr>
                <w:noProof/>
                <w:webHidden/>
              </w:rPr>
              <w:instrText xml:space="preserve"> PAGEREF _Toc530927450 \h </w:instrText>
            </w:r>
            <w:r w:rsidR="00D12D19">
              <w:rPr>
                <w:noProof/>
                <w:webHidden/>
              </w:rPr>
            </w:r>
            <w:r w:rsidR="00D12D19">
              <w:rPr>
                <w:noProof/>
                <w:webHidden/>
              </w:rPr>
              <w:fldChar w:fldCharType="separate"/>
            </w:r>
            <w:r w:rsidR="00D12D19">
              <w:rPr>
                <w:noProof/>
                <w:webHidden/>
              </w:rPr>
              <w:t>15</w:t>
            </w:r>
            <w:r w:rsidR="00D12D19">
              <w:rPr>
                <w:noProof/>
                <w:webHidden/>
              </w:rPr>
              <w:fldChar w:fldCharType="end"/>
            </w:r>
          </w:hyperlink>
        </w:p>
        <w:p w14:paraId="62D4DA76" w14:textId="6137DFEC" w:rsidR="00D12D19" w:rsidRDefault="0088494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51" w:history="1">
            <w:r w:rsidR="00D12D19" w:rsidRPr="00563E66">
              <w:rPr>
                <w:rStyle w:val="Lienhypertexte"/>
                <w:noProof/>
              </w:rPr>
              <w:t>2.4.9</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Cluster</w:t>
            </w:r>
            <w:r w:rsidR="00D12D19">
              <w:rPr>
                <w:noProof/>
                <w:webHidden/>
              </w:rPr>
              <w:tab/>
            </w:r>
            <w:r w:rsidR="00D12D19">
              <w:rPr>
                <w:noProof/>
                <w:webHidden/>
              </w:rPr>
              <w:fldChar w:fldCharType="begin"/>
            </w:r>
            <w:r w:rsidR="00D12D19">
              <w:rPr>
                <w:noProof/>
                <w:webHidden/>
              </w:rPr>
              <w:instrText xml:space="preserve"> PAGEREF _Toc530927451 \h </w:instrText>
            </w:r>
            <w:r w:rsidR="00D12D19">
              <w:rPr>
                <w:noProof/>
                <w:webHidden/>
              </w:rPr>
            </w:r>
            <w:r w:rsidR="00D12D19">
              <w:rPr>
                <w:noProof/>
                <w:webHidden/>
              </w:rPr>
              <w:fldChar w:fldCharType="separate"/>
            </w:r>
            <w:r w:rsidR="00D12D19">
              <w:rPr>
                <w:noProof/>
                <w:webHidden/>
              </w:rPr>
              <w:t>15</w:t>
            </w:r>
            <w:r w:rsidR="00D12D19">
              <w:rPr>
                <w:noProof/>
                <w:webHidden/>
              </w:rPr>
              <w:fldChar w:fldCharType="end"/>
            </w:r>
          </w:hyperlink>
        </w:p>
        <w:p w14:paraId="1ACDD90E" w14:textId="7B9F728A" w:rsidR="00D12D19" w:rsidRDefault="0088494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52" w:history="1">
            <w:r w:rsidR="00D12D19" w:rsidRPr="00563E66">
              <w:rPr>
                <w:rStyle w:val="Lienhypertexte"/>
                <w:noProof/>
              </w:rPr>
              <w:t>2.4.10</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La déduplication</w:t>
            </w:r>
            <w:r w:rsidR="00D12D19">
              <w:rPr>
                <w:noProof/>
                <w:webHidden/>
              </w:rPr>
              <w:tab/>
            </w:r>
            <w:r w:rsidR="00D12D19">
              <w:rPr>
                <w:noProof/>
                <w:webHidden/>
              </w:rPr>
              <w:fldChar w:fldCharType="begin"/>
            </w:r>
            <w:r w:rsidR="00D12D19">
              <w:rPr>
                <w:noProof/>
                <w:webHidden/>
              </w:rPr>
              <w:instrText xml:space="preserve"> PAGEREF _Toc530927452 \h </w:instrText>
            </w:r>
            <w:r w:rsidR="00D12D19">
              <w:rPr>
                <w:noProof/>
                <w:webHidden/>
              </w:rPr>
            </w:r>
            <w:r w:rsidR="00D12D19">
              <w:rPr>
                <w:noProof/>
                <w:webHidden/>
              </w:rPr>
              <w:fldChar w:fldCharType="separate"/>
            </w:r>
            <w:r w:rsidR="00D12D19">
              <w:rPr>
                <w:noProof/>
                <w:webHidden/>
              </w:rPr>
              <w:t>15</w:t>
            </w:r>
            <w:r w:rsidR="00D12D19">
              <w:rPr>
                <w:noProof/>
                <w:webHidden/>
              </w:rPr>
              <w:fldChar w:fldCharType="end"/>
            </w:r>
          </w:hyperlink>
        </w:p>
        <w:p w14:paraId="660CAF0C" w14:textId="75F71A0A" w:rsidR="00D12D19" w:rsidRDefault="0088494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53" w:history="1">
            <w:r w:rsidR="00D12D19" w:rsidRPr="00563E66">
              <w:rPr>
                <w:rStyle w:val="Lienhypertexte"/>
                <w:noProof/>
              </w:rPr>
              <w:t>2.4.11</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La sécurité des données</w:t>
            </w:r>
            <w:r w:rsidR="00D12D19">
              <w:rPr>
                <w:noProof/>
                <w:webHidden/>
              </w:rPr>
              <w:tab/>
            </w:r>
            <w:r w:rsidR="00D12D19">
              <w:rPr>
                <w:noProof/>
                <w:webHidden/>
              </w:rPr>
              <w:fldChar w:fldCharType="begin"/>
            </w:r>
            <w:r w:rsidR="00D12D19">
              <w:rPr>
                <w:noProof/>
                <w:webHidden/>
              </w:rPr>
              <w:instrText xml:space="preserve"> PAGEREF _Toc530927453 \h </w:instrText>
            </w:r>
            <w:r w:rsidR="00D12D19">
              <w:rPr>
                <w:noProof/>
                <w:webHidden/>
              </w:rPr>
            </w:r>
            <w:r w:rsidR="00D12D19">
              <w:rPr>
                <w:noProof/>
                <w:webHidden/>
              </w:rPr>
              <w:fldChar w:fldCharType="separate"/>
            </w:r>
            <w:r w:rsidR="00D12D19">
              <w:rPr>
                <w:noProof/>
                <w:webHidden/>
              </w:rPr>
              <w:t>15</w:t>
            </w:r>
            <w:r w:rsidR="00D12D19">
              <w:rPr>
                <w:noProof/>
                <w:webHidden/>
              </w:rPr>
              <w:fldChar w:fldCharType="end"/>
            </w:r>
          </w:hyperlink>
        </w:p>
        <w:p w14:paraId="0FA44BB5" w14:textId="614ECE62" w:rsidR="00D12D19" w:rsidRDefault="00884944">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30927454" w:history="1">
            <w:r w:rsidR="00D12D19" w:rsidRPr="00563E66">
              <w:rPr>
                <w:rStyle w:val="Lienhypertexte"/>
                <w:noProof/>
              </w:rPr>
              <w:t>2.4.11.1</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Le raid</w:t>
            </w:r>
            <w:r w:rsidR="00D12D19">
              <w:rPr>
                <w:noProof/>
                <w:webHidden/>
              </w:rPr>
              <w:tab/>
            </w:r>
            <w:r w:rsidR="00D12D19">
              <w:rPr>
                <w:noProof/>
                <w:webHidden/>
              </w:rPr>
              <w:fldChar w:fldCharType="begin"/>
            </w:r>
            <w:r w:rsidR="00D12D19">
              <w:rPr>
                <w:noProof/>
                <w:webHidden/>
              </w:rPr>
              <w:instrText xml:space="preserve"> PAGEREF _Toc530927454 \h </w:instrText>
            </w:r>
            <w:r w:rsidR="00D12D19">
              <w:rPr>
                <w:noProof/>
                <w:webHidden/>
              </w:rPr>
            </w:r>
            <w:r w:rsidR="00D12D19">
              <w:rPr>
                <w:noProof/>
                <w:webHidden/>
              </w:rPr>
              <w:fldChar w:fldCharType="separate"/>
            </w:r>
            <w:r w:rsidR="00D12D19">
              <w:rPr>
                <w:noProof/>
                <w:webHidden/>
              </w:rPr>
              <w:t>16</w:t>
            </w:r>
            <w:r w:rsidR="00D12D19">
              <w:rPr>
                <w:noProof/>
                <w:webHidden/>
              </w:rPr>
              <w:fldChar w:fldCharType="end"/>
            </w:r>
          </w:hyperlink>
        </w:p>
        <w:p w14:paraId="2CF92B42" w14:textId="4B2B0B2E" w:rsidR="00D12D19" w:rsidRDefault="00884944">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30927455" w:history="1">
            <w:r w:rsidR="00D12D19" w:rsidRPr="00563E66">
              <w:rPr>
                <w:rStyle w:val="Lienhypertexte"/>
                <w:noProof/>
              </w:rPr>
              <w:t>2.4.11.2</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En cas d’évènement majeur</w:t>
            </w:r>
            <w:r w:rsidR="00D12D19">
              <w:rPr>
                <w:noProof/>
                <w:webHidden/>
              </w:rPr>
              <w:tab/>
            </w:r>
            <w:r w:rsidR="00D12D19">
              <w:rPr>
                <w:noProof/>
                <w:webHidden/>
              </w:rPr>
              <w:fldChar w:fldCharType="begin"/>
            </w:r>
            <w:r w:rsidR="00D12D19">
              <w:rPr>
                <w:noProof/>
                <w:webHidden/>
              </w:rPr>
              <w:instrText xml:space="preserve"> PAGEREF _Toc530927455 \h </w:instrText>
            </w:r>
            <w:r w:rsidR="00D12D19">
              <w:rPr>
                <w:noProof/>
                <w:webHidden/>
              </w:rPr>
            </w:r>
            <w:r w:rsidR="00D12D19">
              <w:rPr>
                <w:noProof/>
                <w:webHidden/>
              </w:rPr>
              <w:fldChar w:fldCharType="separate"/>
            </w:r>
            <w:r w:rsidR="00D12D19">
              <w:rPr>
                <w:noProof/>
                <w:webHidden/>
              </w:rPr>
              <w:t>16</w:t>
            </w:r>
            <w:r w:rsidR="00D12D19">
              <w:rPr>
                <w:noProof/>
                <w:webHidden/>
              </w:rPr>
              <w:fldChar w:fldCharType="end"/>
            </w:r>
          </w:hyperlink>
        </w:p>
        <w:p w14:paraId="6DFD47E8" w14:textId="22A85BA4" w:rsidR="00D12D19" w:rsidRDefault="00884944">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30927456" w:history="1">
            <w:r w:rsidR="00D12D19" w:rsidRPr="00563E66">
              <w:rPr>
                <w:rStyle w:val="Lienhypertexte"/>
                <w:noProof/>
              </w:rPr>
              <w:t>2.4.11.3</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Accès des données</w:t>
            </w:r>
            <w:r w:rsidR="00D12D19">
              <w:rPr>
                <w:noProof/>
                <w:webHidden/>
              </w:rPr>
              <w:tab/>
            </w:r>
            <w:r w:rsidR="00D12D19">
              <w:rPr>
                <w:noProof/>
                <w:webHidden/>
              </w:rPr>
              <w:fldChar w:fldCharType="begin"/>
            </w:r>
            <w:r w:rsidR="00D12D19">
              <w:rPr>
                <w:noProof/>
                <w:webHidden/>
              </w:rPr>
              <w:instrText xml:space="preserve"> PAGEREF _Toc530927456 \h </w:instrText>
            </w:r>
            <w:r w:rsidR="00D12D19">
              <w:rPr>
                <w:noProof/>
                <w:webHidden/>
              </w:rPr>
            </w:r>
            <w:r w:rsidR="00D12D19">
              <w:rPr>
                <w:noProof/>
                <w:webHidden/>
              </w:rPr>
              <w:fldChar w:fldCharType="separate"/>
            </w:r>
            <w:r w:rsidR="00D12D19">
              <w:rPr>
                <w:noProof/>
                <w:webHidden/>
              </w:rPr>
              <w:t>16</w:t>
            </w:r>
            <w:r w:rsidR="00D12D19">
              <w:rPr>
                <w:noProof/>
                <w:webHidden/>
              </w:rPr>
              <w:fldChar w:fldCharType="end"/>
            </w:r>
          </w:hyperlink>
        </w:p>
        <w:p w14:paraId="28BC93AE" w14:textId="67DD5526" w:rsidR="00D12D19" w:rsidRDefault="00884944">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30927457" w:history="1">
            <w:r w:rsidR="00D12D19" w:rsidRPr="00563E66">
              <w:rPr>
                <w:rStyle w:val="Lienhypertexte"/>
                <w:noProof/>
              </w:rPr>
              <w:t>2.4.11.4</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Le NAS</w:t>
            </w:r>
            <w:r w:rsidR="00D12D19">
              <w:rPr>
                <w:noProof/>
                <w:webHidden/>
              </w:rPr>
              <w:tab/>
            </w:r>
            <w:r w:rsidR="00D12D19">
              <w:rPr>
                <w:noProof/>
                <w:webHidden/>
              </w:rPr>
              <w:fldChar w:fldCharType="begin"/>
            </w:r>
            <w:r w:rsidR="00D12D19">
              <w:rPr>
                <w:noProof/>
                <w:webHidden/>
              </w:rPr>
              <w:instrText xml:space="preserve"> PAGEREF _Toc530927457 \h </w:instrText>
            </w:r>
            <w:r w:rsidR="00D12D19">
              <w:rPr>
                <w:noProof/>
                <w:webHidden/>
              </w:rPr>
            </w:r>
            <w:r w:rsidR="00D12D19">
              <w:rPr>
                <w:noProof/>
                <w:webHidden/>
              </w:rPr>
              <w:fldChar w:fldCharType="separate"/>
            </w:r>
            <w:r w:rsidR="00D12D19">
              <w:rPr>
                <w:noProof/>
                <w:webHidden/>
              </w:rPr>
              <w:t>16</w:t>
            </w:r>
            <w:r w:rsidR="00D12D19">
              <w:rPr>
                <w:noProof/>
                <w:webHidden/>
              </w:rPr>
              <w:fldChar w:fldCharType="end"/>
            </w:r>
          </w:hyperlink>
        </w:p>
        <w:p w14:paraId="657A528D" w14:textId="41A8BA65" w:rsidR="00D12D19" w:rsidRDefault="0088494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58" w:history="1">
            <w:r w:rsidR="00D12D19" w:rsidRPr="00563E66">
              <w:rPr>
                <w:rStyle w:val="Lienhypertexte"/>
                <w:noProof/>
              </w:rPr>
              <w:t>2.4.12</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Les stratégies en cas de récupération</w:t>
            </w:r>
            <w:r w:rsidR="00D12D19">
              <w:rPr>
                <w:noProof/>
                <w:webHidden/>
              </w:rPr>
              <w:tab/>
            </w:r>
            <w:r w:rsidR="00D12D19">
              <w:rPr>
                <w:noProof/>
                <w:webHidden/>
              </w:rPr>
              <w:fldChar w:fldCharType="begin"/>
            </w:r>
            <w:r w:rsidR="00D12D19">
              <w:rPr>
                <w:noProof/>
                <w:webHidden/>
              </w:rPr>
              <w:instrText xml:space="preserve"> PAGEREF _Toc530927458 \h </w:instrText>
            </w:r>
            <w:r w:rsidR="00D12D19">
              <w:rPr>
                <w:noProof/>
                <w:webHidden/>
              </w:rPr>
            </w:r>
            <w:r w:rsidR="00D12D19">
              <w:rPr>
                <w:noProof/>
                <w:webHidden/>
              </w:rPr>
              <w:fldChar w:fldCharType="separate"/>
            </w:r>
            <w:r w:rsidR="00D12D19">
              <w:rPr>
                <w:noProof/>
                <w:webHidden/>
              </w:rPr>
              <w:t>17</w:t>
            </w:r>
            <w:r w:rsidR="00D12D19">
              <w:rPr>
                <w:noProof/>
                <w:webHidden/>
              </w:rPr>
              <w:fldChar w:fldCharType="end"/>
            </w:r>
          </w:hyperlink>
        </w:p>
        <w:p w14:paraId="20BDCAFC" w14:textId="155BAE4C" w:rsidR="00D12D19" w:rsidRDefault="00884944">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30927459" w:history="1">
            <w:r w:rsidR="00D12D19" w:rsidRPr="00563E66">
              <w:rPr>
                <w:rStyle w:val="Lienhypertexte"/>
                <w:noProof/>
              </w:rPr>
              <w:t>3</w:t>
            </w:r>
            <w:r w:rsidR="00D12D19">
              <w:rPr>
                <w:rFonts w:asciiTheme="minorHAnsi" w:eastAsiaTheme="minorEastAsia" w:hAnsiTheme="minorHAnsi" w:cstheme="minorBidi"/>
                <w:b w:val="0"/>
                <w:bCs w:val="0"/>
                <w:caps w:val="0"/>
                <w:noProof/>
                <w:sz w:val="22"/>
                <w:szCs w:val="22"/>
                <w:shd w:val="clear" w:color="auto" w:fill="auto"/>
                <w:lang w:eastAsia="fr-CH"/>
              </w:rPr>
              <w:tab/>
            </w:r>
            <w:r w:rsidR="00D12D19" w:rsidRPr="00563E66">
              <w:rPr>
                <w:rStyle w:val="Lienhypertexte"/>
                <w:noProof/>
              </w:rPr>
              <w:t>Partie 2</w:t>
            </w:r>
            <w:r w:rsidR="00D12D19">
              <w:rPr>
                <w:noProof/>
                <w:webHidden/>
              </w:rPr>
              <w:tab/>
            </w:r>
            <w:r w:rsidR="00D12D19">
              <w:rPr>
                <w:noProof/>
                <w:webHidden/>
              </w:rPr>
              <w:fldChar w:fldCharType="begin"/>
            </w:r>
            <w:r w:rsidR="00D12D19">
              <w:rPr>
                <w:noProof/>
                <w:webHidden/>
              </w:rPr>
              <w:instrText xml:space="preserve"> PAGEREF _Toc530927459 \h </w:instrText>
            </w:r>
            <w:r w:rsidR="00D12D19">
              <w:rPr>
                <w:noProof/>
                <w:webHidden/>
              </w:rPr>
            </w:r>
            <w:r w:rsidR="00D12D19">
              <w:rPr>
                <w:noProof/>
                <w:webHidden/>
              </w:rPr>
              <w:fldChar w:fldCharType="separate"/>
            </w:r>
            <w:r w:rsidR="00D12D19">
              <w:rPr>
                <w:noProof/>
                <w:webHidden/>
              </w:rPr>
              <w:t>18</w:t>
            </w:r>
            <w:r w:rsidR="00D12D19">
              <w:rPr>
                <w:noProof/>
                <w:webHidden/>
              </w:rPr>
              <w:fldChar w:fldCharType="end"/>
            </w:r>
          </w:hyperlink>
        </w:p>
        <w:p w14:paraId="2C20DE45" w14:textId="22D68A45" w:rsidR="00D12D19" w:rsidRDefault="00884944">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0927460" w:history="1">
            <w:r w:rsidR="00D12D19" w:rsidRPr="00563E66">
              <w:rPr>
                <w:rStyle w:val="Lienhypertexte"/>
                <w:noProof/>
              </w:rPr>
              <w:t>3.1</w:t>
            </w:r>
            <w:r w:rsidR="00D12D19">
              <w:rPr>
                <w:rFonts w:asciiTheme="minorHAnsi" w:eastAsiaTheme="minorEastAsia" w:hAnsiTheme="minorHAnsi" w:cstheme="minorBidi"/>
                <w:b w:val="0"/>
                <w:bCs w:val="0"/>
                <w:noProof/>
                <w:sz w:val="22"/>
                <w:szCs w:val="22"/>
                <w:shd w:val="clear" w:color="auto" w:fill="auto"/>
                <w:lang w:eastAsia="fr-CH"/>
              </w:rPr>
              <w:tab/>
            </w:r>
            <w:r w:rsidR="00D12D19" w:rsidRPr="00563E66">
              <w:rPr>
                <w:rStyle w:val="Lienhypertexte"/>
                <w:noProof/>
              </w:rPr>
              <w:t>Lois sur les protections des données</w:t>
            </w:r>
            <w:r w:rsidR="00D12D19">
              <w:rPr>
                <w:noProof/>
                <w:webHidden/>
              </w:rPr>
              <w:tab/>
            </w:r>
            <w:r w:rsidR="00D12D19">
              <w:rPr>
                <w:noProof/>
                <w:webHidden/>
              </w:rPr>
              <w:fldChar w:fldCharType="begin"/>
            </w:r>
            <w:r w:rsidR="00D12D19">
              <w:rPr>
                <w:noProof/>
                <w:webHidden/>
              </w:rPr>
              <w:instrText xml:space="preserve"> PAGEREF _Toc530927460 \h </w:instrText>
            </w:r>
            <w:r w:rsidR="00D12D19">
              <w:rPr>
                <w:noProof/>
                <w:webHidden/>
              </w:rPr>
            </w:r>
            <w:r w:rsidR="00D12D19">
              <w:rPr>
                <w:noProof/>
                <w:webHidden/>
              </w:rPr>
              <w:fldChar w:fldCharType="separate"/>
            </w:r>
            <w:r w:rsidR="00D12D19">
              <w:rPr>
                <w:noProof/>
                <w:webHidden/>
              </w:rPr>
              <w:t>18</w:t>
            </w:r>
            <w:r w:rsidR="00D12D19">
              <w:rPr>
                <w:noProof/>
                <w:webHidden/>
              </w:rPr>
              <w:fldChar w:fldCharType="end"/>
            </w:r>
          </w:hyperlink>
        </w:p>
        <w:p w14:paraId="03FBC3CD" w14:textId="75825120" w:rsidR="00D12D19" w:rsidRDefault="0088494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61" w:history="1">
            <w:r w:rsidR="00D12D19" w:rsidRPr="00563E66">
              <w:rPr>
                <w:rStyle w:val="Lienhypertexte"/>
                <w:noProof/>
              </w:rPr>
              <w:t>3.1.1</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LPD</w:t>
            </w:r>
            <w:r w:rsidR="00D12D19">
              <w:rPr>
                <w:noProof/>
                <w:webHidden/>
              </w:rPr>
              <w:tab/>
            </w:r>
            <w:r w:rsidR="00D12D19">
              <w:rPr>
                <w:noProof/>
                <w:webHidden/>
              </w:rPr>
              <w:fldChar w:fldCharType="begin"/>
            </w:r>
            <w:r w:rsidR="00D12D19">
              <w:rPr>
                <w:noProof/>
                <w:webHidden/>
              </w:rPr>
              <w:instrText xml:space="preserve"> PAGEREF _Toc530927461 \h </w:instrText>
            </w:r>
            <w:r w:rsidR="00D12D19">
              <w:rPr>
                <w:noProof/>
                <w:webHidden/>
              </w:rPr>
            </w:r>
            <w:r w:rsidR="00D12D19">
              <w:rPr>
                <w:noProof/>
                <w:webHidden/>
              </w:rPr>
              <w:fldChar w:fldCharType="separate"/>
            </w:r>
            <w:r w:rsidR="00D12D19">
              <w:rPr>
                <w:noProof/>
                <w:webHidden/>
              </w:rPr>
              <w:t>18</w:t>
            </w:r>
            <w:r w:rsidR="00D12D19">
              <w:rPr>
                <w:noProof/>
                <w:webHidden/>
              </w:rPr>
              <w:fldChar w:fldCharType="end"/>
            </w:r>
          </w:hyperlink>
        </w:p>
        <w:p w14:paraId="6C9354EE" w14:textId="5CAEC576" w:rsidR="00D12D19" w:rsidRDefault="0088494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62" w:history="1">
            <w:r w:rsidR="00D12D19" w:rsidRPr="00563E66">
              <w:rPr>
                <w:rStyle w:val="Lienhypertexte"/>
                <w:noProof/>
              </w:rPr>
              <w:t>3.1.2</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RGPD</w:t>
            </w:r>
            <w:r w:rsidR="00D12D19">
              <w:rPr>
                <w:noProof/>
                <w:webHidden/>
              </w:rPr>
              <w:tab/>
            </w:r>
            <w:r w:rsidR="00D12D19">
              <w:rPr>
                <w:noProof/>
                <w:webHidden/>
              </w:rPr>
              <w:fldChar w:fldCharType="begin"/>
            </w:r>
            <w:r w:rsidR="00D12D19">
              <w:rPr>
                <w:noProof/>
                <w:webHidden/>
              </w:rPr>
              <w:instrText xml:space="preserve"> PAGEREF _Toc530927462 \h </w:instrText>
            </w:r>
            <w:r w:rsidR="00D12D19">
              <w:rPr>
                <w:noProof/>
                <w:webHidden/>
              </w:rPr>
            </w:r>
            <w:r w:rsidR="00D12D19">
              <w:rPr>
                <w:noProof/>
                <w:webHidden/>
              </w:rPr>
              <w:fldChar w:fldCharType="separate"/>
            </w:r>
            <w:r w:rsidR="00D12D19">
              <w:rPr>
                <w:noProof/>
                <w:webHidden/>
              </w:rPr>
              <w:t>18</w:t>
            </w:r>
            <w:r w:rsidR="00D12D19">
              <w:rPr>
                <w:noProof/>
                <w:webHidden/>
              </w:rPr>
              <w:fldChar w:fldCharType="end"/>
            </w:r>
          </w:hyperlink>
        </w:p>
        <w:p w14:paraId="6B2E16E9" w14:textId="4198409A" w:rsidR="00D12D19" w:rsidRDefault="0088494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63" w:history="1">
            <w:r w:rsidR="00D12D19" w:rsidRPr="00563E66">
              <w:rPr>
                <w:rStyle w:val="Lienhypertexte"/>
                <w:noProof/>
              </w:rPr>
              <w:t>3.1.2.1</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Première chose à se demander : Qu’est qu’une donnée personnelle ?</w:t>
            </w:r>
            <w:r w:rsidR="00D12D19">
              <w:rPr>
                <w:noProof/>
                <w:webHidden/>
              </w:rPr>
              <w:tab/>
            </w:r>
            <w:r w:rsidR="00D12D19">
              <w:rPr>
                <w:noProof/>
                <w:webHidden/>
              </w:rPr>
              <w:fldChar w:fldCharType="begin"/>
            </w:r>
            <w:r w:rsidR="00D12D19">
              <w:rPr>
                <w:noProof/>
                <w:webHidden/>
              </w:rPr>
              <w:instrText xml:space="preserve"> PAGEREF _Toc530927463 \h </w:instrText>
            </w:r>
            <w:r w:rsidR="00D12D19">
              <w:rPr>
                <w:noProof/>
                <w:webHidden/>
              </w:rPr>
            </w:r>
            <w:r w:rsidR="00D12D19">
              <w:rPr>
                <w:noProof/>
                <w:webHidden/>
              </w:rPr>
              <w:fldChar w:fldCharType="separate"/>
            </w:r>
            <w:r w:rsidR="00D12D19">
              <w:rPr>
                <w:noProof/>
                <w:webHidden/>
              </w:rPr>
              <w:t>18</w:t>
            </w:r>
            <w:r w:rsidR="00D12D19">
              <w:rPr>
                <w:noProof/>
                <w:webHidden/>
              </w:rPr>
              <w:fldChar w:fldCharType="end"/>
            </w:r>
          </w:hyperlink>
        </w:p>
        <w:p w14:paraId="6231CA93" w14:textId="43BAB339" w:rsidR="00D12D19" w:rsidRDefault="0088494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64" w:history="1">
            <w:r w:rsidR="00D12D19" w:rsidRPr="00563E66">
              <w:rPr>
                <w:rStyle w:val="Lienhypertexte"/>
                <w:noProof/>
              </w:rPr>
              <w:t>3.1.2.2</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En vrai, à quoi servent ces deux lois ?</w:t>
            </w:r>
            <w:r w:rsidR="00D12D19">
              <w:rPr>
                <w:noProof/>
                <w:webHidden/>
              </w:rPr>
              <w:tab/>
            </w:r>
            <w:r w:rsidR="00D12D19">
              <w:rPr>
                <w:noProof/>
                <w:webHidden/>
              </w:rPr>
              <w:fldChar w:fldCharType="begin"/>
            </w:r>
            <w:r w:rsidR="00D12D19">
              <w:rPr>
                <w:noProof/>
                <w:webHidden/>
              </w:rPr>
              <w:instrText xml:space="preserve"> PAGEREF _Toc530927464 \h </w:instrText>
            </w:r>
            <w:r w:rsidR="00D12D19">
              <w:rPr>
                <w:noProof/>
                <w:webHidden/>
              </w:rPr>
            </w:r>
            <w:r w:rsidR="00D12D19">
              <w:rPr>
                <w:noProof/>
                <w:webHidden/>
              </w:rPr>
              <w:fldChar w:fldCharType="separate"/>
            </w:r>
            <w:r w:rsidR="00D12D19">
              <w:rPr>
                <w:noProof/>
                <w:webHidden/>
              </w:rPr>
              <w:t>18</w:t>
            </w:r>
            <w:r w:rsidR="00D12D19">
              <w:rPr>
                <w:noProof/>
                <w:webHidden/>
              </w:rPr>
              <w:fldChar w:fldCharType="end"/>
            </w:r>
          </w:hyperlink>
        </w:p>
        <w:p w14:paraId="2B3552D4" w14:textId="1F4442CB" w:rsidR="00D12D19" w:rsidRDefault="0088494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65" w:history="1">
            <w:r w:rsidR="00D12D19" w:rsidRPr="00563E66">
              <w:rPr>
                <w:rStyle w:val="Lienhypertexte"/>
                <w:noProof/>
              </w:rPr>
              <w:t>3.1.2.3</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Qui est concerné ?</w:t>
            </w:r>
            <w:r w:rsidR="00D12D19">
              <w:rPr>
                <w:noProof/>
                <w:webHidden/>
              </w:rPr>
              <w:tab/>
            </w:r>
            <w:r w:rsidR="00D12D19">
              <w:rPr>
                <w:noProof/>
                <w:webHidden/>
              </w:rPr>
              <w:fldChar w:fldCharType="begin"/>
            </w:r>
            <w:r w:rsidR="00D12D19">
              <w:rPr>
                <w:noProof/>
                <w:webHidden/>
              </w:rPr>
              <w:instrText xml:space="preserve"> PAGEREF _Toc530927465 \h </w:instrText>
            </w:r>
            <w:r w:rsidR="00D12D19">
              <w:rPr>
                <w:noProof/>
                <w:webHidden/>
              </w:rPr>
            </w:r>
            <w:r w:rsidR="00D12D19">
              <w:rPr>
                <w:noProof/>
                <w:webHidden/>
              </w:rPr>
              <w:fldChar w:fldCharType="separate"/>
            </w:r>
            <w:r w:rsidR="00D12D19">
              <w:rPr>
                <w:noProof/>
                <w:webHidden/>
              </w:rPr>
              <w:t>18</w:t>
            </w:r>
            <w:r w:rsidR="00D12D19">
              <w:rPr>
                <w:noProof/>
                <w:webHidden/>
              </w:rPr>
              <w:fldChar w:fldCharType="end"/>
            </w:r>
          </w:hyperlink>
        </w:p>
        <w:p w14:paraId="37B7584C" w14:textId="13860A15" w:rsidR="00D12D19" w:rsidRDefault="0088494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66" w:history="1">
            <w:r w:rsidR="00D12D19" w:rsidRPr="00563E66">
              <w:rPr>
                <w:rStyle w:val="Lienhypertexte"/>
                <w:noProof/>
              </w:rPr>
              <w:t>3.1.3</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Mise en conformité</w:t>
            </w:r>
            <w:r w:rsidR="00D12D19">
              <w:rPr>
                <w:noProof/>
                <w:webHidden/>
              </w:rPr>
              <w:tab/>
            </w:r>
            <w:r w:rsidR="00D12D19">
              <w:rPr>
                <w:noProof/>
                <w:webHidden/>
              </w:rPr>
              <w:fldChar w:fldCharType="begin"/>
            </w:r>
            <w:r w:rsidR="00D12D19">
              <w:rPr>
                <w:noProof/>
                <w:webHidden/>
              </w:rPr>
              <w:instrText xml:space="preserve"> PAGEREF _Toc530927466 \h </w:instrText>
            </w:r>
            <w:r w:rsidR="00D12D19">
              <w:rPr>
                <w:noProof/>
                <w:webHidden/>
              </w:rPr>
            </w:r>
            <w:r w:rsidR="00D12D19">
              <w:rPr>
                <w:noProof/>
                <w:webHidden/>
              </w:rPr>
              <w:fldChar w:fldCharType="separate"/>
            </w:r>
            <w:r w:rsidR="00D12D19">
              <w:rPr>
                <w:noProof/>
                <w:webHidden/>
              </w:rPr>
              <w:t>18</w:t>
            </w:r>
            <w:r w:rsidR="00D12D19">
              <w:rPr>
                <w:noProof/>
                <w:webHidden/>
              </w:rPr>
              <w:fldChar w:fldCharType="end"/>
            </w:r>
          </w:hyperlink>
        </w:p>
        <w:p w14:paraId="0FC327D1" w14:textId="00D97BE4" w:rsidR="00D12D19" w:rsidRDefault="0088494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67" w:history="1">
            <w:r w:rsidR="00D12D19" w:rsidRPr="00563E66">
              <w:rPr>
                <w:rStyle w:val="Lienhypertexte"/>
                <w:noProof/>
              </w:rPr>
              <w:t>3.1.4</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Organisation et actions :</w:t>
            </w:r>
            <w:r w:rsidR="00D12D19">
              <w:rPr>
                <w:noProof/>
                <w:webHidden/>
              </w:rPr>
              <w:tab/>
            </w:r>
            <w:r w:rsidR="00D12D19">
              <w:rPr>
                <w:noProof/>
                <w:webHidden/>
              </w:rPr>
              <w:fldChar w:fldCharType="begin"/>
            </w:r>
            <w:r w:rsidR="00D12D19">
              <w:rPr>
                <w:noProof/>
                <w:webHidden/>
              </w:rPr>
              <w:instrText xml:space="preserve"> PAGEREF _Toc530927467 \h </w:instrText>
            </w:r>
            <w:r w:rsidR="00D12D19">
              <w:rPr>
                <w:noProof/>
                <w:webHidden/>
              </w:rPr>
            </w:r>
            <w:r w:rsidR="00D12D19">
              <w:rPr>
                <w:noProof/>
                <w:webHidden/>
              </w:rPr>
              <w:fldChar w:fldCharType="separate"/>
            </w:r>
            <w:r w:rsidR="00D12D19">
              <w:rPr>
                <w:noProof/>
                <w:webHidden/>
              </w:rPr>
              <w:t>19</w:t>
            </w:r>
            <w:r w:rsidR="00D12D19">
              <w:rPr>
                <w:noProof/>
                <w:webHidden/>
              </w:rPr>
              <w:fldChar w:fldCharType="end"/>
            </w:r>
          </w:hyperlink>
        </w:p>
        <w:p w14:paraId="4CDB25FC" w14:textId="69433B99" w:rsidR="00D12D19" w:rsidRDefault="0088494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68" w:history="1">
            <w:r w:rsidR="00D12D19" w:rsidRPr="00563E66">
              <w:rPr>
                <w:rStyle w:val="Lienhypertexte"/>
                <w:noProof/>
              </w:rPr>
              <w:t>3.1.5</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Mesures techniques adéquates</w:t>
            </w:r>
            <w:r w:rsidR="00D12D19">
              <w:rPr>
                <w:noProof/>
                <w:webHidden/>
              </w:rPr>
              <w:tab/>
            </w:r>
            <w:r w:rsidR="00D12D19">
              <w:rPr>
                <w:noProof/>
                <w:webHidden/>
              </w:rPr>
              <w:fldChar w:fldCharType="begin"/>
            </w:r>
            <w:r w:rsidR="00D12D19">
              <w:rPr>
                <w:noProof/>
                <w:webHidden/>
              </w:rPr>
              <w:instrText xml:space="preserve"> PAGEREF _Toc530927468 \h </w:instrText>
            </w:r>
            <w:r w:rsidR="00D12D19">
              <w:rPr>
                <w:noProof/>
                <w:webHidden/>
              </w:rPr>
            </w:r>
            <w:r w:rsidR="00D12D19">
              <w:rPr>
                <w:noProof/>
                <w:webHidden/>
              </w:rPr>
              <w:fldChar w:fldCharType="separate"/>
            </w:r>
            <w:r w:rsidR="00D12D19">
              <w:rPr>
                <w:noProof/>
                <w:webHidden/>
              </w:rPr>
              <w:t>19</w:t>
            </w:r>
            <w:r w:rsidR="00D12D19">
              <w:rPr>
                <w:noProof/>
                <w:webHidden/>
              </w:rPr>
              <w:fldChar w:fldCharType="end"/>
            </w:r>
          </w:hyperlink>
        </w:p>
        <w:p w14:paraId="0E4D2312" w14:textId="7C52B4F5" w:rsidR="00D12D19" w:rsidRDefault="00884944">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0927469" w:history="1">
            <w:r w:rsidR="00D12D19" w:rsidRPr="00563E66">
              <w:rPr>
                <w:rStyle w:val="Lienhypertexte"/>
                <w:noProof/>
              </w:rPr>
              <w:t>3.2</w:t>
            </w:r>
            <w:r w:rsidR="00D12D19">
              <w:rPr>
                <w:rFonts w:asciiTheme="minorHAnsi" w:eastAsiaTheme="minorEastAsia" w:hAnsiTheme="minorHAnsi" w:cstheme="minorBidi"/>
                <w:b w:val="0"/>
                <w:bCs w:val="0"/>
                <w:noProof/>
                <w:sz w:val="22"/>
                <w:szCs w:val="22"/>
                <w:shd w:val="clear" w:color="auto" w:fill="auto"/>
                <w:lang w:eastAsia="fr-CH"/>
              </w:rPr>
              <w:tab/>
            </w:r>
            <w:r w:rsidR="00D12D19" w:rsidRPr="00563E66">
              <w:rPr>
                <w:rStyle w:val="Lienhypertexte"/>
                <w:noProof/>
              </w:rPr>
              <w:t>Les disques durs et le systèmes RAIDs</w:t>
            </w:r>
            <w:r w:rsidR="00D12D19">
              <w:rPr>
                <w:noProof/>
                <w:webHidden/>
              </w:rPr>
              <w:tab/>
            </w:r>
            <w:r w:rsidR="00D12D19">
              <w:rPr>
                <w:noProof/>
                <w:webHidden/>
              </w:rPr>
              <w:fldChar w:fldCharType="begin"/>
            </w:r>
            <w:r w:rsidR="00D12D19">
              <w:rPr>
                <w:noProof/>
                <w:webHidden/>
              </w:rPr>
              <w:instrText xml:space="preserve"> PAGEREF _Toc530927469 \h </w:instrText>
            </w:r>
            <w:r w:rsidR="00D12D19">
              <w:rPr>
                <w:noProof/>
                <w:webHidden/>
              </w:rPr>
            </w:r>
            <w:r w:rsidR="00D12D19">
              <w:rPr>
                <w:noProof/>
                <w:webHidden/>
              </w:rPr>
              <w:fldChar w:fldCharType="separate"/>
            </w:r>
            <w:r w:rsidR="00D12D19">
              <w:rPr>
                <w:noProof/>
                <w:webHidden/>
              </w:rPr>
              <w:t>20</w:t>
            </w:r>
            <w:r w:rsidR="00D12D19">
              <w:rPr>
                <w:noProof/>
                <w:webHidden/>
              </w:rPr>
              <w:fldChar w:fldCharType="end"/>
            </w:r>
          </w:hyperlink>
        </w:p>
        <w:p w14:paraId="404719F1" w14:textId="0ED5297B" w:rsidR="00D12D19" w:rsidRDefault="0088494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70" w:history="1">
            <w:r w:rsidR="00D12D19" w:rsidRPr="00563E66">
              <w:rPr>
                <w:rStyle w:val="Lienhypertexte"/>
                <w:noProof/>
              </w:rPr>
              <w:t>3.2.1</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Raid Logiciel et matériel</w:t>
            </w:r>
            <w:r w:rsidR="00D12D19">
              <w:rPr>
                <w:noProof/>
                <w:webHidden/>
              </w:rPr>
              <w:tab/>
            </w:r>
            <w:r w:rsidR="00D12D19">
              <w:rPr>
                <w:noProof/>
                <w:webHidden/>
              </w:rPr>
              <w:fldChar w:fldCharType="begin"/>
            </w:r>
            <w:r w:rsidR="00D12D19">
              <w:rPr>
                <w:noProof/>
                <w:webHidden/>
              </w:rPr>
              <w:instrText xml:space="preserve"> PAGEREF _Toc530927470 \h </w:instrText>
            </w:r>
            <w:r w:rsidR="00D12D19">
              <w:rPr>
                <w:noProof/>
                <w:webHidden/>
              </w:rPr>
            </w:r>
            <w:r w:rsidR="00D12D19">
              <w:rPr>
                <w:noProof/>
                <w:webHidden/>
              </w:rPr>
              <w:fldChar w:fldCharType="separate"/>
            </w:r>
            <w:r w:rsidR="00D12D19">
              <w:rPr>
                <w:noProof/>
                <w:webHidden/>
              </w:rPr>
              <w:t>20</w:t>
            </w:r>
            <w:r w:rsidR="00D12D19">
              <w:rPr>
                <w:noProof/>
                <w:webHidden/>
              </w:rPr>
              <w:fldChar w:fldCharType="end"/>
            </w:r>
          </w:hyperlink>
        </w:p>
        <w:p w14:paraId="02BB196E" w14:textId="785ACE8D" w:rsidR="00D12D19" w:rsidRDefault="0088494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71" w:history="1">
            <w:r w:rsidR="00D12D19" w:rsidRPr="00563E66">
              <w:rPr>
                <w:rStyle w:val="Lienhypertexte"/>
                <w:noProof/>
              </w:rPr>
              <w:t>3.2.1.1</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Raid matériel</w:t>
            </w:r>
            <w:r w:rsidR="00D12D19">
              <w:rPr>
                <w:noProof/>
                <w:webHidden/>
              </w:rPr>
              <w:tab/>
            </w:r>
            <w:r w:rsidR="00D12D19">
              <w:rPr>
                <w:noProof/>
                <w:webHidden/>
              </w:rPr>
              <w:fldChar w:fldCharType="begin"/>
            </w:r>
            <w:r w:rsidR="00D12D19">
              <w:rPr>
                <w:noProof/>
                <w:webHidden/>
              </w:rPr>
              <w:instrText xml:space="preserve"> PAGEREF _Toc530927471 \h </w:instrText>
            </w:r>
            <w:r w:rsidR="00D12D19">
              <w:rPr>
                <w:noProof/>
                <w:webHidden/>
              </w:rPr>
            </w:r>
            <w:r w:rsidR="00D12D19">
              <w:rPr>
                <w:noProof/>
                <w:webHidden/>
              </w:rPr>
              <w:fldChar w:fldCharType="separate"/>
            </w:r>
            <w:r w:rsidR="00D12D19">
              <w:rPr>
                <w:noProof/>
                <w:webHidden/>
              </w:rPr>
              <w:t>20</w:t>
            </w:r>
            <w:r w:rsidR="00D12D19">
              <w:rPr>
                <w:noProof/>
                <w:webHidden/>
              </w:rPr>
              <w:fldChar w:fldCharType="end"/>
            </w:r>
          </w:hyperlink>
        </w:p>
        <w:p w14:paraId="5ECB537F" w14:textId="767034EA" w:rsidR="00D12D19" w:rsidRDefault="0088494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72" w:history="1">
            <w:r w:rsidR="00D12D19" w:rsidRPr="00563E66">
              <w:rPr>
                <w:rStyle w:val="Lienhypertexte"/>
                <w:noProof/>
              </w:rPr>
              <w:t>3.2.1.2</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Raid Logiciel</w:t>
            </w:r>
            <w:r w:rsidR="00D12D19">
              <w:rPr>
                <w:noProof/>
                <w:webHidden/>
              </w:rPr>
              <w:tab/>
            </w:r>
            <w:r w:rsidR="00D12D19">
              <w:rPr>
                <w:noProof/>
                <w:webHidden/>
              </w:rPr>
              <w:fldChar w:fldCharType="begin"/>
            </w:r>
            <w:r w:rsidR="00D12D19">
              <w:rPr>
                <w:noProof/>
                <w:webHidden/>
              </w:rPr>
              <w:instrText xml:space="preserve"> PAGEREF _Toc530927472 \h </w:instrText>
            </w:r>
            <w:r w:rsidR="00D12D19">
              <w:rPr>
                <w:noProof/>
                <w:webHidden/>
              </w:rPr>
            </w:r>
            <w:r w:rsidR="00D12D19">
              <w:rPr>
                <w:noProof/>
                <w:webHidden/>
              </w:rPr>
              <w:fldChar w:fldCharType="separate"/>
            </w:r>
            <w:r w:rsidR="00D12D19">
              <w:rPr>
                <w:noProof/>
                <w:webHidden/>
              </w:rPr>
              <w:t>21</w:t>
            </w:r>
            <w:r w:rsidR="00D12D19">
              <w:rPr>
                <w:noProof/>
                <w:webHidden/>
              </w:rPr>
              <w:fldChar w:fldCharType="end"/>
            </w:r>
          </w:hyperlink>
        </w:p>
        <w:p w14:paraId="394F145E" w14:textId="567A6968" w:rsidR="00D12D19" w:rsidRDefault="0088494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73" w:history="1">
            <w:r w:rsidR="00D12D19" w:rsidRPr="00563E66">
              <w:rPr>
                <w:rStyle w:val="Lienhypertexte"/>
                <w:noProof/>
                <w:lang w:val="en-GB"/>
              </w:rPr>
              <w:t>3.2.2</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lang w:val="en-GB"/>
              </w:rPr>
              <w:t>Le JBOD (Just A Bunch Of Disks):</w:t>
            </w:r>
            <w:r w:rsidR="00D12D19">
              <w:rPr>
                <w:noProof/>
                <w:webHidden/>
              </w:rPr>
              <w:tab/>
            </w:r>
            <w:r w:rsidR="00D12D19">
              <w:rPr>
                <w:noProof/>
                <w:webHidden/>
              </w:rPr>
              <w:fldChar w:fldCharType="begin"/>
            </w:r>
            <w:r w:rsidR="00D12D19">
              <w:rPr>
                <w:noProof/>
                <w:webHidden/>
              </w:rPr>
              <w:instrText xml:space="preserve"> PAGEREF _Toc530927473 \h </w:instrText>
            </w:r>
            <w:r w:rsidR="00D12D19">
              <w:rPr>
                <w:noProof/>
                <w:webHidden/>
              </w:rPr>
            </w:r>
            <w:r w:rsidR="00D12D19">
              <w:rPr>
                <w:noProof/>
                <w:webHidden/>
              </w:rPr>
              <w:fldChar w:fldCharType="separate"/>
            </w:r>
            <w:r w:rsidR="00D12D19">
              <w:rPr>
                <w:noProof/>
                <w:webHidden/>
              </w:rPr>
              <w:t>21</w:t>
            </w:r>
            <w:r w:rsidR="00D12D19">
              <w:rPr>
                <w:noProof/>
                <w:webHidden/>
              </w:rPr>
              <w:fldChar w:fldCharType="end"/>
            </w:r>
          </w:hyperlink>
        </w:p>
        <w:p w14:paraId="29CD33D7" w14:textId="5D28B1B2" w:rsidR="00D12D19" w:rsidRDefault="0088494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74" w:history="1">
            <w:r w:rsidR="00D12D19" w:rsidRPr="00563E66">
              <w:rPr>
                <w:rStyle w:val="Lienhypertexte"/>
                <w:noProof/>
              </w:rPr>
              <w:t>3.2.3</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RAID 0 (entrelacement) :</w:t>
            </w:r>
            <w:r w:rsidR="00D12D19">
              <w:rPr>
                <w:noProof/>
                <w:webHidden/>
              </w:rPr>
              <w:tab/>
            </w:r>
            <w:r w:rsidR="00D12D19">
              <w:rPr>
                <w:noProof/>
                <w:webHidden/>
              </w:rPr>
              <w:fldChar w:fldCharType="begin"/>
            </w:r>
            <w:r w:rsidR="00D12D19">
              <w:rPr>
                <w:noProof/>
                <w:webHidden/>
              </w:rPr>
              <w:instrText xml:space="preserve"> PAGEREF _Toc530927474 \h </w:instrText>
            </w:r>
            <w:r w:rsidR="00D12D19">
              <w:rPr>
                <w:noProof/>
                <w:webHidden/>
              </w:rPr>
            </w:r>
            <w:r w:rsidR="00D12D19">
              <w:rPr>
                <w:noProof/>
                <w:webHidden/>
              </w:rPr>
              <w:fldChar w:fldCharType="separate"/>
            </w:r>
            <w:r w:rsidR="00D12D19">
              <w:rPr>
                <w:noProof/>
                <w:webHidden/>
              </w:rPr>
              <w:t>21</w:t>
            </w:r>
            <w:r w:rsidR="00D12D19">
              <w:rPr>
                <w:noProof/>
                <w:webHidden/>
              </w:rPr>
              <w:fldChar w:fldCharType="end"/>
            </w:r>
          </w:hyperlink>
        </w:p>
        <w:p w14:paraId="404A82D7" w14:textId="2C0928FE" w:rsidR="00D12D19" w:rsidRDefault="0088494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75" w:history="1">
            <w:r w:rsidR="00D12D19" w:rsidRPr="00563E66">
              <w:rPr>
                <w:rStyle w:val="Lienhypertexte"/>
                <w:noProof/>
              </w:rPr>
              <w:t>3.2.4</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RAID 1 (écriture miroir) :</w:t>
            </w:r>
            <w:r w:rsidR="00D12D19">
              <w:rPr>
                <w:noProof/>
                <w:webHidden/>
              </w:rPr>
              <w:tab/>
            </w:r>
            <w:r w:rsidR="00D12D19">
              <w:rPr>
                <w:noProof/>
                <w:webHidden/>
              </w:rPr>
              <w:fldChar w:fldCharType="begin"/>
            </w:r>
            <w:r w:rsidR="00D12D19">
              <w:rPr>
                <w:noProof/>
                <w:webHidden/>
              </w:rPr>
              <w:instrText xml:space="preserve"> PAGEREF _Toc530927475 \h </w:instrText>
            </w:r>
            <w:r w:rsidR="00D12D19">
              <w:rPr>
                <w:noProof/>
                <w:webHidden/>
              </w:rPr>
            </w:r>
            <w:r w:rsidR="00D12D19">
              <w:rPr>
                <w:noProof/>
                <w:webHidden/>
              </w:rPr>
              <w:fldChar w:fldCharType="separate"/>
            </w:r>
            <w:r w:rsidR="00D12D19">
              <w:rPr>
                <w:noProof/>
                <w:webHidden/>
              </w:rPr>
              <w:t>21</w:t>
            </w:r>
            <w:r w:rsidR="00D12D19">
              <w:rPr>
                <w:noProof/>
                <w:webHidden/>
              </w:rPr>
              <w:fldChar w:fldCharType="end"/>
            </w:r>
          </w:hyperlink>
        </w:p>
        <w:p w14:paraId="058A53BE" w14:textId="30CB2694" w:rsidR="00D12D19" w:rsidRDefault="0088494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76" w:history="1">
            <w:r w:rsidR="00D12D19" w:rsidRPr="00563E66">
              <w:rPr>
                <w:rStyle w:val="Lienhypertexte"/>
                <w:noProof/>
              </w:rPr>
              <w:t>3.2.5</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RAID 1E (écriture miroir entrelacée) :</w:t>
            </w:r>
            <w:r w:rsidR="00D12D19">
              <w:rPr>
                <w:noProof/>
                <w:webHidden/>
              </w:rPr>
              <w:tab/>
            </w:r>
            <w:r w:rsidR="00D12D19">
              <w:rPr>
                <w:noProof/>
                <w:webHidden/>
              </w:rPr>
              <w:fldChar w:fldCharType="begin"/>
            </w:r>
            <w:r w:rsidR="00D12D19">
              <w:rPr>
                <w:noProof/>
                <w:webHidden/>
              </w:rPr>
              <w:instrText xml:space="preserve"> PAGEREF _Toc530927476 \h </w:instrText>
            </w:r>
            <w:r w:rsidR="00D12D19">
              <w:rPr>
                <w:noProof/>
                <w:webHidden/>
              </w:rPr>
            </w:r>
            <w:r w:rsidR="00D12D19">
              <w:rPr>
                <w:noProof/>
                <w:webHidden/>
              </w:rPr>
              <w:fldChar w:fldCharType="separate"/>
            </w:r>
            <w:r w:rsidR="00D12D19">
              <w:rPr>
                <w:noProof/>
                <w:webHidden/>
              </w:rPr>
              <w:t>22</w:t>
            </w:r>
            <w:r w:rsidR="00D12D19">
              <w:rPr>
                <w:noProof/>
                <w:webHidden/>
              </w:rPr>
              <w:fldChar w:fldCharType="end"/>
            </w:r>
          </w:hyperlink>
        </w:p>
        <w:p w14:paraId="26BB4723" w14:textId="1DAE2B52" w:rsidR="00D12D19" w:rsidRDefault="0088494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77" w:history="1">
            <w:r w:rsidR="00D12D19" w:rsidRPr="00563E66">
              <w:rPr>
                <w:rStyle w:val="Lienhypertexte"/>
                <w:noProof/>
              </w:rPr>
              <w:t>3.2.6</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RAID 5 (entrelacement avec parité) :</w:t>
            </w:r>
            <w:r w:rsidR="00D12D19">
              <w:rPr>
                <w:noProof/>
                <w:webHidden/>
              </w:rPr>
              <w:tab/>
            </w:r>
            <w:r w:rsidR="00D12D19">
              <w:rPr>
                <w:noProof/>
                <w:webHidden/>
              </w:rPr>
              <w:fldChar w:fldCharType="begin"/>
            </w:r>
            <w:r w:rsidR="00D12D19">
              <w:rPr>
                <w:noProof/>
                <w:webHidden/>
              </w:rPr>
              <w:instrText xml:space="preserve"> PAGEREF _Toc530927477 \h </w:instrText>
            </w:r>
            <w:r w:rsidR="00D12D19">
              <w:rPr>
                <w:noProof/>
                <w:webHidden/>
              </w:rPr>
            </w:r>
            <w:r w:rsidR="00D12D19">
              <w:rPr>
                <w:noProof/>
                <w:webHidden/>
              </w:rPr>
              <w:fldChar w:fldCharType="separate"/>
            </w:r>
            <w:r w:rsidR="00D12D19">
              <w:rPr>
                <w:noProof/>
                <w:webHidden/>
              </w:rPr>
              <w:t>22</w:t>
            </w:r>
            <w:r w:rsidR="00D12D19">
              <w:rPr>
                <w:noProof/>
                <w:webHidden/>
              </w:rPr>
              <w:fldChar w:fldCharType="end"/>
            </w:r>
          </w:hyperlink>
        </w:p>
        <w:p w14:paraId="79A4DC82" w14:textId="02B57C85" w:rsidR="00D12D19" w:rsidRDefault="0088494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78" w:history="1">
            <w:r w:rsidR="00D12D19" w:rsidRPr="00563E66">
              <w:rPr>
                <w:rStyle w:val="Lienhypertexte"/>
                <w:noProof/>
              </w:rPr>
              <w:t>3.2.7</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RAID 6 (entrelacement avec double parité) :</w:t>
            </w:r>
            <w:r w:rsidR="00D12D19">
              <w:rPr>
                <w:noProof/>
                <w:webHidden/>
              </w:rPr>
              <w:tab/>
            </w:r>
            <w:r w:rsidR="00D12D19">
              <w:rPr>
                <w:noProof/>
                <w:webHidden/>
              </w:rPr>
              <w:fldChar w:fldCharType="begin"/>
            </w:r>
            <w:r w:rsidR="00D12D19">
              <w:rPr>
                <w:noProof/>
                <w:webHidden/>
              </w:rPr>
              <w:instrText xml:space="preserve"> PAGEREF _Toc530927478 \h </w:instrText>
            </w:r>
            <w:r w:rsidR="00D12D19">
              <w:rPr>
                <w:noProof/>
                <w:webHidden/>
              </w:rPr>
            </w:r>
            <w:r w:rsidR="00D12D19">
              <w:rPr>
                <w:noProof/>
                <w:webHidden/>
              </w:rPr>
              <w:fldChar w:fldCharType="separate"/>
            </w:r>
            <w:r w:rsidR="00D12D19">
              <w:rPr>
                <w:noProof/>
                <w:webHidden/>
              </w:rPr>
              <w:t>22</w:t>
            </w:r>
            <w:r w:rsidR="00D12D19">
              <w:rPr>
                <w:noProof/>
                <w:webHidden/>
              </w:rPr>
              <w:fldChar w:fldCharType="end"/>
            </w:r>
          </w:hyperlink>
        </w:p>
        <w:p w14:paraId="44AC5C6A" w14:textId="43C26CE2" w:rsidR="00D12D19" w:rsidRDefault="0088494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79" w:history="1">
            <w:r w:rsidR="00D12D19" w:rsidRPr="00563E66">
              <w:rPr>
                <w:rStyle w:val="Lienhypertexte"/>
                <w:noProof/>
              </w:rPr>
              <w:t>3.2.8</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RAID 10 (ensembles RAID 1 entrelacés) :</w:t>
            </w:r>
            <w:r w:rsidR="00D12D19">
              <w:rPr>
                <w:noProof/>
                <w:webHidden/>
              </w:rPr>
              <w:tab/>
            </w:r>
            <w:r w:rsidR="00D12D19">
              <w:rPr>
                <w:noProof/>
                <w:webHidden/>
              </w:rPr>
              <w:fldChar w:fldCharType="begin"/>
            </w:r>
            <w:r w:rsidR="00D12D19">
              <w:rPr>
                <w:noProof/>
                <w:webHidden/>
              </w:rPr>
              <w:instrText xml:space="preserve"> PAGEREF _Toc530927479 \h </w:instrText>
            </w:r>
            <w:r w:rsidR="00D12D19">
              <w:rPr>
                <w:noProof/>
                <w:webHidden/>
              </w:rPr>
            </w:r>
            <w:r w:rsidR="00D12D19">
              <w:rPr>
                <w:noProof/>
                <w:webHidden/>
              </w:rPr>
              <w:fldChar w:fldCharType="separate"/>
            </w:r>
            <w:r w:rsidR="00D12D19">
              <w:rPr>
                <w:noProof/>
                <w:webHidden/>
              </w:rPr>
              <w:t>23</w:t>
            </w:r>
            <w:r w:rsidR="00D12D19">
              <w:rPr>
                <w:noProof/>
                <w:webHidden/>
              </w:rPr>
              <w:fldChar w:fldCharType="end"/>
            </w:r>
          </w:hyperlink>
        </w:p>
        <w:p w14:paraId="23622BA5" w14:textId="77543C98" w:rsidR="00D12D19" w:rsidRDefault="0088494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80" w:history="1">
            <w:r w:rsidR="00D12D19" w:rsidRPr="00563E66">
              <w:rPr>
                <w:rStyle w:val="Lienhypertexte"/>
                <w:noProof/>
              </w:rPr>
              <w:t>3.2.9</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RAID 50 (ensembles RAID 5 entrelacés) :</w:t>
            </w:r>
            <w:r w:rsidR="00D12D19">
              <w:rPr>
                <w:noProof/>
                <w:webHidden/>
              </w:rPr>
              <w:tab/>
            </w:r>
            <w:r w:rsidR="00D12D19">
              <w:rPr>
                <w:noProof/>
                <w:webHidden/>
              </w:rPr>
              <w:fldChar w:fldCharType="begin"/>
            </w:r>
            <w:r w:rsidR="00D12D19">
              <w:rPr>
                <w:noProof/>
                <w:webHidden/>
              </w:rPr>
              <w:instrText xml:space="preserve"> PAGEREF _Toc530927480 \h </w:instrText>
            </w:r>
            <w:r w:rsidR="00D12D19">
              <w:rPr>
                <w:noProof/>
                <w:webHidden/>
              </w:rPr>
            </w:r>
            <w:r w:rsidR="00D12D19">
              <w:rPr>
                <w:noProof/>
                <w:webHidden/>
              </w:rPr>
              <w:fldChar w:fldCharType="separate"/>
            </w:r>
            <w:r w:rsidR="00D12D19">
              <w:rPr>
                <w:noProof/>
                <w:webHidden/>
              </w:rPr>
              <w:t>23</w:t>
            </w:r>
            <w:r w:rsidR="00D12D19">
              <w:rPr>
                <w:noProof/>
                <w:webHidden/>
              </w:rPr>
              <w:fldChar w:fldCharType="end"/>
            </w:r>
          </w:hyperlink>
        </w:p>
        <w:p w14:paraId="08312A51" w14:textId="506EA28A" w:rsidR="00D12D19" w:rsidRDefault="0088494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81" w:history="1">
            <w:r w:rsidR="00D12D19" w:rsidRPr="00563E66">
              <w:rPr>
                <w:rStyle w:val="Lienhypertexte"/>
                <w:noProof/>
              </w:rPr>
              <w:t>3.2.10</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RAID 60 (ensembles RAID 6 entrelacés) :</w:t>
            </w:r>
            <w:r w:rsidR="00D12D19">
              <w:rPr>
                <w:noProof/>
                <w:webHidden/>
              </w:rPr>
              <w:tab/>
            </w:r>
            <w:r w:rsidR="00D12D19">
              <w:rPr>
                <w:noProof/>
                <w:webHidden/>
              </w:rPr>
              <w:fldChar w:fldCharType="begin"/>
            </w:r>
            <w:r w:rsidR="00D12D19">
              <w:rPr>
                <w:noProof/>
                <w:webHidden/>
              </w:rPr>
              <w:instrText xml:space="preserve"> PAGEREF _Toc530927481 \h </w:instrText>
            </w:r>
            <w:r w:rsidR="00D12D19">
              <w:rPr>
                <w:noProof/>
                <w:webHidden/>
              </w:rPr>
            </w:r>
            <w:r w:rsidR="00D12D19">
              <w:rPr>
                <w:noProof/>
                <w:webHidden/>
              </w:rPr>
              <w:fldChar w:fldCharType="separate"/>
            </w:r>
            <w:r w:rsidR="00D12D19">
              <w:rPr>
                <w:noProof/>
                <w:webHidden/>
              </w:rPr>
              <w:t>23</w:t>
            </w:r>
            <w:r w:rsidR="00D12D19">
              <w:rPr>
                <w:noProof/>
                <w:webHidden/>
              </w:rPr>
              <w:fldChar w:fldCharType="end"/>
            </w:r>
          </w:hyperlink>
        </w:p>
        <w:p w14:paraId="613122F1" w14:textId="310458D7" w:rsidR="00D12D19" w:rsidRDefault="00884944">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0927482" w:history="1">
            <w:r w:rsidR="00D12D19" w:rsidRPr="00563E66">
              <w:rPr>
                <w:rStyle w:val="Lienhypertexte"/>
                <w:noProof/>
              </w:rPr>
              <w:t>3.3</w:t>
            </w:r>
            <w:r w:rsidR="00D12D19">
              <w:rPr>
                <w:rFonts w:asciiTheme="minorHAnsi" w:eastAsiaTheme="minorEastAsia" w:hAnsiTheme="minorHAnsi" w:cstheme="minorBidi"/>
                <w:b w:val="0"/>
                <w:bCs w:val="0"/>
                <w:noProof/>
                <w:sz w:val="22"/>
                <w:szCs w:val="22"/>
                <w:shd w:val="clear" w:color="auto" w:fill="auto"/>
                <w:lang w:eastAsia="fr-CH"/>
              </w:rPr>
              <w:tab/>
            </w:r>
            <w:r w:rsidR="00D12D19" w:rsidRPr="00563E66">
              <w:rPr>
                <w:rStyle w:val="Lienhypertexte"/>
                <w:noProof/>
              </w:rPr>
              <w:t>Les différents systèmes de stockages</w:t>
            </w:r>
            <w:r w:rsidR="00D12D19">
              <w:rPr>
                <w:noProof/>
                <w:webHidden/>
              </w:rPr>
              <w:tab/>
            </w:r>
            <w:r w:rsidR="00D12D19">
              <w:rPr>
                <w:noProof/>
                <w:webHidden/>
              </w:rPr>
              <w:fldChar w:fldCharType="begin"/>
            </w:r>
            <w:r w:rsidR="00D12D19">
              <w:rPr>
                <w:noProof/>
                <w:webHidden/>
              </w:rPr>
              <w:instrText xml:space="preserve"> PAGEREF _Toc530927482 \h </w:instrText>
            </w:r>
            <w:r w:rsidR="00D12D19">
              <w:rPr>
                <w:noProof/>
                <w:webHidden/>
              </w:rPr>
            </w:r>
            <w:r w:rsidR="00D12D19">
              <w:rPr>
                <w:noProof/>
                <w:webHidden/>
              </w:rPr>
              <w:fldChar w:fldCharType="separate"/>
            </w:r>
            <w:r w:rsidR="00D12D19">
              <w:rPr>
                <w:noProof/>
                <w:webHidden/>
              </w:rPr>
              <w:t>23</w:t>
            </w:r>
            <w:r w:rsidR="00D12D19">
              <w:rPr>
                <w:noProof/>
                <w:webHidden/>
              </w:rPr>
              <w:fldChar w:fldCharType="end"/>
            </w:r>
          </w:hyperlink>
        </w:p>
        <w:p w14:paraId="35165643" w14:textId="75E2B1A2" w:rsidR="00D12D19" w:rsidRDefault="0088494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83" w:history="1">
            <w:r w:rsidR="00D12D19" w:rsidRPr="00563E66">
              <w:rPr>
                <w:rStyle w:val="Lienhypertexte"/>
                <w:noProof/>
              </w:rPr>
              <w:t>3.3.1</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Première génération – supports physiques</w:t>
            </w:r>
            <w:r w:rsidR="00D12D19">
              <w:rPr>
                <w:noProof/>
                <w:webHidden/>
              </w:rPr>
              <w:tab/>
            </w:r>
            <w:r w:rsidR="00D12D19">
              <w:rPr>
                <w:noProof/>
                <w:webHidden/>
              </w:rPr>
              <w:fldChar w:fldCharType="begin"/>
            </w:r>
            <w:r w:rsidR="00D12D19">
              <w:rPr>
                <w:noProof/>
                <w:webHidden/>
              </w:rPr>
              <w:instrText xml:space="preserve"> PAGEREF _Toc530927483 \h </w:instrText>
            </w:r>
            <w:r w:rsidR="00D12D19">
              <w:rPr>
                <w:noProof/>
                <w:webHidden/>
              </w:rPr>
            </w:r>
            <w:r w:rsidR="00D12D19">
              <w:rPr>
                <w:noProof/>
                <w:webHidden/>
              </w:rPr>
              <w:fldChar w:fldCharType="separate"/>
            </w:r>
            <w:r w:rsidR="00D12D19">
              <w:rPr>
                <w:noProof/>
                <w:webHidden/>
              </w:rPr>
              <w:t>23</w:t>
            </w:r>
            <w:r w:rsidR="00D12D19">
              <w:rPr>
                <w:noProof/>
                <w:webHidden/>
              </w:rPr>
              <w:fldChar w:fldCharType="end"/>
            </w:r>
          </w:hyperlink>
        </w:p>
        <w:p w14:paraId="34F81298" w14:textId="06386A2C" w:rsidR="00D12D19" w:rsidRDefault="0088494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84" w:history="1">
            <w:r w:rsidR="00D12D19" w:rsidRPr="00563E66">
              <w:rPr>
                <w:rStyle w:val="Lienhypertexte"/>
                <w:noProof/>
              </w:rPr>
              <w:t>3.3.1.1</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Le ruban perforé</w:t>
            </w:r>
            <w:r w:rsidR="00D12D19">
              <w:rPr>
                <w:noProof/>
                <w:webHidden/>
              </w:rPr>
              <w:tab/>
            </w:r>
            <w:r w:rsidR="00D12D19">
              <w:rPr>
                <w:noProof/>
                <w:webHidden/>
              </w:rPr>
              <w:fldChar w:fldCharType="begin"/>
            </w:r>
            <w:r w:rsidR="00D12D19">
              <w:rPr>
                <w:noProof/>
                <w:webHidden/>
              </w:rPr>
              <w:instrText xml:space="preserve"> PAGEREF _Toc530927484 \h </w:instrText>
            </w:r>
            <w:r w:rsidR="00D12D19">
              <w:rPr>
                <w:noProof/>
                <w:webHidden/>
              </w:rPr>
            </w:r>
            <w:r w:rsidR="00D12D19">
              <w:rPr>
                <w:noProof/>
                <w:webHidden/>
              </w:rPr>
              <w:fldChar w:fldCharType="separate"/>
            </w:r>
            <w:r w:rsidR="00D12D19">
              <w:rPr>
                <w:noProof/>
                <w:webHidden/>
              </w:rPr>
              <w:t>23</w:t>
            </w:r>
            <w:r w:rsidR="00D12D19">
              <w:rPr>
                <w:noProof/>
                <w:webHidden/>
              </w:rPr>
              <w:fldChar w:fldCharType="end"/>
            </w:r>
          </w:hyperlink>
        </w:p>
        <w:p w14:paraId="2BEE2B49" w14:textId="73298A44" w:rsidR="00D12D19" w:rsidRDefault="0088494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85" w:history="1">
            <w:r w:rsidR="00D12D19" w:rsidRPr="00563E66">
              <w:rPr>
                <w:rStyle w:val="Lienhypertexte"/>
                <w:noProof/>
              </w:rPr>
              <w:t>3.3.1.2</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La carte perforée</w:t>
            </w:r>
            <w:r w:rsidR="00D12D19">
              <w:rPr>
                <w:noProof/>
                <w:webHidden/>
              </w:rPr>
              <w:tab/>
            </w:r>
            <w:r w:rsidR="00D12D19">
              <w:rPr>
                <w:noProof/>
                <w:webHidden/>
              </w:rPr>
              <w:fldChar w:fldCharType="begin"/>
            </w:r>
            <w:r w:rsidR="00D12D19">
              <w:rPr>
                <w:noProof/>
                <w:webHidden/>
              </w:rPr>
              <w:instrText xml:space="preserve"> PAGEREF _Toc530927485 \h </w:instrText>
            </w:r>
            <w:r w:rsidR="00D12D19">
              <w:rPr>
                <w:noProof/>
                <w:webHidden/>
              </w:rPr>
            </w:r>
            <w:r w:rsidR="00D12D19">
              <w:rPr>
                <w:noProof/>
                <w:webHidden/>
              </w:rPr>
              <w:fldChar w:fldCharType="separate"/>
            </w:r>
            <w:r w:rsidR="00D12D19">
              <w:rPr>
                <w:noProof/>
                <w:webHidden/>
              </w:rPr>
              <w:t>23</w:t>
            </w:r>
            <w:r w:rsidR="00D12D19">
              <w:rPr>
                <w:noProof/>
                <w:webHidden/>
              </w:rPr>
              <w:fldChar w:fldCharType="end"/>
            </w:r>
          </w:hyperlink>
        </w:p>
        <w:p w14:paraId="6AFF4FBB" w14:textId="50B7441A" w:rsidR="00D12D19" w:rsidRDefault="0088494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86" w:history="1">
            <w:r w:rsidR="00D12D19" w:rsidRPr="00563E66">
              <w:rPr>
                <w:rStyle w:val="Lienhypertexte"/>
                <w:noProof/>
              </w:rPr>
              <w:t>3.3.2</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Deuxième génération – supports magnétiques</w:t>
            </w:r>
            <w:r w:rsidR="00D12D19">
              <w:rPr>
                <w:noProof/>
                <w:webHidden/>
              </w:rPr>
              <w:tab/>
            </w:r>
            <w:r w:rsidR="00D12D19">
              <w:rPr>
                <w:noProof/>
                <w:webHidden/>
              </w:rPr>
              <w:fldChar w:fldCharType="begin"/>
            </w:r>
            <w:r w:rsidR="00D12D19">
              <w:rPr>
                <w:noProof/>
                <w:webHidden/>
              </w:rPr>
              <w:instrText xml:space="preserve"> PAGEREF _Toc530927486 \h </w:instrText>
            </w:r>
            <w:r w:rsidR="00D12D19">
              <w:rPr>
                <w:noProof/>
                <w:webHidden/>
              </w:rPr>
            </w:r>
            <w:r w:rsidR="00D12D19">
              <w:rPr>
                <w:noProof/>
                <w:webHidden/>
              </w:rPr>
              <w:fldChar w:fldCharType="separate"/>
            </w:r>
            <w:r w:rsidR="00D12D19">
              <w:rPr>
                <w:noProof/>
                <w:webHidden/>
              </w:rPr>
              <w:t>24</w:t>
            </w:r>
            <w:r w:rsidR="00D12D19">
              <w:rPr>
                <w:noProof/>
                <w:webHidden/>
              </w:rPr>
              <w:fldChar w:fldCharType="end"/>
            </w:r>
          </w:hyperlink>
        </w:p>
        <w:p w14:paraId="5FA2AC52" w14:textId="70727B08" w:rsidR="00D12D19" w:rsidRDefault="0088494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87" w:history="1">
            <w:r w:rsidR="00D12D19" w:rsidRPr="00563E66">
              <w:rPr>
                <w:rStyle w:val="Lienhypertexte"/>
                <w:noProof/>
              </w:rPr>
              <w:t>3.3.2.1</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La bande magnétique</w:t>
            </w:r>
            <w:r w:rsidR="00D12D19">
              <w:rPr>
                <w:noProof/>
                <w:webHidden/>
              </w:rPr>
              <w:tab/>
            </w:r>
            <w:r w:rsidR="00D12D19">
              <w:rPr>
                <w:noProof/>
                <w:webHidden/>
              </w:rPr>
              <w:fldChar w:fldCharType="begin"/>
            </w:r>
            <w:r w:rsidR="00D12D19">
              <w:rPr>
                <w:noProof/>
                <w:webHidden/>
              </w:rPr>
              <w:instrText xml:space="preserve"> PAGEREF _Toc530927487 \h </w:instrText>
            </w:r>
            <w:r w:rsidR="00D12D19">
              <w:rPr>
                <w:noProof/>
                <w:webHidden/>
              </w:rPr>
            </w:r>
            <w:r w:rsidR="00D12D19">
              <w:rPr>
                <w:noProof/>
                <w:webHidden/>
              </w:rPr>
              <w:fldChar w:fldCharType="separate"/>
            </w:r>
            <w:r w:rsidR="00D12D19">
              <w:rPr>
                <w:noProof/>
                <w:webHidden/>
              </w:rPr>
              <w:t>24</w:t>
            </w:r>
            <w:r w:rsidR="00D12D19">
              <w:rPr>
                <w:noProof/>
                <w:webHidden/>
              </w:rPr>
              <w:fldChar w:fldCharType="end"/>
            </w:r>
          </w:hyperlink>
        </w:p>
        <w:p w14:paraId="7EB9BB7F" w14:textId="6D76FA29" w:rsidR="00D12D19" w:rsidRDefault="0088494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88" w:history="1">
            <w:r w:rsidR="00D12D19" w:rsidRPr="00563E66">
              <w:rPr>
                <w:rStyle w:val="Lienhypertexte"/>
                <w:noProof/>
              </w:rPr>
              <w:t>3.3.2.2</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La cassette audio</w:t>
            </w:r>
            <w:r w:rsidR="00D12D19">
              <w:rPr>
                <w:noProof/>
                <w:webHidden/>
              </w:rPr>
              <w:tab/>
            </w:r>
            <w:r w:rsidR="00D12D19">
              <w:rPr>
                <w:noProof/>
                <w:webHidden/>
              </w:rPr>
              <w:fldChar w:fldCharType="begin"/>
            </w:r>
            <w:r w:rsidR="00D12D19">
              <w:rPr>
                <w:noProof/>
                <w:webHidden/>
              </w:rPr>
              <w:instrText xml:space="preserve"> PAGEREF _Toc530927488 \h </w:instrText>
            </w:r>
            <w:r w:rsidR="00D12D19">
              <w:rPr>
                <w:noProof/>
                <w:webHidden/>
              </w:rPr>
            </w:r>
            <w:r w:rsidR="00D12D19">
              <w:rPr>
                <w:noProof/>
                <w:webHidden/>
              </w:rPr>
              <w:fldChar w:fldCharType="separate"/>
            </w:r>
            <w:r w:rsidR="00D12D19">
              <w:rPr>
                <w:noProof/>
                <w:webHidden/>
              </w:rPr>
              <w:t>24</w:t>
            </w:r>
            <w:r w:rsidR="00D12D19">
              <w:rPr>
                <w:noProof/>
                <w:webHidden/>
              </w:rPr>
              <w:fldChar w:fldCharType="end"/>
            </w:r>
          </w:hyperlink>
        </w:p>
        <w:p w14:paraId="365B050D" w14:textId="75E7EB54" w:rsidR="00D12D19" w:rsidRDefault="0088494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89" w:history="1">
            <w:r w:rsidR="00D12D19" w:rsidRPr="00563E66">
              <w:rPr>
                <w:rStyle w:val="Lienhypertexte"/>
                <w:noProof/>
              </w:rPr>
              <w:t>3.3.2.3</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La cassette vidéo</w:t>
            </w:r>
            <w:r w:rsidR="00D12D19">
              <w:rPr>
                <w:noProof/>
                <w:webHidden/>
              </w:rPr>
              <w:tab/>
            </w:r>
            <w:r w:rsidR="00D12D19">
              <w:rPr>
                <w:noProof/>
                <w:webHidden/>
              </w:rPr>
              <w:fldChar w:fldCharType="begin"/>
            </w:r>
            <w:r w:rsidR="00D12D19">
              <w:rPr>
                <w:noProof/>
                <w:webHidden/>
              </w:rPr>
              <w:instrText xml:space="preserve"> PAGEREF _Toc530927489 \h </w:instrText>
            </w:r>
            <w:r w:rsidR="00D12D19">
              <w:rPr>
                <w:noProof/>
                <w:webHidden/>
              </w:rPr>
            </w:r>
            <w:r w:rsidR="00D12D19">
              <w:rPr>
                <w:noProof/>
                <w:webHidden/>
              </w:rPr>
              <w:fldChar w:fldCharType="separate"/>
            </w:r>
            <w:r w:rsidR="00D12D19">
              <w:rPr>
                <w:noProof/>
                <w:webHidden/>
              </w:rPr>
              <w:t>24</w:t>
            </w:r>
            <w:r w:rsidR="00D12D19">
              <w:rPr>
                <w:noProof/>
                <w:webHidden/>
              </w:rPr>
              <w:fldChar w:fldCharType="end"/>
            </w:r>
          </w:hyperlink>
        </w:p>
        <w:p w14:paraId="5CDD9EC2" w14:textId="7B89768A" w:rsidR="00D12D19" w:rsidRDefault="0088494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90" w:history="1">
            <w:r w:rsidR="00D12D19" w:rsidRPr="00563E66">
              <w:rPr>
                <w:rStyle w:val="Lienhypertexte"/>
                <w:noProof/>
              </w:rPr>
              <w:t>3.3.2.4</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Le disque dur</w:t>
            </w:r>
            <w:r w:rsidR="00D12D19">
              <w:rPr>
                <w:noProof/>
                <w:webHidden/>
              </w:rPr>
              <w:tab/>
            </w:r>
            <w:r w:rsidR="00D12D19">
              <w:rPr>
                <w:noProof/>
                <w:webHidden/>
              </w:rPr>
              <w:fldChar w:fldCharType="begin"/>
            </w:r>
            <w:r w:rsidR="00D12D19">
              <w:rPr>
                <w:noProof/>
                <w:webHidden/>
              </w:rPr>
              <w:instrText xml:space="preserve"> PAGEREF _Toc530927490 \h </w:instrText>
            </w:r>
            <w:r w:rsidR="00D12D19">
              <w:rPr>
                <w:noProof/>
                <w:webHidden/>
              </w:rPr>
            </w:r>
            <w:r w:rsidR="00D12D19">
              <w:rPr>
                <w:noProof/>
                <w:webHidden/>
              </w:rPr>
              <w:fldChar w:fldCharType="separate"/>
            </w:r>
            <w:r w:rsidR="00D12D19">
              <w:rPr>
                <w:noProof/>
                <w:webHidden/>
              </w:rPr>
              <w:t>24</w:t>
            </w:r>
            <w:r w:rsidR="00D12D19">
              <w:rPr>
                <w:noProof/>
                <w:webHidden/>
              </w:rPr>
              <w:fldChar w:fldCharType="end"/>
            </w:r>
          </w:hyperlink>
        </w:p>
        <w:p w14:paraId="3D206CEA" w14:textId="1B8C1930" w:rsidR="00D12D19" w:rsidRDefault="0088494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91" w:history="1">
            <w:r w:rsidR="00D12D19" w:rsidRPr="00563E66">
              <w:rPr>
                <w:rStyle w:val="Lienhypertexte"/>
                <w:noProof/>
              </w:rPr>
              <w:t>3.3.2.5</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La disquette</w:t>
            </w:r>
            <w:r w:rsidR="00D12D19">
              <w:rPr>
                <w:noProof/>
                <w:webHidden/>
              </w:rPr>
              <w:tab/>
            </w:r>
            <w:r w:rsidR="00D12D19">
              <w:rPr>
                <w:noProof/>
                <w:webHidden/>
              </w:rPr>
              <w:fldChar w:fldCharType="begin"/>
            </w:r>
            <w:r w:rsidR="00D12D19">
              <w:rPr>
                <w:noProof/>
                <w:webHidden/>
              </w:rPr>
              <w:instrText xml:space="preserve"> PAGEREF _Toc530927491 \h </w:instrText>
            </w:r>
            <w:r w:rsidR="00D12D19">
              <w:rPr>
                <w:noProof/>
                <w:webHidden/>
              </w:rPr>
            </w:r>
            <w:r w:rsidR="00D12D19">
              <w:rPr>
                <w:noProof/>
                <w:webHidden/>
              </w:rPr>
              <w:fldChar w:fldCharType="separate"/>
            </w:r>
            <w:r w:rsidR="00D12D19">
              <w:rPr>
                <w:noProof/>
                <w:webHidden/>
              </w:rPr>
              <w:t>25</w:t>
            </w:r>
            <w:r w:rsidR="00D12D19">
              <w:rPr>
                <w:noProof/>
                <w:webHidden/>
              </w:rPr>
              <w:fldChar w:fldCharType="end"/>
            </w:r>
          </w:hyperlink>
        </w:p>
        <w:p w14:paraId="1FFF3130" w14:textId="0239AE17" w:rsidR="00D12D19" w:rsidRDefault="0088494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92" w:history="1">
            <w:r w:rsidR="00D12D19" w:rsidRPr="00563E66">
              <w:rPr>
                <w:rStyle w:val="Lienhypertexte"/>
                <w:noProof/>
              </w:rPr>
              <w:t>3.3.3</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Troisième génération – supports optiques</w:t>
            </w:r>
            <w:r w:rsidR="00D12D19">
              <w:rPr>
                <w:noProof/>
                <w:webHidden/>
              </w:rPr>
              <w:tab/>
            </w:r>
            <w:r w:rsidR="00D12D19">
              <w:rPr>
                <w:noProof/>
                <w:webHidden/>
              </w:rPr>
              <w:fldChar w:fldCharType="begin"/>
            </w:r>
            <w:r w:rsidR="00D12D19">
              <w:rPr>
                <w:noProof/>
                <w:webHidden/>
              </w:rPr>
              <w:instrText xml:space="preserve"> PAGEREF _Toc530927492 \h </w:instrText>
            </w:r>
            <w:r w:rsidR="00D12D19">
              <w:rPr>
                <w:noProof/>
                <w:webHidden/>
              </w:rPr>
            </w:r>
            <w:r w:rsidR="00D12D19">
              <w:rPr>
                <w:noProof/>
                <w:webHidden/>
              </w:rPr>
              <w:fldChar w:fldCharType="separate"/>
            </w:r>
            <w:r w:rsidR="00D12D19">
              <w:rPr>
                <w:noProof/>
                <w:webHidden/>
              </w:rPr>
              <w:t>25</w:t>
            </w:r>
            <w:r w:rsidR="00D12D19">
              <w:rPr>
                <w:noProof/>
                <w:webHidden/>
              </w:rPr>
              <w:fldChar w:fldCharType="end"/>
            </w:r>
          </w:hyperlink>
        </w:p>
        <w:p w14:paraId="1C0ED2A9" w14:textId="2CA438D0" w:rsidR="00D12D19" w:rsidRDefault="0088494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93" w:history="1">
            <w:r w:rsidR="00D12D19" w:rsidRPr="00563E66">
              <w:rPr>
                <w:rStyle w:val="Lienhypertexte"/>
                <w:noProof/>
              </w:rPr>
              <w:t>3.3.3.1</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Le disque compact</w:t>
            </w:r>
            <w:r w:rsidR="00D12D19">
              <w:rPr>
                <w:noProof/>
                <w:webHidden/>
              </w:rPr>
              <w:tab/>
            </w:r>
            <w:r w:rsidR="00D12D19">
              <w:rPr>
                <w:noProof/>
                <w:webHidden/>
              </w:rPr>
              <w:fldChar w:fldCharType="begin"/>
            </w:r>
            <w:r w:rsidR="00D12D19">
              <w:rPr>
                <w:noProof/>
                <w:webHidden/>
              </w:rPr>
              <w:instrText xml:space="preserve"> PAGEREF _Toc530927493 \h </w:instrText>
            </w:r>
            <w:r w:rsidR="00D12D19">
              <w:rPr>
                <w:noProof/>
                <w:webHidden/>
              </w:rPr>
            </w:r>
            <w:r w:rsidR="00D12D19">
              <w:rPr>
                <w:noProof/>
                <w:webHidden/>
              </w:rPr>
              <w:fldChar w:fldCharType="separate"/>
            </w:r>
            <w:r w:rsidR="00D12D19">
              <w:rPr>
                <w:noProof/>
                <w:webHidden/>
              </w:rPr>
              <w:t>25</w:t>
            </w:r>
            <w:r w:rsidR="00D12D19">
              <w:rPr>
                <w:noProof/>
                <w:webHidden/>
              </w:rPr>
              <w:fldChar w:fldCharType="end"/>
            </w:r>
          </w:hyperlink>
        </w:p>
        <w:p w14:paraId="7FB45729" w14:textId="0C0378F5" w:rsidR="00D12D19" w:rsidRDefault="0088494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94" w:history="1">
            <w:r w:rsidR="00D12D19" w:rsidRPr="00563E66">
              <w:rPr>
                <w:rStyle w:val="Lienhypertexte"/>
                <w:noProof/>
              </w:rPr>
              <w:t>3.3.3.2</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Le DVD</w:t>
            </w:r>
            <w:r w:rsidR="00D12D19">
              <w:rPr>
                <w:noProof/>
                <w:webHidden/>
              </w:rPr>
              <w:tab/>
            </w:r>
            <w:r w:rsidR="00D12D19">
              <w:rPr>
                <w:noProof/>
                <w:webHidden/>
              </w:rPr>
              <w:fldChar w:fldCharType="begin"/>
            </w:r>
            <w:r w:rsidR="00D12D19">
              <w:rPr>
                <w:noProof/>
                <w:webHidden/>
              </w:rPr>
              <w:instrText xml:space="preserve"> PAGEREF _Toc530927494 \h </w:instrText>
            </w:r>
            <w:r w:rsidR="00D12D19">
              <w:rPr>
                <w:noProof/>
                <w:webHidden/>
              </w:rPr>
            </w:r>
            <w:r w:rsidR="00D12D19">
              <w:rPr>
                <w:noProof/>
                <w:webHidden/>
              </w:rPr>
              <w:fldChar w:fldCharType="separate"/>
            </w:r>
            <w:r w:rsidR="00D12D19">
              <w:rPr>
                <w:noProof/>
                <w:webHidden/>
              </w:rPr>
              <w:t>25</w:t>
            </w:r>
            <w:r w:rsidR="00D12D19">
              <w:rPr>
                <w:noProof/>
                <w:webHidden/>
              </w:rPr>
              <w:fldChar w:fldCharType="end"/>
            </w:r>
          </w:hyperlink>
        </w:p>
        <w:p w14:paraId="4480C1D2" w14:textId="7B11DEC6" w:rsidR="00D12D19" w:rsidRDefault="0088494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95" w:history="1">
            <w:r w:rsidR="00D12D19" w:rsidRPr="00563E66">
              <w:rPr>
                <w:rStyle w:val="Lienhypertexte"/>
                <w:noProof/>
              </w:rPr>
              <w:t>3.3.3.3</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Le Blu-ray</w:t>
            </w:r>
            <w:r w:rsidR="00D12D19">
              <w:rPr>
                <w:noProof/>
                <w:webHidden/>
              </w:rPr>
              <w:tab/>
            </w:r>
            <w:r w:rsidR="00D12D19">
              <w:rPr>
                <w:noProof/>
                <w:webHidden/>
              </w:rPr>
              <w:fldChar w:fldCharType="begin"/>
            </w:r>
            <w:r w:rsidR="00D12D19">
              <w:rPr>
                <w:noProof/>
                <w:webHidden/>
              </w:rPr>
              <w:instrText xml:space="preserve"> PAGEREF _Toc530927495 \h </w:instrText>
            </w:r>
            <w:r w:rsidR="00D12D19">
              <w:rPr>
                <w:noProof/>
                <w:webHidden/>
              </w:rPr>
            </w:r>
            <w:r w:rsidR="00D12D19">
              <w:rPr>
                <w:noProof/>
                <w:webHidden/>
              </w:rPr>
              <w:fldChar w:fldCharType="separate"/>
            </w:r>
            <w:r w:rsidR="00D12D19">
              <w:rPr>
                <w:noProof/>
                <w:webHidden/>
              </w:rPr>
              <w:t>25</w:t>
            </w:r>
            <w:r w:rsidR="00D12D19">
              <w:rPr>
                <w:noProof/>
                <w:webHidden/>
              </w:rPr>
              <w:fldChar w:fldCharType="end"/>
            </w:r>
          </w:hyperlink>
        </w:p>
        <w:p w14:paraId="1A986DEF" w14:textId="1E40F152" w:rsidR="00D12D19" w:rsidRDefault="0088494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96" w:history="1">
            <w:r w:rsidR="00D12D19" w:rsidRPr="00563E66">
              <w:rPr>
                <w:rStyle w:val="Lienhypertexte"/>
                <w:noProof/>
              </w:rPr>
              <w:t>3.3.4</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Quatrième génération – supports numériques</w:t>
            </w:r>
            <w:r w:rsidR="00D12D19">
              <w:rPr>
                <w:noProof/>
                <w:webHidden/>
              </w:rPr>
              <w:tab/>
            </w:r>
            <w:r w:rsidR="00D12D19">
              <w:rPr>
                <w:noProof/>
                <w:webHidden/>
              </w:rPr>
              <w:fldChar w:fldCharType="begin"/>
            </w:r>
            <w:r w:rsidR="00D12D19">
              <w:rPr>
                <w:noProof/>
                <w:webHidden/>
              </w:rPr>
              <w:instrText xml:space="preserve"> PAGEREF _Toc530927496 \h </w:instrText>
            </w:r>
            <w:r w:rsidR="00D12D19">
              <w:rPr>
                <w:noProof/>
                <w:webHidden/>
              </w:rPr>
            </w:r>
            <w:r w:rsidR="00D12D19">
              <w:rPr>
                <w:noProof/>
                <w:webHidden/>
              </w:rPr>
              <w:fldChar w:fldCharType="separate"/>
            </w:r>
            <w:r w:rsidR="00D12D19">
              <w:rPr>
                <w:noProof/>
                <w:webHidden/>
              </w:rPr>
              <w:t>25</w:t>
            </w:r>
            <w:r w:rsidR="00D12D19">
              <w:rPr>
                <w:noProof/>
                <w:webHidden/>
              </w:rPr>
              <w:fldChar w:fldCharType="end"/>
            </w:r>
          </w:hyperlink>
        </w:p>
        <w:p w14:paraId="64BE18BA" w14:textId="4039BE4E" w:rsidR="00D12D19" w:rsidRDefault="0088494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497" w:history="1">
            <w:r w:rsidR="00D12D19" w:rsidRPr="00563E66">
              <w:rPr>
                <w:rStyle w:val="Lienhypertexte"/>
                <w:noProof/>
              </w:rPr>
              <w:t>3.3.4.1</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La clé USB</w:t>
            </w:r>
            <w:r w:rsidR="00D12D19">
              <w:rPr>
                <w:noProof/>
                <w:webHidden/>
              </w:rPr>
              <w:tab/>
            </w:r>
            <w:r w:rsidR="00D12D19">
              <w:rPr>
                <w:noProof/>
                <w:webHidden/>
              </w:rPr>
              <w:fldChar w:fldCharType="begin"/>
            </w:r>
            <w:r w:rsidR="00D12D19">
              <w:rPr>
                <w:noProof/>
                <w:webHidden/>
              </w:rPr>
              <w:instrText xml:space="preserve"> PAGEREF _Toc530927497 \h </w:instrText>
            </w:r>
            <w:r w:rsidR="00D12D19">
              <w:rPr>
                <w:noProof/>
                <w:webHidden/>
              </w:rPr>
            </w:r>
            <w:r w:rsidR="00D12D19">
              <w:rPr>
                <w:noProof/>
                <w:webHidden/>
              </w:rPr>
              <w:fldChar w:fldCharType="separate"/>
            </w:r>
            <w:r w:rsidR="00D12D19">
              <w:rPr>
                <w:noProof/>
                <w:webHidden/>
              </w:rPr>
              <w:t>25</w:t>
            </w:r>
            <w:r w:rsidR="00D12D19">
              <w:rPr>
                <w:noProof/>
                <w:webHidden/>
              </w:rPr>
              <w:fldChar w:fldCharType="end"/>
            </w:r>
          </w:hyperlink>
        </w:p>
        <w:p w14:paraId="6BC78C88" w14:textId="5D867557" w:rsidR="00D12D19" w:rsidRDefault="00884944">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0927498" w:history="1">
            <w:r w:rsidR="00D12D19" w:rsidRPr="00563E66">
              <w:rPr>
                <w:rStyle w:val="Lienhypertexte"/>
                <w:noProof/>
              </w:rPr>
              <w:t>3.4</w:t>
            </w:r>
            <w:r w:rsidR="00D12D19">
              <w:rPr>
                <w:rFonts w:asciiTheme="minorHAnsi" w:eastAsiaTheme="minorEastAsia" w:hAnsiTheme="minorHAnsi" w:cstheme="minorBidi"/>
                <w:b w:val="0"/>
                <w:bCs w:val="0"/>
                <w:noProof/>
                <w:sz w:val="22"/>
                <w:szCs w:val="22"/>
                <w:shd w:val="clear" w:color="auto" w:fill="auto"/>
                <w:lang w:eastAsia="fr-CH"/>
              </w:rPr>
              <w:tab/>
            </w:r>
            <w:r w:rsidR="00D12D19" w:rsidRPr="00563E66">
              <w:rPr>
                <w:rStyle w:val="Lienhypertexte"/>
                <w:noProof/>
              </w:rPr>
              <w:t>Les types de sauvegardes</w:t>
            </w:r>
            <w:r w:rsidR="00D12D19">
              <w:rPr>
                <w:noProof/>
                <w:webHidden/>
              </w:rPr>
              <w:tab/>
            </w:r>
            <w:r w:rsidR="00D12D19">
              <w:rPr>
                <w:noProof/>
                <w:webHidden/>
              </w:rPr>
              <w:fldChar w:fldCharType="begin"/>
            </w:r>
            <w:r w:rsidR="00D12D19">
              <w:rPr>
                <w:noProof/>
                <w:webHidden/>
              </w:rPr>
              <w:instrText xml:space="preserve"> PAGEREF _Toc530927498 \h </w:instrText>
            </w:r>
            <w:r w:rsidR="00D12D19">
              <w:rPr>
                <w:noProof/>
                <w:webHidden/>
              </w:rPr>
            </w:r>
            <w:r w:rsidR="00D12D19">
              <w:rPr>
                <w:noProof/>
                <w:webHidden/>
              </w:rPr>
              <w:fldChar w:fldCharType="separate"/>
            </w:r>
            <w:r w:rsidR="00D12D19">
              <w:rPr>
                <w:noProof/>
                <w:webHidden/>
              </w:rPr>
              <w:t>26</w:t>
            </w:r>
            <w:r w:rsidR="00D12D19">
              <w:rPr>
                <w:noProof/>
                <w:webHidden/>
              </w:rPr>
              <w:fldChar w:fldCharType="end"/>
            </w:r>
          </w:hyperlink>
        </w:p>
        <w:p w14:paraId="61672C00" w14:textId="7AB45E9F" w:rsidR="00D12D19" w:rsidRDefault="0088494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499" w:history="1">
            <w:r w:rsidR="00D12D19" w:rsidRPr="00563E66">
              <w:rPr>
                <w:rStyle w:val="Lienhypertexte"/>
                <w:noProof/>
              </w:rPr>
              <w:t>3.4.1</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Sauvegarde complète</w:t>
            </w:r>
            <w:r w:rsidR="00D12D19">
              <w:rPr>
                <w:noProof/>
                <w:webHidden/>
              </w:rPr>
              <w:tab/>
            </w:r>
            <w:r w:rsidR="00D12D19">
              <w:rPr>
                <w:noProof/>
                <w:webHidden/>
              </w:rPr>
              <w:fldChar w:fldCharType="begin"/>
            </w:r>
            <w:r w:rsidR="00D12D19">
              <w:rPr>
                <w:noProof/>
                <w:webHidden/>
              </w:rPr>
              <w:instrText xml:space="preserve"> PAGEREF _Toc530927499 \h </w:instrText>
            </w:r>
            <w:r w:rsidR="00D12D19">
              <w:rPr>
                <w:noProof/>
                <w:webHidden/>
              </w:rPr>
            </w:r>
            <w:r w:rsidR="00D12D19">
              <w:rPr>
                <w:noProof/>
                <w:webHidden/>
              </w:rPr>
              <w:fldChar w:fldCharType="separate"/>
            </w:r>
            <w:r w:rsidR="00D12D19">
              <w:rPr>
                <w:noProof/>
                <w:webHidden/>
              </w:rPr>
              <w:t>26</w:t>
            </w:r>
            <w:r w:rsidR="00D12D19">
              <w:rPr>
                <w:noProof/>
                <w:webHidden/>
              </w:rPr>
              <w:fldChar w:fldCharType="end"/>
            </w:r>
          </w:hyperlink>
        </w:p>
        <w:p w14:paraId="4E0FD9BC" w14:textId="4CE3460C" w:rsidR="00D12D19" w:rsidRDefault="0088494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500" w:history="1">
            <w:r w:rsidR="00D12D19" w:rsidRPr="00563E66">
              <w:rPr>
                <w:rStyle w:val="Lienhypertexte"/>
                <w:noProof/>
              </w:rPr>
              <w:t>3.4.1.1</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Point positif :</w:t>
            </w:r>
            <w:r w:rsidR="00D12D19">
              <w:rPr>
                <w:noProof/>
                <w:webHidden/>
              </w:rPr>
              <w:tab/>
            </w:r>
            <w:r w:rsidR="00D12D19">
              <w:rPr>
                <w:noProof/>
                <w:webHidden/>
              </w:rPr>
              <w:fldChar w:fldCharType="begin"/>
            </w:r>
            <w:r w:rsidR="00D12D19">
              <w:rPr>
                <w:noProof/>
                <w:webHidden/>
              </w:rPr>
              <w:instrText xml:space="preserve"> PAGEREF _Toc530927500 \h </w:instrText>
            </w:r>
            <w:r w:rsidR="00D12D19">
              <w:rPr>
                <w:noProof/>
                <w:webHidden/>
              </w:rPr>
            </w:r>
            <w:r w:rsidR="00D12D19">
              <w:rPr>
                <w:noProof/>
                <w:webHidden/>
              </w:rPr>
              <w:fldChar w:fldCharType="separate"/>
            </w:r>
            <w:r w:rsidR="00D12D19">
              <w:rPr>
                <w:noProof/>
                <w:webHidden/>
              </w:rPr>
              <w:t>26</w:t>
            </w:r>
            <w:r w:rsidR="00D12D19">
              <w:rPr>
                <w:noProof/>
                <w:webHidden/>
              </w:rPr>
              <w:fldChar w:fldCharType="end"/>
            </w:r>
          </w:hyperlink>
        </w:p>
        <w:p w14:paraId="5120E40D" w14:textId="2413394A" w:rsidR="00D12D19" w:rsidRDefault="0088494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501" w:history="1">
            <w:r w:rsidR="00D12D19" w:rsidRPr="00563E66">
              <w:rPr>
                <w:rStyle w:val="Lienhypertexte"/>
                <w:noProof/>
              </w:rPr>
              <w:t>3.4.1.2</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Point Négatif :</w:t>
            </w:r>
            <w:r w:rsidR="00D12D19">
              <w:rPr>
                <w:noProof/>
                <w:webHidden/>
              </w:rPr>
              <w:tab/>
            </w:r>
            <w:r w:rsidR="00D12D19">
              <w:rPr>
                <w:noProof/>
                <w:webHidden/>
              </w:rPr>
              <w:fldChar w:fldCharType="begin"/>
            </w:r>
            <w:r w:rsidR="00D12D19">
              <w:rPr>
                <w:noProof/>
                <w:webHidden/>
              </w:rPr>
              <w:instrText xml:space="preserve"> PAGEREF _Toc530927501 \h </w:instrText>
            </w:r>
            <w:r w:rsidR="00D12D19">
              <w:rPr>
                <w:noProof/>
                <w:webHidden/>
              </w:rPr>
            </w:r>
            <w:r w:rsidR="00D12D19">
              <w:rPr>
                <w:noProof/>
                <w:webHidden/>
              </w:rPr>
              <w:fldChar w:fldCharType="separate"/>
            </w:r>
            <w:r w:rsidR="00D12D19">
              <w:rPr>
                <w:noProof/>
                <w:webHidden/>
              </w:rPr>
              <w:t>26</w:t>
            </w:r>
            <w:r w:rsidR="00D12D19">
              <w:rPr>
                <w:noProof/>
                <w:webHidden/>
              </w:rPr>
              <w:fldChar w:fldCharType="end"/>
            </w:r>
          </w:hyperlink>
        </w:p>
        <w:p w14:paraId="75D9AFFE" w14:textId="7A17FAAA" w:rsidR="00D12D19" w:rsidRDefault="0088494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502" w:history="1">
            <w:r w:rsidR="00D12D19" w:rsidRPr="00563E66">
              <w:rPr>
                <w:rStyle w:val="Lienhypertexte"/>
                <w:noProof/>
              </w:rPr>
              <w:t>3.4.2</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Sauvegarde incrémentale</w:t>
            </w:r>
            <w:r w:rsidR="00D12D19">
              <w:rPr>
                <w:noProof/>
                <w:webHidden/>
              </w:rPr>
              <w:tab/>
            </w:r>
            <w:r w:rsidR="00D12D19">
              <w:rPr>
                <w:noProof/>
                <w:webHidden/>
              </w:rPr>
              <w:fldChar w:fldCharType="begin"/>
            </w:r>
            <w:r w:rsidR="00D12D19">
              <w:rPr>
                <w:noProof/>
                <w:webHidden/>
              </w:rPr>
              <w:instrText xml:space="preserve"> PAGEREF _Toc530927502 \h </w:instrText>
            </w:r>
            <w:r w:rsidR="00D12D19">
              <w:rPr>
                <w:noProof/>
                <w:webHidden/>
              </w:rPr>
            </w:r>
            <w:r w:rsidR="00D12D19">
              <w:rPr>
                <w:noProof/>
                <w:webHidden/>
              </w:rPr>
              <w:fldChar w:fldCharType="separate"/>
            </w:r>
            <w:r w:rsidR="00D12D19">
              <w:rPr>
                <w:noProof/>
                <w:webHidden/>
              </w:rPr>
              <w:t>26</w:t>
            </w:r>
            <w:r w:rsidR="00D12D19">
              <w:rPr>
                <w:noProof/>
                <w:webHidden/>
              </w:rPr>
              <w:fldChar w:fldCharType="end"/>
            </w:r>
          </w:hyperlink>
        </w:p>
        <w:p w14:paraId="3B41AB58" w14:textId="42E3A2F4" w:rsidR="00D12D19" w:rsidRDefault="0088494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503" w:history="1">
            <w:r w:rsidR="00D12D19" w:rsidRPr="00563E66">
              <w:rPr>
                <w:rStyle w:val="Lienhypertexte"/>
                <w:noProof/>
              </w:rPr>
              <w:t>3.4.2.1</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Point positif :</w:t>
            </w:r>
            <w:r w:rsidR="00D12D19">
              <w:rPr>
                <w:noProof/>
                <w:webHidden/>
              </w:rPr>
              <w:tab/>
            </w:r>
            <w:r w:rsidR="00D12D19">
              <w:rPr>
                <w:noProof/>
                <w:webHidden/>
              </w:rPr>
              <w:fldChar w:fldCharType="begin"/>
            </w:r>
            <w:r w:rsidR="00D12D19">
              <w:rPr>
                <w:noProof/>
                <w:webHidden/>
              </w:rPr>
              <w:instrText xml:space="preserve"> PAGEREF _Toc530927503 \h </w:instrText>
            </w:r>
            <w:r w:rsidR="00D12D19">
              <w:rPr>
                <w:noProof/>
                <w:webHidden/>
              </w:rPr>
            </w:r>
            <w:r w:rsidR="00D12D19">
              <w:rPr>
                <w:noProof/>
                <w:webHidden/>
              </w:rPr>
              <w:fldChar w:fldCharType="separate"/>
            </w:r>
            <w:r w:rsidR="00D12D19">
              <w:rPr>
                <w:noProof/>
                <w:webHidden/>
              </w:rPr>
              <w:t>26</w:t>
            </w:r>
            <w:r w:rsidR="00D12D19">
              <w:rPr>
                <w:noProof/>
                <w:webHidden/>
              </w:rPr>
              <w:fldChar w:fldCharType="end"/>
            </w:r>
          </w:hyperlink>
        </w:p>
        <w:p w14:paraId="61572369" w14:textId="4E846359" w:rsidR="00D12D19" w:rsidRDefault="0088494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504" w:history="1">
            <w:r w:rsidR="00D12D19" w:rsidRPr="00563E66">
              <w:rPr>
                <w:rStyle w:val="Lienhypertexte"/>
                <w:noProof/>
              </w:rPr>
              <w:t>3.4.2.2</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Point Négatif :</w:t>
            </w:r>
            <w:r w:rsidR="00D12D19">
              <w:rPr>
                <w:noProof/>
                <w:webHidden/>
              </w:rPr>
              <w:tab/>
            </w:r>
            <w:r w:rsidR="00D12D19">
              <w:rPr>
                <w:noProof/>
                <w:webHidden/>
              </w:rPr>
              <w:fldChar w:fldCharType="begin"/>
            </w:r>
            <w:r w:rsidR="00D12D19">
              <w:rPr>
                <w:noProof/>
                <w:webHidden/>
              </w:rPr>
              <w:instrText xml:space="preserve"> PAGEREF _Toc530927504 \h </w:instrText>
            </w:r>
            <w:r w:rsidR="00D12D19">
              <w:rPr>
                <w:noProof/>
                <w:webHidden/>
              </w:rPr>
            </w:r>
            <w:r w:rsidR="00D12D19">
              <w:rPr>
                <w:noProof/>
                <w:webHidden/>
              </w:rPr>
              <w:fldChar w:fldCharType="separate"/>
            </w:r>
            <w:r w:rsidR="00D12D19">
              <w:rPr>
                <w:noProof/>
                <w:webHidden/>
              </w:rPr>
              <w:t>26</w:t>
            </w:r>
            <w:r w:rsidR="00D12D19">
              <w:rPr>
                <w:noProof/>
                <w:webHidden/>
              </w:rPr>
              <w:fldChar w:fldCharType="end"/>
            </w:r>
          </w:hyperlink>
        </w:p>
        <w:p w14:paraId="66F6682E" w14:textId="3F0B0996" w:rsidR="00D12D19" w:rsidRDefault="0088494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505" w:history="1">
            <w:r w:rsidR="00D12D19" w:rsidRPr="00563E66">
              <w:rPr>
                <w:rStyle w:val="Lienhypertexte"/>
                <w:noProof/>
              </w:rPr>
              <w:t>3.4.3</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Sauvegarde différentielle</w:t>
            </w:r>
            <w:r w:rsidR="00D12D19">
              <w:rPr>
                <w:noProof/>
                <w:webHidden/>
              </w:rPr>
              <w:tab/>
            </w:r>
            <w:r w:rsidR="00D12D19">
              <w:rPr>
                <w:noProof/>
                <w:webHidden/>
              </w:rPr>
              <w:fldChar w:fldCharType="begin"/>
            </w:r>
            <w:r w:rsidR="00D12D19">
              <w:rPr>
                <w:noProof/>
                <w:webHidden/>
              </w:rPr>
              <w:instrText xml:space="preserve"> PAGEREF _Toc530927505 \h </w:instrText>
            </w:r>
            <w:r w:rsidR="00D12D19">
              <w:rPr>
                <w:noProof/>
                <w:webHidden/>
              </w:rPr>
            </w:r>
            <w:r w:rsidR="00D12D19">
              <w:rPr>
                <w:noProof/>
                <w:webHidden/>
              </w:rPr>
              <w:fldChar w:fldCharType="separate"/>
            </w:r>
            <w:r w:rsidR="00D12D19">
              <w:rPr>
                <w:noProof/>
                <w:webHidden/>
              </w:rPr>
              <w:t>27</w:t>
            </w:r>
            <w:r w:rsidR="00D12D19">
              <w:rPr>
                <w:noProof/>
                <w:webHidden/>
              </w:rPr>
              <w:fldChar w:fldCharType="end"/>
            </w:r>
          </w:hyperlink>
        </w:p>
        <w:p w14:paraId="1607A247" w14:textId="1FBB0E10" w:rsidR="00D12D19" w:rsidRDefault="0088494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506" w:history="1">
            <w:r w:rsidR="00D12D19" w:rsidRPr="00563E66">
              <w:rPr>
                <w:rStyle w:val="Lienhypertexte"/>
                <w:noProof/>
              </w:rPr>
              <w:t>3.4.4</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Sauvegarde décrémentale</w:t>
            </w:r>
            <w:r w:rsidR="00D12D19">
              <w:rPr>
                <w:noProof/>
                <w:webHidden/>
              </w:rPr>
              <w:tab/>
            </w:r>
            <w:r w:rsidR="00D12D19">
              <w:rPr>
                <w:noProof/>
                <w:webHidden/>
              </w:rPr>
              <w:fldChar w:fldCharType="begin"/>
            </w:r>
            <w:r w:rsidR="00D12D19">
              <w:rPr>
                <w:noProof/>
                <w:webHidden/>
              </w:rPr>
              <w:instrText xml:space="preserve"> PAGEREF _Toc530927506 \h </w:instrText>
            </w:r>
            <w:r w:rsidR="00D12D19">
              <w:rPr>
                <w:noProof/>
                <w:webHidden/>
              </w:rPr>
            </w:r>
            <w:r w:rsidR="00D12D19">
              <w:rPr>
                <w:noProof/>
                <w:webHidden/>
              </w:rPr>
              <w:fldChar w:fldCharType="separate"/>
            </w:r>
            <w:r w:rsidR="00D12D19">
              <w:rPr>
                <w:noProof/>
                <w:webHidden/>
              </w:rPr>
              <w:t>27</w:t>
            </w:r>
            <w:r w:rsidR="00D12D19">
              <w:rPr>
                <w:noProof/>
                <w:webHidden/>
              </w:rPr>
              <w:fldChar w:fldCharType="end"/>
            </w:r>
          </w:hyperlink>
        </w:p>
        <w:p w14:paraId="3DE9310B" w14:textId="17878110" w:rsidR="00D12D19" w:rsidRDefault="00884944">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0927507" w:history="1">
            <w:r w:rsidR="00D12D19" w:rsidRPr="00563E66">
              <w:rPr>
                <w:rStyle w:val="Lienhypertexte"/>
                <w:noProof/>
              </w:rPr>
              <w:t>3.5</w:t>
            </w:r>
            <w:r w:rsidR="00D12D19">
              <w:rPr>
                <w:rFonts w:asciiTheme="minorHAnsi" w:eastAsiaTheme="minorEastAsia" w:hAnsiTheme="minorHAnsi" w:cstheme="minorBidi"/>
                <w:b w:val="0"/>
                <w:bCs w:val="0"/>
                <w:noProof/>
                <w:sz w:val="22"/>
                <w:szCs w:val="22"/>
                <w:shd w:val="clear" w:color="auto" w:fill="auto"/>
                <w:lang w:eastAsia="fr-CH"/>
              </w:rPr>
              <w:tab/>
            </w:r>
            <w:r w:rsidR="00D12D19" w:rsidRPr="00563E66">
              <w:rPr>
                <w:rStyle w:val="Lienhypertexte"/>
                <w:noProof/>
              </w:rPr>
              <w:t>Onduleurs – UPS</w:t>
            </w:r>
            <w:r w:rsidR="00D12D19">
              <w:rPr>
                <w:noProof/>
                <w:webHidden/>
              </w:rPr>
              <w:tab/>
            </w:r>
            <w:r w:rsidR="00D12D19">
              <w:rPr>
                <w:noProof/>
                <w:webHidden/>
              </w:rPr>
              <w:fldChar w:fldCharType="begin"/>
            </w:r>
            <w:r w:rsidR="00D12D19">
              <w:rPr>
                <w:noProof/>
                <w:webHidden/>
              </w:rPr>
              <w:instrText xml:space="preserve"> PAGEREF _Toc530927507 \h </w:instrText>
            </w:r>
            <w:r w:rsidR="00D12D19">
              <w:rPr>
                <w:noProof/>
                <w:webHidden/>
              </w:rPr>
            </w:r>
            <w:r w:rsidR="00D12D19">
              <w:rPr>
                <w:noProof/>
                <w:webHidden/>
              </w:rPr>
              <w:fldChar w:fldCharType="separate"/>
            </w:r>
            <w:r w:rsidR="00D12D19">
              <w:rPr>
                <w:noProof/>
                <w:webHidden/>
              </w:rPr>
              <w:t>27</w:t>
            </w:r>
            <w:r w:rsidR="00D12D19">
              <w:rPr>
                <w:noProof/>
                <w:webHidden/>
              </w:rPr>
              <w:fldChar w:fldCharType="end"/>
            </w:r>
          </w:hyperlink>
        </w:p>
        <w:p w14:paraId="360B5621" w14:textId="76A670B3" w:rsidR="00D12D19" w:rsidRDefault="0088494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508" w:history="1">
            <w:r w:rsidR="00D12D19" w:rsidRPr="00563E66">
              <w:rPr>
                <w:rStyle w:val="Lienhypertexte"/>
                <w:noProof/>
              </w:rPr>
              <w:t>3.5.1</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Types d’UPS</w:t>
            </w:r>
            <w:r w:rsidR="00D12D19">
              <w:rPr>
                <w:noProof/>
                <w:webHidden/>
              </w:rPr>
              <w:tab/>
            </w:r>
            <w:r w:rsidR="00D12D19">
              <w:rPr>
                <w:noProof/>
                <w:webHidden/>
              </w:rPr>
              <w:fldChar w:fldCharType="begin"/>
            </w:r>
            <w:r w:rsidR="00D12D19">
              <w:rPr>
                <w:noProof/>
                <w:webHidden/>
              </w:rPr>
              <w:instrText xml:space="preserve"> PAGEREF _Toc530927508 \h </w:instrText>
            </w:r>
            <w:r w:rsidR="00D12D19">
              <w:rPr>
                <w:noProof/>
                <w:webHidden/>
              </w:rPr>
            </w:r>
            <w:r w:rsidR="00D12D19">
              <w:rPr>
                <w:noProof/>
                <w:webHidden/>
              </w:rPr>
              <w:fldChar w:fldCharType="separate"/>
            </w:r>
            <w:r w:rsidR="00D12D19">
              <w:rPr>
                <w:noProof/>
                <w:webHidden/>
              </w:rPr>
              <w:t>27</w:t>
            </w:r>
            <w:r w:rsidR="00D12D19">
              <w:rPr>
                <w:noProof/>
                <w:webHidden/>
              </w:rPr>
              <w:fldChar w:fldCharType="end"/>
            </w:r>
          </w:hyperlink>
        </w:p>
        <w:p w14:paraId="6BF3EF60" w14:textId="29D83DC4" w:rsidR="00D12D19" w:rsidRDefault="0088494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509" w:history="1">
            <w:r w:rsidR="00D12D19" w:rsidRPr="00563E66">
              <w:rPr>
                <w:rStyle w:val="Lienhypertexte"/>
                <w:noProof/>
              </w:rPr>
              <w:t>3.5.1.1</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Off-line (Passive Standby)</w:t>
            </w:r>
            <w:r w:rsidR="00D12D19">
              <w:rPr>
                <w:noProof/>
                <w:webHidden/>
              </w:rPr>
              <w:tab/>
            </w:r>
            <w:r w:rsidR="00D12D19">
              <w:rPr>
                <w:noProof/>
                <w:webHidden/>
              </w:rPr>
              <w:fldChar w:fldCharType="begin"/>
            </w:r>
            <w:r w:rsidR="00D12D19">
              <w:rPr>
                <w:noProof/>
                <w:webHidden/>
              </w:rPr>
              <w:instrText xml:space="preserve"> PAGEREF _Toc530927509 \h </w:instrText>
            </w:r>
            <w:r w:rsidR="00D12D19">
              <w:rPr>
                <w:noProof/>
                <w:webHidden/>
              </w:rPr>
            </w:r>
            <w:r w:rsidR="00D12D19">
              <w:rPr>
                <w:noProof/>
                <w:webHidden/>
              </w:rPr>
              <w:fldChar w:fldCharType="separate"/>
            </w:r>
            <w:r w:rsidR="00D12D19">
              <w:rPr>
                <w:noProof/>
                <w:webHidden/>
              </w:rPr>
              <w:t>27</w:t>
            </w:r>
            <w:r w:rsidR="00D12D19">
              <w:rPr>
                <w:noProof/>
                <w:webHidden/>
              </w:rPr>
              <w:fldChar w:fldCharType="end"/>
            </w:r>
          </w:hyperlink>
        </w:p>
        <w:p w14:paraId="08332958" w14:textId="1A2C3B1B" w:rsidR="00D12D19" w:rsidRDefault="0088494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510" w:history="1">
            <w:r w:rsidR="00D12D19" w:rsidRPr="00563E66">
              <w:rPr>
                <w:rStyle w:val="Lienhypertexte"/>
                <w:noProof/>
              </w:rPr>
              <w:t>3.5.1.2</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In-line (Line-Interactive):</w:t>
            </w:r>
            <w:r w:rsidR="00D12D19">
              <w:rPr>
                <w:noProof/>
                <w:webHidden/>
              </w:rPr>
              <w:tab/>
            </w:r>
            <w:r w:rsidR="00D12D19">
              <w:rPr>
                <w:noProof/>
                <w:webHidden/>
              </w:rPr>
              <w:fldChar w:fldCharType="begin"/>
            </w:r>
            <w:r w:rsidR="00D12D19">
              <w:rPr>
                <w:noProof/>
                <w:webHidden/>
              </w:rPr>
              <w:instrText xml:space="preserve"> PAGEREF _Toc530927510 \h </w:instrText>
            </w:r>
            <w:r w:rsidR="00D12D19">
              <w:rPr>
                <w:noProof/>
                <w:webHidden/>
              </w:rPr>
            </w:r>
            <w:r w:rsidR="00D12D19">
              <w:rPr>
                <w:noProof/>
                <w:webHidden/>
              </w:rPr>
              <w:fldChar w:fldCharType="separate"/>
            </w:r>
            <w:r w:rsidR="00D12D19">
              <w:rPr>
                <w:noProof/>
                <w:webHidden/>
              </w:rPr>
              <w:t>28</w:t>
            </w:r>
            <w:r w:rsidR="00D12D19">
              <w:rPr>
                <w:noProof/>
                <w:webHidden/>
              </w:rPr>
              <w:fldChar w:fldCharType="end"/>
            </w:r>
          </w:hyperlink>
        </w:p>
        <w:p w14:paraId="2DC5C500" w14:textId="15A0C633" w:rsidR="00D12D19" w:rsidRDefault="00884944">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30927511" w:history="1">
            <w:r w:rsidR="00D12D19" w:rsidRPr="00563E66">
              <w:rPr>
                <w:rStyle w:val="Lienhypertexte"/>
                <w:noProof/>
              </w:rPr>
              <w:t>3.5.1.3</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On-line (Double conversion)</w:t>
            </w:r>
            <w:r w:rsidR="00D12D19">
              <w:rPr>
                <w:noProof/>
                <w:webHidden/>
              </w:rPr>
              <w:tab/>
            </w:r>
            <w:r w:rsidR="00D12D19">
              <w:rPr>
                <w:noProof/>
                <w:webHidden/>
              </w:rPr>
              <w:fldChar w:fldCharType="begin"/>
            </w:r>
            <w:r w:rsidR="00D12D19">
              <w:rPr>
                <w:noProof/>
                <w:webHidden/>
              </w:rPr>
              <w:instrText xml:space="preserve"> PAGEREF _Toc530927511 \h </w:instrText>
            </w:r>
            <w:r w:rsidR="00D12D19">
              <w:rPr>
                <w:noProof/>
                <w:webHidden/>
              </w:rPr>
            </w:r>
            <w:r w:rsidR="00D12D19">
              <w:rPr>
                <w:noProof/>
                <w:webHidden/>
              </w:rPr>
              <w:fldChar w:fldCharType="separate"/>
            </w:r>
            <w:r w:rsidR="00D12D19">
              <w:rPr>
                <w:noProof/>
                <w:webHidden/>
              </w:rPr>
              <w:t>29</w:t>
            </w:r>
            <w:r w:rsidR="00D12D19">
              <w:rPr>
                <w:noProof/>
                <w:webHidden/>
              </w:rPr>
              <w:fldChar w:fldCharType="end"/>
            </w:r>
          </w:hyperlink>
        </w:p>
        <w:p w14:paraId="1723550A" w14:textId="6D1367D7" w:rsidR="00D12D19" w:rsidRDefault="0088494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512" w:history="1">
            <w:r w:rsidR="00D12D19" w:rsidRPr="00563E66">
              <w:rPr>
                <w:rStyle w:val="Lienhypertexte"/>
                <w:noProof/>
              </w:rPr>
              <w:t>3.5.2</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Comment choisir son Onduleur</w:t>
            </w:r>
            <w:r w:rsidR="00D12D19">
              <w:rPr>
                <w:noProof/>
                <w:webHidden/>
              </w:rPr>
              <w:tab/>
            </w:r>
            <w:r w:rsidR="00D12D19">
              <w:rPr>
                <w:noProof/>
                <w:webHidden/>
              </w:rPr>
              <w:fldChar w:fldCharType="begin"/>
            </w:r>
            <w:r w:rsidR="00D12D19">
              <w:rPr>
                <w:noProof/>
                <w:webHidden/>
              </w:rPr>
              <w:instrText xml:space="preserve"> PAGEREF _Toc530927512 \h </w:instrText>
            </w:r>
            <w:r w:rsidR="00D12D19">
              <w:rPr>
                <w:noProof/>
                <w:webHidden/>
              </w:rPr>
            </w:r>
            <w:r w:rsidR="00D12D19">
              <w:rPr>
                <w:noProof/>
                <w:webHidden/>
              </w:rPr>
              <w:fldChar w:fldCharType="separate"/>
            </w:r>
            <w:r w:rsidR="00D12D19">
              <w:rPr>
                <w:noProof/>
                <w:webHidden/>
              </w:rPr>
              <w:t>30</w:t>
            </w:r>
            <w:r w:rsidR="00D12D19">
              <w:rPr>
                <w:noProof/>
                <w:webHidden/>
              </w:rPr>
              <w:fldChar w:fldCharType="end"/>
            </w:r>
          </w:hyperlink>
        </w:p>
        <w:p w14:paraId="41821169" w14:textId="6D0048FA" w:rsidR="00D12D19" w:rsidRDefault="00884944">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30927513" w:history="1">
            <w:r w:rsidR="00D12D19" w:rsidRPr="00563E66">
              <w:rPr>
                <w:rStyle w:val="Lienhypertexte"/>
                <w:noProof/>
              </w:rPr>
              <w:t>3.6</w:t>
            </w:r>
            <w:r w:rsidR="00D12D19">
              <w:rPr>
                <w:rFonts w:asciiTheme="minorHAnsi" w:eastAsiaTheme="minorEastAsia" w:hAnsiTheme="minorHAnsi" w:cstheme="minorBidi"/>
                <w:b w:val="0"/>
                <w:bCs w:val="0"/>
                <w:noProof/>
                <w:sz w:val="22"/>
                <w:szCs w:val="22"/>
                <w:shd w:val="clear" w:color="auto" w:fill="auto"/>
                <w:lang w:eastAsia="fr-CH"/>
              </w:rPr>
              <w:tab/>
            </w:r>
            <w:r w:rsidR="00D12D19" w:rsidRPr="00563E66">
              <w:rPr>
                <w:rStyle w:val="Lienhypertexte"/>
                <w:noProof/>
              </w:rPr>
              <w:t>DRP – Plan de reprise d’activité</w:t>
            </w:r>
            <w:r w:rsidR="00D12D19">
              <w:rPr>
                <w:noProof/>
                <w:webHidden/>
              </w:rPr>
              <w:tab/>
            </w:r>
            <w:r w:rsidR="00D12D19">
              <w:rPr>
                <w:noProof/>
                <w:webHidden/>
              </w:rPr>
              <w:fldChar w:fldCharType="begin"/>
            </w:r>
            <w:r w:rsidR="00D12D19">
              <w:rPr>
                <w:noProof/>
                <w:webHidden/>
              </w:rPr>
              <w:instrText xml:space="preserve"> PAGEREF _Toc530927513 \h </w:instrText>
            </w:r>
            <w:r w:rsidR="00D12D19">
              <w:rPr>
                <w:noProof/>
                <w:webHidden/>
              </w:rPr>
            </w:r>
            <w:r w:rsidR="00D12D19">
              <w:rPr>
                <w:noProof/>
                <w:webHidden/>
              </w:rPr>
              <w:fldChar w:fldCharType="separate"/>
            </w:r>
            <w:r w:rsidR="00D12D19">
              <w:rPr>
                <w:noProof/>
                <w:webHidden/>
              </w:rPr>
              <w:t>31</w:t>
            </w:r>
            <w:r w:rsidR="00D12D19">
              <w:rPr>
                <w:noProof/>
                <w:webHidden/>
              </w:rPr>
              <w:fldChar w:fldCharType="end"/>
            </w:r>
          </w:hyperlink>
        </w:p>
        <w:p w14:paraId="35E2CC80" w14:textId="52FDCF57" w:rsidR="00D12D19" w:rsidRDefault="0088494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514" w:history="1">
            <w:r w:rsidR="00D12D19" w:rsidRPr="00563E66">
              <w:rPr>
                <w:rStyle w:val="Lienhypertexte"/>
                <w:noProof/>
              </w:rPr>
              <w:t>3.6.1</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RTO</w:t>
            </w:r>
            <w:r w:rsidR="00D12D19">
              <w:rPr>
                <w:noProof/>
                <w:webHidden/>
              </w:rPr>
              <w:tab/>
            </w:r>
            <w:r w:rsidR="00D12D19">
              <w:rPr>
                <w:noProof/>
                <w:webHidden/>
              </w:rPr>
              <w:fldChar w:fldCharType="begin"/>
            </w:r>
            <w:r w:rsidR="00D12D19">
              <w:rPr>
                <w:noProof/>
                <w:webHidden/>
              </w:rPr>
              <w:instrText xml:space="preserve"> PAGEREF _Toc530927514 \h </w:instrText>
            </w:r>
            <w:r w:rsidR="00D12D19">
              <w:rPr>
                <w:noProof/>
                <w:webHidden/>
              </w:rPr>
            </w:r>
            <w:r w:rsidR="00D12D19">
              <w:rPr>
                <w:noProof/>
                <w:webHidden/>
              </w:rPr>
              <w:fldChar w:fldCharType="separate"/>
            </w:r>
            <w:r w:rsidR="00D12D19">
              <w:rPr>
                <w:noProof/>
                <w:webHidden/>
              </w:rPr>
              <w:t>31</w:t>
            </w:r>
            <w:r w:rsidR="00D12D19">
              <w:rPr>
                <w:noProof/>
                <w:webHidden/>
              </w:rPr>
              <w:fldChar w:fldCharType="end"/>
            </w:r>
          </w:hyperlink>
        </w:p>
        <w:p w14:paraId="58CC1ECB" w14:textId="1CFCA8B5" w:rsidR="00D12D19" w:rsidRDefault="0088494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515" w:history="1">
            <w:r w:rsidR="00D12D19" w:rsidRPr="00563E66">
              <w:rPr>
                <w:rStyle w:val="Lienhypertexte"/>
                <w:noProof/>
              </w:rPr>
              <w:t>3.6.2</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RPO</w:t>
            </w:r>
            <w:r w:rsidR="00D12D19">
              <w:rPr>
                <w:noProof/>
                <w:webHidden/>
              </w:rPr>
              <w:tab/>
            </w:r>
            <w:r w:rsidR="00D12D19">
              <w:rPr>
                <w:noProof/>
                <w:webHidden/>
              </w:rPr>
              <w:fldChar w:fldCharType="begin"/>
            </w:r>
            <w:r w:rsidR="00D12D19">
              <w:rPr>
                <w:noProof/>
                <w:webHidden/>
              </w:rPr>
              <w:instrText xml:space="preserve"> PAGEREF _Toc530927515 \h </w:instrText>
            </w:r>
            <w:r w:rsidR="00D12D19">
              <w:rPr>
                <w:noProof/>
                <w:webHidden/>
              </w:rPr>
            </w:r>
            <w:r w:rsidR="00D12D19">
              <w:rPr>
                <w:noProof/>
                <w:webHidden/>
              </w:rPr>
              <w:fldChar w:fldCharType="separate"/>
            </w:r>
            <w:r w:rsidR="00D12D19">
              <w:rPr>
                <w:noProof/>
                <w:webHidden/>
              </w:rPr>
              <w:t>31</w:t>
            </w:r>
            <w:r w:rsidR="00D12D19">
              <w:rPr>
                <w:noProof/>
                <w:webHidden/>
              </w:rPr>
              <w:fldChar w:fldCharType="end"/>
            </w:r>
          </w:hyperlink>
        </w:p>
        <w:p w14:paraId="29C638D9" w14:textId="4697C210" w:rsidR="00D12D19" w:rsidRDefault="00884944">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30927516" w:history="1">
            <w:r w:rsidR="00D12D19" w:rsidRPr="00563E66">
              <w:rPr>
                <w:rStyle w:val="Lienhypertexte"/>
                <w:noProof/>
              </w:rPr>
              <w:t>3.6.3</w:t>
            </w:r>
            <w:r w:rsidR="00D12D19">
              <w:rPr>
                <w:rFonts w:asciiTheme="minorHAnsi" w:eastAsiaTheme="minorEastAsia" w:hAnsiTheme="minorHAnsi" w:cstheme="minorBidi"/>
                <w:noProof/>
                <w:sz w:val="22"/>
                <w:szCs w:val="22"/>
                <w:shd w:val="clear" w:color="auto" w:fill="auto"/>
                <w:lang w:eastAsia="fr-CH"/>
              </w:rPr>
              <w:tab/>
            </w:r>
            <w:r w:rsidR="00D12D19" w:rsidRPr="00563E66">
              <w:rPr>
                <w:rStyle w:val="Lienhypertexte"/>
                <w:noProof/>
              </w:rPr>
              <w:t>Schématisation d’un incident</w:t>
            </w:r>
            <w:r w:rsidR="00D12D19">
              <w:rPr>
                <w:noProof/>
                <w:webHidden/>
              </w:rPr>
              <w:tab/>
            </w:r>
            <w:r w:rsidR="00D12D19">
              <w:rPr>
                <w:noProof/>
                <w:webHidden/>
              </w:rPr>
              <w:fldChar w:fldCharType="begin"/>
            </w:r>
            <w:r w:rsidR="00D12D19">
              <w:rPr>
                <w:noProof/>
                <w:webHidden/>
              </w:rPr>
              <w:instrText xml:space="preserve"> PAGEREF _Toc530927516 \h </w:instrText>
            </w:r>
            <w:r w:rsidR="00D12D19">
              <w:rPr>
                <w:noProof/>
                <w:webHidden/>
              </w:rPr>
            </w:r>
            <w:r w:rsidR="00D12D19">
              <w:rPr>
                <w:noProof/>
                <w:webHidden/>
              </w:rPr>
              <w:fldChar w:fldCharType="separate"/>
            </w:r>
            <w:r w:rsidR="00D12D19">
              <w:rPr>
                <w:noProof/>
                <w:webHidden/>
              </w:rPr>
              <w:t>31</w:t>
            </w:r>
            <w:r w:rsidR="00D12D19">
              <w:rPr>
                <w:noProof/>
                <w:webHidden/>
              </w:rPr>
              <w:fldChar w:fldCharType="end"/>
            </w:r>
          </w:hyperlink>
        </w:p>
        <w:p w14:paraId="347FB446" w14:textId="21D5FE1D" w:rsidR="00D12D19" w:rsidRDefault="00884944">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30927517" w:history="1">
            <w:r w:rsidR="00D12D19" w:rsidRPr="00563E66">
              <w:rPr>
                <w:rStyle w:val="Lienhypertexte"/>
                <w:noProof/>
                <w:lang w:eastAsia="fr-CH"/>
              </w:rPr>
              <w:t>4</w:t>
            </w:r>
            <w:r w:rsidR="00D12D19">
              <w:rPr>
                <w:rFonts w:asciiTheme="minorHAnsi" w:eastAsiaTheme="minorEastAsia" w:hAnsiTheme="minorHAnsi" w:cstheme="minorBidi"/>
                <w:b w:val="0"/>
                <w:bCs w:val="0"/>
                <w:caps w:val="0"/>
                <w:noProof/>
                <w:sz w:val="22"/>
                <w:szCs w:val="22"/>
                <w:shd w:val="clear" w:color="auto" w:fill="auto"/>
                <w:lang w:eastAsia="fr-CH"/>
              </w:rPr>
              <w:tab/>
            </w:r>
            <w:r w:rsidR="00D12D19" w:rsidRPr="00563E66">
              <w:rPr>
                <w:rStyle w:val="Lienhypertexte"/>
                <w:noProof/>
                <w:lang w:eastAsia="fr-CH"/>
              </w:rPr>
              <w:t>Partie 3</w:t>
            </w:r>
            <w:r w:rsidR="00D12D19">
              <w:rPr>
                <w:noProof/>
                <w:webHidden/>
              </w:rPr>
              <w:tab/>
            </w:r>
            <w:r w:rsidR="00D12D19">
              <w:rPr>
                <w:noProof/>
                <w:webHidden/>
              </w:rPr>
              <w:fldChar w:fldCharType="begin"/>
            </w:r>
            <w:r w:rsidR="00D12D19">
              <w:rPr>
                <w:noProof/>
                <w:webHidden/>
              </w:rPr>
              <w:instrText xml:space="preserve"> PAGEREF _Toc530927517 \h </w:instrText>
            </w:r>
            <w:r w:rsidR="00D12D19">
              <w:rPr>
                <w:noProof/>
                <w:webHidden/>
              </w:rPr>
            </w:r>
            <w:r w:rsidR="00D12D19">
              <w:rPr>
                <w:noProof/>
                <w:webHidden/>
              </w:rPr>
              <w:fldChar w:fldCharType="separate"/>
            </w:r>
            <w:r w:rsidR="00D12D19">
              <w:rPr>
                <w:noProof/>
                <w:webHidden/>
              </w:rPr>
              <w:t>32</w:t>
            </w:r>
            <w:r w:rsidR="00D12D19">
              <w:rPr>
                <w:noProof/>
                <w:webHidden/>
              </w:rPr>
              <w:fldChar w:fldCharType="end"/>
            </w:r>
          </w:hyperlink>
        </w:p>
        <w:p w14:paraId="2233BA4C" w14:textId="6AC5F607" w:rsidR="00D12D19" w:rsidRDefault="00884944">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30927518" w:history="1">
            <w:r w:rsidR="00D12D19" w:rsidRPr="00563E66">
              <w:rPr>
                <w:rStyle w:val="Lienhypertexte"/>
                <w:noProof/>
                <w:lang w:eastAsia="fr-CH"/>
              </w:rPr>
              <w:t>5</w:t>
            </w:r>
            <w:r w:rsidR="00D12D19">
              <w:rPr>
                <w:rFonts w:asciiTheme="minorHAnsi" w:eastAsiaTheme="minorEastAsia" w:hAnsiTheme="minorHAnsi" w:cstheme="minorBidi"/>
                <w:b w:val="0"/>
                <w:bCs w:val="0"/>
                <w:caps w:val="0"/>
                <w:noProof/>
                <w:sz w:val="22"/>
                <w:szCs w:val="22"/>
                <w:shd w:val="clear" w:color="auto" w:fill="auto"/>
                <w:lang w:eastAsia="fr-CH"/>
              </w:rPr>
              <w:tab/>
            </w:r>
            <w:r w:rsidR="00D12D19" w:rsidRPr="00563E66">
              <w:rPr>
                <w:rStyle w:val="Lienhypertexte"/>
                <w:noProof/>
                <w:lang w:eastAsia="fr-CH"/>
              </w:rPr>
              <w:t>Sources</w:t>
            </w:r>
            <w:r w:rsidR="00D12D19">
              <w:rPr>
                <w:noProof/>
                <w:webHidden/>
              </w:rPr>
              <w:tab/>
            </w:r>
            <w:r w:rsidR="00D12D19">
              <w:rPr>
                <w:noProof/>
                <w:webHidden/>
              </w:rPr>
              <w:fldChar w:fldCharType="begin"/>
            </w:r>
            <w:r w:rsidR="00D12D19">
              <w:rPr>
                <w:noProof/>
                <w:webHidden/>
              </w:rPr>
              <w:instrText xml:space="preserve"> PAGEREF _Toc530927518 \h </w:instrText>
            </w:r>
            <w:r w:rsidR="00D12D19">
              <w:rPr>
                <w:noProof/>
                <w:webHidden/>
              </w:rPr>
            </w:r>
            <w:r w:rsidR="00D12D19">
              <w:rPr>
                <w:noProof/>
                <w:webHidden/>
              </w:rPr>
              <w:fldChar w:fldCharType="separate"/>
            </w:r>
            <w:r w:rsidR="00D12D19">
              <w:rPr>
                <w:noProof/>
                <w:webHidden/>
              </w:rPr>
              <w:t>33</w:t>
            </w:r>
            <w:r w:rsidR="00D12D19">
              <w:rPr>
                <w:noProof/>
                <w:webHidden/>
              </w:rPr>
              <w:fldChar w:fldCharType="end"/>
            </w:r>
          </w:hyperlink>
        </w:p>
        <w:p w14:paraId="56D70317" w14:textId="4153209C" w:rsidR="005131E4" w:rsidRDefault="00213D03">
          <w:r>
            <w:rPr>
              <w:b/>
              <w:bCs/>
              <w:noProof/>
              <w:sz w:val="24"/>
              <w:szCs w:val="24"/>
              <w:u w:val="single"/>
              <w:lang w:val="fr-FR"/>
            </w:rPr>
            <w:fldChar w:fldCharType="end"/>
          </w:r>
        </w:p>
      </w:sdtContent>
    </w:sdt>
    <w:p w14:paraId="10C3C156" w14:textId="77777777" w:rsidR="00E71B05" w:rsidRDefault="00E71B05" w:rsidP="00F022E4">
      <w:pPr>
        <w:pStyle w:val="Titre"/>
        <w:pageBreakBefore/>
        <w:sectPr w:rsidR="00E71B05" w:rsidSect="00DA2687">
          <w:footnotePr>
            <w:numRestart w:val="eachPage"/>
          </w:footnotePr>
          <w:pgSz w:w="11906" w:h="16838" w:code="9"/>
          <w:pgMar w:top="1418" w:right="1418" w:bottom="1418" w:left="1418" w:header="709" w:footer="709" w:gutter="0"/>
          <w:cols w:space="708"/>
          <w:docGrid w:linePitch="360"/>
        </w:sectPr>
      </w:pPr>
    </w:p>
    <w:p w14:paraId="6D7470B0" w14:textId="6AB34906" w:rsidR="00E71B05" w:rsidRDefault="00EF2BF6" w:rsidP="00F022E4">
      <w:pPr>
        <w:pStyle w:val="Titre"/>
        <w:pageBreakBefore/>
        <w:sectPr w:rsidR="00E71B05" w:rsidSect="00E71B05">
          <w:footnotePr>
            <w:numRestart w:val="eachPage"/>
          </w:footnotePr>
          <w:pgSz w:w="11906" w:h="16838" w:code="9"/>
          <w:pgMar w:top="1418" w:right="1418" w:bottom="1418" w:left="1418" w:header="709" w:footer="709" w:gutter="0"/>
          <w:cols w:space="708"/>
          <w:vAlign w:val="center"/>
          <w:docGrid w:linePitch="360"/>
        </w:sectPr>
      </w:pPr>
      <w:r>
        <w:rPr>
          <w:noProof/>
          <w:lang w:val="fr-FR" w:eastAsia="fr-FR"/>
        </w:rPr>
        <w:lastRenderedPageBreak/>
        <w:drawing>
          <wp:anchor distT="0" distB="0" distL="114300" distR="114300" simplePos="0" relativeHeight="251661312" behindDoc="0" locked="0" layoutInCell="1" allowOverlap="1" wp14:anchorId="5DE4B49D" wp14:editId="4027DB9D">
            <wp:simplePos x="0" y="0"/>
            <wp:positionH relativeFrom="margin">
              <wp:align>center</wp:align>
            </wp:positionH>
            <wp:positionV relativeFrom="margin">
              <wp:posOffset>791845</wp:posOffset>
            </wp:positionV>
            <wp:extent cx="3557905" cy="3001010"/>
            <wp:effectExtent l="0" t="0" r="4445" b="8890"/>
            <wp:wrapSquare wrapText="bothSides"/>
            <wp:docPr id="4" name="Image 4" descr="D:\COURS\2ème\EPSIC\143 - Projet\semaine 1\img\Casino_Montreux_logo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URS\2ème\EPSIC\143 - Projet\semaine 1\img\Casino_Montreux_logo_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790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B89">
        <w:t>Casino de Montreu</w:t>
      </w:r>
      <w:r w:rsidR="00E71B05">
        <w:t>x</w:t>
      </w:r>
    </w:p>
    <w:p w14:paraId="6C1635F9" w14:textId="0D7B4C35" w:rsidR="00A97195" w:rsidRDefault="00A97195" w:rsidP="00A72687">
      <w:pPr>
        <w:pStyle w:val="Titre1"/>
        <w:pageBreakBefore/>
      </w:pPr>
      <w:bookmarkStart w:id="0" w:name="_Toc530927424"/>
      <w:r>
        <w:lastRenderedPageBreak/>
        <w:t>Partie 1</w:t>
      </w:r>
      <w:bookmarkEnd w:id="0"/>
    </w:p>
    <w:p w14:paraId="70EA5695" w14:textId="42D930F0" w:rsidR="00765A24" w:rsidRPr="009C0B1E" w:rsidRDefault="00765A24" w:rsidP="00AE41E3">
      <w:pPr>
        <w:pStyle w:val="Titre2"/>
      </w:pPr>
      <w:bookmarkStart w:id="1" w:name="_Toc530927425"/>
      <w:r w:rsidRPr="009C0B1E">
        <w:t>Casino de Montreux</w:t>
      </w:r>
      <w:bookmarkEnd w:id="1"/>
    </w:p>
    <w:p w14:paraId="690874F5" w14:textId="694463BC" w:rsidR="00765A24" w:rsidRPr="000F2ACE" w:rsidRDefault="00377A1C" w:rsidP="00A97195">
      <w:pPr>
        <w:pStyle w:val="Titre3"/>
      </w:pPr>
      <w:bookmarkStart w:id="2" w:name="_Toc530927426"/>
      <w:r>
        <w:t>Introduction</w:t>
      </w:r>
      <w:bookmarkEnd w:id="2"/>
    </w:p>
    <w:p w14:paraId="047BCB53" w14:textId="713B77C5" w:rsidR="00765A24" w:rsidRDefault="00765A24" w:rsidP="00242F35">
      <w:r>
        <w:t>Le casino de Montreux est le premier casino de Suisse en termes de résultat brut des jeux, il appartient au Groupe Barrière, groupe français de divertissement (hôtels, casinos, spas…). Le groupe possède deux autres casinos en Suisse : Fribourg (Granges-Paccot) et Courrendlin (Jura).</w:t>
      </w:r>
    </w:p>
    <w:p w14:paraId="6BEF7D29" w14:textId="26DE8FF8" w:rsidR="00C82B46" w:rsidRPr="00A97195" w:rsidRDefault="00C82B46" w:rsidP="00C82B46">
      <w:pPr>
        <w:pStyle w:val="Titre3"/>
      </w:pPr>
      <w:bookmarkStart w:id="3" w:name="_Toc524881887"/>
      <w:bookmarkStart w:id="4" w:name="_Toc530927427"/>
      <w:r>
        <w:t>Traitement de données.</w:t>
      </w:r>
      <w:bookmarkEnd w:id="3"/>
      <w:bookmarkEnd w:id="4"/>
    </w:p>
    <w:p w14:paraId="5DA18B79" w14:textId="77777777" w:rsidR="00C82B46" w:rsidRDefault="00C82B46" w:rsidP="00C82B46">
      <w:r>
        <w:t>Le Casino de Montreux traite un nombre considérable de données, principalement en raison du Club Barrière (programme de fidélité du casino) et aussi pour des raisons juridiques, une fois que toutes les entrées sont sauvegardées par le but de prestation de comptes à la CFMJ.</w:t>
      </w:r>
    </w:p>
    <w:p w14:paraId="19708B48" w14:textId="73CD2FEF" w:rsidR="00C82B46" w:rsidRPr="000F2ACE" w:rsidRDefault="00C82B46" w:rsidP="00C82B46">
      <w:pPr>
        <w:pStyle w:val="Titre3"/>
      </w:pPr>
      <w:bookmarkStart w:id="5" w:name="_Toc524881888"/>
      <w:bookmarkStart w:id="6" w:name="_Toc530927428"/>
      <w:r w:rsidRPr="000F2ACE">
        <w:t>Actions et mesures prises.</w:t>
      </w:r>
      <w:bookmarkEnd w:id="5"/>
      <w:bookmarkEnd w:id="6"/>
    </w:p>
    <w:p w14:paraId="0D9C1955" w14:textId="77777777" w:rsidR="00C82B46" w:rsidRDefault="00C82B46" w:rsidP="00C82B46">
      <w:r>
        <w:t>Le casino a formé deux DPO et nommé des responsables de traitement par secteur (exemple RH, Marketing, etc.) ainsi comme des suppléants aussi formés pour le traitement de données.</w:t>
      </w:r>
    </w:p>
    <w:p w14:paraId="388492FE" w14:textId="77777777" w:rsidR="00C82B46" w:rsidRDefault="00C82B46" w:rsidP="00C82B46">
      <w:r>
        <w:t>Le rôle des responsables de traitement de donnée est de tenir un registre à jour de tous les fichiers contenant des données personnelles (selon procédure mise en place par le DPO). Ensuite tout est validé par le DPO. Le DPO met en place des nouvelles mesures de traitement et sécurité, il doit aussi former les utilisateurs selon les principes juridiques et mesures de sécurité.</w:t>
      </w:r>
    </w:p>
    <w:p w14:paraId="5107EE31" w14:textId="43510EC2" w:rsidR="00C82B46" w:rsidRDefault="00C82B46" w:rsidP="00C82B46">
      <w:pPr>
        <w:pStyle w:val="Titre3"/>
      </w:pPr>
      <w:bookmarkStart w:id="7" w:name="_Toc524881889"/>
      <w:bookmarkStart w:id="8" w:name="_Toc530927429"/>
      <w:r>
        <w:t>Techniques de protections des données.</w:t>
      </w:r>
      <w:bookmarkEnd w:id="7"/>
      <w:bookmarkEnd w:id="8"/>
    </w:p>
    <w:p w14:paraId="3849B86D" w14:textId="7AB3755E" w:rsidR="00C82B46" w:rsidRDefault="00C82B46" w:rsidP="00C82B46">
      <w:r>
        <w:t>La sécurité des données est déjà en place avec des backups journaliers, clustering, firewall, portes sécurisées, identifiants avec mot de passe, entre autres.</w:t>
      </w:r>
      <w:r>
        <w:br/>
      </w:r>
      <w:r w:rsidRPr="00ED54AC">
        <w:rPr>
          <w:color w:val="000000" w:themeColor="text1"/>
        </w:rPr>
        <w:t>On utilise aussi les Raids 1 et 1+0, cette technique assure la protection des données de la baie de disques (SAN) avec une redondance permanente.</w:t>
      </w:r>
    </w:p>
    <w:p w14:paraId="032C3EA2" w14:textId="77777777" w:rsidR="00DA2687" w:rsidRDefault="00DA2687" w:rsidP="00952C48">
      <w:pPr>
        <w:pageBreakBefore/>
        <w:jc w:val="center"/>
        <w:rPr>
          <w:rStyle w:val="TitreCar"/>
        </w:rPr>
        <w:sectPr w:rsidR="00DA2687" w:rsidSect="00DA2687">
          <w:footnotePr>
            <w:numRestart w:val="eachPage"/>
          </w:footnotePr>
          <w:pgSz w:w="11906" w:h="16838" w:code="9"/>
          <w:pgMar w:top="1418" w:right="1418" w:bottom="1418" w:left="1418" w:header="709" w:footer="709" w:gutter="0"/>
          <w:cols w:space="708"/>
          <w:docGrid w:linePitch="360"/>
        </w:sectPr>
      </w:pPr>
    </w:p>
    <w:p w14:paraId="5B38A9F1" w14:textId="77777777" w:rsidR="00DA2687" w:rsidRDefault="006C4B44" w:rsidP="00952C48">
      <w:pPr>
        <w:pageBreakBefore/>
        <w:jc w:val="center"/>
        <w:rPr>
          <w:rStyle w:val="TitreCar"/>
        </w:rPr>
        <w:sectPr w:rsidR="00DA2687" w:rsidSect="00DA2687">
          <w:footnotePr>
            <w:numRestart w:val="eachPage"/>
          </w:footnotePr>
          <w:pgSz w:w="11906" w:h="16838" w:code="9"/>
          <w:pgMar w:top="1418" w:right="1418" w:bottom="1418" w:left="1418" w:header="709" w:footer="709" w:gutter="0"/>
          <w:cols w:space="708"/>
          <w:vAlign w:val="center"/>
          <w:docGrid w:linePitch="360"/>
        </w:sectPr>
      </w:pPr>
      <w:r w:rsidRPr="00C01154">
        <w:rPr>
          <w:rStyle w:val="TitreCar"/>
        </w:rPr>
        <w:lastRenderedPageBreak/>
        <w:t>La Loterie Romande</w:t>
      </w:r>
      <w:r w:rsidR="00CA62F9">
        <w:rPr>
          <w:rStyle w:val="TitreCar"/>
        </w:rPr>
        <w:pict w14:anchorId="755249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25pt;height:218.25pt">
            <v:imagedata r:id="rId12" o:title="10_LoRo15_RVB"/>
          </v:shape>
        </w:pict>
      </w:r>
    </w:p>
    <w:p w14:paraId="3465EB90" w14:textId="383F6AF2" w:rsidR="00425E2E" w:rsidRPr="00AE41E3" w:rsidRDefault="00425E2E" w:rsidP="00AE41E3">
      <w:pPr>
        <w:pStyle w:val="Titre2"/>
      </w:pPr>
      <w:bookmarkStart w:id="9" w:name="_Toc530927430"/>
      <w:r w:rsidRPr="00AE41E3">
        <w:lastRenderedPageBreak/>
        <w:t>La Loterie Romande</w:t>
      </w:r>
      <w:bookmarkEnd w:id="9"/>
    </w:p>
    <w:p w14:paraId="450ACA87" w14:textId="24752983" w:rsidR="00425E2E" w:rsidRDefault="00425E2E" w:rsidP="00A97195">
      <w:pPr>
        <w:pStyle w:val="Titre3"/>
      </w:pPr>
      <w:bookmarkStart w:id="10" w:name="_Toc530927431"/>
      <w:r>
        <w:t>Introduction</w:t>
      </w:r>
      <w:bookmarkEnd w:id="10"/>
    </w:p>
    <w:p w14:paraId="4A08875E" w14:textId="16F5C09E" w:rsidR="006E3384" w:rsidRDefault="006E3384" w:rsidP="00242F35">
      <w:r>
        <w:t>Le but de la Loterie Romande est d’organiser et exploiter, avec les autorisations prescrites par la loi, des loteries et paris comportant des lots en espèces ou en nature et d’en destiner le bénéfice net à des institutions d’utilité publique – sociale, culturelle, de recherche ou sportive – profitant aux cantons romands.</w:t>
      </w:r>
    </w:p>
    <w:p w14:paraId="443DF152" w14:textId="736E2EF8" w:rsidR="006E3384" w:rsidRDefault="006E3384" w:rsidP="00A97195">
      <w:pPr>
        <w:pStyle w:val="Titre3"/>
      </w:pPr>
      <w:bookmarkStart w:id="11" w:name="_Toc530927432"/>
      <w:r>
        <w:t xml:space="preserve">Les données </w:t>
      </w:r>
      <w:r w:rsidR="005C5226">
        <w:t>au sein</w:t>
      </w:r>
      <w:r>
        <w:t xml:space="preserve"> de la Loterie Romande</w:t>
      </w:r>
      <w:bookmarkEnd w:id="11"/>
    </w:p>
    <w:p w14:paraId="175FBE45" w14:textId="32057940" w:rsidR="006E3384" w:rsidRDefault="006E3384" w:rsidP="00242F35">
      <w:r>
        <w:t>La Loterie Romande traite un grand nombre de données, majoritairement en raison des jeux d’argents et des données clients que cela importe d’avoir. La société doit se plier à LPD et au RGPD car des clients Suisses ou étrangers à la Suisse peuvent aussi jouer aux jeux d’argent de la société. Toutes ces données doivent donc être gérer très sérieusement car cela représente beaucoup de données sensibles.</w:t>
      </w:r>
    </w:p>
    <w:p w14:paraId="4F130A9F" w14:textId="173B4BC7" w:rsidR="006E3384" w:rsidRDefault="006E3384" w:rsidP="00242F35">
      <w:r>
        <w:t>Nos normes standards concernant ces lois au point de vu sécurité sont toutes issues de l’ISO 27001.</w:t>
      </w:r>
    </w:p>
    <w:p w14:paraId="288B6063" w14:textId="3F15753D" w:rsidR="006E3384" w:rsidRPr="00D66CF5" w:rsidRDefault="006E3384" w:rsidP="00A97195">
      <w:pPr>
        <w:pStyle w:val="Titre3"/>
      </w:pPr>
      <w:bookmarkStart w:id="12" w:name="_Toc530927433"/>
      <w:r w:rsidRPr="00D66CF5">
        <w:t>Actions et mesures</w:t>
      </w:r>
      <w:bookmarkEnd w:id="12"/>
    </w:p>
    <w:p w14:paraId="05FD7BA7" w14:textId="3941DED4" w:rsidR="006E3384" w:rsidRPr="003C32A4" w:rsidRDefault="006E3384" w:rsidP="00DA6430">
      <w:pPr>
        <w:pStyle w:val="Titre4"/>
      </w:pPr>
      <w:bookmarkStart w:id="13" w:name="_Toc530927434"/>
      <w:r w:rsidRPr="003C32A4">
        <w:t>Protections logiques</w:t>
      </w:r>
      <w:bookmarkEnd w:id="13"/>
    </w:p>
    <w:p w14:paraId="687D664B" w14:textId="388339A8" w:rsidR="006E3384" w:rsidRPr="00887CA8" w:rsidRDefault="006E3384" w:rsidP="00242F35">
      <w:r w:rsidRPr="00887CA8">
        <w:t>Toutes les données de la Loterie Romande sont stockées en interne dans des Datacenter. Ces données ont une rétention de 10 ans sur l’archivage. L’archivage se fait dans les serveurs de la Loterie, aucun archivage papier n’est présent.</w:t>
      </w:r>
    </w:p>
    <w:p w14:paraId="2DCA4707" w14:textId="7CC51A68" w:rsidR="006E3384" w:rsidRPr="00887CA8" w:rsidRDefault="006E3384" w:rsidP="00242F35">
      <w:r w:rsidRPr="00887CA8">
        <w:t>Chaque collaborateur de la Loterie Romande doit suivre une journée d’information concernant la sécurité physique et logique lors de sa première journée de travail dans l’entreprise. Cette formation sert à instruire les collaborateurs des risques potentiels qu’ils pourraient faire et ce qu’il faut éviter.</w:t>
      </w:r>
    </w:p>
    <w:p w14:paraId="4413B414" w14:textId="00E85922" w:rsidR="006E3384" w:rsidRDefault="006E3384" w:rsidP="00242F35">
      <w:r w:rsidRPr="00887CA8">
        <w:t>Afin de vérifier si notre système de sécurité est fiable, nous procédons à un audit technique. Chaque moi un scan complet de nos systèmes est effectué</w:t>
      </w:r>
      <w:r>
        <w:t>.</w:t>
      </w:r>
    </w:p>
    <w:p w14:paraId="42F0499E" w14:textId="05BE4520" w:rsidR="006E3384" w:rsidRPr="00D66CF5" w:rsidRDefault="006E3384" w:rsidP="00DA6430">
      <w:pPr>
        <w:pStyle w:val="Titre4"/>
      </w:pPr>
      <w:bookmarkStart w:id="14" w:name="_Toc530927435"/>
      <w:r w:rsidRPr="00D66CF5">
        <w:t>Protections techniques</w:t>
      </w:r>
      <w:bookmarkEnd w:id="14"/>
    </w:p>
    <w:p w14:paraId="174510E3" w14:textId="40C90E42" w:rsidR="006E3384" w:rsidRDefault="006E3384" w:rsidP="00242F35">
      <w:r>
        <w:t>L’accès à nos sites, nos serveurs, nos Datacenter, nos armoires de câbles se font soit par l’intermédiaire de l’Active Directory soit par un système de badge et de code.</w:t>
      </w:r>
    </w:p>
    <w:p w14:paraId="4FA589D0" w14:textId="6AB67D52" w:rsidR="006E3384" w:rsidRDefault="006E3384" w:rsidP="00242F35">
      <w:r>
        <w:t>Les serveurs de productions sont répliqués de manière synchronisée sur deux Datacenter.</w:t>
      </w:r>
    </w:p>
    <w:p w14:paraId="1CA4D6FE" w14:textId="00F9A646" w:rsidR="006E3384" w:rsidRDefault="006E3384" w:rsidP="00242F35">
      <w:r>
        <w:t>Pour gérer nos logs, nous possédons une grosse base de données dans laquelle tous nos logs sont répertoriés. Ces logs sont contrôlés par une autre entreprise.</w:t>
      </w:r>
    </w:p>
    <w:p w14:paraId="7AD88D5C" w14:textId="01D6680B" w:rsidR="006E3384" w:rsidRDefault="006E3384" w:rsidP="00242F35">
      <w:r>
        <w:t>Dans l’entreprise nous chiffrons tous les flux ssl et https ainsi que nos cassettes de sauvegarde.</w:t>
      </w:r>
    </w:p>
    <w:p w14:paraId="172A965D" w14:textId="77777777" w:rsidR="00B4398D" w:rsidRDefault="006E3384" w:rsidP="0012748E">
      <w:r>
        <w:t>Afin de prévenir les virus, nous avons tous un antivirus sur nos postes, un système qui vérifie tous les mails entrants et un contrôle des flux http et https.</w:t>
      </w:r>
    </w:p>
    <w:p w14:paraId="5E912FD2" w14:textId="77777777" w:rsidR="004B0DE4" w:rsidRDefault="004B0DE4" w:rsidP="00B4398D">
      <w:pPr>
        <w:pStyle w:val="Titre3"/>
        <w:sectPr w:rsidR="004B0DE4" w:rsidSect="00DA2687">
          <w:footnotePr>
            <w:numRestart w:val="eachPage"/>
          </w:footnotePr>
          <w:pgSz w:w="11906" w:h="16838" w:code="9"/>
          <w:pgMar w:top="1418" w:right="1418" w:bottom="1418" w:left="1418" w:header="709" w:footer="709" w:gutter="0"/>
          <w:cols w:space="708"/>
          <w:docGrid w:linePitch="360"/>
        </w:sectPr>
      </w:pPr>
    </w:p>
    <w:p w14:paraId="49E0A968" w14:textId="5A1D9C5D" w:rsidR="0012748E" w:rsidRPr="0012748E" w:rsidRDefault="005B5B89" w:rsidP="00B4398D">
      <w:pPr>
        <w:pStyle w:val="Titre3"/>
      </w:pPr>
      <w:bookmarkStart w:id="15" w:name="_Toc530927436"/>
      <w:r>
        <w:lastRenderedPageBreak/>
        <w:t>Stratégies de sauvegardes</w:t>
      </w:r>
      <w:bookmarkEnd w:id="15"/>
    </w:p>
    <w:p w14:paraId="35C093A7" w14:textId="2FC3051E" w:rsidR="005B5B89" w:rsidRDefault="005B5B89" w:rsidP="00DA6430">
      <w:pPr>
        <w:pStyle w:val="Titre4"/>
      </w:pPr>
      <w:r>
        <w:t xml:space="preserve"> </w:t>
      </w:r>
      <w:bookmarkStart w:id="16" w:name="_Toc530927437"/>
      <w:r w:rsidR="002A5532">
        <w:t>Infrastructures</w:t>
      </w:r>
      <w:bookmarkEnd w:id="16"/>
    </w:p>
    <w:p w14:paraId="3C290470" w14:textId="6E81C87C" w:rsidR="00C92CCB" w:rsidRPr="00ED54AC" w:rsidRDefault="002A5532" w:rsidP="0012748E">
      <w:pPr>
        <w:rPr>
          <w:color w:val="000000" w:themeColor="text1"/>
        </w:rPr>
      </w:pPr>
      <w:r w:rsidRPr="00ED54AC">
        <w:rPr>
          <w:color w:val="000000" w:themeColor="text1"/>
        </w:rPr>
        <w:t>Au sein de la Loterie Romande nous utilisons la Logiciel « </w:t>
      </w:r>
      <w:r w:rsidR="00C37BCF" w:rsidRPr="00ED54AC">
        <w:rPr>
          <w:color w:val="000000" w:themeColor="text1"/>
        </w:rPr>
        <w:t>Net Backup</w:t>
      </w:r>
      <w:r w:rsidR="001D3F53" w:rsidRPr="00ED54AC">
        <w:rPr>
          <w:color w:val="000000" w:themeColor="text1"/>
        </w:rPr>
        <w:t> » pour tout ce qui concerne la récupération des données sur les serveurs.</w:t>
      </w:r>
      <w:r w:rsidR="00F43CDC" w:rsidRPr="00ED54AC">
        <w:rPr>
          <w:color w:val="000000" w:themeColor="text1"/>
        </w:rPr>
        <w:t xml:space="preserve"> Chaque service est dupliqué sur deux sites différents en prévision </w:t>
      </w:r>
      <w:r w:rsidR="00136BD8" w:rsidRPr="00ED54AC">
        <w:rPr>
          <w:color w:val="000000" w:themeColor="text1"/>
        </w:rPr>
        <w:t>d’un problème.</w:t>
      </w:r>
    </w:p>
    <w:p w14:paraId="77086DE8" w14:textId="52B9A4A8" w:rsidR="001D17C9" w:rsidRPr="001D17C9" w:rsidRDefault="003B28B7" w:rsidP="0012748E">
      <w:pPr>
        <w:rPr>
          <w:b/>
          <w:sz w:val="24"/>
        </w:rPr>
      </w:pPr>
      <w:r w:rsidRPr="0070473D">
        <w:rPr>
          <w:noProof/>
          <w:lang w:val="fr-FR" w:eastAsia="fr-FR"/>
        </w:rPr>
        <mc:AlternateContent>
          <mc:Choice Requires="wpg">
            <w:drawing>
              <wp:anchor distT="0" distB="0" distL="114300" distR="114300" simplePos="0" relativeHeight="251664384" behindDoc="0" locked="0" layoutInCell="1" allowOverlap="1" wp14:anchorId="381B8437" wp14:editId="0E27A19C">
                <wp:simplePos x="0" y="0"/>
                <wp:positionH relativeFrom="column">
                  <wp:posOffset>4921664</wp:posOffset>
                </wp:positionH>
                <wp:positionV relativeFrom="paragraph">
                  <wp:posOffset>154305</wp:posOffset>
                </wp:positionV>
                <wp:extent cx="1142365" cy="1144905"/>
                <wp:effectExtent l="0" t="0" r="635" b="0"/>
                <wp:wrapSquare wrapText="bothSides"/>
                <wp:docPr id="23" name="Groupe 4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42365" cy="1144905"/>
                          <a:chOff x="2034455" y="45963"/>
                          <a:chExt cx="956206" cy="1145287"/>
                        </a:xfrm>
                      </wpg:grpSpPr>
                      <pic:pic xmlns:pic="http://schemas.openxmlformats.org/drawingml/2006/picture">
                        <pic:nvPicPr>
                          <pic:cNvPr id="24" name="Image 24">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49317" y="398661"/>
                            <a:ext cx="741344" cy="792589"/>
                          </a:xfrm>
                          <a:prstGeom prst="rect">
                            <a:avLst/>
                          </a:prstGeom>
                        </pic:spPr>
                      </pic:pic>
                      <wps:wsp>
                        <wps:cNvPr id="25" name="ZoneTexte 49">
                          <a:extLst/>
                        </wps:cNvPr>
                        <wps:cNvSpPr txBox="1"/>
                        <wps:spPr>
                          <a:xfrm>
                            <a:off x="2034455" y="45963"/>
                            <a:ext cx="945044" cy="416699"/>
                          </a:xfrm>
                          <a:prstGeom prst="rect">
                            <a:avLst/>
                          </a:prstGeom>
                        </wps:spPr>
                        <wps:txbx>
                          <w:txbxContent>
                            <w:p w14:paraId="2067EFA2" w14:textId="381DE776" w:rsidR="00733767" w:rsidRDefault="00733767"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381B8437" id="Groupe 46" o:spid="_x0000_s1026" style="position:absolute;margin-left:387.55pt;margin-top:12.15pt;width:89.95pt;height:90.15pt;z-index:251664384;mso-width-relative:margin;mso-height-relative:margin" coordorigin="20344,459"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">
                <v:shape id="Image 24" o:spid="_x0000_s1027" type="#_x0000_t75" style="position:absolute;left:22493;top:3986;width:7413;height:7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0Q0DGAAAA2wAAAA8AAABkcnMvZG93bnJldi54bWxEj0trwzAQhO+B/Aexgd4SOY+a1o0SQqAk&#10;hx6apNAeF2v9aK2VkRTb+fdVoZDjMDPfMOvtYBrRkfO1ZQXzWQKCOLe65lLBx+V1+gTCB2SNjWVS&#10;cCMP2814tMZM255P1J1DKSKEfYYKqhDaTEqfV2TQz2xLHL3COoMhSldK7bCPcNPIRZKk0mDNcaHC&#10;lvYV5T/nq1Gw7L6+n/v2zb2nUhbHQ7F8TPefSj1Mht0LiEBDuIf/20etYLGCvy/xB8jN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TRDQMYAAADbAAAADwAAAAAAAAAAAAAA&#10;AACfAgAAZHJzL2Rvd25yZXYueG1sUEsFBgAAAAAEAAQA9wAAAJIDAAAAAA==&#10;">
                  <v:imagedata r:id="rId14" o:title=""/>
                  <v:path arrowok="t"/>
                </v:shape>
                <v:shapetype id="_x0000_t202" coordsize="21600,21600" o:spt="202" path="m,l,21600r21600,l21600,xe">
                  <v:stroke joinstyle="miter"/>
                  <v:path gradientshapeok="t" o:connecttype="rect"/>
                </v:shapetype>
                <v:shape id="ZoneTexte 49" o:spid="_x0000_s1028" type="#_x0000_t202" style="position:absolute;left:20344;top:459;width:9450;height:416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LlZccA&#10;AADbAAAADwAAAGRycy9kb3ducmV2LnhtbESPQWvCQBSE74X+h+UVepG6MWIpqauIYhEUS9MeenzN&#10;viZps2/D7hqjv74rCD0OM/MNM533phEdOV9bVjAaJiCIC6trLhV8vK8fnkD4gKyxsUwKTuRhPru9&#10;mWKm7ZHfqMtDKSKEfYYKqhDaTEpfVGTQD21LHL1v6wyGKF0ptcNjhJtGpknyKA3WHBcqbGlZUfGb&#10;H4yC86vb2TTdvYy+Psd1F1aDn/12r9T9Xb94BhGoD//ha3ujFaQTuHyJP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S5WXHAAAA2wAAAA8AAAAAAAAAAAAAAAAAmAIAAGRy&#10;cy9kb3ducmV2LnhtbFBLBQYAAAAABAAEAPUAAACMAwAAAAA=&#10;" filled="f" stroked="f">
                  <v:textbox>
                    <w:txbxContent>
                      <w:p w14:paraId="2067EFA2" w14:textId="381DE776" w:rsidR="00733767" w:rsidRDefault="00733767"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v:textbox>
                </v:shape>
                <w10:wrap type="square"/>
              </v:group>
            </w:pict>
          </mc:Fallback>
        </mc:AlternateContent>
      </w:r>
      <w:r w:rsidRPr="0070473D">
        <w:rPr>
          <w:noProof/>
          <w:lang w:val="fr-FR" w:eastAsia="fr-FR"/>
        </w:rPr>
        <mc:AlternateContent>
          <mc:Choice Requires="wpg">
            <w:drawing>
              <wp:anchor distT="0" distB="0" distL="114300" distR="114300" simplePos="0" relativeHeight="251663360" behindDoc="0" locked="0" layoutInCell="1" allowOverlap="1" wp14:anchorId="4873EF5D" wp14:editId="00EDD17A">
                <wp:simplePos x="0" y="0"/>
                <wp:positionH relativeFrom="column">
                  <wp:posOffset>2939940</wp:posOffset>
                </wp:positionH>
                <wp:positionV relativeFrom="paragraph">
                  <wp:posOffset>143041</wp:posOffset>
                </wp:positionV>
                <wp:extent cx="1136015" cy="1156335"/>
                <wp:effectExtent l="0" t="0" r="6985" b="5715"/>
                <wp:wrapSquare wrapText="bothSides"/>
                <wp:docPr id="20" name="Groupe 4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36015" cy="1156335"/>
                          <a:chOff x="0" y="0"/>
                          <a:chExt cx="957943" cy="1156681"/>
                        </a:xfrm>
                      </wpg:grpSpPr>
                      <pic:pic xmlns:pic="http://schemas.openxmlformats.org/drawingml/2006/picture">
                        <pic:nvPicPr>
                          <pic:cNvPr id="21" name="Image 21">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03537" y="350127"/>
                            <a:ext cx="754406" cy="806554"/>
                          </a:xfrm>
                          <a:prstGeom prst="rect">
                            <a:avLst/>
                          </a:prstGeom>
                        </pic:spPr>
                      </pic:pic>
                      <wps:wsp>
                        <wps:cNvPr id="22" name="ZoneTexte 44">
                          <a:extLst/>
                        </wps:cNvPr>
                        <wps:cNvSpPr txBox="1"/>
                        <wps:spPr>
                          <a:xfrm>
                            <a:off x="0" y="0"/>
                            <a:ext cx="952053" cy="416685"/>
                          </a:xfrm>
                          <a:prstGeom prst="rect">
                            <a:avLst/>
                          </a:prstGeom>
                        </wps:spPr>
                        <wps:txbx>
                          <w:txbxContent>
                            <w:p w14:paraId="080E1C7F" w14:textId="5E99ED9E" w:rsidR="00733767" w:rsidRDefault="00733767"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873EF5D" id="Groupe 41" o:spid="_x0000_s1029" style="position:absolute;margin-left:231.5pt;margin-top:11.25pt;width:89.45pt;height:91.05pt;z-index:251663360;mso-width-relative:margin;mso-height-relative:margin"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">
                <v:shape id="Image 21" o:spid="_x0000_s1030" type="#_x0000_t75" style="position:absolute;left:2035;top:3501;width:7544;height:80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D4NjFAAAA2wAAAA8AAABkcnMvZG93bnJldi54bWxEj09rAjEUxO8Fv0N4greaVelit0YRoejB&#10;Q6uCPT42b//UzcuSpLvrt28KBY/DzPyGWW0G04iOnK8tK5hNExDEudU1lwou5/fnJQgfkDU2lknB&#10;nTxs1qOnFWba9vxJ3SmUIkLYZ6igCqHNpPR5RQb91LbE0SusMxiidKXUDvsIN42cJ0kqDdYcFyps&#10;aVdRfjv9GAWL7uv7tW+P7iOVsjjsi8VLursqNRkP2zcQgYbwCP+3D1rBfAZ/X+IPkO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Q+DYxQAAANsAAAAPAAAAAAAAAAAAAAAA&#10;AJ8CAABkcnMvZG93bnJldi54bWxQSwUGAAAAAAQABAD3AAAAkQMAAAAA&#10;">
                  <v:imagedata r:id="rId14" o:title=""/>
                  <v:path arrowok="t"/>
                </v:shape>
                <v:shape id="ZoneTexte 44" o:spid="_x0000_s1031" type="#_x0000_t202" style="position:absolute;width:9520;height:41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t9EcYA&#10;AADbAAAADwAAAGRycy9kb3ducmV2LnhtbESPQWsCMRSE7wX/Q3hCL1KzRiiyNYq0tBQqiraHHl83&#10;r7tbNy9Lkq6rv94UhB6HmfmGmS9724iOfKgda5iMMxDEhTM1lxo+3p/vZiBCRDbYOCYNJwqwXAxu&#10;5pgbd+QddftYigThkKOGKsY2lzIUFVkMY9cSJ+/beYsxSV9K4/GY4LaRKsvupcWa00KFLT1WVBz2&#10;v1bDeevXTqn1y+Trc1p38Wn0s3nbaH077FcPICL18T98bb8aDUrB35f0A+Ti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7t9EcYAAADbAAAADwAAAAAAAAAAAAAAAACYAgAAZHJz&#10;L2Rvd25yZXYueG1sUEsFBgAAAAAEAAQA9QAAAIsDAAAAAA==&#10;" filled="f" stroked="f">
                  <v:textbox>
                    <w:txbxContent>
                      <w:p w14:paraId="080E1C7F" w14:textId="5E99ED9E" w:rsidR="00733767" w:rsidRDefault="00733767"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v:textbox>
                </v:shape>
                <w10:wrap type="square"/>
              </v:group>
            </w:pict>
          </mc:Fallback>
        </mc:AlternateContent>
      </w:r>
      <w:r w:rsidRPr="0070473D">
        <w:rPr>
          <w:noProof/>
          <w:lang w:val="fr-FR" w:eastAsia="fr-FR"/>
        </w:rPr>
        <mc:AlternateContent>
          <mc:Choice Requires="wps">
            <w:drawing>
              <wp:anchor distT="0" distB="0" distL="114300" distR="114300" simplePos="0" relativeHeight="251665408" behindDoc="0" locked="0" layoutInCell="1" allowOverlap="1" wp14:anchorId="69493742" wp14:editId="447D1B84">
                <wp:simplePos x="0" y="0"/>
                <wp:positionH relativeFrom="column">
                  <wp:posOffset>2936726</wp:posOffset>
                </wp:positionH>
                <wp:positionV relativeFrom="paragraph">
                  <wp:posOffset>49999</wp:posOffset>
                </wp:positionV>
                <wp:extent cx="3282950" cy="1341120"/>
                <wp:effectExtent l="38100" t="57150" r="107950" b="87630"/>
                <wp:wrapSquare wrapText="bothSides"/>
                <wp:docPr id="54" name="Rectangle 53">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ED09C124-5FD7-4F20-A078-85E6E2580B64}"/>
                    </a:ext>
                  </a:extLst>
                </wp:docPr>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rect w14:anchorId="6FEE32C9" id="Rectangle 53" o:spid="_x0000_s1026" style="position:absolute;margin-left:231.25pt;margin-top:3.95pt;width:258.5pt;height:10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" filled="f" strokecolor="white [3212]" strokeweight="1.5pt">
                <v:shadow on="t" color="black" opacity="22937f" origin=",.5" offset=".67103mm,.21803mm"/>
                <w10:wrap type="square"/>
              </v:rect>
            </w:pict>
          </mc:Fallback>
        </mc:AlternateContent>
      </w:r>
      <w:r w:rsidR="001D17C9" w:rsidRPr="001D17C9">
        <w:rPr>
          <w:b/>
          <w:sz w:val="24"/>
        </w:rPr>
        <w:t>Master</w:t>
      </w:r>
      <w:r w:rsidR="004A176F">
        <w:rPr>
          <w:b/>
          <w:sz w:val="24"/>
        </w:rPr>
        <w:t>/EMM</w:t>
      </w:r>
    </w:p>
    <w:p w14:paraId="39ACA2AD" w14:textId="3451C56E" w:rsidR="00D66835" w:rsidRPr="00ED54AC" w:rsidRDefault="00F43CDC" w:rsidP="00D66835">
      <w:pPr>
        <w:rPr>
          <w:color w:val="000000" w:themeColor="text1"/>
        </w:rPr>
      </w:pPr>
      <w:r w:rsidRPr="00ED54AC">
        <w:rPr>
          <w:noProof/>
          <w:color w:val="000000" w:themeColor="text1"/>
          <w:lang w:val="fr-FR" w:eastAsia="fr-FR"/>
        </w:rPr>
        <mc:AlternateContent>
          <mc:Choice Requires="wpg">
            <w:drawing>
              <wp:anchor distT="0" distB="0" distL="114300" distR="114300" simplePos="0" relativeHeight="251668480" behindDoc="0" locked="0" layoutInCell="1" allowOverlap="1" wp14:anchorId="6BEE6311" wp14:editId="6D3087F7">
                <wp:simplePos x="0" y="0"/>
                <wp:positionH relativeFrom="column">
                  <wp:posOffset>3018790</wp:posOffset>
                </wp:positionH>
                <wp:positionV relativeFrom="paragraph">
                  <wp:posOffset>1059815</wp:posOffset>
                </wp:positionV>
                <wp:extent cx="988060" cy="1156335"/>
                <wp:effectExtent l="0" t="0" r="2540" b="5715"/>
                <wp:wrapSquare wrapText="bothSides"/>
                <wp:docPr id="26" name="Groupe 54"/>
                <wp:cNvGraphicFramePr/>
                <a:graphic xmlns:a="http://schemas.openxmlformats.org/drawingml/2006/main">
                  <a:graphicData uri="http://schemas.microsoft.com/office/word/2010/wordprocessingGroup">
                    <wpg:wgp>
                      <wpg:cNvGrpSpPr/>
                      <wpg:grpSpPr>
                        <a:xfrm>
                          <a:off x="0" y="0"/>
                          <a:ext cx="988060" cy="1156335"/>
                          <a:chOff x="78376" y="17418"/>
                          <a:chExt cx="988060" cy="1156681"/>
                        </a:xfrm>
                      </wpg:grpSpPr>
                      <pic:pic xmlns:pic="http://schemas.openxmlformats.org/drawingml/2006/picture">
                        <pic:nvPicPr>
                          <pic:cNvPr id="27" name="Image 2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1913" y="367545"/>
                            <a:ext cx="754406" cy="806554"/>
                          </a:xfrm>
                          <a:prstGeom prst="rect">
                            <a:avLst/>
                          </a:prstGeom>
                        </pic:spPr>
                      </pic:pic>
                      <wps:wsp>
                        <wps:cNvPr id="28" name="ZoneTexte 20"/>
                        <wps:cNvSpPr txBox="1"/>
                        <wps:spPr>
                          <a:xfrm>
                            <a:off x="78376" y="17418"/>
                            <a:ext cx="988060" cy="417955"/>
                          </a:xfrm>
                          <a:prstGeom prst="rect">
                            <a:avLst/>
                          </a:prstGeom>
                        </wps:spPr>
                        <wps:txbx>
                          <w:txbxContent>
                            <w:p w14:paraId="544C7450" w14:textId="166E2643" w:rsidR="00733767" w:rsidRDefault="00733767"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wps:txbx>
                        <wps:bodyPr vert="horz" wrap="none" lIns="91440" tIns="45720" rIns="91440" bIns="45720" rtlCol="0">
                          <a:normAutofit/>
                        </wps:bodyPr>
                      </wps:wsp>
                    </wpg:wgp>
                  </a:graphicData>
                </a:graphic>
              </wp:anchor>
            </w:drawing>
          </mc:Choice>
          <mc:Fallback>
            <w:pict>
              <v:group w14:anchorId="6BEE6311" id="Groupe 54" o:spid="_x0000_s1032" style="position:absolute;margin-left:237.7pt;margin-top:83.45pt;width:77.8pt;height:91.05pt;z-index:251668480" coordorigin="783,174" coordsize="9880,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">
                <v:shape id="Image 27" o:spid="_x0000_s1033" type="#_x0000_t75" style="position:absolute;left:2819;top:3675;width:7544;height:80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m3TfFAAAA2wAAAA8AAABkcnMvZG93bnJldi54bWxEj09rAjEUxO+C3yE8obeaVXFtt0YRoeih&#10;h6qF9vjYvP3Tbl6WJO6u374pFDwOM/MbZr0dTCM6cr62rGA2TUAQ51bXXCr4uLw+PoHwAVljY5kU&#10;3MjDdjMerTHTtucTdedQighhn6GCKoQ2k9LnFRn0U9sSR6+wzmCI0pVSO+wj3DRyniSpNFhzXKiw&#10;pX1F+c/5ahQsuq/v5759c++plMXxUCyW6f5TqYfJsHsBEWgI9/B/+6gVzFfw9yX+ALn5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5t03xQAAANsAAAAPAAAAAAAAAAAAAAAA&#10;AJ8CAABkcnMvZG93bnJldi54bWxQSwUGAAAAAAQABAD3AAAAkQMAAAAA&#10;">
                  <v:imagedata r:id="rId14" o:title=""/>
                  <v:path arrowok="t"/>
                </v:shape>
                <v:shape id="ZoneTexte 20" o:spid="_x0000_s1034" type="#_x0000_t202" style="position:absolute;left:783;top:174;width:9881;height:417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NK+8MA&#10;AADbAAAADwAAAGRycy9kb3ducmV2LnhtbERPz2vCMBS+C/4P4Qm7jJlaYUg1ynBsDBTFuoPHZ/Ns&#10;O5uXkmS121+/HAYeP77fi1VvGtGR87VlBZNxAoK4sLrmUsHn8e1pBsIHZI2NZVLwQx5Wy+FggZm2&#10;Nz5Ql4dSxBD2GSqoQmgzKX1RkUE/ti1x5C7WGQwRulJqh7cYbhqZJsmzNFhzbKiwpXVFxTX/Ngp+&#10;925r03T7PjmfpnUXXh+/dpudUg+j/mUOIlAf7uJ/94dWkMax8Uv8A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lNK+8MAAADbAAAADwAAAAAAAAAAAAAAAACYAgAAZHJzL2Rv&#10;d25yZXYueG1sUEsFBgAAAAAEAAQA9QAAAIgDAAAAAA==&#10;" filled="f" stroked="f">
                  <v:textbox>
                    <w:txbxContent>
                      <w:p w14:paraId="544C7450" w14:textId="166E2643" w:rsidR="00733767" w:rsidRDefault="00733767"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v:textbox>
                </v:shape>
                <w10:wrap type="square"/>
              </v:group>
            </w:pict>
          </mc:Fallback>
        </mc:AlternateContent>
      </w:r>
      <w:r w:rsidRPr="00ED54AC">
        <w:rPr>
          <w:noProof/>
          <w:color w:val="000000" w:themeColor="text1"/>
          <w:lang w:val="fr-FR" w:eastAsia="fr-FR"/>
        </w:rPr>
        <mc:AlternateContent>
          <mc:Choice Requires="wpg">
            <w:drawing>
              <wp:anchor distT="0" distB="0" distL="114300" distR="114300" simplePos="0" relativeHeight="251669504" behindDoc="0" locked="0" layoutInCell="1" allowOverlap="1" wp14:anchorId="541A680B" wp14:editId="7D88339A">
                <wp:simplePos x="0" y="0"/>
                <wp:positionH relativeFrom="column">
                  <wp:posOffset>4943475</wp:posOffset>
                </wp:positionH>
                <wp:positionV relativeFrom="paragraph">
                  <wp:posOffset>1059815</wp:posOffset>
                </wp:positionV>
                <wp:extent cx="988060" cy="1144905"/>
                <wp:effectExtent l="0" t="0" r="2540" b="0"/>
                <wp:wrapSquare wrapText="bothSides"/>
                <wp:docPr id="29" name="Groupe 55"/>
                <wp:cNvGraphicFramePr/>
                <a:graphic xmlns:a="http://schemas.openxmlformats.org/drawingml/2006/main">
                  <a:graphicData uri="http://schemas.microsoft.com/office/word/2010/wordprocessingGroup">
                    <wpg:wgp>
                      <wpg:cNvGrpSpPr/>
                      <wpg:grpSpPr>
                        <a:xfrm>
                          <a:off x="0" y="0"/>
                          <a:ext cx="988060" cy="1144905"/>
                          <a:chOff x="2004713" y="14847"/>
                          <a:chExt cx="988060" cy="1145287"/>
                        </a:xfrm>
                      </wpg:grpSpPr>
                      <pic:pic xmlns:pic="http://schemas.openxmlformats.org/drawingml/2006/picture">
                        <pic:nvPicPr>
                          <pic:cNvPr id="30" name="Image 3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19575" y="367545"/>
                            <a:ext cx="741344" cy="792589"/>
                          </a:xfrm>
                          <a:prstGeom prst="rect">
                            <a:avLst/>
                          </a:prstGeom>
                        </pic:spPr>
                      </pic:pic>
                      <wps:wsp>
                        <wps:cNvPr id="31" name="ZoneTexte 21"/>
                        <wps:cNvSpPr txBox="1"/>
                        <wps:spPr>
                          <a:xfrm>
                            <a:off x="2004713" y="14847"/>
                            <a:ext cx="988060" cy="417969"/>
                          </a:xfrm>
                          <a:prstGeom prst="rect">
                            <a:avLst/>
                          </a:prstGeom>
                        </wps:spPr>
                        <wps:txbx>
                          <w:txbxContent>
                            <w:p w14:paraId="4F6AEFB0" w14:textId="17975FEF" w:rsidR="00733767" w:rsidRDefault="00733767"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wps:txbx>
                        <wps:bodyPr vert="horz" wrap="none" lIns="91440" tIns="45720" rIns="91440" bIns="45720" rtlCol="0">
                          <a:normAutofit/>
                        </wps:bodyPr>
                      </wps:wsp>
                    </wpg:wgp>
                  </a:graphicData>
                </a:graphic>
              </wp:anchor>
            </w:drawing>
          </mc:Choice>
          <mc:Fallback>
            <w:pict>
              <v:group w14:anchorId="541A680B" id="Groupe 55" o:spid="_x0000_s1035" style="position:absolute;margin-left:389.25pt;margin-top:83.45pt;width:77.8pt;height:90.15pt;z-index:251669504" coordorigin="20047,148" coordsize="9880,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">
                <v:shape id="Image 30" o:spid="_x0000_s1036" type="#_x0000_t75" style="position:absolute;left:22195;top:3675;width:7414;height:7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057BAAAA2wAAAA8AAABkcnMvZG93bnJldi54bWxET0tLw0AQvgv+h2WE3uxGS0ON3RYpSHvw&#10;UFtBj0N28tDsbNhdk/jvO4eCx4/vvd5OrlMDhdh6NvAwz0ARl962XBv4OL/er0DFhGyx80wG/ijC&#10;dnN7s8bC+pHfaTilWkkIxwINNCn1hdaxbMhhnPueWLjKB4dJYKi1DThKuOv0Y5bl2mHL0tBgT7uG&#10;yp/TrzOwGL6+n8b+LRxzravDvlos892nMbO76eUZVKIp/Yuv7oMVn6yXL/ID9OY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W057BAAAA2wAAAA8AAAAAAAAAAAAAAAAAnwIA&#10;AGRycy9kb3ducmV2LnhtbFBLBQYAAAAABAAEAPcAAACNAwAAAAA=&#10;">
                  <v:imagedata r:id="rId14" o:title=""/>
                  <v:path arrowok="t"/>
                </v:shape>
                <v:shape id="ZoneTexte 21" o:spid="_x0000_s1037" type="#_x0000_t202" style="position:absolute;left:20047;top:148;width:9880;height:418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B1u8YA&#10;AADbAAAADwAAAGRycy9kb3ducmV2LnhtbESPQWvCQBSE7wX/w/IEL1I3iVAkukqxVAoVS7UHj8/s&#10;M0nNvg2725j213cLQo/DzHzDLFa9aURHzteWFaSTBARxYXXNpYKPw/P9DIQPyBoby6TgmzysloO7&#10;BebaXvmdun0oRYSwz1FBFUKbS+mLigz6iW2Jo3e2zmCI0pVSO7xGuGlkliQP0mDNcaHCltYVFZf9&#10;l1Hw8+a2Nsu2m/R0nNZdeBp/7l53So2G/eMcRKA+/Idv7RetYJrC35f4A+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B1u8YAAADbAAAADwAAAAAAAAAAAAAAAACYAgAAZHJz&#10;L2Rvd25yZXYueG1sUEsFBgAAAAAEAAQA9QAAAIsDAAAAAA==&#10;" filled="f" stroked="f">
                  <v:textbox>
                    <w:txbxContent>
                      <w:p w14:paraId="4F6AEFB0" w14:textId="17975FEF" w:rsidR="00733767" w:rsidRDefault="00733767"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v:textbox>
                </v:shape>
                <w10:wrap type="square"/>
              </v:group>
            </w:pict>
          </mc:Fallback>
        </mc:AlternateContent>
      </w:r>
      <w:r w:rsidRPr="00ED54AC">
        <w:rPr>
          <w:noProof/>
          <w:color w:val="000000" w:themeColor="text1"/>
          <w:lang w:val="fr-FR" w:eastAsia="fr-FR"/>
        </w:rPr>
        <mc:AlternateContent>
          <mc:Choice Requires="wps">
            <w:drawing>
              <wp:anchor distT="0" distB="0" distL="114300" distR="114300" simplePos="0" relativeHeight="251670528" behindDoc="0" locked="0" layoutInCell="1" allowOverlap="1" wp14:anchorId="363909A1" wp14:editId="7CB9C359">
                <wp:simplePos x="0" y="0"/>
                <wp:positionH relativeFrom="column">
                  <wp:posOffset>2939719</wp:posOffset>
                </wp:positionH>
                <wp:positionV relativeFrom="paragraph">
                  <wp:posOffset>1100179</wp:posOffset>
                </wp:positionV>
                <wp:extent cx="3282950" cy="1341120"/>
                <wp:effectExtent l="38100" t="57150" r="107950" b="87630"/>
                <wp:wrapSquare wrapText="bothSides"/>
                <wp:docPr id="32" name="Rectangle 22"/>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cx1="http://schemas.microsoft.com/office/drawing/2015/9/8/chartex" xmlns:cx="http://schemas.microsoft.com/office/drawing/2014/chartex">
            <w:pict>
              <v:rect w14:anchorId="161A74BF" id="Rectangle 22" o:spid="_x0000_s1026" style="position:absolute;margin-left:231.45pt;margin-top:86.65pt;width:258.5pt;height:105.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" filled="f" strokecolor="white [3212]" strokeweight="1.5pt">
                <v:shadow on="t" color="black" opacity="22937f" origin=",.5" offset=".67103mm,.21803mm"/>
                <w10:wrap type="square"/>
              </v:rect>
            </w:pict>
          </mc:Fallback>
        </mc:AlternateContent>
      </w:r>
      <w:r w:rsidR="00A7461C" w:rsidRPr="00ED54AC">
        <w:rPr>
          <w:noProof/>
          <w:color w:val="000000" w:themeColor="text1"/>
          <w:lang w:val="fr-FR" w:eastAsia="fr-FR"/>
        </w:rPr>
        <mc:AlternateContent>
          <mc:Choice Requires="wps">
            <w:drawing>
              <wp:anchor distT="0" distB="0" distL="114300" distR="114300" simplePos="0" relativeHeight="251666432" behindDoc="0" locked="0" layoutInCell="1" allowOverlap="1" wp14:anchorId="16235E1D" wp14:editId="215F44D4">
                <wp:simplePos x="0" y="0"/>
                <wp:positionH relativeFrom="column">
                  <wp:posOffset>4351738</wp:posOffset>
                </wp:positionH>
                <wp:positionV relativeFrom="paragraph">
                  <wp:posOffset>123632</wp:posOffset>
                </wp:positionV>
                <wp:extent cx="1052195" cy="417830"/>
                <wp:effectExtent l="0" t="0" r="0" b="0"/>
                <wp:wrapSquare wrapText="bothSides"/>
                <wp:docPr id="59" name="ZoneTexte 58">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id="{CFDEC8A3-A2E6-4446-8160-36327B1E9360}"/>
                    </a:ext>
                  </a:extLst>
                </wp:docPr>
                <wp:cNvGraphicFramePr/>
                <a:graphic xmlns:a="http://schemas.openxmlformats.org/drawingml/2006/main">
                  <a:graphicData uri="http://schemas.microsoft.com/office/word/2010/wordprocessingShape">
                    <wps:wsp>
                      <wps:cNvSpPr txBox="1"/>
                      <wps:spPr>
                        <a:xfrm>
                          <a:off x="0" y="0"/>
                          <a:ext cx="1052195" cy="417830"/>
                        </a:xfrm>
                        <a:prstGeom prst="rect">
                          <a:avLst/>
                        </a:prstGeom>
                      </wps:spPr>
                      <wps:txbx>
                        <w:txbxContent>
                          <w:p w14:paraId="4E60D5DE" w14:textId="1B8E4E6F" w:rsidR="00733767" w:rsidRDefault="00733767"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wps:txbx>
                      <wps:bodyPr vert="horz" wrap="none" lIns="91440" tIns="45720" rIns="91440" bIns="45720" rtlCol="0">
                        <a:normAutofit/>
                      </wps:bodyPr>
                    </wps:wsp>
                  </a:graphicData>
                </a:graphic>
                <wp14:sizeRelH relativeFrom="margin">
                  <wp14:pctWidth>0</wp14:pctWidth>
                </wp14:sizeRelH>
                <wp14:sizeRelV relativeFrom="margin">
                  <wp14:pctHeight>0</wp14:pctHeight>
                </wp14:sizeRelV>
              </wp:anchor>
            </w:drawing>
          </mc:Choice>
          <mc:Fallback>
            <w:pict>
              <v:shape w14:anchorId="16235E1D" id="ZoneTexte 58" o:spid="_x0000_s1038" type="#_x0000_t202" style="position:absolute;margin-left:342.65pt;margin-top:9.75pt;width:82.85pt;height:32.9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" filled="f" stroked="f">
                <v:textbox>
                  <w:txbxContent>
                    <w:p w14:paraId="4E60D5DE" w14:textId="1B8E4E6F" w:rsidR="00733767" w:rsidRDefault="00733767"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v:textbox>
                <w10:wrap type="square"/>
              </v:shape>
            </w:pict>
          </mc:Fallback>
        </mc:AlternateContent>
      </w:r>
      <w:r w:rsidR="001D3F53" w:rsidRPr="00ED54AC">
        <w:rPr>
          <w:color w:val="000000" w:themeColor="text1"/>
        </w:rPr>
        <w:t>Nous avons deux serveurs « </w:t>
      </w:r>
      <w:r w:rsidR="00C37BCF" w:rsidRPr="00ED54AC">
        <w:rPr>
          <w:color w:val="000000" w:themeColor="text1"/>
        </w:rPr>
        <w:t>Net backup</w:t>
      </w:r>
      <w:r w:rsidR="001D3F53" w:rsidRPr="00ED54AC">
        <w:rPr>
          <w:color w:val="000000" w:themeColor="text1"/>
        </w:rPr>
        <w:t xml:space="preserve"> Master »</w:t>
      </w:r>
      <w:r w:rsidR="006B460B" w:rsidRPr="00ED54AC">
        <w:rPr>
          <w:color w:val="000000" w:themeColor="text1"/>
        </w:rPr>
        <w:t xml:space="preserve"> q</w:t>
      </w:r>
      <w:r w:rsidR="001D3F53" w:rsidRPr="00ED54AC">
        <w:rPr>
          <w:color w:val="000000" w:themeColor="text1"/>
        </w:rPr>
        <w:t xml:space="preserve">ui vont principalement </w:t>
      </w:r>
      <w:r w:rsidR="006B460B" w:rsidRPr="00ED54AC">
        <w:rPr>
          <w:color w:val="000000" w:themeColor="text1"/>
        </w:rPr>
        <w:t>servir d’ordonnanceur.</w:t>
      </w:r>
      <w:r w:rsidR="00D66835" w:rsidRPr="00ED54AC">
        <w:rPr>
          <w:color w:val="000000" w:themeColor="text1"/>
        </w:rPr>
        <w:t xml:space="preserve"> Ces deux serveurs sont tous deux reliés par un SAN</w:t>
      </w:r>
      <w:r w:rsidR="000E4E78" w:rsidRPr="00ED54AC">
        <w:rPr>
          <w:color w:val="000000" w:themeColor="text1"/>
        </w:rPr>
        <w:t xml:space="preserve"> qui va non-stop les répliqués au cas où il y aurait un problème</w:t>
      </w:r>
      <w:r w:rsidR="00131E0C" w:rsidRPr="00ED54AC">
        <w:rPr>
          <w:color w:val="000000" w:themeColor="text1"/>
        </w:rPr>
        <w:t>.</w:t>
      </w:r>
    </w:p>
    <w:p w14:paraId="1D5CC7E1" w14:textId="7B1F6512" w:rsidR="001D17C9" w:rsidRPr="001D17C9" w:rsidRDefault="001D17C9" w:rsidP="00D66835">
      <w:pPr>
        <w:rPr>
          <w:b/>
          <w:noProof/>
          <w:sz w:val="24"/>
          <w:shd w:val="clear" w:color="auto" w:fill="auto"/>
        </w:rPr>
      </w:pPr>
      <w:r w:rsidRPr="001D17C9">
        <w:rPr>
          <w:b/>
          <w:noProof/>
          <w:sz w:val="24"/>
          <w:shd w:val="clear" w:color="auto" w:fill="auto"/>
        </w:rPr>
        <w:t>Media</w:t>
      </w:r>
    </w:p>
    <w:p w14:paraId="3E1317DC" w14:textId="7B9DB6C3" w:rsidR="001D73E6" w:rsidRPr="00ED54AC" w:rsidRDefault="001D73E6" w:rsidP="00D66835">
      <w:pPr>
        <w:rPr>
          <w:color w:val="000000" w:themeColor="text1"/>
        </w:rPr>
      </w:pPr>
      <w:r w:rsidRPr="00ED54AC">
        <w:rPr>
          <w:color w:val="000000" w:themeColor="text1"/>
        </w:rPr>
        <w:t xml:space="preserve">Nous avons </w:t>
      </w:r>
      <w:r w:rsidR="00545088" w:rsidRPr="00ED54AC">
        <w:rPr>
          <w:color w:val="000000" w:themeColor="text1"/>
        </w:rPr>
        <w:t>deux serveurs</w:t>
      </w:r>
      <w:r w:rsidRPr="00ED54AC">
        <w:rPr>
          <w:color w:val="000000" w:themeColor="text1"/>
        </w:rPr>
        <w:t xml:space="preserve"> « Media » qui serviront d’intermédiaire entre </w:t>
      </w:r>
      <w:r w:rsidR="00545088" w:rsidRPr="00ED54AC">
        <w:rPr>
          <w:color w:val="000000" w:themeColor="text1"/>
        </w:rPr>
        <w:t>les masters</w:t>
      </w:r>
      <w:r w:rsidRPr="00ED54AC">
        <w:rPr>
          <w:color w:val="000000" w:themeColor="text1"/>
        </w:rPr>
        <w:t xml:space="preserve"> et les datas domains</w:t>
      </w:r>
      <w:r w:rsidR="00136BD8" w:rsidRPr="00ED54AC">
        <w:rPr>
          <w:color w:val="000000" w:themeColor="text1"/>
        </w:rPr>
        <w:t>.</w:t>
      </w:r>
    </w:p>
    <w:p w14:paraId="281A5D60" w14:textId="77777777" w:rsidR="00931CFC" w:rsidRDefault="00931CFC" w:rsidP="00D66835"/>
    <w:p w14:paraId="29CCAA0B" w14:textId="77E95E6D" w:rsidR="00BA4492" w:rsidRDefault="00C32031" w:rsidP="00D66835">
      <w:r w:rsidRPr="001C0C3C">
        <w:rPr>
          <w:noProof/>
          <w:lang w:val="fr-FR" w:eastAsia="fr-FR"/>
        </w:rPr>
        <mc:AlternateContent>
          <mc:Choice Requires="wpg">
            <w:drawing>
              <wp:anchor distT="0" distB="0" distL="114300" distR="114300" simplePos="0" relativeHeight="251673600" behindDoc="0" locked="0" layoutInCell="1" allowOverlap="1" wp14:anchorId="1C7263A1" wp14:editId="57212C2B">
                <wp:simplePos x="0" y="0"/>
                <wp:positionH relativeFrom="column">
                  <wp:posOffset>4680585</wp:posOffset>
                </wp:positionH>
                <wp:positionV relativeFrom="paragraph">
                  <wp:posOffset>274320</wp:posOffset>
                </wp:positionV>
                <wp:extent cx="1672590" cy="1183005"/>
                <wp:effectExtent l="0" t="0" r="0" b="0"/>
                <wp:wrapSquare wrapText="bothSides"/>
                <wp:docPr id="36" name="Groupe 57"/>
                <wp:cNvGraphicFramePr/>
                <a:graphic xmlns:a="http://schemas.openxmlformats.org/drawingml/2006/main">
                  <a:graphicData uri="http://schemas.microsoft.com/office/word/2010/wordprocessingGroup">
                    <wpg:wgp>
                      <wpg:cNvGrpSpPr/>
                      <wpg:grpSpPr>
                        <a:xfrm>
                          <a:off x="0" y="0"/>
                          <a:ext cx="1672590" cy="1183005"/>
                          <a:chOff x="3041019" y="-76512"/>
                          <a:chExt cx="1665244" cy="1272593"/>
                        </a:xfrm>
                      </wpg:grpSpPr>
                      <pic:pic xmlns:pic="http://schemas.openxmlformats.org/drawingml/2006/picture">
                        <pic:nvPicPr>
                          <pic:cNvPr id="37"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041019" y="180714"/>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8" name="ZoneTexte 30"/>
                        <wps:cNvSpPr txBox="1"/>
                        <wps:spPr>
                          <a:xfrm>
                            <a:off x="3041019" y="-76512"/>
                            <a:ext cx="1665244" cy="413232"/>
                          </a:xfrm>
                          <a:prstGeom prst="rect">
                            <a:avLst/>
                          </a:prstGeom>
                        </wps:spPr>
                        <wps:txbx>
                          <w:txbxContent>
                            <w:p w14:paraId="0B1CC2DE" w14:textId="1D33E5DE" w:rsidR="00733767" w:rsidRDefault="00733767"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1C7263A1" id="Groupe 57" o:spid="_x0000_s1039" style="position:absolute;margin-left:368.55pt;margin-top:21.6pt;width:131.7pt;height:93.15pt;z-index:251673600;mso-width-relative:margin;mso-height-relative:margin" coordorigin="30410,-765" coordsize="16652,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CCneA4gAAAAsBAAAPAAAAZHJzL2Rvd25y&#10;ZXYueG1sTI/BTsMwEETvSPyDtUjcqJ2E0BKyqaoKOFWVaJEqbm68TaLGdhS7Sfr3uCc4ruZp5m2+&#10;nHTLBupdYw1CNBPAyJRWNaZC+N5/PC2AOS+Nkq01hHAlB8vi/i6XmbKj+aJh5ysWSozLJELtfZdx&#10;7sqatHQz25EJ2cn2Wvpw9hVXvRxDuW55LMQL17IxYaGWHa1rKs+7i0b4HOW4SqL3YXM+ra8/+3R7&#10;2ESE+Pgwrd6AeZr8Hww3/aAORXA62otRjrUI82QeBRThOYmB3QAhRArsiBDHrynwIuf/fyh+AQ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">
                <v:shape id="Picture 4" o:spid="_x0000_s1040" type="#_x0000_t75" alt="https://store.emc.com/medias/sys_master/images/8797965451294/DDM-DD2500-IMG-01.png" style="position:absolute;left:30410;top:1807;width:15230;height:101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HGkHEAAAA2wAAAA8AAABkcnMvZG93bnJldi54bWxEj0FrwkAUhO8F/8PyBC+lblTQEl2lVRSh&#10;9GC0PT+yzySafRuyaxL/vSsUehxm5htmsepMKRqqXWFZwWgYgSBOrS44U3A6bt/eQTiPrLG0TAru&#10;5GC17L0sMNa25QM1ic9EgLCLUUHufRVL6dKcDLqhrYiDd7a1QR9knUldYxvgppTjKJpKgwWHhRwr&#10;WueUXpObUdC00/Lz9XfH39vk60fSaVPN7EWpQb/7mIPw1Pn/8F97rxVMZvD8En6AXD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0HGkHEAAAA2wAAAA8AAAAAAAAAAAAAAAAA&#10;nwIAAGRycy9kb3ducmV2LnhtbFBLBQYAAAAABAAEAPcAAACQAwAAAAA=&#10;">
                  <v:imagedata r:id="rId16" o:title="DDM-DD2500-IMG-01"/>
                </v:shape>
                <v:shape id="ZoneTexte 30" o:spid="_x0000_s1041" type="#_x0000_t202" style="position:absolute;left:30410;top:-765;width:16652;height:413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rcJsMA&#10;AADbAAAADwAAAGRycy9kb3ducmV2LnhtbERPz2vCMBS+C/sfwhO8yEytIKMaRTY2BEWZ8+Dx2by1&#10;3ZqXksTa7a83B8Hjx/d7vuxMLVpyvrKsYDxKQBDnVldcKDh+vT+/gPABWWNtmRT8kYfl4qk3x0zb&#10;K39SewiFiCHsM1RQhtBkUvq8JIN+ZBviyH1bZzBE6AqpHV5juKllmiRTabDi2FBiQ68l5b+Hi1Hw&#10;v3dbm6bbj/H5NKna8Db82W12Sg363WoGIlAXHuK7e60VTOLY+CX+AL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4rcJsMAAADbAAAADwAAAAAAAAAAAAAAAACYAgAAZHJzL2Rv&#10;d25yZXYueG1sUEsFBgAAAAAEAAQA9QAAAIgDAAAAAA==&#10;" filled="f" stroked="f">
                  <v:textbox>
                    <w:txbxContent>
                      <w:p w14:paraId="0B1CC2DE" w14:textId="1D33E5DE" w:rsidR="00733767" w:rsidRDefault="00733767"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v:textbox>
                </v:shape>
                <w10:wrap type="square"/>
              </v:group>
            </w:pict>
          </mc:Fallback>
        </mc:AlternateContent>
      </w:r>
      <w:r w:rsidR="00BA4492" w:rsidRPr="001C0C3C">
        <w:rPr>
          <w:noProof/>
          <w:lang w:val="fr-FR" w:eastAsia="fr-FR"/>
        </w:rPr>
        <mc:AlternateContent>
          <mc:Choice Requires="wpg">
            <w:drawing>
              <wp:anchor distT="0" distB="0" distL="114300" distR="114300" simplePos="0" relativeHeight="251672576" behindDoc="0" locked="0" layoutInCell="1" allowOverlap="1" wp14:anchorId="4E3DE4B4" wp14:editId="302D5BF2">
                <wp:simplePos x="0" y="0"/>
                <wp:positionH relativeFrom="column">
                  <wp:posOffset>2939427</wp:posOffset>
                </wp:positionH>
                <wp:positionV relativeFrom="paragraph">
                  <wp:posOffset>272056</wp:posOffset>
                </wp:positionV>
                <wp:extent cx="1559572" cy="1189217"/>
                <wp:effectExtent l="0" t="0" r="2540" b="0"/>
                <wp:wrapSquare wrapText="bothSides"/>
                <wp:docPr id="33" name="Groupe 56"/>
                <wp:cNvGraphicFramePr/>
                <a:graphic xmlns:a="http://schemas.openxmlformats.org/drawingml/2006/main">
                  <a:graphicData uri="http://schemas.microsoft.com/office/word/2010/wordprocessingGroup">
                    <wpg:wgp>
                      <wpg:cNvGrpSpPr/>
                      <wpg:grpSpPr>
                        <a:xfrm>
                          <a:off x="0" y="0"/>
                          <a:ext cx="1559572" cy="1189217"/>
                          <a:chOff x="0" y="-59934"/>
                          <a:chExt cx="1552134" cy="1278643"/>
                        </a:xfrm>
                      </wpg:grpSpPr>
                      <pic:pic xmlns:pic="http://schemas.openxmlformats.org/drawingml/2006/picture">
                        <pic:nvPicPr>
                          <pic:cNvPr id="34"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03342"/>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5" name="ZoneTexte 29"/>
                        <wps:cNvSpPr txBox="1"/>
                        <wps:spPr>
                          <a:xfrm>
                            <a:off x="12" y="-59934"/>
                            <a:ext cx="1552122" cy="415112"/>
                          </a:xfrm>
                          <a:prstGeom prst="rect">
                            <a:avLst/>
                          </a:prstGeom>
                        </wps:spPr>
                        <wps:txbx>
                          <w:txbxContent>
                            <w:p w14:paraId="1227041E" w14:textId="659E0609" w:rsidR="00733767" w:rsidRDefault="00733767"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E3DE4B4" id="Groupe 56" o:spid="_x0000_s1042" style="position:absolute;margin-left:231.45pt;margin-top:21.4pt;width:122.8pt;height:93.65pt;z-index:251672576;mso-width-relative:margin;mso-height-relative:margin" coordorigin=",-599" coordsize="15521,1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zYYHhuEAAAAKAQAADwAAAGRycy9kb3du&#10;cmV2LnhtbEyPwU7CQBCG7ya+w2ZMvMm2RRBrt4QQ9URIBBPCbegObUN3t+kubXl7x5PeZjJf/vn+&#10;bDmaRvTU+dpZBfEkAkG2cLq2pYLv/cfTAoQPaDU2zpKCG3lY5vd3GabaDfaL+l0oBYdYn6KCKoQ2&#10;ldIXFRn0E9eS5dvZdQYDr10pdYcDh5tGJlE0lwZryx8qbGldUXHZXY2CzwGH1TR+7zeX8/p23M+2&#10;h01MSj0+jKs3EIHG8AfDrz6rQ85OJ3e12otGwfM8eWWUh4QrMPASLWYgTgqSaRSDzDP5v0L+Aw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">
                <v:shape id="Picture 4" o:spid="_x0000_s1043" type="#_x0000_t75" alt="https://store.emc.com/medias/sys_master/images/8797965451294/DDM-DD2500-IMG-01.png" style="position:absolute;top:2033;width:15230;height:101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VhDbEAAAA2wAAAA8AAABkcnMvZG93bnJldi54bWxEj0FrwkAUhO+C/2F5Qi9SN23FlugqVbEU&#10;igdT9fzIPpNo9m3Irkn8925B6HGYmW+Y2aIzpWiodoVlBS+jCARxanXBmYL97+b5A4TzyBpLy6Tg&#10;Rg4W835vhrG2Le+oSXwmAoRdjApy76tYSpfmZNCNbEUcvJOtDfog60zqGtsAN6V8jaKJNFhwWMix&#10;olVO6SW5GgVNOymXw+MXbzfJz0HSfl2927NST4PucwrCU+f/w4/2t1bwNoa/L+EHyP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3VhDbEAAAA2wAAAA8AAAAAAAAAAAAAAAAA&#10;nwIAAGRycy9kb3ducmV2LnhtbFBLBQYAAAAABAAEAPcAAACQAwAAAAA=&#10;">
                  <v:imagedata r:id="rId16" o:title="DDM-DD2500-IMG-01"/>
                </v:shape>
                <v:shape id="ZoneTexte 29" o:spid="_x0000_s1044" type="#_x0000_t202" style="position:absolute;top:-599;width:15521;height:41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tzuMcA&#10;AADbAAAADwAAAGRycy9kb3ducmV2LnhtbESPT2vCQBTE74V+h+UJvRTdGGmR6CqlpVKoWPxz8PjM&#10;PpO02bdhd43RT+8WCj0OM/MbZjrvTC1acr6yrGA4SEAQ51ZXXCjYbd/7YxA+IGusLZOCC3mYz+7v&#10;pphpe+Y1tZtQiAhhn6GCMoQmk9LnJRn0A9sQR+9oncEQpSukdniOcFPLNEmepcGK40KJDb2WlP9s&#10;TkbB9cstbZouF8PDflS14e3xe/W5Uuqh171MQATqwn/4r/2hFYye4PdL/AF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Lc7jHAAAA2wAAAA8AAAAAAAAAAAAAAAAAmAIAAGRy&#10;cy9kb3ducmV2LnhtbFBLBQYAAAAABAAEAPUAAACMAwAAAAA=&#10;" filled="f" stroked="f">
                  <v:textbox>
                    <w:txbxContent>
                      <w:p w14:paraId="1227041E" w14:textId="659E0609" w:rsidR="00733767" w:rsidRDefault="00733767"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v:textbox>
                </v:shape>
                <w10:wrap type="square"/>
              </v:group>
            </w:pict>
          </mc:Fallback>
        </mc:AlternateContent>
      </w:r>
    </w:p>
    <w:p w14:paraId="5203F4BE" w14:textId="27E0D8C9" w:rsidR="001D17C9" w:rsidRPr="004A176F" w:rsidRDefault="001D17C9" w:rsidP="00D66835">
      <w:pPr>
        <w:rPr>
          <w:b/>
        </w:rPr>
      </w:pPr>
      <w:r w:rsidRPr="004A176F">
        <w:rPr>
          <w:b/>
        </w:rPr>
        <w:t>Stockage online</w:t>
      </w:r>
    </w:p>
    <w:p w14:paraId="58912840" w14:textId="709073E2" w:rsidR="00545088" w:rsidRPr="00ED54AC" w:rsidRDefault="00545088" w:rsidP="00D66835">
      <w:pPr>
        <w:rPr>
          <w:noProof/>
          <w:color w:val="000000" w:themeColor="text1"/>
          <w:shd w:val="clear" w:color="auto" w:fill="auto"/>
        </w:rPr>
      </w:pPr>
      <w:r w:rsidRPr="00ED54AC">
        <w:rPr>
          <w:color w:val="000000" w:themeColor="text1"/>
        </w:rPr>
        <w:t>Nous avons deux serveurs Data Domaine qui sont dupliqués qui reçoivent des ordres de l’</w:t>
      </w:r>
      <w:r w:rsidR="00C37BCF" w:rsidRPr="00ED54AC">
        <w:rPr>
          <w:color w:val="000000" w:themeColor="text1"/>
        </w:rPr>
        <w:t>ordonnanceur</w:t>
      </w:r>
      <w:r w:rsidRPr="00ED54AC">
        <w:rPr>
          <w:color w:val="000000" w:themeColor="text1"/>
        </w:rPr>
        <w:t xml:space="preserve"> par l’intermédiaire des « Media ».</w:t>
      </w:r>
      <w:r w:rsidR="0070473D" w:rsidRPr="00ED54AC">
        <w:rPr>
          <w:noProof/>
          <w:color w:val="000000" w:themeColor="text1"/>
          <w:shd w:val="clear" w:color="auto" w:fill="auto"/>
        </w:rPr>
        <w:t xml:space="preserve"> </w:t>
      </w:r>
    </w:p>
    <w:p w14:paraId="4E70A89C" w14:textId="53013E8A" w:rsidR="00855571" w:rsidRDefault="00855571" w:rsidP="00D66835"/>
    <w:p w14:paraId="71C9141D" w14:textId="7192252C" w:rsidR="00855571" w:rsidRDefault="00855571" w:rsidP="00D66835">
      <w:pPr>
        <w:rPr>
          <w:b/>
          <w:sz w:val="24"/>
        </w:rPr>
      </w:pPr>
      <w:r w:rsidRPr="00855571">
        <w:rPr>
          <w:b/>
          <w:sz w:val="24"/>
        </w:rPr>
        <w:t>Stockage externalisé</w:t>
      </w:r>
    </w:p>
    <w:p w14:paraId="7CEF738D" w14:textId="769F73CF" w:rsidR="00BD54BE" w:rsidRPr="00D12D19" w:rsidRDefault="00FF49A1" w:rsidP="00BD54BE">
      <w:pPr>
        <w:rPr>
          <w:color w:val="000000" w:themeColor="text1"/>
        </w:rPr>
      </w:pPr>
      <w:r w:rsidRPr="00ED54AC">
        <w:rPr>
          <w:color w:val="000000" w:themeColor="text1"/>
        </w:rPr>
        <w:t xml:space="preserve">Nous faisons des sauvegardes sur des cassettes que nous </w:t>
      </w:r>
      <w:r w:rsidR="00ED54AC" w:rsidRPr="00ED54AC">
        <w:rPr>
          <w:color w:val="000000" w:themeColor="text1"/>
        </w:rPr>
        <w:t>conserverons</w:t>
      </w:r>
      <w:r w:rsidRPr="00ED54AC">
        <w:rPr>
          <w:color w:val="000000" w:themeColor="text1"/>
        </w:rPr>
        <w:t xml:space="preserve"> 10 ans chaque sauvegarde et répliquée, une est envoyée à Securitas et nous concevront la deuxième.</w:t>
      </w:r>
    </w:p>
    <w:p w14:paraId="32C5F7F9" w14:textId="2FCF6547" w:rsidR="000E55E1" w:rsidRDefault="000E55E1" w:rsidP="00DA6430">
      <w:pPr>
        <w:pStyle w:val="Titre4"/>
      </w:pPr>
      <w:bookmarkStart w:id="17" w:name="_Toc530927438"/>
      <w:r>
        <w:t>Stratégie de conservation des sauvegardes</w:t>
      </w:r>
      <w:bookmarkEnd w:id="17"/>
    </w:p>
    <w:p w14:paraId="426D23D8" w14:textId="48BB255D" w:rsidR="000D2104" w:rsidRPr="00ED54AC" w:rsidRDefault="000D2104" w:rsidP="000D2104">
      <w:pPr>
        <w:rPr>
          <w:color w:val="000000" w:themeColor="text1"/>
        </w:rPr>
      </w:pPr>
      <w:r w:rsidRPr="00ED54AC">
        <w:rPr>
          <w:color w:val="000000" w:themeColor="text1"/>
        </w:rPr>
        <w:t>Le diagramme ci-dessous reflète la stratégie :</w:t>
      </w:r>
    </w:p>
    <w:p w14:paraId="73F71F63" w14:textId="05AF9D6E" w:rsidR="000E55E1" w:rsidRDefault="000E55E1" w:rsidP="00274307">
      <w:pPr>
        <w:ind w:left="708" w:firstLine="426"/>
      </w:pPr>
      <w:r>
        <w:object w:dxaOrig="11551" w:dyaOrig="7711" w14:anchorId="3FAC2459">
          <v:shape id="_x0000_i1026" type="#_x0000_t75" style="width:360.75pt;height:243.75pt" o:ole="">
            <v:imagedata r:id="rId17" o:title=""/>
          </v:shape>
          <o:OLEObject Type="Embed" ProgID="Visio.Drawing.15" ShapeID="_x0000_i1026" DrawAspect="Content" ObjectID="_1604906157" r:id="rId18"/>
        </w:object>
      </w:r>
    </w:p>
    <w:p w14:paraId="3D373CA2" w14:textId="0B1DEB1F" w:rsidR="00647D27" w:rsidRPr="00ED54AC" w:rsidRDefault="00647D27" w:rsidP="00647D27">
      <w:pPr>
        <w:rPr>
          <w:color w:val="000000" w:themeColor="text1"/>
        </w:rPr>
      </w:pPr>
      <w:r w:rsidRPr="00ED54AC">
        <w:rPr>
          <w:color w:val="000000" w:themeColor="text1"/>
        </w:rPr>
        <w:t>Les données de production et de non production sont identifiées par serveur. En cas de doute sur le type de données stockés sur certains serveurs, ils seront traités comme étant des serveurs de production. De même que pour les serveurs d’infrastructure nécessaire à la restauration et l’exploitation des données de production (exemple : Microsoft Active Directory, environnement DNS…).</w:t>
      </w:r>
    </w:p>
    <w:p w14:paraId="175E8E35" w14:textId="77777777" w:rsidR="00545088" w:rsidRDefault="00545088" w:rsidP="00D66835"/>
    <w:p w14:paraId="12F0C7A8" w14:textId="77777777" w:rsidR="004B0DE4" w:rsidRDefault="004B0DE4" w:rsidP="00F23A19">
      <w:pPr>
        <w:pStyle w:val="Titre"/>
        <w:pageBreakBefore/>
        <w:sectPr w:rsidR="004B0DE4" w:rsidSect="004B0DE4">
          <w:footnotePr>
            <w:numRestart w:val="eachPage"/>
          </w:footnotePr>
          <w:pgSz w:w="11906" w:h="16838" w:code="9"/>
          <w:pgMar w:top="1418" w:right="1418" w:bottom="1418" w:left="1418" w:header="709" w:footer="709" w:gutter="0"/>
          <w:cols w:space="708"/>
          <w:docGrid w:linePitch="360"/>
        </w:sectPr>
      </w:pPr>
    </w:p>
    <w:p w14:paraId="534AB72B" w14:textId="02E47F35" w:rsidR="00D66835" w:rsidRDefault="00603E12" w:rsidP="00F23A19">
      <w:pPr>
        <w:pStyle w:val="Titre"/>
        <w:pageBreakBefore/>
      </w:pPr>
      <w:r>
        <w:rPr>
          <w:noProof/>
          <w:lang w:val="fr-FR" w:eastAsia="fr-FR"/>
        </w:rPr>
        <w:lastRenderedPageBreak/>
        <w:drawing>
          <wp:anchor distT="0" distB="0" distL="114300" distR="114300" simplePos="0" relativeHeight="251659264" behindDoc="0" locked="0" layoutInCell="1" allowOverlap="1" wp14:anchorId="77C2DDC8" wp14:editId="4327A248">
            <wp:simplePos x="0" y="0"/>
            <wp:positionH relativeFrom="margin">
              <wp:align>center</wp:align>
            </wp:positionH>
            <wp:positionV relativeFrom="margin">
              <wp:posOffset>700405</wp:posOffset>
            </wp:positionV>
            <wp:extent cx="2988945" cy="2988945"/>
            <wp:effectExtent l="0" t="0" r="1905" b="1905"/>
            <wp:wrapSquare wrapText="bothSides"/>
            <wp:docPr id="2" name="Image 2" descr="D:\COURS\2ème\EPSIC\143 - Projet\semaine 1\img\vtx-logo-12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URS\2ème\EPSIC\143 - Projet\semaine 1\img\vtx-logo-1200x12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894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t>VTX</w:t>
      </w:r>
    </w:p>
    <w:p w14:paraId="67A2C17D" w14:textId="77777777" w:rsidR="00F23A19" w:rsidRDefault="00F23A19" w:rsidP="00AE41E3">
      <w:pPr>
        <w:pStyle w:val="Titre2"/>
        <w:sectPr w:rsidR="00F23A19" w:rsidSect="00F23A19">
          <w:footnotePr>
            <w:numRestart w:val="eachPage"/>
          </w:footnotePr>
          <w:pgSz w:w="11906" w:h="16838" w:code="9"/>
          <w:pgMar w:top="1418" w:right="1418" w:bottom="1418" w:left="1418" w:header="709" w:footer="709" w:gutter="0"/>
          <w:cols w:space="708"/>
          <w:vAlign w:val="center"/>
          <w:docGrid w:linePitch="360"/>
        </w:sectPr>
      </w:pPr>
    </w:p>
    <w:p w14:paraId="523D33A6" w14:textId="675F82D8" w:rsidR="000C0F9C" w:rsidRDefault="000C0F9C" w:rsidP="00AE41E3">
      <w:pPr>
        <w:pStyle w:val="Titre2"/>
      </w:pPr>
      <w:bookmarkStart w:id="18" w:name="_Toc530927439"/>
      <w:r>
        <w:lastRenderedPageBreak/>
        <w:t>VTX</w:t>
      </w:r>
      <w:bookmarkEnd w:id="18"/>
    </w:p>
    <w:p w14:paraId="10F34C89" w14:textId="0E9C71D5" w:rsidR="000C0F9C" w:rsidRPr="000C0F9C" w:rsidRDefault="000C0F9C" w:rsidP="00A97195">
      <w:pPr>
        <w:pStyle w:val="Titre3"/>
      </w:pPr>
      <w:bookmarkStart w:id="19" w:name="_Toc530927440"/>
      <w:r>
        <w:t>Introduction</w:t>
      </w:r>
      <w:bookmarkEnd w:id="19"/>
    </w:p>
    <w:p w14:paraId="60CBE674" w14:textId="6AE4E73E" w:rsidR="000C0F9C" w:rsidRDefault="000C0F9C" w:rsidP="00242F35">
      <w:r>
        <w:t xml:space="preserve">VTX est une entreprise qui occupe la télécommunication. La société a été </w:t>
      </w:r>
      <w:r w:rsidR="00DE1404">
        <w:t>fondée</w:t>
      </w:r>
      <w:r>
        <w:t xml:space="preserve"> en 198</w:t>
      </w:r>
      <w:r w:rsidR="005428AB">
        <w:t xml:space="preserve">9 et son nom signifie Videotex. </w:t>
      </w:r>
      <w:r>
        <w:t xml:space="preserve">Le siège est à Pully et nous avons d’autre succursale </w:t>
      </w:r>
      <w:r w:rsidR="00DE1404">
        <w:t>à</w:t>
      </w:r>
      <w:r>
        <w:t xml:space="preserve"> Genève, Sion et Bâle.</w:t>
      </w:r>
    </w:p>
    <w:p w14:paraId="0954E34F" w14:textId="77777777" w:rsidR="000C0F9C" w:rsidRDefault="000C0F9C" w:rsidP="00242F35">
      <w:r>
        <w:t>Nous fournissons :</w:t>
      </w:r>
    </w:p>
    <w:p w14:paraId="18A10825" w14:textId="77777777" w:rsidR="000C0F9C" w:rsidRDefault="000C0F9C" w:rsidP="007734BD">
      <w:pPr>
        <w:pStyle w:val="Paragraphedeliste"/>
        <w:numPr>
          <w:ilvl w:val="0"/>
          <w:numId w:val="8"/>
        </w:numPr>
      </w:pPr>
      <w:r>
        <w:t>Internet</w:t>
      </w:r>
    </w:p>
    <w:p w14:paraId="74C240FD" w14:textId="491E709D" w:rsidR="000C0F9C" w:rsidRDefault="000C0F9C" w:rsidP="007734BD">
      <w:pPr>
        <w:pStyle w:val="Paragraphedeliste"/>
        <w:numPr>
          <w:ilvl w:val="0"/>
          <w:numId w:val="8"/>
        </w:numPr>
      </w:pPr>
      <w:r>
        <w:t>Téléphonie</w:t>
      </w:r>
    </w:p>
    <w:p w14:paraId="5B442A09" w14:textId="45CC480F" w:rsidR="000C0F9C" w:rsidRDefault="000C0F9C" w:rsidP="007734BD">
      <w:pPr>
        <w:pStyle w:val="Paragraphedeliste"/>
        <w:numPr>
          <w:ilvl w:val="0"/>
          <w:numId w:val="8"/>
        </w:numPr>
      </w:pPr>
      <w:r>
        <w:t>Nom de domaine</w:t>
      </w:r>
    </w:p>
    <w:p w14:paraId="610D8C7C" w14:textId="174ED192" w:rsidR="000C0F9C" w:rsidRDefault="000C0F9C" w:rsidP="007734BD">
      <w:pPr>
        <w:pStyle w:val="Paragraphedeliste"/>
        <w:numPr>
          <w:ilvl w:val="0"/>
          <w:numId w:val="8"/>
        </w:numPr>
      </w:pPr>
      <w:r>
        <w:t>Hébergement</w:t>
      </w:r>
    </w:p>
    <w:p w14:paraId="5FD35C7E" w14:textId="5F7820CF" w:rsidR="000C0F9C" w:rsidRDefault="000C0F9C" w:rsidP="007734BD">
      <w:pPr>
        <w:pStyle w:val="Paragraphedeliste"/>
        <w:numPr>
          <w:ilvl w:val="0"/>
          <w:numId w:val="8"/>
        </w:numPr>
      </w:pPr>
      <w:r>
        <w:t>Mail</w:t>
      </w:r>
    </w:p>
    <w:p w14:paraId="4A9039BF" w14:textId="7DD64E4F" w:rsidR="000C0F9C" w:rsidRDefault="000C0F9C" w:rsidP="007734BD">
      <w:pPr>
        <w:pStyle w:val="Paragraphedeliste"/>
        <w:numPr>
          <w:ilvl w:val="0"/>
          <w:numId w:val="8"/>
        </w:numPr>
      </w:pPr>
      <w:r>
        <w:t>Sécurité de réseau informatique</w:t>
      </w:r>
    </w:p>
    <w:p w14:paraId="1A04246A" w14:textId="4ED3FC44" w:rsidR="000C0F9C" w:rsidRDefault="000C0F9C" w:rsidP="007734BD">
      <w:pPr>
        <w:pStyle w:val="Paragraphedeliste"/>
        <w:numPr>
          <w:ilvl w:val="0"/>
          <w:numId w:val="8"/>
        </w:numPr>
      </w:pPr>
      <w:r>
        <w:t>Télévision</w:t>
      </w:r>
    </w:p>
    <w:p w14:paraId="2BF5A9AF" w14:textId="77777777" w:rsidR="000C0F9C" w:rsidRDefault="000C0F9C" w:rsidP="007734BD">
      <w:pPr>
        <w:pStyle w:val="Paragraphedeliste"/>
        <w:numPr>
          <w:ilvl w:val="0"/>
          <w:numId w:val="8"/>
        </w:numPr>
      </w:pPr>
      <w:r>
        <w:t>Cloud</w:t>
      </w:r>
    </w:p>
    <w:p w14:paraId="0A7B7ABD" w14:textId="721B87C7" w:rsidR="00975EB0" w:rsidRDefault="00975EB0" w:rsidP="00A97195">
      <w:pPr>
        <w:pStyle w:val="Titre3"/>
      </w:pPr>
      <w:bookmarkStart w:id="20" w:name="_Toc530927441"/>
      <w:r>
        <w:t>Les techniques utilisées</w:t>
      </w:r>
      <w:bookmarkEnd w:id="20"/>
    </w:p>
    <w:p w14:paraId="3E20682C" w14:textId="5B7F4DCF" w:rsidR="000C0F9C" w:rsidRDefault="000C0F9C" w:rsidP="00242F35">
      <w:r>
        <w:t>Pour conserver nos données nous utilisons comme technologie Bacula / Veam et notre hardware est du NetApp.</w:t>
      </w:r>
      <w:r>
        <w:br/>
        <w:t>Le toute est conservé en VHD.</w:t>
      </w:r>
    </w:p>
    <w:p w14:paraId="7C492CB5" w14:textId="47CC2D54" w:rsidR="000C0F9C" w:rsidRDefault="000C0F9C" w:rsidP="00242F35">
      <w:r>
        <w:t>Nous enregistrons toutes les 3 semaines en bande magnétique en cas d’attaque grave via un ransomware.</w:t>
      </w:r>
      <w:r>
        <w:br/>
      </w:r>
      <w:r>
        <w:br/>
        <w:t xml:space="preserve">Nos donnée son sécurisé physiquement par </w:t>
      </w:r>
      <w:r w:rsidR="005C5226">
        <w:t>un lieu inconnu</w:t>
      </w:r>
      <w:r>
        <w:t xml:space="preserve"> et ne sont accessible que par l’équipe qui s’occupe des backups.</w:t>
      </w:r>
    </w:p>
    <w:p w14:paraId="1E451BF5" w14:textId="141DFB85" w:rsidR="000C0F9C" w:rsidRDefault="000C0F9C" w:rsidP="00242F35">
      <w:r>
        <w:t>Les sauvegardes se font toutes les 8 heures et son sauvegarder sur plusieurs de nos Datacenter.</w:t>
      </w:r>
    </w:p>
    <w:p w14:paraId="5C4E57C0" w14:textId="22BB0E06" w:rsidR="000C0F9C" w:rsidRDefault="000C0F9C" w:rsidP="00242F35">
      <w:r>
        <w:t xml:space="preserve">En cas de récupération de nos données, nous envoyons des mails à tous nos clients via un système automatique en 48 heures. Si non avons leurs portables dans la base de </w:t>
      </w:r>
      <w:r w:rsidR="005C5226">
        <w:t>données</w:t>
      </w:r>
      <w:r>
        <w:t xml:space="preserve"> le programme leurs envoie aussi un SMS.</w:t>
      </w:r>
      <w:r>
        <w:br/>
      </w:r>
      <w:r>
        <w:br/>
        <w:t xml:space="preserve">Ensuite VTX au niveau de la LPD et le RGPD se situe dans les entreprises ou cette protection doit s’appliqué de façons la plus rigoureuse, dû au fait qu’elle détient l’intégralité </w:t>
      </w:r>
      <w:r w:rsidR="005C5226">
        <w:t>des données</w:t>
      </w:r>
      <w:r>
        <w:t xml:space="preserve"> personnel des clients.</w:t>
      </w:r>
    </w:p>
    <w:p w14:paraId="5EA5D283" w14:textId="7097439A" w:rsidR="00BB6AF6" w:rsidRDefault="000C0F9C" w:rsidP="00127389">
      <w:r>
        <w:t>Nous avons par exemple des mesures ou le renouvellement de mot de passe n’est même plus visible pour les employés concernés aux bouts de 24 heures.</w:t>
      </w:r>
    </w:p>
    <w:p w14:paraId="23CC66AC" w14:textId="77777777" w:rsidR="00C92CCB" w:rsidRDefault="00C92CCB" w:rsidP="00C01154">
      <w:pPr>
        <w:pStyle w:val="Titre"/>
        <w:pageBreakBefore/>
        <w:sectPr w:rsidR="00C92CCB" w:rsidSect="00C92CCB">
          <w:footnotePr>
            <w:numRestart w:val="eachPage"/>
          </w:footnotePr>
          <w:pgSz w:w="11906" w:h="16838" w:code="9"/>
          <w:pgMar w:top="1418" w:right="1418" w:bottom="1418" w:left="1418" w:header="709" w:footer="709" w:gutter="0"/>
          <w:cols w:space="708"/>
          <w:docGrid w:linePitch="360"/>
        </w:sectPr>
      </w:pPr>
    </w:p>
    <w:p w14:paraId="555851D0" w14:textId="6EF0B7E9" w:rsidR="00BB6AF6" w:rsidRDefault="00296BCE" w:rsidP="00C01154">
      <w:pPr>
        <w:pStyle w:val="Titre"/>
        <w:pageBreakBefore/>
      </w:pPr>
      <w:r>
        <w:rPr>
          <w:noProof/>
          <w:lang w:val="fr-FR" w:eastAsia="fr-FR"/>
        </w:rPr>
        <w:lastRenderedPageBreak/>
        <w:drawing>
          <wp:anchor distT="0" distB="0" distL="114300" distR="114300" simplePos="0" relativeHeight="251658240" behindDoc="0" locked="0" layoutInCell="1" allowOverlap="1" wp14:anchorId="4B4E96ED" wp14:editId="63B201BB">
            <wp:simplePos x="0" y="0"/>
            <wp:positionH relativeFrom="margin">
              <wp:align>right</wp:align>
            </wp:positionH>
            <wp:positionV relativeFrom="margin">
              <wp:posOffset>1826895</wp:posOffset>
            </wp:positionV>
            <wp:extent cx="5678805" cy="2006600"/>
            <wp:effectExtent l="0" t="0" r="0" b="0"/>
            <wp:wrapSquare wrapText="bothSides"/>
            <wp:docPr id="1" name="Image 1" descr="D:\COURS\2ème\EPSIC\143 - Projet\semaine 1\img\logo_UN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URS\2ème\EPSIC\143 - Projet\semaine 1\img\logo_UNI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8805"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AF6">
        <w:t>Université de Lausanne</w:t>
      </w:r>
      <w:r w:rsidR="00BB6AF6">
        <w:br w:type="page"/>
      </w:r>
    </w:p>
    <w:p w14:paraId="4F7505CA" w14:textId="77777777" w:rsidR="00C92CCB" w:rsidRDefault="00C92CCB" w:rsidP="00AE41E3">
      <w:pPr>
        <w:pStyle w:val="Titre2"/>
        <w:sectPr w:rsidR="00C92CCB" w:rsidSect="00C92CCB">
          <w:footnotePr>
            <w:numRestart w:val="eachPage"/>
          </w:footnotePr>
          <w:pgSz w:w="11906" w:h="16838" w:code="9"/>
          <w:pgMar w:top="1418" w:right="1418" w:bottom="1418" w:left="1418" w:header="709" w:footer="709" w:gutter="0"/>
          <w:cols w:space="708"/>
          <w:vAlign w:val="center"/>
          <w:docGrid w:linePitch="360"/>
        </w:sectPr>
      </w:pPr>
    </w:p>
    <w:p w14:paraId="2947CBCE" w14:textId="77777777" w:rsidR="00CA62F9" w:rsidRDefault="00CA62F9" w:rsidP="00CA62F9">
      <w:pPr>
        <w:pStyle w:val="Titre2"/>
      </w:pPr>
      <w:bookmarkStart w:id="21" w:name="_Toc530927459"/>
      <w:bookmarkStart w:id="22" w:name="_Toc530150123"/>
      <w:r>
        <w:lastRenderedPageBreak/>
        <w:t>Université de Lausanne</w:t>
      </w:r>
      <w:r>
        <w:rPr>
          <w:rStyle w:val="Appelnotedebasdep"/>
        </w:rPr>
        <w:footnoteReference w:id="1"/>
      </w:r>
      <w:bookmarkEnd w:id="22"/>
    </w:p>
    <w:p w14:paraId="42625FD9" w14:textId="77777777" w:rsidR="00CA62F9" w:rsidRPr="00267C23" w:rsidRDefault="00CA62F9" w:rsidP="00CA62F9">
      <w:pPr>
        <w:pStyle w:val="Titre3"/>
      </w:pPr>
      <w:bookmarkStart w:id="23" w:name="_Toc530150124"/>
      <w:r w:rsidRPr="00267C23">
        <w:t>Présentation entreprise</w:t>
      </w:r>
      <w:bookmarkEnd w:id="23"/>
    </w:p>
    <w:p w14:paraId="5303E2A5" w14:textId="77777777" w:rsidR="00CA62F9" w:rsidRDefault="00CA62F9" w:rsidP="00CA62F9">
      <w:r w:rsidRPr="00267C23">
        <w:t>L’Université de Lausanne, bâtiment dédié aux étudiants, professeurs et chercheurs universitaires, est un bâtiment qui regroupe pas moins de 15'000 étudiants et 5'000 employés situés sur les bords du Lac Léman, et il est composé de 7 facultés : médecine-biologie / sciences sociales / lettre / théologie / géosciences / droit / commerciales (HEC). Ce bâtiment a eu ses débuts en 1537 et l’un</w:t>
      </w:r>
      <w:r>
        <w:t>e</w:t>
      </w:r>
      <w:r w:rsidRPr="00267C23">
        <w:t xml:space="preserve"> des plus vieilles sociétés de Suisse</w:t>
      </w:r>
      <w:r w:rsidRPr="006173A4">
        <w:rPr>
          <w:color w:val="000000" w:themeColor="text1"/>
        </w:rPr>
        <w:t>. Nous respectons la LPD et la GDPR</w:t>
      </w:r>
      <w:r>
        <w:rPr>
          <w:color w:val="000000" w:themeColor="text1"/>
        </w:rPr>
        <w:t>,</w:t>
      </w:r>
      <w:r w:rsidRPr="006173A4">
        <w:rPr>
          <w:color w:val="000000" w:themeColor="text1"/>
        </w:rPr>
        <w:t xml:space="preserve"> car nous avons des employés qui habitent sur le territoire </w:t>
      </w:r>
      <w:r w:rsidRPr="00C82B46">
        <w:t>européen (</w:t>
      </w:r>
      <w:r>
        <w:t>hors</w:t>
      </w:r>
      <w:r w:rsidRPr="00C82B46">
        <w:t xml:space="preserve"> suisse).</w:t>
      </w:r>
    </w:p>
    <w:p w14:paraId="571AB379" w14:textId="77777777" w:rsidR="00CA62F9" w:rsidRPr="00A71C39" w:rsidRDefault="00CA62F9" w:rsidP="00CA62F9">
      <w:pPr>
        <w:rPr>
          <w:color w:val="538135" w:themeColor="accent6" w:themeShade="BF"/>
        </w:rPr>
      </w:pPr>
    </w:p>
    <w:p w14:paraId="36641980" w14:textId="77777777" w:rsidR="00CA62F9" w:rsidRPr="00267C23" w:rsidRDefault="00CA62F9" w:rsidP="00CA62F9">
      <w:pPr>
        <w:pStyle w:val="Titre3"/>
      </w:pPr>
      <w:bookmarkStart w:id="24" w:name="_Toc530150125"/>
      <w:r w:rsidRPr="00267C23">
        <w:t>Présentation du système</w:t>
      </w:r>
      <w:bookmarkEnd w:id="24"/>
      <w:r w:rsidRPr="00267C23">
        <w:t xml:space="preserve"> </w:t>
      </w:r>
    </w:p>
    <w:p w14:paraId="39331699" w14:textId="77777777" w:rsidR="00CA62F9" w:rsidRDefault="00CA62F9" w:rsidP="00CA62F9">
      <w:pPr>
        <w:spacing w:after="0" w:line="240" w:lineRule="auto"/>
      </w:pPr>
      <w:r>
        <w:t>Les systèmes sont distribués sur trois centres de calculs répartis sur le campus</w:t>
      </w:r>
      <w:r w:rsidRPr="003D3788">
        <w:t xml:space="preserve"> </w:t>
      </w:r>
      <w:r>
        <w:t>de l’Université de Lausanne. On peut distinguer trois familles d’équipement :</w:t>
      </w:r>
    </w:p>
    <w:p w14:paraId="77F6AFEA" w14:textId="77777777" w:rsidR="00CA62F9" w:rsidDel="00BF3728" w:rsidRDefault="00CA62F9" w:rsidP="00CA62F9">
      <w:pPr>
        <w:spacing w:after="0" w:line="240" w:lineRule="auto"/>
        <w:rPr>
          <w:del w:id="25" w:author="Dylan Métral" w:date="2018-11-16T16:38:00Z"/>
        </w:rPr>
      </w:pPr>
    </w:p>
    <w:p w14:paraId="4DC79706" w14:textId="77777777" w:rsidR="00CA62F9" w:rsidRDefault="00CA62F9" w:rsidP="00CA62F9">
      <w:pPr>
        <w:spacing w:after="0" w:line="240" w:lineRule="auto"/>
        <w:rPr>
          <w:color w:val="000000" w:themeColor="text1"/>
        </w:rPr>
      </w:pPr>
      <w:r w:rsidRPr="006E63F8">
        <w:rPr>
          <w:color w:val="70AD47" w:themeColor="accent6"/>
        </w:rPr>
        <w:t xml:space="preserve">Serveur virtuel &amp; SAN : </w:t>
      </w:r>
      <w:r>
        <w:rPr>
          <w:color w:val="000000" w:themeColor="text1"/>
        </w:rPr>
        <w:t xml:space="preserve">Il existe 650 serveurs virtuels hébergé sur 14 hosts vxrail connecté à un </w:t>
      </w:r>
      <w:r w:rsidRPr="002958C5">
        <w:rPr>
          <w:color w:val="000000" w:themeColor="text1"/>
        </w:rPr>
        <w:t xml:space="preserve">SAN </w:t>
      </w:r>
      <w:r>
        <w:rPr>
          <w:color w:val="000000" w:themeColor="text1"/>
        </w:rPr>
        <w:t>ceci dupliqué sur deux sites</w:t>
      </w:r>
      <w:r w:rsidRPr="002958C5">
        <w:rPr>
          <w:color w:val="000000" w:themeColor="text1"/>
        </w:rPr>
        <w:t>. Cela représente 180TB de données pour les SAN et 112Tb de données pour les serveurs</w:t>
      </w:r>
      <w:r>
        <w:rPr>
          <w:color w:val="000000" w:themeColor="text1"/>
        </w:rPr>
        <w:t xml:space="preserve">. </w:t>
      </w:r>
    </w:p>
    <w:p w14:paraId="7CF9941F" w14:textId="77777777" w:rsidR="00CA62F9" w:rsidRPr="00A65A7B" w:rsidDel="00BF3728" w:rsidRDefault="00CA62F9" w:rsidP="00CA62F9">
      <w:pPr>
        <w:spacing w:after="0" w:line="240" w:lineRule="auto"/>
        <w:rPr>
          <w:del w:id="26" w:author="Dylan Métral" w:date="2018-11-16T16:42:00Z"/>
          <w:color w:val="ED7D31" w:themeColor="accent2"/>
        </w:rPr>
      </w:pPr>
    </w:p>
    <w:p w14:paraId="0DB46C64" w14:textId="77777777" w:rsidR="00CA62F9" w:rsidRDefault="00CA62F9" w:rsidP="00CA62F9">
      <w:pPr>
        <w:spacing w:after="0" w:line="240" w:lineRule="auto"/>
        <w:rPr>
          <w:color w:val="000000" w:themeColor="text1"/>
        </w:rPr>
      </w:pPr>
      <w:r w:rsidRPr="006E63F8">
        <w:rPr>
          <w:color w:val="70AD47" w:themeColor="accent6"/>
        </w:rPr>
        <w:t xml:space="preserve">NAS : </w:t>
      </w:r>
      <w:r>
        <w:rPr>
          <w:color w:val="000000" w:themeColor="text1"/>
        </w:rPr>
        <w:t>Deux NAS fournissent un stockage de 1.26Pb aux utilisateurs.</w:t>
      </w:r>
    </w:p>
    <w:p w14:paraId="5DAEE702" w14:textId="77777777" w:rsidR="00CA62F9" w:rsidRPr="0075246C" w:rsidDel="005849B9" w:rsidRDefault="00CA62F9" w:rsidP="00CA62F9">
      <w:pPr>
        <w:spacing w:after="0" w:line="240" w:lineRule="auto"/>
        <w:rPr>
          <w:del w:id="27" w:author="Marc-André Baillifard" w:date="2018-11-16T15:11:00Z"/>
          <w:color w:val="ED7D31" w:themeColor="accent2"/>
        </w:rPr>
      </w:pPr>
    </w:p>
    <w:p w14:paraId="19E117CA" w14:textId="77777777" w:rsidR="00CA62F9" w:rsidRPr="0075246C" w:rsidRDefault="00CA62F9" w:rsidP="00CA62F9">
      <w:pPr>
        <w:spacing w:after="0" w:line="240" w:lineRule="auto"/>
        <w:rPr>
          <w:color w:val="ED7D31" w:themeColor="accent2"/>
        </w:rPr>
      </w:pPr>
      <w:r w:rsidRPr="006E63F8">
        <w:rPr>
          <w:color w:val="70AD47" w:themeColor="accent6"/>
        </w:rPr>
        <w:t xml:space="preserve">Postes individuels : </w:t>
      </w:r>
      <w:r w:rsidRPr="002958C5">
        <w:rPr>
          <w:color w:val="000000" w:themeColor="text1"/>
        </w:rPr>
        <w:t xml:space="preserve">Il y a environ 5'000 postes de travail à travers le campus. </w:t>
      </w:r>
    </w:p>
    <w:p w14:paraId="6B5A4E9C" w14:textId="77777777" w:rsidR="00CA62F9" w:rsidRPr="006E63F8" w:rsidRDefault="00CA62F9" w:rsidP="00CA62F9">
      <w:pPr>
        <w:pStyle w:val="Titre3"/>
        <w:rPr>
          <w:color w:val="70AD47" w:themeColor="accent6"/>
        </w:rPr>
      </w:pPr>
      <w:bookmarkStart w:id="28" w:name="_Toc530150126"/>
      <w:r w:rsidRPr="006E63F8">
        <w:rPr>
          <w:color w:val="70AD47" w:themeColor="accent6"/>
        </w:rPr>
        <w:t>Problématique</w:t>
      </w:r>
      <w:bookmarkEnd w:id="28"/>
    </w:p>
    <w:p w14:paraId="0286B9A7" w14:textId="77777777" w:rsidR="00CA62F9" w:rsidRDefault="00CA62F9" w:rsidP="00CA62F9">
      <w:r>
        <w:t xml:space="preserve">Afin de préserver les données de manière sécurisée, nous avons plusieurs problématiques à résoudre comme la défaillance d’un disque, des évènements catastrophiques majeurs, la suppression de données intentionnelles ou encore la mise en panne d’un nœud. </w:t>
      </w:r>
    </w:p>
    <w:p w14:paraId="058CDC44" w14:textId="77777777" w:rsidR="00CA62F9" w:rsidRPr="00036A76" w:rsidRDefault="00CA62F9" w:rsidP="00CA62F9">
      <w:r w:rsidRPr="0072716F">
        <w:rPr>
          <w:color w:val="000000" w:themeColor="text1"/>
        </w:rPr>
        <w:t xml:space="preserve">Pour cela, L’UNIL applique la règle 3-2-1 qui consiste à garder trois copies des données, l’original et 2 </w:t>
      </w:r>
      <w:r>
        <w:rPr>
          <w:color w:val="000000" w:themeColor="text1"/>
        </w:rPr>
        <w:t xml:space="preserve">jeux de données </w:t>
      </w:r>
      <w:r w:rsidRPr="0072716F">
        <w:rPr>
          <w:color w:val="000000" w:themeColor="text1"/>
        </w:rPr>
        <w:t>qui sont stockées sur 2 médias différents av</w:t>
      </w:r>
      <w:r>
        <w:rPr>
          <w:color w:val="000000" w:themeColor="text1"/>
        </w:rPr>
        <w:t>ec une copie qui se trouve en de</w:t>
      </w:r>
      <w:r w:rsidRPr="0072716F">
        <w:rPr>
          <w:color w:val="000000" w:themeColor="text1"/>
        </w:rPr>
        <w:t xml:space="preserve">hors de l’entreprise. </w:t>
      </w:r>
      <w:r>
        <w:rPr>
          <w:color w:val="000000" w:themeColor="text1"/>
        </w:rPr>
        <w:t>Voici les solutions</w:t>
      </w:r>
      <w:r w:rsidRPr="0072716F">
        <w:rPr>
          <w:color w:val="000000" w:themeColor="text1"/>
        </w:rPr>
        <w:t xml:space="preserve"> </w:t>
      </w:r>
      <w:r>
        <w:rPr>
          <w:color w:val="000000" w:themeColor="text1"/>
        </w:rPr>
        <w:t>misent</w:t>
      </w:r>
      <w:r w:rsidRPr="0072716F">
        <w:rPr>
          <w:color w:val="000000" w:themeColor="text1"/>
        </w:rPr>
        <w:t xml:space="preserve"> en place</w:t>
      </w:r>
      <w:r>
        <w:rPr>
          <w:color w:val="000000" w:themeColor="text1"/>
        </w:rPr>
        <w:t xml:space="preserve"> pour se prémunir des problèmes cités plus haut :</w:t>
      </w:r>
    </w:p>
    <w:p w14:paraId="07EAD0B6" w14:textId="77777777" w:rsidR="00CA62F9" w:rsidRPr="006E63F8" w:rsidRDefault="00CA62F9" w:rsidP="00CA62F9">
      <w:pPr>
        <w:pStyle w:val="Titre4"/>
        <w:rPr>
          <w:color w:val="70AD47" w:themeColor="accent6"/>
        </w:rPr>
      </w:pPr>
      <w:bookmarkStart w:id="29" w:name="_Toc530150127"/>
      <w:r w:rsidRPr="006E63F8">
        <w:rPr>
          <w:color w:val="70AD47" w:themeColor="accent6"/>
        </w:rPr>
        <w:t>Hardware</w:t>
      </w:r>
      <w:bookmarkEnd w:id="29"/>
    </w:p>
    <w:p w14:paraId="56557C78" w14:textId="77777777" w:rsidR="00CA62F9" w:rsidRPr="006E63F8" w:rsidRDefault="00CA62F9" w:rsidP="00CA62F9">
      <w:pPr>
        <w:pStyle w:val="Titre5"/>
        <w:numPr>
          <w:ilvl w:val="0"/>
          <w:numId w:val="17"/>
        </w:numPr>
        <w:rPr>
          <w:color w:val="70AD47" w:themeColor="accent6"/>
        </w:rPr>
      </w:pPr>
      <w:r w:rsidRPr="006E63F8">
        <w:rPr>
          <w:color w:val="70AD47" w:themeColor="accent6"/>
        </w:rPr>
        <w:t>Serveur</w:t>
      </w:r>
    </w:p>
    <w:p w14:paraId="2894F88A" w14:textId="77777777" w:rsidR="00CA62F9" w:rsidRPr="00A76F9E" w:rsidRDefault="00CA62F9" w:rsidP="00CA62F9">
      <w:pPr>
        <w:rPr>
          <w:color w:val="000000" w:themeColor="text1"/>
        </w:rPr>
      </w:pPr>
      <w:r>
        <w:rPr>
          <w:color w:val="000000" w:themeColor="text1"/>
        </w:rPr>
        <w:t xml:space="preserve">Les deux serveurs SAN sont montés en mode </w:t>
      </w:r>
      <w:r w:rsidRPr="0072716F">
        <w:rPr>
          <w:color w:val="000000" w:themeColor="text1"/>
        </w:rPr>
        <w:t xml:space="preserve">raid 51. C’est-à-dire que sur </w:t>
      </w:r>
      <w:r>
        <w:rPr>
          <w:color w:val="000000" w:themeColor="text1"/>
        </w:rPr>
        <w:t>deux</w:t>
      </w:r>
      <w:r w:rsidRPr="0072716F">
        <w:rPr>
          <w:color w:val="000000" w:themeColor="text1"/>
        </w:rPr>
        <w:t xml:space="preserve"> site</w:t>
      </w:r>
      <w:r>
        <w:rPr>
          <w:color w:val="000000" w:themeColor="text1"/>
        </w:rPr>
        <w:t>s</w:t>
      </w:r>
      <w:r w:rsidRPr="0072716F">
        <w:rPr>
          <w:color w:val="000000" w:themeColor="text1"/>
        </w:rPr>
        <w:t>, le</w:t>
      </w:r>
      <w:r>
        <w:rPr>
          <w:color w:val="000000" w:themeColor="text1"/>
        </w:rPr>
        <w:t>s</w:t>
      </w:r>
      <w:r w:rsidRPr="0072716F">
        <w:rPr>
          <w:color w:val="000000" w:themeColor="text1"/>
        </w:rPr>
        <w:t xml:space="preserve"> SAN </w:t>
      </w:r>
      <w:r>
        <w:rPr>
          <w:color w:val="000000" w:themeColor="text1"/>
        </w:rPr>
        <w:t>sont en</w:t>
      </w:r>
      <w:r w:rsidRPr="0072716F">
        <w:rPr>
          <w:color w:val="000000" w:themeColor="text1"/>
        </w:rPr>
        <w:t xml:space="preserve"> </w:t>
      </w:r>
      <w:r>
        <w:rPr>
          <w:color w:val="000000" w:themeColor="text1"/>
        </w:rPr>
        <w:t>RAID</w:t>
      </w:r>
      <w:r w:rsidRPr="0072716F">
        <w:rPr>
          <w:color w:val="000000" w:themeColor="text1"/>
        </w:rPr>
        <w:t xml:space="preserve">5 et </w:t>
      </w:r>
      <w:r>
        <w:rPr>
          <w:color w:val="000000" w:themeColor="text1"/>
        </w:rPr>
        <w:t xml:space="preserve">la réplication entre eux est un RAID1 (miroir) </w:t>
      </w:r>
      <w:r w:rsidRPr="0072716F">
        <w:rPr>
          <w:color w:val="000000" w:themeColor="text1"/>
        </w:rPr>
        <w:t>sur le SAN qui se trouve sur le site2.  De cette façon, nous avons une protection accrue des données</w:t>
      </w:r>
      <w:r>
        <w:rPr>
          <w:color w:val="000000" w:themeColor="text1"/>
        </w:rPr>
        <w:t>,</w:t>
      </w:r>
      <w:r w:rsidRPr="0072716F">
        <w:rPr>
          <w:color w:val="000000" w:themeColor="text1"/>
        </w:rPr>
        <w:t xml:space="preserve"> car nous pouvons perdre un SAN complet</w:t>
      </w:r>
      <w:r>
        <w:rPr>
          <w:color w:val="000000" w:themeColor="text1"/>
        </w:rPr>
        <w:t>,</w:t>
      </w:r>
      <w:r w:rsidRPr="0072716F">
        <w:rPr>
          <w:color w:val="000000" w:themeColor="text1"/>
        </w:rPr>
        <w:t xml:space="preserve"> mais les données seront toujou</w:t>
      </w:r>
      <w:r>
        <w:rPr>
          <w:color w:val="000000" w:themeColor="text1"/>
        </w:rPr>
        <w:t xml:space="preserve">rs préservées sur l’autre site. </w:t>
      </w:r>
    </w:p>
    <w:p w14:paraId="760F9D1F" w14:textId="77777777" w:rsidR="00CA62F9" w:rsidRPr="006E63F8" w:rsidRDefault="00CA62F9" w:rsidP="00CA62F9">
      <w:pPr>
        <w:pStyle w:val="Titre5"/>
        <w:numPr>
          <w:ilvl w:val="0"/>
          <w:numId w:val="17"/>
        </w:numPr>
        <w:rPr>
          <w:color w:val="70AD47" w:themeColor="accent6"/>
        </w:rPr>
      </w:pPr>
      <w:r w:rsidRPr="006E63F8">
        <w:rPr>
          <w:color w:val="70AD47" w:themeColor="accent6"/>
        </w:rPr>
        <w:t>NAS</w:t>
      </w:r>
    </w:p>
    <w:p w14:paraId="500BAA0B" w14:textId="77777777" w:rsidR="00CA62F9" w:rsidRDefault="00CA62F9" w:rsidP="00CA62F9">
      <w:pPr>
        <w:rPr>
          <w:color w:val="000000" w:themeColor="text1"/>
        </w:rPr>
      </w:pPr>
      <w:r w:rsidRPr="00A76F9E">
        <w:rPr>
          <w:color w:val="000000" w:themeColor="text1"/>
        </w:rPr>
        <w:t>Les deux NAS sont construit en cluster</w:t>
      </w:r>
      <w:r w:rsidRPr="0072716F">
        <w:rPr>
          <w:rStyle w:val="Appelnotedebasdep"/>
          <w:color w:val="000000" w:themeColor="text1"/>
        </w:rPr>
        <w:footnoteReference w:id="2"/>
      </w:r>
      <w:r w:rsidRPr="00A76F9E">
        <w:rPr>
          <w:color w:val="000000" w:themeColor="text1"/>
        </w:rPr>
        <w:t>, c’est-à-dire qu’un NAS dispose de plusieurs nœuds</w:t>
      </w:r>
      <w:r w:rsidRPr="0072716F">
        <w:rPr>
          <w:rStyle w:val="Appelnotedebasdep"/>
          <w:color w:val="000000" w:themeColor="text1"/>
        </w:rPr>
        <w:footnoteReference w:id="3"/>
      </w:r>
      <w:r w:rsidRPr="00A76F9E">
        <w:rPr>
          <w:color w:val="000000" w:themeColor="text1"/>
        </w:rPr>
        <w:t xml:space="preserve"> qui forment un seul système de fichiers. Les utilisateurs </w:t>
      </w:r>
      <w:r>
        <w:rPr>
          <w:color w:val="000000" w:themeColor="text1"/>
        </w:rPr>
        <w:t xml:space="preserve">n’ont pas la perception des </w:t>
      </w:r>
      <w:r>
        <w:rPr>
          <w:color w:val="000000" w:themeColor="text1"/>
        </w:rPr>
        <w:lastRenderedPageBreak/>
        <w:t xml:space="preserve">espaces de stockages et ne peuvent pas déterminer </w:t>
      </w:r>
      <w:r w:rsidRPr="00A76F9E">
        <w:rPr>
          <w:color w:val="000000" w:themeColor="text1"/>
        </w:rPr>
        <w:t xml:space="preserve">sur quel disque dur sont disposés leurs documents. Lorsqu’on introduit un fichier dans le NAS, il est découpé en bloc et est répliqué plusieurs fois entre les différents nœuds. Grâce à cette méthode, les fichiers </w:t>
      </w:r>
      <w:r>
        <w:rPr>
          <w:color w:val="000000" w:themeColor="text1"/>
        </w:rPr>
        <w:t xml:space="preserve">restent accessible </w:t>
      </w:r>
      <w:r w:rsidRPr="00A76F9E">
        <w:rPr>
          <w:color w:val="000000" w:themeColor="text1"/>
        </w:rPr>
        <w:t>en haute-disponibilité et cela évite une surcharge de</w:t>
      </w:r>
      <w:r>
        <w:rPr>
          <w:color w:val="000000" w:themeColor="text1"/>
        </w:rPr>
        <w:t>s</w:t>
      </w:r>
      <w:r w:rsidRPr="00A76F9E">
        <w:rPr>
          <w:color w:val="000000" w:themeColor="text1"/>
        </w:rPr>
        <w:t xml:space="preserve"> serveurs</w:t>
      </w:r>
      <w:r>
        <w:rPr>
          <w:color w:val="000000" w:themeColor="text1"/>
        </w:rPr>
        <w:t xml:space="preserve"> et augmente les performances,</w:t>
      </w:r>
      <w:r w:rsidRPr="00A76F9E">
        <w:rPr>
          <w:color w:val="000000" w:themeColor="text1"/>
        </w:rPr>
        <w:t xml:space="preserve"> car les nœuds se réparties le travail. </w:t>
      </w:r>
      <w:r>
        <w:rPr>
          <w:color w:val="70AD47" w:themeColor="accent6"/>
        </w:rPr>
        <w:t>Un calcul de signature</w:t>
      </w:r>
      <w:r w:rsidRPr="00BF3728">
        <w:rPr>
          <w:color w:val="70AD47" w:themeColor="accent6"/>
        </w:rPr>
        <w:t xml:space="preserve"> est fait pour arranger les différents blocs afin de retrouver les données. La donnée est alors répliquée en forme de bloc et elle est redondante. Si un nœud vient à tomber en panne, la donnée se retrouvera dans un autre nœud et sera retrouvée grâce à la parité</w:t>
      </w:r>
      <w:r w:rsidRPr="00A76F9E">
        <w:rPr>
          <w:color w:val="000000" w:themeColor="text1"/>
        </w:rPr>
        <w:t>.</w:t>
      </w:r>
    </w:p>
    <w:p w14:paraId="6A874488" w14:textId="77777777" w:rsidR="00CA62F9" w:rsidRPr="00C8604A" w:rsidRDefault="00CA62F9" w:rsidP="00CA62F9">
      <w:pPr>
        <w:rPr>
          <w:color w:val="ED7D31" w:themeColor="accent2"/>
        </w:rPr>
      </w:pPr>
      <w:r>
        <w:rPr>
          <w:color w:val="000000" w:themeColor="text1"/>
        </w:rPr>
        <w:t xml:space="preserve">De plus, </w:t>
      </w:r>
      <w:r w:rsidRPr="0072716F">
        <w:rPr>
          <w:color w:val="000000" w:themeColor="text1"/>
        </w:rPr>
        <w:t>Le cluster primaire est répliqué de manière asynchrone toute</w:t>
      </w:r>
      <w:r>
        <w:rPr>
          <w:color w:val="000000" w:themeColor="text1"/>
        </w:rPr>
        <w:t>s</w:t>
      </w:r>
      <w:r w:rsidRPr="0072716F">
        <w:rPr>
          <w:color w:val="000000" w:themeColor="text1"/>
        </w:rPr>
        <w:t xml:space="preserve"> les 4 heures sur le cluster secondaire disponible dans un autre lieu sur le campus. Le sec</w:t>
      </w:r>
      <w:r>
        <w:rPr>
          <w:color w:val="000000" w:themeColor="text1"/>
        </w:rPr>
        <w:t>ond cluster est accessible qu’en</w:t>
      </w:r>
      <w:r w:rsidRPr="0072716F">
        <w:rPr>
          <w:color w:val="000000" w:themeColor="text1"/>
        </w:rPr>
        <w:t xml:space="preserve"> read-only afin que les fichiers ne soient pas modifiables. Si le cluster primaire venait à tomber en panne, nous pourrons basculer les utilisateurs sur le cluster</w:t>
      </w:r>
      <w:r>
        <w:rPr>
          <w:color w:val="000000" w:themeColor="text1"/>
        </w:rPr>
        <w:t xml:space="preserve"> secondaire. Par la suite, il faudra reconstruire le cluster primaire et le resynchroniser avec les données du cluster secondaire. </w:t>
      </w:r>
    </w:p>
    <w:p w14:paraId="625CFBC2" w14:textId="77777777" w:rsidR="00CA62F9" w:rsidRPr="006E63F8" w:rsidRDefault="00CA62F9" w:rsidP="00CA62F9">
      <w:pPr>
        <w:pStyle w:val="Titre5"/>
        <w:numPr>
          <w:ilvl w:val="0"/>
          <w:numId w:val="0"/>
        </w:numPr>
        <w:ind w:left="1009" w:hanging="1009"/>
        <w:rPr>
          <w:color w:val="70AD47" w:themeColor="accent6"/>
        </w:rPr>
      </w:pPr>
      <w:r w:rsidRPr="006E63F8">
        <w:rPr>
          <w:color w:val="70AD47" w:themeColor="accent6"/>
        </w:rPr>
        <w:t>Individuel</w:t>
      </w:r>
    </w:p>
    <w:p w14:paraId="24331FF7" w14:textId="77777777" w:rsidR="00CA62F9" w:rsidRPr="00C8604A" w:rsidRDefault="00CA62F9" w:rsidP="00CA62F9">
      <w:pPr>
        <w:rPr>
          <w:color w:val="000000" w:themeColor="text1"/>
        </w:rPr>
      </w:pPr>
      <w:r w:rsidRPr="00C82B46">
        <w:t xml:space="preserve">Les postes de travail individuel peuvent être, selon les choix du collaborateur, sauvegardés chaque jour avec le logiciel Crash Plan. Sur les 5'000 machines que possède l’UNIL, seulement 200 machines utilisent cette solution. </w:t>
      </w:r>
      <w:r>
        <w:rPr>
          <w:color w:val="000000" w:themeColor="text1"/>
        </w:rPr>
        <w:t>Le faible nombre</w:t>
      </w:r>
      <w:r w:rsidRPr="0072716F">
        <w:rPr>
          <w:color w:val="000000" w:themeColor="text1"/>
        </w:rPr>
        <w:t xml:space="preserve"> de poste</w:t>
      </w:r>
      <w:r>
        <w:rPr>
          <w:color w:val="000000" w:themeColor="text1"/>
        </w:rPr>
        <w:t>s</w:t>
      </w:r>
      <w:r w:rsidRPr="0072716F">
        <w:rPr>
          <w:color w:val="000000" w:themeColor="text1"/>
        </w:rPr>
        <w:t xml:space="preserve"> de travail qui sauvegarde leur machine s’explique</w:t>
      </w:r>
      <w:r>
        <w:rPr>
          <w:color w:val="000000" w:themeColor="text1"/>
        </w:rPr>
        <w:t>, car</w:t>
      </w:r>
      <w:r w:rsidRPr="0072716F">
        <w:rPr>
          <w:color w:val="000000" w:themeColor="text1"/>
        </w:rPr>
        <w:t xml:space="preserve"> </w:t>
      </w:r>
      <w:r>
        <w:rPr>
          <w:color w:val="000000" w:themeColor="text1"/>
        </w:rPr>
        <w:t xml:space="preserve">les utilisateurs </w:t>
      </w:r>
      <w:r w:rsidRPr="0072716F">
        <w:rPr>
          <w:color w:val="000000" w:themeColor="text1"/>
        </w:rPr>
        <w:t>enregistre</w:t>
      </w:r>
      <w:r>
        <w:rPr>
          <w:color w:val="000000" w:themeColor="text1"/>
        </w:rPr>
        <w:t>nt</w:t>
      </w:r>
      <w:r w:rsidRPr="0072716F">
        <w:rPr>
          <w:color w:val="000000" w:themeColor="text1"/>
        </w:rPr>
        <w:t xml:space="preserve"> leur</w:t>
      </w:r>
      <w:r>
        <w:rPr>
          <w:color w:val="000000" w:themeColor="text1"/>
        </w:rPr>
        <w:t>s</w:t>
      </w:r>
      <w:r w:rsidRPr="0072716F">
        <w:rPr>
          <w:color w:val="000000" w:themeColor="text1"/>
        </w:rPr>
        <w:t xml:space="preserve"> donnée</w:t>
      </w:r>
      <w:r>
        <w:rPr>
          <w:color w:val="000000" w:themeColor="text1"/>
        </w:rPr>
        <w:t>s</w:t>
      </w:r>
      <w:r w:rsidRPr="0072716F">
        <w:rPr>
          <w:color w:val="000000" w:themeColor="text1"/>
        </w:rPr>
        <w:t xml:space="preserve"> sur </w:t>
      </w:r>
      <w:r>
        <w:rPr>
          <w:color w:val="000000" w:themeColor="text1"/>
        </w:rPr>
        <w:t xml:space="preserve">les </w:t>
      </w:r>
      <w:r w:rsidRPr="0072716F">
        <w:rPr>
          <w:color w:val="000000" w:themeColor="text1"/>
        </w:rPr>
        <w:t>serveur</w:t>
      </w:r>
      <w:r>
        <w:rPr>
          <w:color w:val="000000" w:themeColor="text1"/>
        </w:rPr>
        <w:t>s</w:t>
      </w:r>
      <w:r w:rsidRPr="0072716F">
        <w:rPr>
          <w:color w:val="000000" w:themeColor="text1"/>
        </w:rPr>
        <w:t>. La rétenti</w:t>
      </w:r>
      <w:r>
        <w:rPr>
          <w:color w:val="000000" w:themeColor="text1"/>
        </w:rPr>
        <w:t xml:space="preserve">on des documents avec ce logiciel est de 3 mois. De cette façon, nous nous préservons de la défaille d’un disque dur d’un poste de travail. </w:t>
      </w:r>
    </w:p>
    <w:p w14:paraId="585DFC14" w14:textId="77777777" w:rsidR="00CA62F9" w:rsidRDefault="00CA62F9" w:rsidP="00CA62F9">
      <w:pPr>
        <w:pStyle w:val="Titre4"/>
        <w:rPr>
          <w:color w:val="ED7D31" w:themeColor="accent2"/>
        </w:rPr>
      </w:pPr>
      <w:bookmarkStart w:id="30" w:name="_Toc530150128"/>
      <w:r>
        <w:rPr>
          <w:color w:val="ED7D31" w:themeColor="accent2"/>
        </w:rPr>
        <w:t>Humaine</w:t>
      </w:r>
      <w:bookmarkEnd w:id="30"/>
    </w:p>
    <w:p w14:paraId="289C71B2" w14:textId="77777777" w:rsidR="00CA62F9" w:rsidRPr="006E63F8" w:rsidRDefault="00CA62F9" w:rsidP="00CA62F9">
      <w:pPr>
        <w:pStyle w:val="Titre5"/>
        <w:numPr>
          <w:ilvl w:val="0"/>
          <w:numId w:val="0"/>
        </w:numPr>
        <w:ind w:left="1009" w:hanging="1009"/>
        <w:rPr>
          <w:color w:val="70AD47" w:themeColor="accent6"/>
        </w:rPr>
      </w:pPr>
      <w:r w:rsidRPr="006E63F8">
        <w:rPr>
          <w:color w:val="70AD47" w:themeColor="accent6"/>
        </w:rPr>
        <w:t>Protection contre la malveillance</w:t>
      </w:r>
    </w:p>
    <w:p w14:paraId="14C278C2" w14:textId="77777777" w:rsidR="00CA62F9" w:rsidRPr="00C8604A" w:rsidRDefault="00CA62F9" w:rsidP="00CA62F9">
      <w:pPr>
        <w:rPr>
          <w:color w:val="000000" w:themeColor="text1"/>
        </w:rPr>
      </w:pPr>
      <w:r w:rsidRPr="0072716F">
        <w:rPr>
          <w:color w:val="000000" w:themeColor="text1"/>
        </w:rPr>
        <w:t>Afin d’éviter qu’un employé supprime l’ensemble des sauvegardes faites par l’UNIL, l’accès de ses données est restreint à 2 personnes. L’un détient la clé pour accéder aux sauvegardes des machines virtualisées et la se</w:t>
      </w:r>
      <w:r>
        <w:rPr>
          <w:color w:val="000000" w:themeColor="text1"/>
        </w:rPr>
        <w:t>conde personne ne détient que les</w:t>
      </w:r>
      <w:r w:rsidRPr="0072716F">
        <w:rPr>
          <w:color w:val="000000" w:themeColor="text1"/>
        </w:rPr>
        <w:t xml:space="preserve"> sauvegarde</w:t>
      </w:r>
      <w:r>
        <w:rPr>
          <w:color w:val="000000" w:themeColor="text1"/>
        </w:rPr>
        <w:t>s</w:t>
      </w:r>
      <w:r w:rsidRPr="0072716F">
        <w:rPr>
          <w:color w:val="000000" w:themeColor="text1"/>
        </w:rPr>
        <w:t xml:space="preserve"> des fichiers. De cette façon, un</w:t>
      </w:r>
      <w:r>
        <w:rPr>
          <w:color w:val="000000" w:themeColor="text1"/>
        </w:rPr>
        <w:t>e seule et même</w:t>
      </w:r>
      <w:r w:rsidRPr="0072716F">
        <w:rPr>
          <w:color w:val="000000" w:themeColor="text1"/>
        </w:rPr>
        <w:t xml:space="preserve"> personne ne pourrait pas détruire l’ensemble des données stockées de l’UNIL. </w:t>
      </w:r>
      <w:r>
        <w:rPr>
          <w:color w:val="000000" w:themeColor="text1"/>
        </w:rPr>
        <w:t>L’accès des centres de calculs es</w:t>
      </w:r>
      <w:r w:rsidRPr="0072716F">
        <w:rPr>
          <w:color w:val="000000" w:themeColor="text1"/>
        </w:rPr>
        <w:t>t pro</w:t>
      </w:r>
      <w:r>
        <w:rPr>
          <w:color w:val="000000" w:themeColor="text1"/>
        </w:rPr>
        <w:t xml:space="preserve">tégé par un système de badge. </w:t>
      </w:r>
    </w:p>
    <w:p w14:paraId="039F5BB5" w14:textId="77777777" w:rsidR="00CA62F9" w:rsidRPr="006E63F8" w:rsidRDefault="00CA62F9" w:rsidP="00CA62F9">
      <w:pPr>
        <w:pStyle w:val="Titre5"/>
        <w:numPr>
          <w:ilvl w:val="0"/>
          <w:numId w:val="0"/>
        </w:numPr>
        <w:ind w:left="1009" w:hanging="1009"/>
        <w:rPr>
          <w:color w:val="70AD47" w:themeColor="accent6"/>
        </w:rPr>
      </w:pPr>
      <w:r w:rsidRPr="006E63F8">
        <w:rPr>
          <w:color w:val="70AD47" w:themeColor="accent6"/>
        </w:rPr>
        <w:t>Erreurs humaines</w:t>
      </w:r>
    </w:p>
    <w:p w14:paraId="138DEF32" w14:textId="77777777" w:rsidR="00CA62F9" w:rsidRPr="00C8604A" w:rsidRDefault="00CA62F9" w:rsidP="00CA62F9">
      <w:pPr>
        <w:rPr>
          <w:color w:val="000000" w:themeColor="text1"/>
          <w:lang w:val="fr-FR"/>
        </w:rPr>
      </w:pPr>
      <w:r>
        <w:rPr>
          <w:color w:val="000000" w:themeColor="text1"/>
          <w:lang w:val="fr-FR"/>
        </w:rPr>
        <w:t>U</w:t>
      </w:r>
      <w:r w:rsidRPr="0072716F">
        <w:rPr>
          <w:color w:val="000000" w:themeColor="text1"/>
          <w:lang w:val="fr-FR"/>
        </w:rPr>
        <w:t xml:space="preserve">ne sauvegarde des fichiers est effectuée 2 fois par jour, à midi et le soir. Le fichier antécédent est alors disponible via l’historique des fichiers Windows. </w:t>
      </w:r>
      <w:r>
        <w:rPr>
          <w:color w:val="000000" w:themeColor="text1"/>
          <w:lang w:val="fr-FR"/>
        </w:rPr>
        <w:t>L</w:t>
      </w:r>
      <w:r>
        <w:t>a rétention des copies est de trois</w:t>
      </w:r>
      <w:r w:rsidRPr="00C82B46">
        <w:t xml:space="preserve"> mois.</w:t>
      </w:r>
    </w:p>
    <w:p w14:paraId="471E0CBB" w14:textId="77777777" w:rsidR="00CA62F9" w:rsidRPr="006E63F8" w:rsidRDefault="00CA62F9" w:rsidP="00CA62F9">
      <w:pPr>
        <w:pStyle w:val="Titre4"/>
        <w:rPr>
          <w:color w:val="70AD47" w:themeColor="accent6"/>
        </w:rPr>
      </w:pPr>
      <w:bookmarkStart w:id="31" w:name="_Toc530150129"/>
      <w:r w:rsidRPr="006E63F8">
        <w:rPr>
          <w:color w:val="70AD47" w:themeColor="accent6"/>
        </w:rPr>
        <w:t>Évènement majeur</w:t>
      </w:r>
      <w:bookmarkEnd w:id="31"/>
      <w:r w:rsidRPr="006E63F8">
        <w:rPr>
          <w:color w:val="70AD47" w:themeColor="accent6"/>
        </w:rPr>
        <w:t xml:space="preserve"> </w:t>
      </w:r>
    </w:p>
    <w:p w14:paraId="66DB4B48" w14:textId="77777777" w:rsidR="00CA62F9" w:rsidRPr="0072716F" w:rsidRDefault="00CA62F9" w:rsidP="00CA62F9">
      <w:pPr>
        <w:rPr>
          <w:color w:val="000000" w:themeColor="text1"/>
        </w:rPr>
      </w:pPr>
      <w:r>
        <w:t>Il se peut qu’</w:t>
      </w:r>
      <w:r w:rsidRPr="00C82B46">
        <w:t>une catastrophe naturelle ou un incendie</w:t>
      </w:r>
      <w:r>
        <w:t xml:space="preserve"> se produise sur le campus, l</w:t>
      </w:r>
      <w:r w:rsidRPr="00C82B46">
        <w:t xml:space="preserve">es données sont </w:t>
      </w:r>
      <w:r>
        <w:t xml:space="preserve">alors </w:t>
      </w:r>
      <w:r w:rsidRPr="00C82B46">
        <w:t>sauvegardées sur des disques et exporté</w:t>
      </w:r>
      <w:r>
        <w:t>e</w:t>
      </w:r>
      <w:r w:rsidRPr="00C82B46">
        <w:t xml:space="preserve">s sur un lieu externe de manière physique. Cette sauvegarde est aussi offline, elle n’est pas accessible via le réseau pour éviter tout accès </w:t>
      </w:r>
      <w:r>
        <w:t>par l’extérieur</w:t>
      </w:r>
      <w:r w:rsidRPr="00C82B46">
        <w:t xml:space="preserve">. </w:t>
      </w:r>
      <w:r>
        <w:rPr>
          <w:color w:val="000000" w:themeColor="text1"/>
        </w:rPr>
        <w:t xml:space="preserve">La </w:t>
      </w:r>
      <w:r w:rsidRPr="0072716F">
        <w:rPr>
          <w:color w:val="000000" w:themeColor="text1"/>
        </w:rPr>
        <w:t xml:space="preserve">sauvegarde </w:t>
      </w:r>
      <w:r>
        <w:rPr>
          <w:color w:val="000000" w:themeColor="text1"/>
        </w:rPr>
        <w:t xml:space="preserve"> est une </w:t>
      </w:r>
      <w:r w:rsidRPr="0072716F">
        <w:rPr>
          <w:color w:val="000000" w:themeColor="text1"/>
        </w:rPr>
        <w:t>« incremental-forever backup</w:t>
      </w:r>
      <w:r w:rsidRPr="0072716F">
        <w:rPr>
          <w:rStyle w:val="Appelnotedebasdep"/>
          <w:color w:val="000000" w:themeColor="text1"/>
        </w:rPr>
        <w:footnoteReference w:id="4"/>
      </w:r>
      <w:r w:rsidRPr="0072716F">
        <w:rPr>
          <w:color w:val="000000" w:themeColor="text1"/>
        </w:rPr>
        <w:t> »</w:t>
      </w:r>
      <w:r>
        <w:rPr>
          <w:color w:val="000000" w:themeColor="text1"/>
        </w:rPr>
        <w:t>, elle</w:t>
      </w:r>
      <w:r w:rsidRPr="0072716F">
        <w:rPr>
          <w:color w:val="000000" w:themeColor="text1"/>
        </w:rPr>
        <w:t xml:space="preserve"> est effectué</w:t>
      </w:r>
      <w:r>
        <w:rPr>
          <w:color w:val="000000" w:themeColor="text1"/>
        </w:rPr>
        <w:t>e</w:t>
      </w:r>
      <w:r w:rsidRPr="0072716F">
        <w:rPr>
          <w:color w:val="000000" w:themeColor="text1"/>
        </w:rPr>
        <w:t xml:space="preserve"> chaque mois et est stocké sur un serveur Linux en dehors du campus. La sauvegarde es</w:t>
      </w:r>
      <w:r>
        <w:rPr>
          <w:color w:val="000000" w:themeColor="text1"/>
        </w:rPr>
        <w:t xml:space="preserve">t alors conservée pour toujours et elle est utilisée en dernier recours. </w:t>
      </w:r>
    </w:p>
    <w:p w14:paraId="05E3F1D6" w14:textId="77777777" w:rsidR="00CA62F9" w:rsidRPr="00C82B46" w:rsidRDefault="00CA62F9" w:rsidP="00CA62F9"/>
    <w:p w14:paraId="14C148B4" w14:textId="77777777" w:rsidR="00CA62F9" w:rsidRPr="006E63F8" w:rsidRDefault="00CA62F9" w:rsidP="00CA62F9">
      <w:pPr>
        <w:pStyle w:val="Titre4"/>
        <w:rPr>
          <w:color w:val="70AD47" w:themeColor="accent6"/>
        </w:rPr>
      </w:pPr>
      <w:bookmarkStart w:id="32" w:name="_Toc530150130"/>
      <w:r w:rsidRPr="006E63F8">
        <w:rPr>
          <w:color w:val="70AD47" w:themeColor="accent6"/>
        </w:rPr>
        <w:t>Archivage</w:t>
      </w:r>
      <w:bookmarkEnd w:id="32"/>
    </w:p>
    <w:p w14:paraId="560EF070" w14:textId="77777777" w:rsidR="00CA62F9" w:rsidRPr="0072716F" w:rsidRDefault="00CA62F9" w:rsidP="00CA62F9">
      <w:pPr>
        <w:rPr>
          <w:color w:val="000000" w:themeColor="text1"/>
        </w:rPr>
      </w:pPr>
      <w:r w:rsidRPr="0072716F">
        <w:rPr>
          <w:color w:val="000000" w:themeColor="text1"/>
        </w:rPr>
        <w:t xml:space="preserve">La quantité de données de l’UNIL </w:t>
      </w:r>
      <w:r>
        <w:rPr>
          <w:color w:val="000000" w:themeColor="text1"/>
        </w:rPr>
        <w:t>à</w:t>
      </w:r>
      <w:r w:rsidRPr="0072716F">
        <w:rPr>
          <w:color w:val="000000" w:themeColor="text1"/>
        </w:rPr>
        <w:t xml:space="preserve"> sauvegard</w:t>
      </w:r>
      <w:r>
        <w:rPr>
          <w:color w:val="000000" w:themeColor="text1"/>
        </w:rPr>
        <w:t>er</w:t>
      </w:r>
      <w:r w:rsidRPr="0072716F">
        <w:rPr>
          <w:color w:val="000000" w:themeColor="text1"/>
        </w:rPr>
        <w:t xml:space="preserve"> étant conséquente, nous utilisons la déduplication pour compresser les données. Ce système est assez pratique et permet de gagner énormément d’espace, le gain d’espace est tel que les données sont de 50x à 70x fois plus lég</w:t>
      </w:r>
      <w:r>
        <w:rPr>
          <w:color w:val="000000" w:themeColor="text1"/>
        </w:rPr>
        <w:t>ère</w:t>
      </w:r>
      <w:r w:rsidRPr="0072716F">
        <w:rPr>
          <w:color w:val="000000" w:themeColor="text1"/>
        </w:rPr>
        <w:t>.  Il permet de mettre ensemble les blocs qui se répètent, et un index est créé pour indiquer où se trouve</w:t>
      </w:r>
      <w:r>
        <w:rPr>
          <w:color w:val="000000" w:themeColor="text1"/>
        </w:rPr>
        <w:t>-</w:t>
      </w:r>
      <w:r w:rsidRPr="0072716F">
        <w:rPr>
          <w:color w:val="000000" w:themeColor="text1"/>
        </w:rPr>
        <w:t>le</w:t>
      </w:r>
      <w:r>
        <w:rPr>
          <w:color w:val="000000" w:themeColor="text1"/>
        </w:rPr>
        <w:t xml:space="preserve"> ou les</w:t>
      </w:r>
      <w:r w:rsidRPr="0072716F">
        <w:rPr>
          <w:color w:val="000000" w:themeColor="text1"/>
        </w:rPr>
        <w:t xml:space="preserve"> bloc</w:t>
      </w:r>
      <w:r>
        <w:rPr>
          <w:color w:val="000000" w:themeColor="text1"/>
        </w:rPr>
        <w:t>/s</w:t>
      </w:r>
      <w:r w:rsidRPr="0072716F">
        <w:rPr>
          <w:color w:val="000000" w:themeColor="text1"/>
        </w:rPr>
        <w:t xml:space="preserve"> compressé</w:t>
      </w:r>
      <w:r>
        <w:rPr>
          <w:color w:val="000000" w:themeColor="text1"/>
        </w:rPr>
        <w:t>/s</w:t>
      </w:r>
      <w:r w:rsidRPr="0072716F">
        <w:rPr>
          <w:color w:val="000000" w:themeColor="text1"/>
        </w:rPr>
        <w:t>.</w:t>
      </w:r>
    </w:p>
    <w:p w14:paraId="162AEABB" w14:textId="77777777" w:rsidR="00CA62F9" w:rsidRDefault="00CA62F9" w:rsidP="00CA62F9">
      <w:r w:rsidRPr="000654B1">
        <w:rPr>
          <w:noProof/>
          <w:lang w:val="fr-FR" w:eastAsia="fr-FR"/>
        </w:rPr>
        <w:drawing>
          <wp:inline distT="0" distB="0" distL="0" distR="0" wp14:anchorId="2DDB971E" wp14:editId="5C413562">
            <wp:extent cx="2082199" cy="1558456"/>
            <wp:effectExtent l="0" t="0" r="0" b="381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duplication.png"/>
                    <pic:cNvPicPr/>
                  </pic:nvPicPr>
                  <pic:blipFill>
                    <a:blip r:embed="rId21">
                      <a:extLst>
                        <a:ext uri="{28A0092B-C50C-407E-A947-70E740481C1C}">
                          <a14:useLocalDpi xmlns:a14="http://schemas.microsoft.com/office/drawing/2010/main" val="0"/>
                        </a:ext>
                      </a:extLst>
                    </a:blip>
                    <a:stretch>
                      <a:fillRect/>
                    </a:stretch>
                  </pic:blipFill>
                  <pic:spPr>
                    <a:xfrm>
                      <a:off x="0" y="0"/>
                      <a:ext cx="2088824" cy="1563415"/>
                    </a:xfrm>
                    <a:prstGeom prst="rect">
                      <a:avLst/>
                    </a:prstGeom>
                  </pic:spPr>
                </pic:pic>
              </a:graphicData>
            </a:graphic>
          </wp:inline>
        </w:drawing>
      </w:r>
      <w:r w:rsidRPr="000654B1">
        <w:rPr>
          <w:noProof/>
          <w:lang w:val="fr-FR" w:eastAsia="fr-FR"/>
        </w:rPr>
        <w:drawing>
          <wp:inline distT="0" distB="0" distL="0" distR="0" wp14:anchorId="4CA9E87D" wp14:editId="2D48CEDD">
            <wp:extent cx="3554083" cy="1429546"/>
            <wp:effectExtent l="0" t="0" r="8890" b="0"/>
            <wp:docPr id="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duplication_tableau.png"/>
                    <pic:cNvPicPr/>
                  </pic:nvPicPr>
                  <pic:blipFill>
                    <a:blip r:embed="rId22">
                      <a:extLst>
                        <a:ext uri="{28A0092B-C50C-407E-A947-70E740481C1C}">
                          <a14:useLocalDpi xmlns:a14="http://schemas.microsoft.com/office/drawing/2010/main" val="0"/>
                        </a:ext>
                      </a:extLst>
                    </a:blip>
                    <a:stretch>
                      <a:fillRect/>
                    </a:stretch>
                  </pic:blipFill>
                  <pic:spPr>
                    <a:xfrm>
                      <a:off x="0" y="0"/>
                      <a:ext cx="3585647" cy="1442242"/>
                    </a:xfrm>
                    <a:prstGeom prst="rect">
                      <a:avLst/>
                    </a:prstGeom>
                  </pic:spPr>
                </pic:pic>
              </a:graphicData>
            </a:graphic>
          </wp:inline>
        </w:drawing>
      </w:r>
    </w:p>
    <w:p w14:paraId="077BCCF2" w14:textId="77777777" w:rsidR="00CA62F9" w:rsidRPr="002A3931" w:rsidRDefault="00CA62F9" w:rsidP="00CA62F9">
      <w:pPr>
        <w:rPr>
          <w:color w:val="5B9BD5" w:themeColor="accent1"/>
          <w:sz w:val="16"/>
          <w:szCs w:val="16"/>
          <w:lang w:val="fr-FR"/>
        </w:rPr>
      </w:pPr>
      <w:r w:rsidRPr="002A3931">
        <w:rPr>
          <w:color w:val="5B9BD5" w:themeColor="accent1"/>
          <w:sz w:val="16"/>
          <w:szCs w:val="16"/>
        </w:rPr>
        <w:t xml:space="preserve">Figure 1 et 2 : </w:t>
      </w:r>
      <w:r w:rsidRPr="002A3931">
        <w:rPr>
          <w:color w:val="5B9BD5" w:themeColor="accent1"/>
          <w:sz w:val="16"/>
          <w:szCs w:val="16"/>
          <w:lang w:val="fr-FR"/>
        </w:rPr>
        <w:t>https://all-it-network.com/deduplication/</w:t>
      </w:r>
    </w:p>
    <w:p w14:paraId="33721E8E" w14:textId="77777777" w:rsidR="00CA62F9" w:rsidRPr="00C8604A" w:rsidRDefault="00CA62F9" w:rsidP="00CA62F9"/>
    <w:p w14:paraId="3C0B01BB" w14:textId="77777777" w:rsidR="00CA62F9" w:rsidRDefault="00CA62F9" w:rsidP="00CA62F9">
      <w:pPr>
        <w:pStyle w:val="Titre3"/>
      </w:pPr>
      <w:bookmarkStart w:id="33" w:name="_Toc530150131"/>
      <w:r>
        <w:t>Les stratégies de sauvegardes</w:t>
      </w:r>
      <w:bookmarkEnd w:id="33"/>
    </w:p>
    <w:p w14:paraId="0D4E3C1A" w14:textId="77777777" w:rsidR="00CA62F9" w:rsidRDefault="00CA62F9" w:rsidP="00CA62F9">
      <w:r>
        <w:t xml:space="preserve">L’UNIL utilise deux logiciels pour effectuer les sauvegardes des différents serveurs (serveur, serveur virtualisé, serveur de fichier). </w:t>
      </w:r>
    </w:p>
    <w:p w14:paraId="0D646AC5" w14:textId="77777777" w:rsidR="00CA62F9" w:rsidRDefault="00CA62F9" w:rsidP="00CA62F9">
      <w:pPr>
        <w:pStyle w:val="Titre4"/>
      </w:pPr>
      <w:bookmarkStart w:id="34" w:name="_Toc530150132"/>
      <w:r>
        <w:t>Cohesity</w:t>
      </w:r>
      <w:bookmarkEnd w:id="34"/>
    </w:p>
    <w:p w14:paraId="6060B951" w14:textId="77777777" w:rsidR="00CA62F9" w:rsidRDefault="00CA62F9" w:rsidP="00CA62F9">
      <w:r>
        <w:t>Le logiciel Cohesity est utilisé pour les sauvegardes ponctuelles des 650 machines et machines virtualisées. Il effectue une image de chaque VMs de manière quotidienne en incrémental, sauf le samedi où il effectue une sauvegarde complète</w:t>
      </w:r>
      <w:r w:rsidRPr="006E63F8">
        <w:rPr>
          <w:color w:val="70AD47" w:themeColor="accent6"/>
        </w:rPr>
        <w:t xml:space="preserve">. Les sauvegardes incrémentales se font par un système CBT(Change Block Tracking), où les données sont enregistrées sous forme de blocs, seuls les blocs qui ont changé sont sauvegardés. </w:t>
      </w:r>
      <w:r>
        <w:t>Les sauvegardes effectuées par Cohesity passent par une connexion dédiée uniquement aux sauvegardes afin d’avoir une sécurité contre une attaque extérieure.</w:t>
      </w:r>
    </w:p>
    <w:p w14:paraId="79B249A4" w14:textId="77777777" w:rsidR="00CA62F9" w:rsidRPr="00ED54AC" w:rsidRDefault="00CA62F9" w:rsidP="00CA62F9">
      <w:pPr>
        <w:rPr>
          <w:color w:val="000000" w:themeColor="text1"/>
        </w:rPr>
      </w:pPr>
      <w:r>
        <w:t xml:space="preserve">La rétention des sauvegardes est de 90 jours </w:t>
      </w:r>
      <w:r w:rsidRPr="00ED54AC">
        <w:rPr>
          <w:color w:val="000000" w:themeColor="text1"/>
        </w:rPr>
        <w:t xml:space="preserve">et </w:t>
      </w:r>
      <w:r>
        <w:rPr>
          <w:color w:val="000000" w:themeColor="text1"/>
        </w:rPr>
        <w:t>l</w:t>
      </w:r>
      <w:r w:rsidRPr="00ED54AC">
        <w:rPr>
          <w:color w:val="000000" w:themeColor="text1"/>
        </w:rPr>
        <w:t>e RPO maximum est de 24 heures.</w:t>
      </w:r>
    </w:p>
    <w:p w14:paraId="47C00406" w14:textId="77777777" w:rsidR="00CA62F9" w:rsidRDefault="00CA62F9" w:rsidP="00CA62F9">
      <w:pPr>
        <w:pStyle w:val="Titre4"/>
      </w:pPr>
      <w:bookmarkStart w:id="35" w:name="_Toc530150133"/>
      <w:r>
        <w:t>Networker</w:t>
      </w:r>
      <w:bookmarkEnd w:id="35"/>
    </w:p>
    <w:p w14:paraId="2C67464D" w14:textId="77777777" w:rsidR="00CA62F9" w:rsidRDefault="00CA62F9" w:rsidP="00CA62F9">
      <w:r>
        <w:t>Networker permet la sauvegarde de certaines bases de données au fil de l’eau et aussi de proposer une conservation jusqu’à trois mois des documents pour les serveurs.</w:t>
      </w:r>
    </w:p>
    <w:p w14:paraId="1100D5F0" w14:textId="77777777" w:rsidR="00CA62F9" w:rsidRDefault="00CA62F9" w:rsidP="00CA62F9">
      <w:r>
        <w:t xml:space="preserve">Network effectue une sauvegarde quotidienne incrémentale chaque nuit sauf le samedi, car il effectue une sauvegarde full chaque vendredi. La rétention des fichiers est de 3 mois selon les directives de la SLA (Service Level agreement). </w:t>
      </w:r>
    </w:p>
    <w:p w14:paraId="681C031F" w14:textId="77777777" w:rsidR="00CA62F9" w:rsidRDefault="00CA62F9" w:rsidP="00CA62F9">
      <w:r>
        <w:t>Il est également utilisé pour sauvegarder les données du serveur Microsoft exchange de manière particulière.</w:t>
      </w:r>
    </w:p>
    <w:p w14:paraId="15B0992D" w14:textId="77777777" w:rsidR="00CA62F9" w:rsidRDefault="00CA62F9" w:rsidP="00CA62F9">
      <w:r>
        <w:t xml:space="preserve">Un Recover Point Objective (RPO) d’un maximum de 24 heures pour les fichiers et un RPO maximum de 8h pour les bases de données. </w:t>
      </w:r>
    </w:p>
    <w:p w14:paraId="32F10FD1" w14:textId="77777777" w:rsidR="00CA62F9" w:rsidRPr="006E63F8" w:rsidRDefault="00CA62F9" w:rsidP="00CA62F9">
      <w:pPr>
        <w:pStyle w:val="Titre4"/>
        <w:rPr>
          <w:color w:val="70AD47" w:themeColor="accent6"/>
        </w:rPr>
      </w:pPr>
      <w:r w:rsidRPr="006E63F8">
        <w:rPr>
          <w:color w:val="70AD47" w:themeColor="accent6"/>
        </w:rPr>
        <w:lastRenderedPageBreak/>
        <w:t>Avamar</w:t>
      </w:r>
    </w:p>
    <w:p w14:paraId="64F88ECE" w14:textId="2A207700" w:rsidR="00CA62F9" w:rsidRPr="006E63F8" w:rsidRDefault="00CA62F9" w:rsidP="00CA62F9">
      <w:pPr>
        <w:rPr>
          <w:color w:val="70AD47" w:themeColor="accent6"/>
        </w:rPr>
      </w:pPr>
      <w:r w:rsidRPr="006E63F8">
        <w:rPr>
          <w:color w:val="70AD47" w:themeColor="accent6"/>
        </w:rPr>
        <w:t xml:space="preserve">Les sauvegardes des images de machine virtuelle dans un site distant s’effectuent à l’aide d’Avamar. </w:t>
      </w:r>
      <w:r>
        <w:rPr>
          <w:color w:val="70AD47" w:themeColor="accent6"/>
        </w:rPr>
        <w:t>Il effectue les sauvegardes en « incré</w:t>
      </w:r>
      <w:bookmarkStart w:id="36" w:name="_GoBack"/>
      <w:bookmarkEnd w:id="36"/>
      <w:r>
        <w:rPr>
          <w:color w:val="70AD47" w:themeColor="accent6"/>
        </w:rPr>
        <w:t>mental forever-backup ».</w:t>
      </w:r>
    </w:p>
    <w:p w14:paraId="2E8B526C" w14:textId="77777777" w:rsidR="00CA62F9" w:rsidRDefault="00CA62F9" w:rsidP="00CA62F9">
      <w:pPr>
        <w:pStyle w:val="Titre3"/>
      </w:pPr>
      <w:bookmarkStart w:id="37" w:name="_Toc530150134"/>
      <w:r w:rsidRPr="00267C23">
        <w:t>Les stratégies en cas de récupération</w:t>
      </w:r>
      <w:bookmarkEnd w:id="37"/>
    </w:p>
    <w:p w14:paraId="31E5CE0E" w14:textId="77777777" w:rsidR="00CA62F9" w:rsidRPr="0072716F" w:rsidRDefault="00CA62F9" w:rsidP="00CA62F9">
      <w:pPr>
        <w:rPr>
          <w:color w:val="000000" w:themeColor="text1"/>
        </w:rPr>
      </w:pPr>
      <w:r w:rsidRPr="0072716F">
        <w:rPr>
          <w:color w:val="000000" w:themeColor="text1"/>
        </w:rPr>
        <w:t xml:space="preserve">La restauration des données est faite selon le point de sauvegarde le plus récent ou la demande de la date précisée par le collaborateur. La restauration ne demande </w:t>
      </w:r>
      <w:r>
        <w:rPr>
          <w:color w:val="000000" w:themeColor="text1"/>
        </w:rPr>
        <w:t xml:space="preserve">aucun </w:t>
      </w:r>
      <w:r w:rsidRPr="0072716F">
        <w:rPr>
          <w:color w:val="000000" w:themeColor="text1"/>
        </w:rPr>
        <w:t xml:space="preserve">spécialiste IT s’il utilise le point de restauration Windows, les utilisateurs sont capables de le faire eux-mêmes sur le serveur. Concernant les postes individuelles, à condition que les collaborateurs </w:t>
      </w:r>
      <w:r>
        <w:rPr>
          <w:color w:val="000000" w:themeColor="text1"/>
        </w:rPr>
        <w:t>aie</w:t>
      </w:r>
      <w:r w:rsidRPr="0072716F">
        <w:rPr>
          <w:color w:val="000000" w:themeColor="text1"/>
        </w:rPr>
        <w:t>nt souscri</w:t>
      </w:r>
      <w:r>
        <w:rPr>
          <w:color w:val="000000" w:themeColor="text1"/>
        </w:rPr>
        <w:t>t</w:t>
      </w:r>
      <w:r w:rsidRPr="0072716F">
        <w:rPr>
          <w:color w:val="000000" w:themeColor="text1"/>
        </w:rPr>
        <w:t xml:space="preserve"> à une sauvegarde avec le logiciel Crash Plan. Il peut également restaurer ses données de lui-même. </w:t>
      </w:r>
    </w:p>
    <w:p w14:paraId="581EBA3D" w14:textId="77777777" w:rsidR="00CA62F9" w:rsidRPr="0072716F" w:rsidRDefault="00CA62F9" w:rsidP="00CA62F9">
      <w:pPr>
        <w:rPr>
          <w:color w:val="000000" w:themeColor="text1"/>
        </w:rPr>
      </w:pPr>
      <w:r w:rsidRPr="0072716F">
        <w:rPr>
          <w:color w:val="000000" w:themeColor="text1"/>
        </w:rPr>
        <w:t xml:space="preserve">En cas d’un problème d’un serveur virtualisé, le logiciel </w:t>
      </w:r>
      <w:r>
        <w:rPr>
          <w:color w:val="000000" w:themeColor="text1"/>
        </w:rPr>
        <w:t>Cohesity</w:t>
      </w:r>
      <w:r w:rsidRPr="0072716F">
        <w:rPr>
          <w:color w:val="000000" w:themeColor="text1"/>
        </w:rPr>
        <w:t xml:space="preserve"> est utilisé pour restaurer</w:t>
      </w:r>
      <w:r>
        <w:rPr>
          <w:color w:val="000000" w:themeColor="text1"/>
        </w:rPr>
        <w:t xml:space="preserve"> la machine ou un fichier.</w:t>
      </w:r>
    </w:p>
    <w:p w14:paraId="37BBED7B" w14:textId="17E0078D" w:rsidR="00A97195" w:rsidRDefault="00A97195" w:rsidP="00F9502B">
      <w:pPr>
        <w:pStyle w:val="Titre1"/>
        <w:pageBreakBefore/>
      </w:pPr>
      <w:r>
        <w:lastRenderedPageBreak/>
        <w:t>Partie 2</w:t>
      </w:r>
      <w:bookmarkEnd w:id="21"/>
    </w:p>
    <w:p w14:paraId="65591096" w14:textId="22616732" w:rsidR="00F67BCD" w:rsidRPr="000B40B9" w:rsidRDefault="00F67BCD" w:rsidP="00AE41E3">
      <w:pPr>
        <w:pStyle w:val="Titre2"/>
      </w:pPr>
      <w:bookmarkStart w:id="38" w:name="_Toc530927460"/>
      <w:r w:rsidRPr="000B40B9">
        <w:t>Lois sur les protections des données</w:t>
      </w:r>
      <w:bookmarkEnd w:id="38"/>
    </w:p>
    <w:p w14:paraId="24DE2DD9" w14:textId="77777777" w:rsidR="00F67BCD" w:rsidRPr="000B40B9" w:rsidRDefault="00F67BCD" w:rsidP="00F67BCD">
      <w:r w:rsidRPr="000B40B9">
        <w:t>Avec la mise en place de la RGPD au niveau européen, et la révision de la LPD au niveau suisse, une réflexion sur l’état actuel de la situation a été menée, qui amène plusieurs entreprises à se mettre à niveau en parlant de traitement des données.</w:t>
      </w:r>
    </w:p>
    <w:p w14:paraId="7A91B220" w14:textId="1A5520BF" w:rsidR="00F67BCD" w:rsidRPr="000B40B9" w:rsidRDefault="00F67BCD" w:rsidP="00A97195">
      <w:pPr>
        <w:pStyle w:val="Titre3"/>
      </w:pPr>
      <w:bookmarkStart w:id="39" w:name="_Toc530927461"/>
      <w:r w:rsidRPr="000B40B9">
        <w:t>LPD</w:t>
      </w:r>
      <w:bookmarkEnd w:id="39"/>
    </w:p>
    <w:p w14:paraId="426B5CBA" w14:textId="77777777" w:rsidR="00F67BCD" w:rsidRDefault="00F67BCD" w:rsidP="00F67BCD">
      <w:r w:rsidRPr="00CC53F1">
        <w:t>La loi fédérale sur la protection des données a entrée en vigueur le 1 juillet 1993, cette dernière vise à protéger la personnalité et les droits fondamentaux des personnes qui font l’objet d’un traitement de données (LPD art1).</w:t>
      </w:r>
    </w:p>
    <w:p w14:paraId="2BD12303" w14:textId="097A1A14" w:rsidR="00F67BCD" w:rsidRPr="00292596" w:rsidRDefault="00F67BCD" w:rsidP="00A97195">
      <w:pPr>
        <w:pStyle w:val="Titre3"/>
      </w:pPr>
      <w:bookmarkStart w:id="40" w:name="_Toc530927462"/>
      <w:r w:rsidRPr="00292596">
        <w:t>RGPD</w:t>
      </w:r>
      <w:bookmarkEnd w:id="40"/>
    </w:p>
    <w:p w14:paraId="113902F5" w14:textId="77777777" w:rsidR="00F67BCD" w:rsidRPr="00CC53F1" w:rsidRDefault="00F67BCD" w:rsidP="00F67BCD">
      <w:r w:rsidRPr="00CC53F1">
        <w:t xml:space="preserve">L’Union Européenne représentée par son parlement a voté une Loi afin d’assurer le bon traitement des données personnelles </w:t>
      </w:r>
      <w:r>
        <w:t>s</w:t>
      </w:r>
      <w:r w:rsidRPr="00CC53F1">
        <w:t xml:space="preserve">es citoyens, la </w:t>
      </w:r>
      <w:r w:rsidRPr="000B40B9">
        <w:rPr>
          <w:b/>
          <w:color w:val="000000" w:themeColor="text1"/>
        </w:rPr>
        <w:t>RGPD</w:t>
      </w:r>
      <w:r w:rsidRPr="00292596">
        <w:rPr>
          <w:color w:val="385623" w:themeColor="accent6" w:themeShade="80"/>
        </w:rPr>
        <w:t xml:space="preserve"> </w:t>
      </w:r>
      <w:r w:rsidRPr="00CC53F1">
        <w:t>(règlement général sur la protection des données). Cette dernière, entrée en vigueur le 25 mai 2018, vise à donner aux citoyens plus de contrôle sur leurs données personnelles, à responsabiliser davantage les entreprises et à renforcer le rôle des autorités de protection des données.</w:t>
      </w:r>
    </w:p>
    <w:p w14:paraId="533334D0" w14:textId="77777777" w:rsidR="00F67BCD" w:rsidRPr="00CC53F1" w:rsidRDefault="00F67BCD" w:rsidP="00DA6430">
      <w:pPr>
        <w:pStyle w:val="Titre4"/>
      </w:pPr>
      <w:bookmarkStart w:id="41" w:name="_Toc530927463"/>
      <w:r w:rsidRPr="00CC53F1">
        <w:t xml:space="preserve">Première chose à se demander : </w:t>
      </w:r>
      <w:r w:rsidRPr="00242F35">
        <w:t>Qu’est qu’une donnée personnelle ?</w:t>
      </w:r>
      <w:bookmarkEnd w:id="41"/>
    </w:p>
    <w:p w14:paraId="6E7DF829" w14:textId="77777777" w:rsidR="00F67BCD" w:rsidRPr="00CC53F1" w:rsidRDefault="00F67BCD" w:rsidP="00F67BCD">
      <w:r w:rsidRPr="00CC53F1">
        <w:t>Toutes les informations qui se rapportent à une personne identifiée ou identifiable (art3 LPD). Par exemple :</w:t>
      </w:r>
      <w:r>
        <w:t xml:space="preserve"> Nom et prénom, numéro de passeport, etc.</w:t>
      </w:r>
    </w:p>
    <w:p w14:paraId="71A62C9C" w14:textId="44631A39" w:rsidR="00F67BCD" w:rsidRPr="00CC53F1" w:rsidRDefault="00F67BCD" w:rsidP="00DA6430">
      <w:pPr>
        <w:pStyle w:val="Titre4"/>
      </w:pPr>
      <w:bookmarkStart w:id="42" w:name="_Toc530927464"/>
      <w:r w:rsidRPr="00CC53F1">
        <w:t xml:space="preserve">En vrai, </w:t>
      </w:r>
      <w:r w:rsidR="00A97195">
        <w:t>à quoi servent</w:t>
      </w:r>
      <w:r w:rsidRPr="00242F35">
        <w:t xml:space="preserve"> ces deux lois ?</w:t>
      </w:r>
      <w:bookmarkEnd w:id="42"/>
    </w:p>
    <w:p w14:paraId="0F0A5649" w14:textId="77777777" w:rsidR="00F67BCD" w:rsidRDefault="00F67BCD" w:rsidP="00F67BCD">
      <w:r w:rsidRPr="00CC53F1">
        <w:t>La LPD et RGPD ont été mise</w:t>
      </w:r>
      <w:r>
        <w:t>s</w:t>
      </w:r>
      <w:r w:rsidRPr="00CC53F1">
        <w:t xml:space="preserve"> en place afin d’éviter la mauvaise utilisation des données de la personne, comme par exemple le profilage, vu dernièrement dans le scandale Facebook et Cambridge Analytica.</w:t>
      </w:r>
    </w:p>
    <w:p w14:paraId="1A9CDA81" w14:textId="77777777" w:rsidR="00F67BCD" w:rsidRPr="00242F35" w:rsidRDefault="00F67BCD" w:rsidP="00DA6430">
      <w:pPr>
        <w:pStyle w:val="Titre4"/>
      </w:pPr>
      <w:bookmarkStart w:id="43" w:name="_Toc530927465"/>
      <w:r w:rsidRPr="00242F35">
        <w:t>Qui est concerné ?</w:t>
      </w:r>
      <w:bookmarkEnd w:id="43"/>
    </w:p>
    <w:p w14:paraId="0E77523F" w14:textId="77777777" w:rsidR="00F67BCD" w:rsidRPr="00242F35" w:rsidRDefault="00F67BCD" w:rsidP="00F67BCD">
      <w:r w:rsidRPr="00242F35">
        <w:t>Toutes les entreprises, organes fédéraux ou personnes privées traitant des données personnelles d’un tiers, avec quelques exceptions, comme par exemple : LPD art2 al2a « elle ne s’applique pas aux données personnelles qu’une personne physique traite pour un usage exclusivement personnel et qu'elle ne communique pas à des tiers ; ».</w:t>
      </w:r>
    </w:p>
    <w:p w14:paraId="129AE407" w14:textId="77777777" w:rsidR="00F67BCD" w:rsidRDefault="00F67BCD" w:rsidP="00F67BCD"/>
    <w:p w14:paraId="5B2A894D" w14:textId="7E659E25" w:rsidR="00F67BCD" w:rsidRPr="00292596" w:rsidRDefault="00F67BCD" w:rsidP="00A97195">
      <w:pPr>
        <w:pStyle w:val="Titre3"/>
      </w:pPr>
      <w:bookmarkStart w:id="44" w:name="_Toc530927466"/>
      <w:r w:rsidRPr="00377A1C">
        <w:t>Mise en conformité</w:t>
      </w:r>
      <w:bookmarkEnd w:id="44"/>
    </w:p>
    <w:p w14:paraId="09E247FC" w14:textId="77777777" w:rsidR="00F67BCD" w:rsidRPr="00292596" w:rsidRDefault="00F67BCD" w:rsidP="00F67BCD">
      <w:r w:rsidRPr="00292596">
        <w:t>Principes Juridiques (liste pas exhaustive) :</w:t>
      </w:r>
    </w:p>
    <w:p w14:paraId="48F04F6F" w14:textId="77777777" w:rsidR="00F67BCD" w:rsidRPr="002D2D8C" w:rsidRDefault="00F67BCD" w:rsidP="00F67BCD">
      <w:r w:rsidRPr="002D2D8C">
        <w:t>Licéité, bonne foi, proportionnalité, finalité, reconnaissabilité et exactitu</w:t>
      </w:r>
      <w:r>
        <w:t>de</w:t>
      </w:r>
      <w:r w:rsidRPr="002D2D8C">
        <w:t>.</w:t>
      </w:r>
    </w:p>
    <w:p w14:paraId="46243AB4" w14:textId="77777777" w:rsidR="00F67BCD" w:rsidRDefault="00F67BCD" w:rsidP="00F67BCD">
      <w:r>
        <w:t xml:space="preserve">• Principe de la </w:t>
      </w:r>
      <w:r w:rsidRPr="009E066D">
        <w:rPr>
          <w:b/>
        </w:rPr>
        <w:t>bonne foi</w:t>
      </w:r>
      <w:r>
        <w:t xml:space="preserve"> : la collecte doit se faire dans la loyauté, de manière transparente</w:t>
      </w:r>
    </w:p>
    <w:p w14:paraId="76ECDC03" w14:textId="77777777" w:rsidR="00F67BCD" w:rsidRDefault="00F67BCD" w:rsidP="00F67BCD">
      <w:r>
        <w:t xml:space="preserve">• Principe de la </w:t>
      </w:r>
      <w:r w:rsidRPr="009E066D">
        <w:rPr>
          <w:b/>
        </w:rPr>
        <w:t>proportionnalité</w:t>
      </w:r>
      <w:r>
        <w:t xml:space="preserve"> : les données doivent être aptes, objectivement nécessaires pour atteindre le but poursuivi ;</w:t>
      </w:r>
    </w:p>
    <w:p w14:paraId="77C14A02" w14:textId="77777777" w:rsidR="00F67BCD" w:rsidRDefault="00F67BCD" w:rsidP="00F67BCD">
      <w:r>
        <w:t xml:space="preserve">• Principe de </w:t>
      </w:r>
      <w:r w:rsidRPr="009E066D">
        <w:rPr>
          <w:b/>
        </w:rPr>
        <w:t>reconnaissabilité</w:t>
      </w:r>
      <w:r>
        <w:t xml:space="preserve"> : la collecte et la finalité du traitement doivent être reconnaissables pour la personne concernée ;</w:t>
      </w:r>
    </w:p>
    <w:p w14:paraId="4D4136B9" w14:textId="77777777" w:rsidR="00F67BCD" w:rsidRDefault="00F67BCD" w:rsidP="00F67BCD">
      <w:r>
        <w:t xml:space="preserve">• Principe de </w:t>
      </w:r>
      <w:r w:rsidRPr="009E066D">
        <w:rPr>
          <w:b/>
        </w:rPr>
        <w:t>finalité</w:t>
      </w:r>
      <w:r>
        <w:t xml:space="preserve"> : la collecte, le traitement des données doivent se faire dans un but préalablement défini. Quid du big data ?</w:t>
      </w:r>
    </w:p>
    <w:p w14:paraId="59DD24C2" w14:textId="77777777" w:rsidR="00F67BCD" w:rsidRDefault="00F67BCD" w:rsidP="00F67BCD">
      <w:r>
        <w:lastRenderedPageBreak/>
        <w:t xml:space="preserve">• Principe </w:t>
      </w:r>
      <w:r w:rsidRPr="009E066D">
        <w:rPr>
          <w:b/>
        </w:rPr>
        <w:t>d’exactitude</w:t>
      </w:r>
      <w:r>
        <w:t xml:space="preserve"> des données (droit de rectification)</w:t>
      </w:r>
    </w:p>
    <w:p w14:paraId="13D8003E" w14:textId="77777777" w:rsidR="00F67BCD" w:rsidRDefault="00F67BCD" w:rsidP="00F67BCD">
      <w:r>
        <w:t xml:space="preserve">• Principe de </w:t>
      </w:r>
      <w:r w:rsidRPr="009E066D">
        <w:rPr>
          <w:b/>
        </w:rPr>
        <w:t>sécurité</w:t>
      </w:r>
      <w:r>
        <w:t xml:space="preserve"> : des mesures techniques et opérationnelles doivent être prises pour protéger les données et éviter tout traitement non autorisé</w:t>
      </w:r>
    </w:p>
    <w:p w14:paraId="608E153A" w14:textId="77777777" w:rsidR="00F67BCD" w:rsidRDefault="00F67BCD" w:rsidP="00F67BCD"/>
    <w:p w14:paraId="45D12F95" w14:textId="599FC29F" w:rsidR="00F67BCD" w:rsidRPr="00292596" w:rsidRDefault="00F67BCD" w:rsidP="00A97195">
      <w:pPr>
        <w:pStyle w:val="Titre3"/>
      </w:pPr>
      <w:bookmarkStart w:id="45" w:name="_Toc530927467"/>
      <w:r w:rsidRPr="00292596">
        <w:t>Organisation et actions :</w:t>
      </w:r>
      <w:bookmarkEnd w:id="45"/>
    </w:p>
    <w:p w14:paraId="051B34FC" w14:textId="77777777" w:rsidR="00F67BCD" w:rsidRPr="00677D06" w:rsidRDefault="00F67BCD" w:rsidP="007734BD">
      <w:pPr>
        <w:pStyle w:val="Paragraphedeliste"/>
        <w:numPr>
          <w:ilvl w:val="0"/>
          <w:numId w:val="1"/>
        </w:numPr>
      </w:pPr>
      <w:r w:rsidRPr="00677D06">
        <w:t>Nommer Un DPO (Digital protection Officer), responsable par but principalement permettre à un organisme effectuant des traitements de données personnelles de s'assurer qu'il respecte bien la réglementation applicable à leur protection.</w:t>
      </w:r>
    </w:p>
    <w:p w14:paraId="7FCC5074" w14:textId="77777777" w:rsidR="00F67BCD" w:rsidRPr="00677D06" w:rsidRDefault="00F67BCD" w:rsidP="007734BD">
      <w:pPr>
        <w:pStyle w:val="Paragraphedeliste"/>
        <w:numPr>
          <w:ilvl w:val="0"/>
          <w:numId w:val="1"/>
        </w:numPr>
      </w:pPr>
      <w:r w:rsidRPr="00677D06">
        <w:t>Mentions d’informations : Les personnes concernées doivent être informées de qui est derrière la collecte, de combien de temps seront conservés les fichiers, la finalité des données collectées et les informer sur comment elles peuvent exercer leurs droits.</w:t>
      </w:r>
    </w:p>
    <w:p w14:paraId="5C377916" w14:textId="77777777" w:rsidR="00F67BCD" w:rsidRPr="00677D06" w:rsidRDefault="00F67BCD" w:rsidP="007734BD">
      <w:pPr>
        <w:pStyle w:val="Paragraphedeliste"/>
        <w:numPr>
          <w:ilvl w:val="0"/>
          <w:numId w:val="1"/>
        </w:numPr>
      </w:pPr>
      <w:r w:rsidRPr="00677D06">
        <w:t>Être en mesure de répondre aux sollicitations d’une personne à accéder à ses données, aussi les modifier et supprimer selon sa volonté.  Par exemple la mise en place d’un formulaire de contact.</w:t>
      </w:r>
    </w:p>
    <w:p w14:paraId="572D2013" w14:textId="77777777" w:rsidR="00F67BCD" w:rsidRPr="00677D06" w:rsidRDefault="00F67BCD" w:rsidP="007734BD">
      <w:pPr>
        <w:pStyle w:val="Paragraphedeliste"/>
        <w:numPr>
          <w:ilvl w:val="0"/>
          <w:numId w:val="1"/>
        </w:numPr>
      </w:pPr>
      <w:r w:rsidRPr="00677D06">
        <w:t>Demander l’accord aux personnes et leur donner la possibilité de retirer cet accord.</w:t>
      </w:r>
    </w:p>
    <w:p w14:paraId="793465FF" w14:textId="77777777" w:rsidR="00F67BCD" w:rsidRPr="00677D06" w:rsidRDefault="00F67BCD" w:rsidP="007734BD">
      <w:pPr>
        <w:pStyle w:val="Paragraphedeliste"/>
        <w:numPr>
          <w:ilvl w:val="0"/>
          <w:numId w:val="1"/>
        </w:numPr>
      </w:pPr>
      <w:r w:rsidRPr="00677D06">
        <w:t>Mettre en place des mesures de sécurité adaptées à la sensibilité de la donnée sauvegardée. Données sensibles, exemple : ethnie ou race, religion, options sexuelles, etc.</w:t>
      </w:r>
    </w:p>
    <w:p w14:paraId="6A39D375" w14:textId="77777777" w:rsidR="00F67BCD" w:rsidRDefault="00F67BCD" w:rsidP="007734BD">
      <w:pPr>
        <w:pStyle w:val="Paragraphedeliste"/>
        <w:numPr>
          <w:ilvl w:val="0"/>
          <w:numId w:val="1"/>
        </w:numPr>
      </w:pPr>
      <w:r w:rsidRPr="00677D06">
        <w:t>Analyser les fichiers et tenir un registre de traitements des données.</w:t>
      </w:r>
    </w:p>
    <w:p w14:paraId="47721807" w14:textId="77777777" w:rsidR="00F67BCD" w:rsidRDefault="00F67BCD" w:rsidP="00F67BCD"/>
    <w:p w14:paraId="7F10AD4A" w14:textId="2F53AE58" w:rsidR="00F67BCD" w:rsidRDefault="00F67BCD" w:rsidP="00A97195">
      <w:pPr>
        <w:pStyle w:val="Titre3"/>
      </w:pPr>
      <w:bookmarkStart w:id="46" w:name="_Toc530927468"/>
      <w:r w:rsidRPr="00292596">
        <w:t>Mesures techniques adéquates</w:t>
      </w:r>
      <w:bookmarkEnd w:id="46"/>
    </w:p>
    <w:p w14:paraId="3DD4ED8A" w14:textId="77777777" w:rsidR="00F67BCD" w:rsidRDefault="00F67BCD" w:rsidP="00F67BCD">
      <w:r w:rsidRPr="009E066D">
        <w:rPr>
          <w:b/>
        </w:rPr>
        <w:t>RGPD</w:t>
      </w:r>
      <w:r>
        <w:t xml:space="preserve"> oblige le responsable du traitement à mettre en œuvre les mesures techniques et organisationnelles appropriées afin de garantir un niveau de sécurité adapté au risque.</w:t>
      </w:r>
    </w:p>
    <w:p w14:paraId="2CA99223" w14:textId="77777777" w:rsidR="00F67BCD" w:rsidRDefault="00F67BCD" w:rsidP="00F67BCD">
      <w:r>
        <w:t>Elle assure aussi l’obligation de notifier à l'autorité de contrôle les violations 72h au plus tard.</w:t>
      </w:r>
    </w:p>
    <w:p w14:paraId="00581BBD" w14:textId="77777777" w:rsidR="00F67BCD" w:rsidRDefault="00F67BCD" w:rsidP="00F67BCD">
      <w:r>
        <w:t>Voici une liste de mesures de sécurité à prendre :</w:t>
      </w:r>
    </w:p>
    <w:p w14:paraId="4F2CDF07" w14:textId="77777777" w:rsidR="00F67BCD" w:rsidRPr="00677D06" w:rsidRDefault="00F67BCD" w:rsidP="007734BD">
      <w:pPr>
        <w:pStyle w:val="Paragraphedeliste"/>
        <w:numPr>
          <w:ilvl w:val="0"/>
          <w:numId w:val="2"/>
        </w:numPr>
        <w:rPr>
          <w:lang w:eastAsia="fr-CH"/>
        </w:rPr>
      </w:pPr>
      <w:r w:rsidRPr="00677D06">
        <w:t>Sensibiliser les utilisateurs</w:t>
      </w:r>
      <w:r w:rsidRPr="00677D06">
        <w:rPr>
          <w:lang w:eastAsia="fr-CH"/>
        </w:rPr>
        <w:t xml:space="preserve"> ;</w:t>
      </w:r>
    </w:p>
    <w:p w14:paraId="0774E052" w14:textId="77777777" w:rsidR="00F67BCD" w:rsidRPr="00677D06" w:rsidRDefault="00F67BCD" w:rsidP="007734BD">
      <w:pPr>
        <w:pStyle w:val="Paragraphedeliste"/>
        <w:numPr>
          <w:ilvl w:val="0"/>
          <w:numId w:val="2"/>
        </w:numPr>
        <w:rPr>
          <w:lang w:eastAsia="fr-CH"/>
        </w:rPr>
      </w:pPr>
      <w:r w:rsidRPr="00677D06">
        <w:rPr>
          <w:lang w:eastAsia="fr-CH"/>
        </w:rPr>
        <w:t>Authentifier les utilisateurs ;</w:t>
      </w:r>
    </w:p>
    <w:p w14:paraId="29CE644F" w14:textId="77777777" w:rsidR="00F67BCD" w:rsidRPr="00677D06" w:rsidRDefault="00F67BCD" w:rsidP="007734BD">
      <w:pPr>
        <w:pStyle w:val="Paragraphedeliste"/>
        <w:numPr>
          <w:ilvl w:val="0"/>
          <w:numId w:val="2"/>
        </w:numPr>
        <w:rPr>
          <w:lang w:eastAsia="fr-CH"/>
        </w:rPr>
      </w:pPr>
      <w:r w:rsidRPr="00677D06">
        <w:rPr>
          <w:lang w:eastAsia="fr-CH"/>
        </w:rPr>
        <w:t>Tracer les accès et gérer les incidents ;</w:t>
      </w:r>
    </w:p>
    <w:p w14:paraId="6DEAFF37" w14:textId="77777777" w:rsidR="00F67BCD" w:rsidRPr="00677D06" w:rsidRDefault="00F67BCD" w:rsidP="007734BD">
      <w:pPr>
        <w:pStyle w:val="Paragraphedeliste"/>
        <w:numPr>
          <w:ilvl w:val="0"/>
          <w:numId w:val="2"/>
        </w:numPr>
        <w:rPr>
          <w:lang w:eastAsia="fr-CH"/>
        </w:rPr>
      </w:pPr>
      <w:r w:rsidRPr="00677D06">
        <w:rPr>
          <w:lang w:eastAsia="fr-CH"/>
        </w:rPr>
        <w:t>Sécuriser les postes de travail ;</w:t>
      </w:r>
    </w:p>
    <w:p w14:paraId="6B4DDCFC" w14:textId="77777777" w:rsidR="00F67BCD" w:rsidRPr="00677D06" w:rsidRDefault="00F67BCD" w:rsidP="007734BD">
      <w:pPr>
        <w:pStyle w:val="Paragraphedeliste"/>
        <w:numPr>
          <w:ilvl w:val="0"/>
          <w:numId w:val="2"/>
        </w:numPr>
        <w:rPr>
          <w:lang w:eastAsia="fr-CH"/>
        </w:rPr>
      </w:pPr>
      <w:r w:rsidRPr="00677D06">
        <w:rPr>
          <w:lang w:eastAsia="fr-CH"/>
        </w:rPr>
        <w:t>Sécuriser l’informatique mobile ;</w:t>
      </w:r>
    </w:p>
    <w:p w14:paraId="2523A111" w14:textId="77777777" w:rsidR="00F67BCD" w:rsidRPr="00677D06" w:rsidRDefault="00F67BCD" w:rsidP="007734BD">
      <w:pPr>
        <w:pStyle w:val="Paragraphedeliste"/>
        <w:numPr>
          <w:ilvl w:val="0"/>
          <w:numId w:val="2"/>
        </w:numPr>
        <w:rPr>
          <w:lang w:eastAsia="fr-CH"/>
        </w:rPr>
      </w:pPr>
      <w:r w:rsidRPr="00677D06">
        <w:rPr>
          <w:lang w:eastAsia="fr-CH"/>
        </w:rPr>
        <w:t>Protéger le réseau informatique interne ;</w:t>
      </w:r>
    </w:p>
    <w:p w14:paraId="62E6C3D8" w14:textId="77777777" w:rsidR="00F67BCD" w:rsidRPr="00677D06" w:rsidRDefault="00F67BCD" w:rsidP="007734BD">
      <w:pPr>
        <w:pStyle w:val="Paragraphedeliste"/>
        <w:numPr>
          <w:ilvl w:val="0"/>
          <w:numId w:val="2"/>
        </w:numPr>
        <w:rPr>
          <w:lang w:eastAsia="fr-CH"/>
        </w:rPr>
      </w:pPr>
      <w:r w:rsidRPr="00677D06">
        <w:rPr>
          <w:lang w:eastAsia="fr-CH"/>
        </w:rPr>
        <w:t>Sécuriser les serveurs ;</w:t>
      </w:r>
    </w:p>
    <w:p w14:paraId="49F417ED" w14:textId="77777777" w:rsidR="00F67BCD" w:rsidRPr="00677D06" w:rsidRDefault="00F67BCD" w:rsidP="007734BD">
      <w:pPr>
        <w:pStyle w:val="Paragraphedeliste"/>
        <w:numPr>
          <w:ilvl w:val="0"/>
          <w:numId w:val="2"/>
        </w:numPr>
        <w:rPr>
          <w:lang w:eastAsia="fr-CH"/>
        </w:rPr>
      </w:pPr>
      <w:r w:rsidRPr="00677D06">
        <w:rPr>
          <w:lang w:eastAsia="fr-CH"/>
        </w:rPr>
        <w:t>Sécuriser les sites web ;</w:t>
      </w:r>
    </w:p>
    <w:p w14:paraId="3446AC80" w14:textId="77777777" w:rsidR="00F67BCD" w:rsidRPr="00677D06" w:rsidRDefault="00F67BCD" w:rsidP="007734BD">
      <w:pPr>
        <w:pStyle w:val="Paragraphedeliste"/>
        <w:numPr>
          <w:ilvl w:val="0"/>
          <w:numId w:val="2"/>
        </w:numPr>
        <w:rPr>
          <w:lang w:eastAsia="fr-CH"/>
        </w:rPr>
      </w:pPr>
      <w:r w:rsidRPr="00677D06">
        <w:rPr>
          <w:lang w:eastAsia="fr-CH"/>
        </w:rPr>
        <w:t>Sauvegarder et prévoir la continuité d’activité ;</w:t>
      </w:r>
    </w:p>
    <w:p w14:paraId="16547655" w14:textId="77777777" w:rsidR="00F67BCD" w:rsidRPr="00677D06" w:rsidRDefault="00F67BCD" w:rsidP="007734BD">
      <w:pPr>
        <w:pStyle w:val="Paragraphedeliste"/>
        <w:numPr>
          <w:ilvl w:val="0"/>
          <w:numId w:val="2"/>
        </w:numPr>
        <w:rPr>
          <w:lang w:eastAsia="fr-CH"/>
        </w:rPr>
      </w:pPr>
      <w:r w:rsidRPr="00677D06">
        <w:rPr>
          <w:lang w:eastAsia="fr-CH"/>
        </w:rPr>
        <w:t>Archiver de manière sécurisée ;</w:t>
      </w:r>
    </w:p>
    <w:p w14:paraId="414C4776" w14:textId="77777777" w:rsidR="00F67BCD" w:rsidRPr="00677D06" w:rsidRDefault="00F67BCD" w:rsidP="007734BD">
      <w:pPr>
        <w:pStyle w:val="Paragraphedeliste"/>
        <w:numPr>
          <w:ilvl w:val="0"/>
          <w:numId w:val="2"/>
        </w:numPr>
        <w:rPr>
          <w:lang w:eastAsia="fr-CH"/>
        </w:rPr>
      </w:pPr>
      <w:r w:rsidRPr="00677D06">
        <w:rPr>
          <w:lang w:eastAsia="fr-CH"/>
        </w:rPr>
        <w:t>Encadrer la maintenance et la destruction des données ;</w:t>
      </w:r>
    </w:p>
    <w:p w14:paraId="265E56A1" w14:textId="77777777" w:rsidR="00F67BCD" w:rsidRPr="00677D06" w:rsidRDefault="00F67BCD" w:rsidP="007734BD">
      <w:pPr>
        <w:pStyle w:val="Paragraphedeliste"/>
        <w:numPr>
          <w:ilvl w:val="0"/>
          <w:numId w:val="2"/>
        </w:numPr>
        <w:rPr>
          <w:lang w:eastAsia="fr-CH"/>
        </w:rPr>
      </w:pPr>
      <w:r w:rsidRPr="00677D06">
        <w:rPr>
          <w:lang w:eastAsia="fr-CH"/>
        </w:rPr>
        <w:t>Sécuriser les échanges avec d’autres organismes ;</w:t>
      </w:r>
    </w:p>
    <w:p w14:paraId="0C2E3363" w14:textId="1FCDAD2F" w:rsidR="00F67BCD" w:rsidRPr="00677D06" w:rsidRDefault="00F67BCD" w:rsidP="007734BD">
      <w:pPr>
        <w:pStyle w:val="Paragraphedeliste"/>
        <w:numPr>
          <w:ilvl w:val="0"/>
          <w:numId w:val="2"/>
        </w:numPr>
        <w:rPr>
          <w:lang w:eastAsia="fr-CH"/>
        </w:rPr>
      </w:pPr>
      <w:r w:rsidRPr="00677D06">
        <w:rPr>
          <w:lang w:eastAsia="fr-CH"/>
        </w:rPr>
        <w:t>Protéger les locaux ;</w:t>
      </w:r>
    </w:p>
    <w:p w14:paraId="7E1A7C8C" w14:textId="77777777" w:rsidR="00F67BCD" w:rsidRPr="00A97195" w:rsidRDefault="00F67BCD" w:rsidP="007734BD">
      <w:pPr>
        <w:pStyle w:val="Paragraphedeliste"/>
        <w:numPr>
          <w:ilvl w:val="0"/>
          <w:numId w:val="2"/>
        </w:numPr>
        <w:rPr>
          <w:lang w:eastAsia="fr-CH"/>
        </w:rPr>
      </w:pPr>
      <w:r w:rsidRPr="00A97195">
        <w:rPr>
          <w:lang w:eastAsia="fr-CH"/>
        </w:rPr>
        <w:t>Encadrer les développements informatiques ;</w:t>
      </w:r>
    </w:p>
    <w:p w14:paraId="63A6F405" w14:textId="1F6C1B73" w:rsidR="00A97195" w:rsidRDefault="00F67BCD" w:rsidP="007734BD">
      <w:pPr>
        <w:pStyle w:val="Paragraphedeliste"/>
        <w:numPr>
          <w:ilvl w:val="0"/>
          <w:numId w:val="2"/>
        </w:numPr>
        <w:rPr>
          <w:lang w:eastAsia="fr-CH"/>
        </w:rPr>
      </w:pPr>
      <w:r w:rsidRPr="00A97195">
        <w:rPr>
          <w:lang w:eastAsia="fr-CH"/>
        </w:rPr>
        <w:t>Chiffrer, garantir l’intégrité ou signer</w:t>
      </w:r>
      <w:r w:rsidRPr="00F67BCD">
        <w:rPr>
          <w:lang w:eastAsia="fr-CH"/>
        </w:rPr>
        <w:t>.</w:t>
      </w:r>
    </w:p>
    <w:p w14:paraId="6A2C0BBA" w14:textId="12375EBA" w:rsidR="00935A52" w:rsidRPr="00935A52" w:rsidRDefault="00935A52" w:rsidP="00935A52"/>
    <w:p w14:paraId="6910F6A1" w14:textId="55F0E60A" w:rsidR="003F547E" w:rsidRDefault="003F547E" w:rsidP="00AE41E3">
      <w:pPr>
        <w:pStyle w:val="Titre2"/>
      </w:pPr>
      <w:bookmarkStart w:id="47" w:name="_Toc530927469"/>
      <w:r>
        <w:lastRenderedPageBreak/>
        <w:t>Les disques durs et le systèmes RAIDs</w:t>
      </w:r>
      <w:bookmarkEnd w:id="47"/>
    </w:p>
    <w:p w14:paraId="08673D12" w14:textId="2A995CF8" w:rsidR="003F547E" w:rsidRPr="005B612B" w:rsidRDefault="003F547E" w:rsidP="002D7338">
      <w:pPr>
        <w:rPr>
          <w:rFonts w:ascii="Calibri" w:hAnsi="Calibri" w:cs="Calibri"/>
          <w:color w:val="000000" w:themeColor="text1"/>
        </w:rPr>
      </w:pPr>
      <w:r w:rsidRPr="005B612B">
        <w:rPr>
          <w:color w:val="000000" w:themeColor="text1"/>
        </w:rPr>
        <w:t>La technologie RAID qui veux dire Redundant Array of Independent Disks a été créer pour joindre plusieurs disques et ainsi diminuer le prix de stockage. Ce fut</w:t>
      </w:r>
      <w:r w:rsidRPr="005B612B">
        <w:rPr>
          <w:rFonts w:ascii="Calibri" w:hAnsi="Calibri" w:cs="Calibri"/>
          <w:color w:val="000000" w:themeColor="text1"/>
        </w:rPr>
        <w:t xml:space="preserve"> créée en 1987 pour remplacer </w:t>
      </w:r>
      <w:r w:rsidR="002D7338" w:rsidRPr="005B612B">
        <w:rPr>
          <w:rFonts w:ascii="Calibri" w:hAnsi="Calibri" w:cs="Calibri"/>
          <w:color w:val="000000" w:themeColor="text1"/>
        </w:rPr>
        <w:t>les disques plutôt chers</w:t>
      </w:r>
      <w:r w:rsidRPr="005B612B">
        <w:rPr>
          <w:rFonts w:ascii="Calibri" w:hAnsi="Calibri" w:cs="Calibri"/>
          <w:color w:val="000000" w:themeColor="text1"/>
        </w:rPr>
        <w:t xml:space="preserve"> de 6.5 et 9.5 pouces par des ensembles formés de disques de 3.5 </w:t>
      </w:r>
      <w:r w:rsidR="002D7338" w:rsidRPr="005B612B">
        <w:rPr>
          <w:rFonts w:ascii="Calibri" w:hAnsi="Calibri" w:cs="Calibri"/>
          <w:color w:val="000000" w:themeColor="text1"/>
        </w:rPr>
        <w:t>pouces.</w:t>
      </w:r>
      <w:r w:rsidR="002D7338" w:rsidRPr="005B612B">
        <w:rPr>
          <w:color w:val="000000" w:themeColor="text1"/>
        </w:rPr>
        <w:t xml:space="preserve"> Nous</w:t>
      </w:r>
      <w:r w:rsidRPr="005B612B">
        <w:rPr>
          <w:color w:val="000000" w:themeColor="text1"/>
        </w:rPr>
        <w:t xml:space="preserve"> l’avons ensuite amélioré et développé pour accélérer et sécurisé notre stockage.</w:t>
      </w:r>
    </w:p>
    <w:p w14:paraId="7F5BF943" w14:textId="45F47096" w:rsidR="002D7338" w:rsidRPr="005B612B" w:rsidRDefault="003F547E" w:rsidP="002D7338">
      <w:pPr>
        <w:rPr>
          <w:color w:val="000000" w:themeColor="text1"/>
        </w:rPr>
      </w:pPr>
      <w:r w:rsidRPr="005B612B">
        <w:rPr>
          <w:color w:val="000000" w:themeColor="text1"/>
        </w:rPr>
        <w:t>Les RAID sont utilisable partout et par n’importe qui mais leurs utilisations sont vraiment importantes en entreprise. Un particulier n’aura pas forcément besoin de 4 disques dur travaillant en redondances pour sauvegarder de simple photos, vidéos etc…</w:t>
      </w:r>
    </w:p>
    <w:p w14:paraId="0E3D2E7B" w14:textId="144F506F" w:rsidR="003F547E" w:rsidRPr="005B612B" w:rsidRDefault="003F547E" w:rsidP="002D7338">
      <w:pPr>
        <w:rPr>
          <w:color w:val="000000" w:themeColor="text1"/>
        </w:rPr>
      </w:pPr>
      <w:r w:rsidRPr="005B612B">
        <w:rPr>
          <w:color w:val="000000" w:themeColor="text1"/>
        </w:rPr>
        <w:t xml:space="preserve">Les systèmes RAIDs sont compatible avec tout type d’utilisation sur ordinateur comme les travaux de virtualisation </w:t>
      </w:r>
      <w:r w:rsidR="002D7338" w:rsidRPr="005B612B">
        <w:rPr>
          <w:color w:val="000000" w:themeColor="text1"/>
        </w:rPr>
        <w:t>(VMware</w:t>
      </w:r>
      <w:r w:rsidRPr="005B612B">
        <w:rPr>
          <w:color w:val="000000" w:themeColor="text1"/>
        </w:rPr>
        <w:t xml:space="preserve">, Microsoft </w:t>
      </w:r>
      <w:r w:rsidR="002D7338" w:rsidRPr="005B612B">
        <w:rPr>
          <w:color w:val="000000" w:themeColor="text1"/>
        </w:rPr>
        <w:t>Hyper-V</w:t>
      </w:r>
      <w:r w:rsidRPr="005B612B">
        <w:rPr>
          <w:color w:val="000000" w:themeColor="text1"/>
        </w:rPr>
        <w:t>, etc</w:t>
      </w:r>
      <w:r w:rsidR="002D7338" w:rsidRPr="005B612B">
        <w:rPr>
          <w:color w:val="000000" w:themeColor="text1"/>
        </w:rPr>
        <w:t>…),</w:t>
      </w:r>
      <w:r w:rsidRPr="005B612B">
        <w:rPr>
          <w:color w:val="000000" w:themeColor="text1"/>
        </w:rPr>
        <w:t xml:space="preserve"> bases de données </w:t>
      </w:r>
      <w:r w:rsidR="002D7338" w:rsidRPr="005B612B">
        <w:rPr>
          <w:color w:val="000000" w:themeColor="text1"/>
        </w:rPr>
        <w:t>(Microsoft</w:t>
      </w:r>
      <w:r w:rsidRPr="005B612B">
        <w:rPr>
          <w:color w:val="000000" w:themeColor="text1"/>
        </w:rPr>
        <w:t xml:space="preserve"> SQL et Oracle), les systèmes de courrier électronique comme Microsoft Exchange etc.</w:t>
      </w:r>
    </w:p>
    <w:p w14:paraId="3F61EF16" w14:textId="15AF18B7" w:rsidR="003F547E" w:rsidRPr="005B612B" w:rsidRDefault="003F547E" w:rsidP="00CF1B4B">
      <w:pPr>
        <w:rPr>
          <w:color w:val="000000" w:themeColor="text1"/>
        </w:rPr>
      </w:pPr>
      <w:r w:rsidRPr="005B612B">
        <w:rPr>
          <w:color w:val="000000" w:themeColor="text1"/>
        </w:rPr>
        <w:t>Voici une liste non exhaustive des systèmes RAIDs :</w:t>
      </w:r>
    </w:p>
    <w:p w14:paraId="3D6A9F4D" w14:textId="77777777" w:rsidR="009F0C12" w:rsidRPr="005B612B" w:rsidRDefault="009F0C12" w:rsidP="009F0C12">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Le JBOD (Just A Bunch Of Disks)</w:t>
      </w:r>
    </w:p>
    <w:p w14:paraId="3E6E113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0 (entrelacement) </w:t>
      </w:r>
    </w:p>
    <w:p w14:paraId="1F97F07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 (écriture miroir)</w:t>
      </w:r>
    </w:p>
    <w:p w14:paraId="22F175AD"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1E (écriture miroir entrelacée) </w:t>
      </w:r>
    </w:p>
    <w:p w14:paraId="243C4345"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 (entrelacement avec parité)</w:t>
      </w:r>
    </w:p>
    <w:p w14:paraId="36ED643E" w14:textId="44E40DC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6 (entrelacement avec double parité)</w:t>
      </w:r>
    </w:p>
    <w:p w14:paraId="4C2B5E83"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10 (ensembles RAID 1 entrelacés)</w:t>
      </w:r>
    </w:p>
    <w:p w14:paraId="36D5A613" w14:textId="37B1F76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50 (ensembles RAID 5 entrelacés)</w:t>
      </w:r>
    </w:p>
    <w:p w14:paraId="20A7BE33" w14:textId="18866644" w:rsidR="002D7338" w:rsidRDefault="009F0C12" w:rsidP="002D7338">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RAID 60 (ensembles RAID 6 entrelacés)</w:t>
      </w:r>
    </w:p>
    <w:p w14:paraId="59B38DD0" w14:textId="17344F56" w:rsidR="00A23D6E" w:rsidRPr="005B612B" w:rsidRDefault="00A23D6E" w:rsidP="002D7338">
      <w:pPr>
        <w:autoSpaceDE w:val="0"/>
        <w:autoSpaceDN w:val="0"/>
        <w:adjustRightInd w:val="0"/>
        <w:spacing w:after="0" w:line="240" w:lineRule="auto"/>
        <w:ind w:firstLine="708"/>
        <w:rPr>
          <w:color w:val="000000" w:themeColor="text1"/>
          <w:lang w:val="en-GB"/>
        </w:rPr>
      </w:pPr>
    </w:p>
    <w:p w14:paraId="4C71897E" w14:textId="629FC2AF" w:rsidR="002D7338" w:rsidRPr="00426FF7" w:rsidRDefault="00C82B46" w:rsidP="00C82B46">
      <w:pPr>
        <w:pStyle w:val="Titre3"/>
        <w:rPr>
          <w:color w:val="auto"/>
        </w:rPr>
      </w:pPr>
      <w:bookmarkStart w:id="48" w:name="_Toc530927470"/>
      <w:r w:rsidRPr="00426FF7">
        <w:rPr>
          <w:color w:val="auto"/>
        </w:rPr>
        <w:t>Raid Logiciel et matériel</w:t>
      </w:r>
      <w:bookmarkEnd w:id="48"/>
    </w:p>
    <w:p w14:paraId="6D4D3389" w14:textId="5FCCD23F" w:rsidR="00C82B46" w:rsidRPr="00426FF7" w:rsidRDefault="00C82B46" w:rsidP="00C82B46">
      <w:r w:rsidRPr="00426FF7">
        <w:t xml:space="preserve">Un système Raid peut être créé de deux </w:t>
      </w:r>
      <w:r w:rsidR="001D0DD0" w:rsidRPr="00426FF7">
        <w:t>formes :</w:t>
      </w:r>
      <w:r w:rsidRPr="00426FF7">
        <w:t xml:space="preserve"> Logiciel et matériel.</w:t>
      </w:r>
    </w:p>
    <w:p w14:paraId="0C8706C1" w14:textId="196E71B2" w:rsidR="006708E9" w:rsidRPr="00426FF7" w:rsidRDefault="006708E9" w:rsidP="00DA6430">
      <w:pPr>
        <w:pStyle w:val="Titre4"/>
        <w:rPr>
          <w:color w:val="auto"/>
        </w:rPr>
      </w:pPr>
      <w:bookmarkStart w:id="49" w:name="_Toc530927471"/>
      <w:r w:rsidRPr="00426FF7">
        <w:rPr>
          <w:color w:val="auto"/>
        </w:rPr>
        <w:t>Raid matériel</w:t>
      </w:r>
      <w:bookmarkEnd w:id="49"/>
    </w:p>
    <w:p w14:paraId="5F5BF335" w14:textId="00BE4E21" w:rsidR="006708E9" w:rsidRPr="00426FF7" w:rsidRDefault="002737E2" w:rsidP="009A5BC9">
      <w:pPr>
        <w:jc w:val="both"/>
      </w:pPr>
      <w:r w:rsidRPr="00426FF7">
        <w:rPr>
          <w:noProof/>
          <w:lang w:val="fr-FR" w:eastAsia="fr-FR"/>
        </w:rPr>
        <w:drawing>
          <wp:anchor distT="0" distB="0" distL="114300" distR="114300" simplePos="0" relativeHeight="251682816" behindDoc="0" locked="0" layoutInCell="1" allowOverlap="1" wp14:anchorId="3FAD706B" wp14:editId="72D6E187">
            <wp:simplePos x="0" y="0"/>
            <wp:positionH relativeFrom="margin">
              <wp:align>right</wp:align>
            </wp:positionH>
            <wp:positionV relativeFrom="paragraph">
              <wp:posOffset>3175</wp:posOffset>
            </wp:positionV>
            <wp:extent cx="2285365" cy="1476375"/>
            <wp:effectExtent l="0" t="0" r="635"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pro_885_3_a.jpg"/>
                    <pic:cNvPicPr/>
                  </pic:nvPicPr>
                  <pic:blipFill>
                    <a:blip r:embed="rId23">
                      <a:extLst>
                        <a:ext uri="{28A0092B-C50C-407E-A947-70E740481C1C}">
                          <a14:useLocalDpi xmlns:a14="http://schemas.microsoft.com/office/drawing/2010/main" val="0"/>
                        </a:ext>
                      </a:extLst>
                    </a:blip>
                    <a:stretch>
                      <a:fillRect/>
                    </a:stretch>
                  </pic:blipFill>
                  <pic:spPr>
                    <a:xfrm>
                      <a:off x="0" y="0"/>
                      <a:ext cx="2285365" cy="1476375"/>
                    </a:xfrm>
                    <a:prstGeom prst="rect">
                      <a:avLst/>
                    </a:prstGeom>
                  </pic:spPr>
                </pic:pic>
              </a:graphicData>
            </a:graphic>
            <wp14:sizeRelH relativeFrom="page">
              <wp14:pctWidth>0</wp14:pctWidth>
            </wp14:sizeRelH>
            <wp14:sizeRelV relativeFrom="page">
              <wp14:pctHeight>0</wp14:pctHeight>
            </wp14:sizeRelV>
          </wp:anchor>
        </w:drawing>
      </w:r>
      <w:r w:rsidR="006708E9" w:rsidRPr="00426FF7">
        <w:t>Le Raid matériel est un système indépendant qui gère le flux de données par moyen d’un périphérique connecté sur un hôte (pc, serveur, etc.), ses performances sont indépendantes de celles de l’hôte</w:t>
      </w:r>
      <w:r w:rsidR="009A5BC9" w:rsidRPr="00426FF7">
        <w:t>, ce qui fait que ses traitements de données soient beaucoup plus rapides que sur un raid logiciel</w:t>
      </w:r>
      <w:r w:rsidR="006708E9" w:rsidRPr="00426FF7">
        <w:t>.</w:t>
      </w:r>
    </w:p>
    <w:p w14:paraId="37B1459D" w14:textId="4714B706" w:rsidR="006708E9" w:rsidRPr="00426FF7" w:rsidRDefault="006708E9" w:rsidP="009A5BC9">
      <w:pPr>
        <w:jc w:val="both"/>
      </w:pPr>
      <w:r w:rsidRPr="00426FF7">
        <w:t xml:space="preserve"> Le Raid matériel est un contrôleur, il peut</w:t>
      </w:r>
      <w:r w:rsidR="009A5BC9" w:rsidRPr="00426FF7">
        <w:t xml:space="preserve"> donc recevoir plusieurs disques, en revanche l’hôte</w:t>
      </w:r>
      <w:r w:rsidRPr="00426FF7">
        <w:t xml:space="preserve"> sur lequel il est connecté </w:t>
      </w:r>
      <w:r w:rsidR="009A5BC9" w:rsidRPr="00426FF7">
        <w:t xml:space="preserve">en </w:t>
      </w:r>
      <w:r w:rsidRPr="00426FF7">
        <w:t>voit qu’un seul</w:t>
      </w:r>
      <w:r w:rsidR="009A5BC9" w:rsidRPr="00426FF7">
        <w:t>.</w:t>
      </w:r>
    </w:p>
    <w:p w14:paraId="6914A43E" w14:textId="674C3078" w:rsidR="00C13C93" w:rsidRPr="00426FF7" w:rsidRDefault="00C13C93" w:rsidP="009A5BC9">
      <w:pPr>
        <w:jc w:val="both"/>
      </w:pPr>
      <w:r w:rsidRPr="00426FF7">
        <w:rPr>
          <w:noProof/>
          <w:lang w:val="fr-FR" w:eastAsia="fr-FR"/>
        </w:rPr>
        <w:lastRenderedPageBreak/>
        <w:drawing>
          <wp:inline distT="0" distB="0" distL="0" distR="0" wp14:anchorId="1A6D1E72" wp14:editId="4961638D">
            <wp:extent cx="4448796" cy="2381582"/>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796" cy="2381582"/>
                    </a:xfrm>
                    <a:prstGeom prst="rect">
                      <a:avLst/>
                    </a:prstGeom>
                  </pic:spPr>
                </pic:pic>
              </a:graphicData>
            </a:graphic>
          </wp:inline>
        </w:drawing>
      </w:r>
    </w:p>
    <w:p w14:paraId="6E06ADC2" w14:textId="782B72AA" w:rsidR="009A5BC9" w:rsidRPr="00426FF7" w:rsidRDefault="001962A3" w:rsidP="00DA6430">
      <w:pPr>
        <w:pStyle w:val="Titre4"/>
        <w:rPr>
          <w:color w:val="auto"/>
        </w:rPr>
      </w:pPr>
      <w:bookmarkStart w:id="50" w:name="_Toc530927472"/>
      <w:r w:rsidRPr="00426FF7">
        <w:rPr>
          <w:noProof/>
          <w:color w:val="auto"/>
          <w:lang w:val="fr-FR" w:eastAsia="fr-FR"/>
        </w:rPr>
        <mc:AlternateContent>
          <mc:Choice Requires="wps">
            <w:drawing>
              <wp:anchor distT="0" distB="0" distL="114300" distR="114300" simplePos="0" relativeHeight="251685888" behindDoc="0" locked="0" layoutInCell="1" allowOverlap="1" wp14:anchorId="467D757A" wp14:editId="6259DA61">
                <wp:simplePos x="0" y="0"/>
                <wp:positionH relativeFrom="column">
                  <wp:posOffset>3776980</wp:posOffset>
                </wp:positionH>
                <wp:positionV relativeFrom="paragraph">
                  <wp:posOffset>1395095</wp:posOffset>
                </wp:positionV>
                <wp:extent cx="224663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wps:spPr>
                      <wps:txbx>
                        <w:txbxContent>
                          <w:p w14:paraId="28060834" w14:textId="613B597C" w:rsidR="00733767" w:rsidRPr="00794D7B" w:rsidRDefault="00733767"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D757A" id="Zone de texte 18" o:spid="_x0000_s1045" type="#_x0000_t202" style="position:absolute;left:0;text-align:left;margin-left:297.4pt;margin-top:109.85pt;width:176.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KrMwIAAGsEAAAOAAAAZHJzL2Uyb0RvYy54bWysVMFu2zAMvQ/YPwi6L07SLSu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" stroked="f">
                <v:textbox style="mso-fit-shape-to-text:t" inset="0,0,0,0">
                  <w:txbxContent>
                    <w:p w14:paraId="28060834" w14:textId="613B597C" w:rsidR="00733767" w:rsidRPr="00794D7B" w:rsidRDefault="00733767"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v:textbox>
                <w10:wrap type="square"/>
              </v:shape>
            </w:pict>
          </mc:Fallback>
        </mc:AlternateContent>
      </w:r>
      <w:r w:rsidR="009A5BC9" w:rsidRPr="00426FF7">
        <w:rPr>
          <w:color w:val="auto"/>
        </w:rPr>
        <w:t>Raid Logiciel</w:t>
      </w:r>
      <w:bookmarkEnd w:id="50"/>
    </w:p>
    <w:p w14:paraId="5795AFB6" w14:textId="35DACE9B" w:rsidR="009A5BC9" w:rsidRPr="00426FF7" w:rsidRDefault="00C13C93" w:rsidP="00C13C93">
      <w:pPr>
        <w:jc w:val="both"/>
      </w:pPr>
      <w:r w:rsidRPr="00426FF7">
        <w:rPr>
          <w:noProof/>
          <w:lang w:val="fr-FR" w:eastAsia="fr-FR"/>
        </w:rPr>
        <w:drawing>
          <wp:anchor distT="0" distB="0" distL="114300" distR="114300" simplePos="0" relativeHeight="251683840" behindDoc="0" locked="0" layoutInCell="1" allowOverlap="1" wp14:anchorId="60BC9310" wp14:editId="2EE4A203">
            <wp:simplePos x="0" y="0"/>
            <wp:positionH relativeFrom="margin">
              <wp:align>right</wp:align>
            </wp:positionH>
            <wp:positionV relativeFrom="paragraph">
              <wp:posOffset>5715</wp:posOffset>
            </wp:positionV>
            <wp:extent cx="2246630" cy="1333500"/>
            <wp:effectExtent l="0" t="0" r="127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id-recovery-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2246630" cy="1333500"/>
                    </a:xfrm>
                    <a:prstGeom prst="rect">
                      <a:avLst/>
                    </a:prstGeom>
                  </pic:spPr>
                </pic:pic>
              </a:graphicData>
            </a:graphic>
            <wp14:sizeRelH relativeFrom="margin">
              <wp14:pctWidth>0</wp14:pctWidth>
            </wp14:sizeRelH>
            <wp14:sizeRelV relativeFrom="margin">
              <wp14:pctHeight>0</wp14:pctHeight>
            </wp14:sizeRelV>
          </wp:anchor>
        </w:drawing>
      </w:r>
      <w:r w:rsidRPr="00426FF7">
        <w:t>Différemment</w:t>
      </w:r>
      <w:r w:rsidR="001962A3" w:rsidRPr="00426FF7">
        <w:t xml:space="preserve"> du raid matériel les système raid logiciel n’ont pas besoin d’une carte dédié pour fonctionner, ce dernier utilise le noyau de l’hôte sur lequel il est configuré. Ce système est plus </w:t>
      </w:r>
      <w:r w:rsidRPr="00426FF7">
        <w:t>accessible</w:t>
      </w:r>
      <w:r w:rsidR="001962A3" w:rsidRPr="00426FF7">
        <w:t xml:space="preserve"> car c’est l’hôte qui va gérer le traitement de données, c’est une solution moins couteuse mais aussi moins performante.</w:t>
      </w:r>
    </w:p>
    <w:p w14:paraId="1A60BC36" w14:textId="5A2C74CB" w:rsidR="009A5BC9" w:rsidRPr="006708E9" w:rsidRDefault="009A5BC9" w:rsidP="006708E9"/>
    <w:p w14:paraId="24024ECB" w14:textId="77777777" w:rsidR="00C82B46" w:rsidRPr="002A20AC" w:rsidRDefault="00C82B46" w:rsidP="00C82B46"/>
    <w:p w14:paraId="6381C0FE" w14:textId="0E7846F7" w:rsidR="003F547E" w:rsidRPr="003F547E" w:rsidRDefault="003F547E" w:rsidP="00410E42">
      <w:pPr>
        <w:pStyle w:val="Titre3"/>
        <w:rPr>
          <w:lang w:val="en-GB"/>
        </w:rPr>
      </w:pPr>
      <w:bookmarkStart w:id="51" w:name="_Toc530927473"/>
      <w:r w:rsidRPr="003F547E">
        <w:rPr>
          <w:lang w:val="en-GB"/>
        </w:rPr>
        <w:t xml:space="preserve">Le JBOD (Just A Bunch </w:t>
      </w:r>
      <w:r w:rsidR="002D7338">
        <w:rPr>
          <w:lang w:val="en-GB"/>
        </w:rPr>
        <w:t>O</w:t>
      </w:r>
      <w:r w:rsidR="002D7338" w:rsidRPr="003F547E">
        <w:rPr>
          <w:lang w:val="en-GB"/>
        </w:rPr>
        <w:t>f</w:t>
      </w:r>
      <w:r w:rsidRPr="003F547E">
        <w:rPr>
          <w:lang w:val="en-GB"/>
        </w:rPr>
        <w:t xml:space="preserve"> Disks</w:t>
      </w:r>
      <w:r w:rsidR="002D7338" w:rsidRPr="003F547E">
        <w:rPr>
          <w:lang w:val="en-GB"/>
        </w:rPr>
        <w:t>):</w:t>
      </w:r>
      <w:bookmarkEnd w:id="51"/>
    </w:p>
    <w:p w14:paraId="3BA335E4" w14:textId="5937842E" w:rsidR="003F547E" w:rsidRPr="005B612B" w:rsidRDefault="003F547E" w:rsidP="00CF1B4B">
      <w:pPr>
        <w:rPr>
          <w:rFonts w:ascii="Calibri-Light" w:hAnsi="Calibri-Light" w:cs="Calibri-Light"/>
          <w:color w:val="000000" w:themeColor="text1"/>
          <w:sz w:val="26"/>
          <w:szCs w:val="26"/>
        </w:rPr>
      </w:pPr>
      <w:r w:rsidRPr="005B612B">
        <w:rPr>
          <w:color w:val="000000" w:themeColor="text1"/>
        </w:rPr>
        <w:t>Ce RAID permet de rassembler tous nos disques en seul virtuel. Si vous avez des disques de 12, 33 et 44 Go sa vous fera un disque de 89 Go</w:t>
      </w:r>
    </w:p>
    <w:p w14:paraId="7F5740B8" w14:textId="4CD2C526" w:rsidR="003F547E" w:rsidRPr="007B39AD" w:rsidRDefault="00BA54B8" w:rsidP="00410E42">
      <w:pPr>
        <w:pStyle w:val="Titre3"/>
      </w:pPr>
      <w:bookmarkStart w:id="52" w:name="_Toc530927474"/>
      <w:r>
        <w:rPr>
          <w:noProof/>
          <w:lang w:val="fr-FR" w:eastAsia="fr-FR"/>
        </w:rPr>
        <w:drawing>
          <wp:anchor distT="0" distB="0" distL="114300" distR="114300" simplePos="0" relativeHeight="251674624" behindDoc="0" locked="0" layoutInCell="1" allowOverlap="1" wp14:anchorId="5AEF4B6C" wp14:editId="42C62A01">
            <wp:simplePos x="0" y="0"/>
            <wp:positionH relativeFrom="column">
              <wp:posOffset>4572000</wp:posOffset>
            </wp:positionH>
            <wp:positionV relativeFrom="paragraph">
              <wp:posOffset>132080</wp:posOffset>
            </wp:positionV>
            <wp:extent cx="1064895" cy="16383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6489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0 (entrelacement) :</w:t>
      </w:r>
      <w:bookmarkEnd w:id="52"/>
      <w:r w:rsidRPr="00BA54B8">
        <w:rPr>
          <w:noProof/>
        </w:rPr>
        <w:t xml:space="preserve"> </w:t>
      </w:r>
    </w:p>
    <w:p w14:paraId="515ACB54" w14:textId="0248D7D2" w:rsidR="003F547E" w:rsidRPr="005B612B" w:rsidRDefault="003F547E" w:rsidP="00CF1B4B">
      <w:pPr>
        <w:rPr>
          <w:color w:val="000000" w:themeColor="text1"/>
        </w:rPr>
      </w:pPr>
      <w:r w:rsidRPr="005B612B">
        <w:rPr>
          <w:color w:val="000000" w:themeColor="text1"/>
        </w:rPr>
        <w:t>Le RAID 0 permet comme le JBOD de lier plusieurs disque dur ensemble en un seul. La différence est qu’il améliore les performances en vitesse mais les disques doivent être identique car sinon il se calque sur le disque le plus petit.</w:t>
      </w:r>
    </w:p>
    <w:p w14:paraId="1793828F" w14:textId="10E2DD02" w:rsidR="003F547E" w:rsidRPr="005B612B" w:rsidRDefault="003F547E" w:rsidP="00CF1B4B">
      <w:pPr>
        <w:rPr>
          <w:color w:val="000000" w:themeColor="text1"/>
        </w:rPr>
      </w:pPr>
      <w:r w:rsidRPr="005B612B">
        <w:rPr>
          <w:color w:val="000000" w:themeColor="text1"/>
        </w:rPr>
        <w:t xml:space="preserve">L’amélioration en vitesse vient du </w:t>
      </w:r>
      <w:r w:rsidR="00CF1B4B" w:rsidRPr="005B612B">
        <w:rPr>
          <w:color w:val="000000" w:themeColor="text1"/>
        </w:rPr>
        <w:t>fait</w:t>
      </w:r>
      <w:r w:rsidRPr="005B612B">
        <w:rPr>
          <w:color w:val="000000" w:themeColor="text1"/>
        </w:rPr>
        <w:t xml:space="preserve"> que par exemple s’il a envie d’enregistrer un fichier de 1 giga il va enregistrer à chaque fois 200 méga en même temps sur chaque disque pour alléger la tâche et l’accélérer. Si l’un des disques casse nous perdons toutes les données.</w:t>
      </w:r>
    </w:p>
    <w:p w14:paraId="110475F4" w14:textId="378688E6" w:rsidR="003F547E" w:rsidRPr="007B39AD" w:rsidRDefault="00BA54B8" w:rsidP="00410E42">
      <w:pPr>
        <w:pStyle w:val="Titre3"/>
      </w:pPr>
      <w:bookmarkStart w:id="53" w:name="_Toc530927475"/>
      <w:r>
        <w:rPr>
          <w:noProof/>
          <w:lang w:val="fr-FR" w:eastAsia="fr-FR"/>
        </w:rPr>
        <w:drawing>
          <wp:anchor distT="0" distB="0" distL="114300" distR="114300" simplePos="0" relativeHeight="251675648" behindDoc="0" locked="0" layoutInCell="1" allowOverlap="1" wp14:anchorId="49A74AFE" wp14:editId="626E2382">
            <wp:simplePos x="0" y="0"/>
            <wp:positionH relativeFrom="column">
              <wp:posOffset>4572000</wp:posOffset>
            </wp:positionH>
            <wp:positionV relativeFrom="paragraph">
              <wp:posOffset>0</wp:posOffset>
            </wp:positionV>
            <wp:extent cx="1035685" cy="1595755"/>
            <wp:effectExtent l="0" t="0" r="762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35685" cy="159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 (écriture miroir)</w:t>
      </w:r>
      <w:r w:rsidR="003F547E">
        <w:t xml:space="preserve"> :</w:t>
      </w:r>
      <w:bookmarkEnd w:id="53"/>
      <w:r w:rsidRPr="00BA54B8">
        <w:rPr>
          <w:noProof/>
        </w:rPr>
        <w:t xml:space="preserve"> </w:t>
      </w:r>
    </w:p>
    <w:p w14:paraId="3E713BC0" w14:textId="36552325" w:rsidR="003F547E" w:rsidRPr="005B612B" w:rsidRDefault="003F547E" w:rsidP="00CF1B4B">
      <w:pPr>
        <w:rPr>
          <w:color w:val="000000" w:themeColor="text1"/>
        </w:rPr>
      </w:pPr>
      <w:r w:rsidRPr="005B612B">
        <w:rPr>
          <w:color w:val="000000" w:themeColor="text1"/>
        </w:rPr>
        <w:t xml:space="preserve">Le RAID 1 lui faits une copie sur l’autre disque et créé ainsi un miroir identique. Grace a cela nous pouvons perdre un des disques et le remplacer par un autre sans perte. Le problème est que ce RAID ne marche qu’a 50% des capacité uni des disques. 2 </w:t>
      </w:r>
      <w:r w:rsidR="00CF1B4B" w:rsidRPr="005B612B">
        <w:rPr>
          <w:color w:val="000000" w:themeColor="text1"/>
        </w:rPr>
        <w:t>disques</w:t>
      </w:r>
      <w:r w:rsidRPr="005B612B">
        <w:rPr>
          <w:color w:val="000000" w:themeColor="text1"/>
        </w:rPr>
        <w:t xml:space="preserve"> de 100 Go ne ferons que 100 Go.</w:t>
      </w:r>
    </w:p>
    <w:p w14:paraId="7B321203" w14:textId="56D809F8" w:rsidR="00BA54B8" w:rsidRDefault="00AB17F1" w:rsidP="00CF1B4B">
      <w:pPr>
        <w:rPr>
          <w:rFonts w:ascii="Calibri-Light" w:hAnsi="Calibri-Light" w:cs="Calibri-Light"/>
          <w:color w:val="2E74B6"/>
          <w:sz w:val="26"/>
          <w:szCs w:val="26"/>
        </w:rPr>
      </w:pPr>
      <w:r>
        <w:rPr>
          <w:noProof/>
          <w:lang w:val="fr-FR" w:eastAsia="fr-FR"/>
        </w:rPr>
        <w:lastRenderedPageBreak/>
        <w:drawing>
          <wp:anchor distT="0" distB="0" distL="114300" distR="114300" simplePos="0" relativeHeight="251676672" behindDoc="0" locked="0" layoutInCell="1" allowOverlap="1" wp14:anchorId="6804DD9D" wp14:editId="63E93A05">
            <wp:simplePos x="0" y="0"/>
            <wp:positionH relativeFrom="column">
              <wp:posOffset>4446270</wp:posOffset>
            </wp:positionH>
            <wp:positionV relativeFrom="paragraph">
              <wp:posOffset>252095</wp:posOffset>
            </wp:positionV>
            <wp:extent cx="1252855" cy="137795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52855" cy="137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BEDF6" w14:textId="4DA311A0" w:rsidR="00410E42" w:rsidRDefault="003F547E" w:rsidP="00410E42">
      <w:pPr>
        <w:pStyle w:val="Titre3"/>
      </w:pPr>
      <w:bookmarkStart w:id="54" w:name="_Toc530927476"/>
      <w:r w:rsidRPr="007B39AD">
        <w:t>RAID 1E (écriture miroir entrelacée)</w:t>
      </w:r>
      <w:r>
        <w:t> :</w:t>
      </w:r>
      <w:bookmarkEnd w:id="54"/>
    </w:p>
    <w:p w14:paraId="4C387E2E" w14:textId="0563B267" w:rsidR="003F547E" w:rsidRPr="005B612B" w:rsidRDefault="003F547E" w:rsidP="00CF1B4B">
      <w:pPr>
        <w:rPr>
          <w:color w:val="000000" w:themeColor="text1"/>
        </w:rPr>
      </w:pPr>
      <w:r w:rsidRPr="005B612B">
        <w:rPr>
          <w:color w:val="000000" w:themeColor="text1"/>
        </w:rPr>
        <w:t xml:space="preserve">Le RAID 1E mélange le RAID 0 et 1. Il est utilisable à partir de 3 </w:t>
      </w:r>
      <w:r w:rsidR="00CF1B4B" w:rsidRPr="005B612B">
        <w:rPr>
          <w:color w:val="000000" w:themeColor="text1"/>
        </w:rPr>
        <w:t>disques</w:t>
      </w:r>
      <w:r w:rsidRPr="005B612B">
        <w:rPr>
          <w:color w:val="000000" w:themeColor="text1"/>
        </w:rPr>
        <w:t xml:space="preserve"> et est utile sur </w:t>
      </w:r>
      <w:r w:rsidR="00CF1B4B" w:rsidRPr="005B612B">
        <w:rPr>
          <w:color w:val="000000" w:themeColor="text1"/>
        </w:rPr>
        <w:t>un nombre impair</w:t>
      </w:r>
      <w:r w:rsidRPr="005B612B">
        <w:rPr>
          <w:color w:val="000000" w:themeColor="text1"/>
        </w:rPr>
        <w:t xml:space="preserve"> de disque (</w:t>
      </w:r>
      <w:r w:rsidRPr="005B612B">
        <w:rPr>
          <w:rFonts w:ascii="Minion-Italic" w:hAnsi="Minion-Italic" w:cs="Minion-Italic"/>
          <w:i/>
          <w:iCs/>
          <w:color w:val="000000" w:themeColor="text1"/>
          <w:sz w:val="19"/>
          <w:szCs w:val="19"/>
        </w:rPr>
        <w:t>”En cas d’utilisation d’un nombre pair de disques, il est toujours préférable d’utiliser RAID 10”</w:t>
      </w:r>
      <w:r w:rsidRPr="005B612B">
        <w:rPr>
          <w:color w:val="000000" w:themeColor="text1"/>
        </w:rPr>
        <w:t>). Il permet d’avoir le bonus de vitesse du RAID 0 et la sécurité du RAID 1. Il utilise lui aussi 50% de l’intégralité des disques dur.</w:t>
      </w:r>
    </w:p>
    <w:p w14:paraId="5CBFD210" w14:textId="3D43800B" w:rsidR="00AB17F1" w:rsidRPr="00CF1B4B" w:rsidRDefault="00AB17F1" w:rsidP="00CF1B4B">
      <w:pPr>
        <w:rPr>
          <w:rFonts w:ascii="Minion-Italic" w:hAnsi="Minion-Italic" w:cs="Minion-Italic"/>
          <w:i/>
          <w:iCs/>
          <w:sz w:val="19"/>
          <w:szCs w:val="19"/>
        </w:rPr>
      </w:pPr>
    </w:p>
    <w:p w14:paraId="2E4D93B0" w14:textId="035E6BCD" w:rsidR="003F547E" w:rsidRPr="007B39AD" w:rsidRDefault="003F547E" w:rsidP="00410E42">
      <w:pPr>
        <w:pStyle w:val="Titre3"/>
      </w:pPr>
      <w:bookmarkStart w:id="55" w:name="_Toc530927477"/>
      <w:r w:rsidRPr="007B39AD">
        <w:t>RAID 5 (entrelacement avec parité)</w:t>
      </w:r>
      <w:r>
        <w:t> :</w:t>
      </w:r>
      <w:bookmarkEnd w:id="55"/>
    </w:p>
    <w:p w14:paraId="1550467F" w14:textId="7556990A" w:rsidR="003F547E" w:rsidRPr="005B612B" w:rsidRDefault="00AB17F1" w:rsidP="00CF1B4B">
      <w:pPr>
        <w:rPr>
          <w:color w:val="000000" w:themeColor="text1"/>
        </w:rPr>
      </w:pPr>
      <w:r w:rsidRPr="005B612B">
        <w:rPr>
          <w:rFonts w:ascii="Minion-Italic" w:hAnsi="Minion-Italic" w:cs="Minion-Italic"/>
          <w:i/>
          <w:iCs/>
          <w:noProof/>
          <w:color w:val="000000" w:themeColor="text1"/>
          <w:sz w:val="19"/>
          <w:szCs w:val="19"/>
          <w:lang w:val="fr-FR" w:eastAsia="fr-FR"/>
        </w:rPr>
        <w:drawing>
          <wp:anchor distT="0" distB="0" distL="114300" distR="114300" simplePos="0" relativeHeight="251677696" behindDoc="0" locked="0" layoutInCell="1" allowOverlap="1" wp14:anchorId="54D4C51D" wp14:editId="261588F3">
            <wp:simplePos x="0" y="0"/>
            <wp:positionH relativeFrom="column">
              <wp:posOffset>3233420</wp:posOffset>
            </wp:positionH>
            <wp:positionV relativeFrom="paragraph">
              <wp:posOffset>115570</wp:posOffset>
            </wp:positionV>
            <wp:extent cx="2491105" cy="184340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1105" cy="184340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5B612B">
        <w:rPr>
          <w:color w:val="000000" w:themeColor="text1"/>
        </w:rPr>
        <w:t xml:space="preserve">Le RAID 5 Utilise l’entrelacement des données dans une technique de stockage conçue pour assurer au cas de la perte d’un disque, mais ne nécessite pas la duplication des données comme RAID 1 et RAID 1E. Les données sont entrelacées sur tous les disques de la pile, chaque disque a ces informations de parité. Les performances en lecture sont donc très bonnes, mais les écritures sont pénalisées en ce que les données de parité doivent être recalculées et enregistrées en même temps que les nouvelles données. La capacité est de de </w:t>
      </w:r>
      <w:r w:rsidR="00CF1B4B" w:rsidRPr="005B612B">
        <w:rPr>
          <w:color w:val="000000" w:themeColor="text1"/>
        </w:rPr>
        <w:t>[disque</w:t>
      </w:r>
      <w:r w:rsidR="003F547E" w:rsidRPr="005B612B">
        <w:rPr>
          <w:color w:val="000000" w:themeColor="text1"/>
        </w:rPr>
        <w:t xml:space="preserve"> fois (x-1) EX : 60*(4-2) = 120 </w:t>
      </w:r>
      <w:r w:rsidR="00CF1B4B" w:rsidRPr="005B612B">
        <w:rPr>
          <w:color w:val="000000" w:themeColor="text1"/>
        </w:rPr>
        <w:t>Go]</w:t>
      </w:r>
    </w:p>
    <w:p w14:paraId="0B231BE2" w14:textId="6BD74A01" w:rsidR="00AB17F1" w:rsidRDefault="00AB17F1" w:rsidP="00AB17F1">
      <w:pPr>
        <w:pStyle w:val="Titre3"/>
      </w:pPr>
      <w:bookmarkStart w:id="56" w:name="_Toc530927478"/>
      <w:r>
        <w:rPr>
          <w:rFonts w:ascii="Minion-Italic" w:hAnsi="Minion-Italic" w:cs="Minion-Italic"/>
          <w:i/>
          <w:iCs/>
          <w:noProof/>
          <w:sz w:val="19"/>
          <w:szCs w:val="19"/>
          <w:lang w:val="fr-FR" w:eastAsia="fr-FR"/>
        </w:rPr>
        <w:drawing>
          <wp:anchor distT="0" distB="0" distL="114300" distR="114300" simplePos="0" relativeHeight="251678720" behindDoc="0" locked="0" layoutInCell="1" allowOverlap="1" wp14:anchorId="3905E5AC" wp14:editId="1FCDAF6B">
            <wp:simplePos x="0" y="0"/>
            <wp:positionH relativeFrom="column">
              <wp:posOffset>2983865</wp:posOffset>
            </wp:positionH>
            <wp:positionV relativeFrom="paragraph">
              <wp:posOffset>236855</wp:posOffset>
            </wp:positionV>
            <wp:extent cx="2624455" cy="1539240"/>
            <wp:effectExtent l="0" t="0" r="0" b="0"/>
            <wp:wrapSquare wrapText="bothSides"/>
            <wp:docPr id="10" name="Image 10" descr="C:\Users\PC Quentin\Desktop\300px-RAID_6.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 Quentin\Desktop\300px-RAID_6.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4455" cy="153924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 (entrelacement avec double parité)</w:t>
      </w:r>
      <w:r w:rsidR="003F547E">
        <w:t> :</w:t>
      </w:r>
      <w:bookmarkEnd w:id="56"/>
    </w:p>
    <w:p w14:paraId="01FDE6C5" w14:textId="77777777" w:rsidR="000B0E89" w:rsidRPr="000B0E89" w:rsidRDefault="000B0E89" w:rsidP="000B0E89"/>
    <w:p w14:paraId="62B8DFAE" w14:textId="576C9F80" w:rsidR="00AB17F1" w:rsidRPr="005B612B" w:rsidRDefault="003F547E" w:rsidP="00CF1B4B">
      <w:pPr>
        <w:rPr>
          <w:color w:val="000000" w:themeColor="text1"/>
        </w:rPr>
      </w:pPr>
      <w:r w:rsidRPr="005B612B">
        <w:rPr>
          <w:color w:val="000000" w:themeColor="text1"/>
        </w:rPr>
        <w:t xml:space="preserve">Le RAID 6 fonctionne comme le RAID 5 a part qu’il a une double parité, La vitesse d’écriture est moins bonne et il a besoin de 2 </w:t>
      </w:r>
      <w:r w:rsidR="00CF1B4B" w:rsidRPr="005B612B">
        <w:rPr>
          <w:color w:val="000000" w:themeColor="text1"/>
        </w:rPr>
        <w:t>disques</w:t>
      </w:r>
      <w:r w:rsidRPr="005B612B">
        <w:rPr>
          <w:color w:val="000000" w:themeColor="text1"/>
        </w:rPr>
        <w:t xml:space="preserve"> de secours mais il permet une perte de 2 </w:t>
      </w:r>
      <w:r w:rsidR="00CF1B4B" w:rsidRPr="005B612B">
        <w:rPr>
          <w:color w:val="000000" w:themeColor="text1"/>
        </w:rPr>
        <w:t>disques</w:t>
      </w:r>
      <w:r w:rsidRPr="005B612B">
        <w:rPr>
          <w:color w:val="000000" w:themeColor="text1"/>
        </w:rPr>
        <w:t xml:space="preserve">. </w:t>
      </w:r>
      <w:r w:rsidR="005B612B" w:rsidRPr="005B612B">
        <w:rPr>
          <w:color w:val="000000" w:themeColor="text1"/>
        </w:rPr>
        <w:t>Le</w:t>
      </w:r>
      <w:r w:rsidRPr="005B612B">
        <w:rPr>
          <w:color w:val="000000" w:themeColor="text1"/>
        </w:rPr>
        <w:t xml:space="preserve"> calcul de capacité est de de </w:t>
      </w:r>
      <w:r w:rsidR="005B612B" w:rsidRPr="005B612B">
        <w:rPr>
          <w:color w:val="000000" w:themeColor="text1"/>
        </w:rPr>
        <w:t>[disque</w:t>
      </w:r>
      <w:r w:rsidRPr="005B612B">
        <w:rPr>
          <w:color w:val="000000" w:themeColor="text1"/>
        </w:rPr>
        <w:t xml:space="preserve"> fois (x-1) EX : 60*(4-2) = 120 </w:t>
      </w:r>
      <w:r w:rsidR="005B612B" w:rsidRPr="005B612B">
        <w:rPr>
          <w:color w:val="000000" w:themeColor="text1"/>
        </w:rPr>
        <w:t>Go]</w:t>
      </w:r>
    </w:p>
    <w:p w14:paraId="2305138C" w14:textId="3315E00D" w:rsidR="00AB17F1" w:rsidRPr="005B612B" w:rsidRDefault="00AB17F1" w:rsidP="00CF1B4B">
      <w:pPr>
        <w:rPr>
          <w:color w:val="000000" w:themeColor="text1"/>
        </w:rPr>
      </w:pPr>
    </w:p>
    <w:p w14:paraId="53589305" w14:textId="4D92931A" w:rsidR="00AB17F1" w:rsidRDefault="00AB17F1" w:rsidP="00CF1B4B"/>
    <w:p w14:paraId="0B222E4F" w14:textId="3957395B" w:rsidR="00AB17F1" w:rsidRDefault="00AB17F1" w:rsidP="00CF1B4B"/>
    <w:p w14:paraId="62403BC9" w14:textId="55428528" w:rsidR="00AB17F1" w:rsidRDefault="00AB17F1" w:rsidP="00CF1B4B"/>
    <w:p w14:paraId="73FB2206" w14:textId="77777777" w:rsidR="00AB17F1" w:rsidRPr="00CF1B4B" w:rsidRDefault="00AB17F1" w:rsidP="00CF1B4B"/>
    <w:p w14:paraId="0804796C" w14:textId="1FA9E048" w:rsidR="003F547E" w:rsidRPr="007B39AD" w:rsidRDefault="00AB17F1" w:rsidP="00410E42">
      <w:pPr>
        <w:pStyle w:val="Titre3"/>
      </w:pPr>
      <w:bookmarkStart w:id="57" w:name="_Toc530927479"/>
      <w:r>
        <w:rPr>
          <w:rFonts w:ascii="Minion-Italic" w:hAnsi="Minion-Italic" w:cs="Minion-Italic"/>
          <w:i/>
          <w:iCs/>
          <w:noProof/>
          <w:sz w:val="19"/>
          <w:szCs w:val="19"/>
          <w:lang w:val="fr-FR" w:eastAsia="fr-FR"/>
        </w:rPr>
        <w:lastRenderedPageBreak/>
        <w:drawing>
          <wp:anchor distT="0" distB="0" distL="114300" distR="114300" simplePos="0" relativeHeight="251679744" behindDoc="0" locked="0" layoutInCell="1" allowOverlap="1" wp14:anchorId="0BB8DAF1" wp14:editId="65DB5EB5">
            <wp:simplePos x="0" y="0"/>
            <wp:positionH relativeFrom="column">
              <wp:posOffset>3967480</wp:posOffset>
            </wp:positionH>
            <wp:positionV relativeFrom="paragraph">
              <wp:posOffset>232410</wp:posOffset>
            </wp:positionV>
            <wp:extent cx="1609725" cy="1609725"/>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10 (ensembles RAID 1 entrelacés)</w:t>
      </w:r>
      <w:r w:rsidR="003F547E">
        <w:t> :</w:t>
      </w:r>
      <w:bookmarkEnd w:id="57"/>
    </w:p>
    <w:p w14:paraId="6387EBD3" w14:textId="2FCEB7C9" w:rsidR="00AB17F1" w:rsidRPr="00A458E6" w:rsidRDefault="00AB17F1" w:rsidP="00CF1B4B">
      <w:pPr>
        <w:rPr>
          <w:color w:val="000000" w:themeColor="text1"/>
        </w:rPr>
      </w:pPr>
      <w:r w:rsidRPr="00A458E6">
        <w:rPr>
          <w:rFonts w:ascii="Minion-Italic" w:hAnsi="Minion-Italic" w:cs="Minion-Italic"/>
          <w:i/>
          <w:iCs/>
          <w:noProof/>
          <w:color w:val="000000" w:themeColor="text1"/>
          <w:sz w:val="19"/>
          <w:szCs w:val="19"/>
          <w:lang w:val="fr-FR" w:eastAsia="fr-FR"/>
        </w:rPr>
        <w:drawing>
          <wp:anchor distT="0" distB="0" distL="114300" distR="114300" simplePos="0" relativeHeight="251680768" behindDoc="0" locked="0" layoutInCell="1" allowOverlap="1" wp14:anchorId="313F68FA" wp14:editId="7C11FA7E">
            <wp:simplePos x="0" y="0"/>
            <wp:positionH relativeFrom="column">
              <wp:posOffset>3191510</wp:posOffset>
            </wp:positionH>
            <wp:positionV relativeFrom="paragraph">
              <wp:posOffset>1583055</wp:posOffset>
            </wp:positionV>
            <wp:extent cx="2460625" cy="170053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60625" cy="170053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A458E6">
        <w:rPr>
          <w:color w:val="000000" w:themeColor="text1"/>
        </w:rPr>
        <w:t>Le RAID 10 permet aussi comme le RAID 1</w:t>
      </w:r>
      <w:r w:rsidR="003F547E" w:rsidRPr="00A458E6">
        <w:rPr>
          <w:color w:val="000000" w:themeColor="text1"/>
          <w:vertAlign w:val="superscript"/>
        </w:rPr>
        <w:t>E</w:t>
      </w:r>
      <w:r w:rsidR="003F547E" w:rsidRPr="00A458E6">
        <w:rPr>
          <w:color w:val="000000" w:themeColor="text1"/>
        </w:rPr>
        <w:t xml:space="preserve"> d’avoir une vitesse de d’écriture accélérer tout en ayant du mirroring. La différence est qu’il marche avec des disques en nombre pair. L’architecture est 2 </w:t>
      </w:r>
      <w:r w:rsidR="00CF1B4B" w:rsidRPr="00A458E6">
        <w:rPr>
          <w:color w:val="000000" w:themeColor="text1"/>
        </w:rPr>
        <w:t>disques</w:t>
      </w:r>
      <w:r w:rsidR="003F547E" w:rsidRPr="00A458E6">
        <w:rPr>
          <w:color w:val="000000" w:themeColor="text1"/>
        </w:rPr>
        <w:t xml:space="preserve"> forme un disque en RAID 0 et </w:t>
      </w:r>
      <w:r w:rsidR="004220BC" w:rsidRPr="00A458E6">
        <w:rPr>
          <w:color w:val="000000" w:themeColor="text1"/>
        </w:rPr>
        <w:t>un deuxième pair</w:t>
      </w:r>
      <w:r w:rsidR="003F547E" w:rsidRPr="00A458E6">
        <w:rPr>
          <w:color w:val="000000" w:themeColor="text1"/>
        </w:rPr>
        <w:t xml:space="preserve"> fait la même chose. Ensuite nous unisson les 2 disque que forment les pairs pour faire un raid 1. Cela permet la perte de 1 disque et d’avoir une vitesse accélérer. Ça reste malgré tout un mode ou seulement 50% des capacité total des disques est utilisable. </w:t>
      </w:r>
    </w:p>
    <w:p w14:paraId="25AEE434" w14:textId="323E9C26" w:rsidR="00AB17F1" w:rsidRPr="00AB17F1" w:rsidRDefault="003F547E" w:rsidP="00AB17F1">
      <w:pPr>
        <w:pStyle w:val="Titre3"/>
      </w:pPr>
      <w:bookmarkStart w:id="58" w:name="_Toc530927480"/>
      <w:r w:rsidRPr="007B39AD">
        <w:t>RAID 50 (ensembles RAID 5 entrelacés)</w:t>
      </w:r>
      <w:r>
        <w:t> :</w:t>
      </w:r>
      <w:bookmarkEnd w:id="58"/>
    </w:p>
    <w:p w14:paraId="6FF63103" w14:textId="791A18B5" w:rsidR="00AB17F1" w:rsidRPr="00A458E6" w:rsidRDefault="003F547E" w:rsidP="00CF1B4B">
      <w:pPr>
        <w:rPr>
          <w:color w:val="000000" w:themeColor="text1"/>
        </w:rPr>
      </w:pPr>
      <w:r w:rsidRPr="00A458E6">
        <w:rPr>
          <w:color w:val="000000" w:themeColor="text1"/>
        </w:rPr>
        <w:t xml:space="preserve">Le RAID 50 permet d’avoir 2 </w:t>
      </w:r>
      <w:r w:rsidR="00CF1B4B" w:rsidRPr="00A458E6">
        <w:rPr>
          <w:color w:val="000000" w:themeColor="text1"/>
        </w:rPr>
        <w:t>piles</w:t>
      </w:r>
      <w:r w:rsidRPr="00A458E6">
        <w:rPr>
          <w:color w:val="000000" w:themeColor="text1"/>
        </w:rPr>
        <w:t xml:space="preserve"> de disques en RAID 5 entrelacer en RAID 0. Chaque pile peux perde un disque et les performances sont accélérer tout en ayant la possibilité d’utilisé 67% </w:t>
      </w:r>
      <w:r w:rsidR="00A458E6" w:rsidRPr="00A458E6">
        <w:rPr>
          <w:color w:val="000000" w:themeColor="text1"/>
        </w:rPr>
        <w:t>à</w:t>
      </w:r>
      <w:r w:rsidRPr="00A458E6">
        <w:rPr>
          <w:color w:val="000000" w:themeColor="text1"/>
        </w:rPr>
        <w:t xml:space="preserve"> 94% Dépendant le nombre de disque dans l’ensemble du RAID.</w:t>
      </w:r>
    </w:p>
    <w:p w14:paraId="2E3AA1E1" w14:textId="4A1F577C" w:rsidR="003F547E" w:rsidRPr="007B39AD" w:rsidRDefault="00AB17F1" w:rsidP="00410E42">
      <w:pPr>
        <w:pStyle w:val="Titre3"/>
      </w:pPr>
      <w:bookmarkStart w:id="59" w:name="_Toc530927481"/>
      <w:r>
        <w:rPr>
          <w:rFonts w:ascii="Minion-Italic" w:hAnsi="Minion-Italic" w:cs="Minion-Italic"/>
          <w:i/>
          <w:iCs/>
          <w:noProof/>
          <w:sz w:val="19"/>
          <w:szCs w:val="19"/>
          <w:lang w:val="fr-FR" w:eastAsia="fr-FR"/>
        </w:rPr>
        <w:drawing>
          <wp:anchor distT="0" distB="0" distL="114300" distR="114300" simplePos="0" relativeHeight="251681792" behindDoc="0" locked="0" layoutInCell="1" allowOverlap="1" wp14:anchorId="0FD825E1" wp14:editId="3A1C8CD3">
            <wp:simplePos x="0" y="0"/>
            <wp:positionH relativeFrom="column">
              <wp:posOffset>2593975</wp:posOffset>
            </wp:positionH>
            <wp:positionV relativeFrom="paragraph">
              <wp:posOffset>362585</wp:posOffset>
            </wp:positionV>
            <wp:extent cx="3105150" cy="10477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51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60 (ensembles RAID 6 entrelacés)</w:t>
      </w:r>
      <w:r w:rsidR="003F547E">
        <w:t> :</w:t>
      </w:r>
      <w:bookmarkEnd w:id="59"/>
      <w:r w:rsidRPr="00AB17F1">
        <w:rPr>
          <w:rFonts w:ascii="Minion-Italic" w:hAnsi="Minion-Italic" w:cs="Minion-Italic"/>
          <w:i/>
          <w:iCs/>
          <w:noProof/>
          <w:sz w:val="19"/>
          <w:szCs w:val="19"/>
        </w:rPr>
        <w:t xml:space="preserve"> </w:t>
      </w:r>
    </w:p>
    <w:p w14:paraId="0AB1CFB7" w14:textId="79E4316B" w:rsidR="003F547E" w:rsidRDefault="003F547E" w:rsidP="00D84EFF">
      <w:pPr>
        <w:rPr>
          <w:color w:val="000000" w:themeColor="text1"/>
        </w:rPr>
      </w:pPr>
      <w:r w:rsidRPr="00A458E6">
        <w:rPr>
          <w:color w:val="000000" w:themeColor="text1"/>
        </w:rPr>
        <w:t xml:space="preserve">Le RAID 60 permet d’avoir 2 </w:t>
      </w:r>
      <w:r w:rsidR="00CF1B4B" w:rsidRPr="00A458E6">
        <w:rPr>
          <w:color w:val="000000" w:themeColor="text1"/>
        </w:rPr>
        <w:t>piles</w:t>
      </w:r>
      <w:r w:rsidRPr="00A458E6">
        <w:rPr>
          <w:color w:val="000000" w:themeColor="text1"/>
        </w:rPr>
        <w:t xml:space="preserve"> de disques en RAID 6 entrelacer en RAID 0. Chaque pile en RAID 6 a donc sa capacité à perde 2 disque et l’entrelacement entre chacune des piles accélère le traitement.</w:t>
      </w:r>
    </w:p>
    <w:p w14:paraId="5B2C997B" w14:textId="2525816D" w:rsidR="000B0E89" w:rsidRDefault="0091562E" w:rsidP="00AE41E3">
      <w:pPr>
        <w:pStyle w:val="Titre2"/>
      </w:pPr>
      <w:bookmarkStart w:id="60" w:name="_Toc530927482"/>
      <w:r>
        <w:t>Les différents systèmes de stockages</w:t>
      </w:r>
      <w:bookmarkEnd w:id="60"/>
    </w:p>
    <w:p w14:paraId="590B346F" w14:textId="3D79C286" w:rsidR="003510BF" w:rsidRDefault="003510BF" w:rsidP="003510BF">
      <w:pPr>
        <w:pStyle w:val="Titre3"/>
      </w:pPr>
      <w:bookmarkStart w:id="61" w:name="_Toc530927483"/>
      <w:r>
        <w:t>Première génération</w:t>
      </w:r>
      <w:r w:rsidR="0008051F">
        <w:t xml:space="preserve"> – supports physiques</w:t>
      </w:r>
      <w:bookmarkEnd w:id="61"/>
    </w:p>
    <w:p w14:paraId="4AC53D5A" w14:textId="5A86FCA5" w:rsidR="00A52A68" w:rsidRPr="001D0DD0" w:rsidRDefault="00A52A68" w:rsidP="00DA6430">
      <w:pPr>
        <w:pStyle w:val="Titre4"/>
      </w:pPr>
      <w:bookmarkStart w:id="62" w:name="_Toc530927484"/>
      <w:r w:rsidRPr="001D0DD0">
        <w:t xml:space="preserve">Le </w:t>
      </w:r>
      <w:r w:rsidR="00A03392" w:rsidRPr="001D0DD0">
        <w:t>r</w:t>
      </w:r>
      <w:r w:rsidRPr="001D0DD0">
        <w:t>uban perforé</w:t>
      </w:r>
      <w:bookmarkEnd w:id="62"/>
    </w:p>
    <w:p w14:paraId="0797373D" w14:textId="48437E79" w:rsidR="00EA4CDF" w:rsidRPr="001D0DD0" w:rsidRDefault="00EA4CDF" w:rsidP="00EA4CDF">
      <w:pPr>
        <w:rPr>
          <w:color w:val="000000" w:themeColor="text1"/>
        </w:rPr>
      </w:pPr>
      <w:r w:rsidRPr="001D0DD0">
        <w:rPr>
          <w:color w:val="000000" w:themeColor="text1"/>
        </w:rPr>
        <w:t>Le premier ruban perforé est apparu en 1725</w:t>
      </w:r>
      <w:r w:rsidR="00AD3931" w:rsidRPr="001D0DD0">
        <w:rPr>
          <w:color w:val="000000" w:themeColor="text1"/>
        </w:rPr>
        <w:t>. Son inventeur Basile Bouchon l’utilisa dans son métier à tisser. Cette technologie est très vite devenue obsolète dû à l’arrivée de la « carte perforée ».</w:t>
      </w:r>
    </w:p>
    <w:p w14:paraId="62862283" w14:textId="77777777" w:rsidR="00016F35" w:rsidRPr="001D0DD0" w:rsidRDefault="00016F35" w:rsidP="00016F35">
      <w:pPr>
        <w:pStyle w:val="Titre4"/>
      </w:pPr>
      <w:bookmarkStart w:id="63" w:name="_Toc530927485"/>
      <w:r w:rsidRPr="001D0DD0">
        <w:t>La carte perforée</w:t>
      </w:r>
      <w:bookmarkEnd w:id="63"/>
    </w:p>
    <w:p w14:paraId="75B823E9" w14:textId="1530000D" w:rsidR="004C47E0" w:rsidRPr="001D0DD0" w:rsidRDefault="00AF1209" w:rsidP="00EA4CDF">
      <w:pPr>
        <w:rPr>
          <w:color w:val="000000" w:themeColor="text1"/>
        </w:rPr>
      </w:pPr>
      <w:r w:rsidRPr="001D0DD0">
        <w:rPr>
          <w:color w:val="000000" w:themeColor="text1"/>
        </w:rPr>
        <w:t>La carte perforée est l’un des premiers systèmes de mémoires de masse. Elles seront utilisées dans les débuts de l’informatique.</w:t>
      </w:r>
      <w:r w:rsidR="00D32C0E" w:rsidRPr="001D0DD0">
        <w:rPr>
          <w:color w:val="000000" w:themeColor="text1"/>
        </w:rPr>
        <w:t xml:space="preserve"> La carte perforée est un perfectionnement du ruban perforé apparu dans </w:t>
      </w:r>
      <w:r w:rsidR="004220BC" w:rsidRPr="001D0DD0">
        <w:rPr>
          <w:color w:val="000000" w:themeColor="text1"/>
        </w:rPr>
        <w:t>les années</w:t>
      </w:r>
      <w:r w:rsidR="00D32C0E" w:rsidRPr="001D0DD0">
        <w:rPr>
          <w:color w:val="000000" w:themeColor="text1"/>
        </w:rPr>
        <w:t xml:space="preserve"> 1884 pour donner des instructions</w:t>
      </w:r>
      <w:r w:rsidR="001B15C9" w:rsidRPr="001D0DD0">
        <w:rPr>
          <w:color w:val="000000" w:themeColor="text1"/>
        </w:rPr>
        <w:t xml:space="preserve"> à des machines analytiques.</w:t>
      </w:r>
    </w:p>
    <w:p w14:paraId="29FCBE0E" w14:textId="0E66268F" w:rsidR="00016F35" w:rsidRPr="001D0DD0" w:rsidRDefault="004C47E0" w:rsidP="00EA4CDF">
      <w:pPr>
        <w:rPr>
          <w:color w:val="000000" w:themeColor="text1"/>
        </w:rPr>
      </w:pPr>
      <w:r w:rsidRPr="001D0DD0">
        <w:rPr>
          <w:color w:val="000000" w:themeColor="text1"/>
        </w:rPr>
        <w:t>Dans les années 1950, la spécification Hollerith/IBM apparait pour les cartes 8 colonnes. Sa longueur doit être de 187.32mm et sa largeur de 82.55mm avec une marge de 2 dixièmes.</w:t>
      </w:r>
      <w:r w:rsidR="00D85867" w:rsidRPr="001D0DD0">
        <w:rPr>
          <w:color w:val="000000" w:themeColor="text1"/>
        </w:rPr>
        <w:t xml:space="preserve"> Il doit être propre (sans poussière) lors de son utilisation, afin de ne pas abimer la machine.</w:t>
      </w:r>
    </w:p>
    <w:p w14:paraId="4E1BE184" w14:textId="7A00B5AD" w:rsidR="00A8317B" w:rsidRPr="001D0DD0" w:rsidRDefault="00A8317B" w:rsidP="00EA4CDF">
      <w:pPr>
        <w:rPr>
          <w:color w:val="000000" w:themeColor="text1"/>
        </w:rPr>
      </w:pPr>
      <w:r w:rsidRPr="001D0DD0">
        <w:rPr>
          <w:color w:val="000000" w:themeColor="text1"/>
        </w:rPr>
        <w:t xml:space="preserve">Les cartes perforées étaient généralement utilisées pour faire </w:t>
      </w:r>
      <w:r w:rsidR="007C172B" w:rsidRPr="001D0DD0">
        <w:rPr>
          <w:color w:val="000000" w:themeColor="text1"/>
        </w:rPr>
        <w:t>l</w:t>
      </w:r>
      <w:r w:rsidR="00E11D6B" w:rsidRPr="001D0DD0">
        <w:rPr>
          <w:color w:val="000000" w:themeColor="text1"/>
        </w:rPr>
        <w:t>es traitements automatiques</w:t>
      </w:r>
      <w:r w:rsidRPr="001D0DD0">
        <w:rPr>
          <w:color w:val="000000" w:themeColor="text1"/>
        </w:rPr>
        <w:t xml:space="preserve"> des bulletins de salaires, faire des calculs et des statistiques, écrire des codes sources.</w:t>
      </w:r>
    </w:p>
    <w:p w14:paraId="0A3A85DA" w14:textId="52B25429" w:rsidR="003510BF" w:rsidRPr="001D0DD0" w:rsidRDefault="003510BF" w:rsidP="003510BF">
      <w:pPr>
        <w:pStyle w:val="Titre3"/>
      </w:pPr>
      <w:bookmarkStart w:id="64" w:name="_Toc530927486"/>
      <w:r w:rsidRPr="001D0DD0">
        <w:lastRenderedPageBreak/>
        <w:t>Deuxième génération</w:t>
      </w:r>
      <w:r w:rsidR="0008051F" w:rsidRPr="001D0DD0">
        <w:t xml:space="preserve"> – supports magnétiques</w:t>
      </w:r>
      <w:bookmarkEnd w:id="64"/>
    </w:p>
    <w:p w14:paraId="4B9B467B" w14:textId="7926D37C" w:rsidR="00D471FD" w:rsidRPr="001D0DD0" w:rsidRDefault="00A03392" w:rsidP="008A6FA1">
      <w:pPr>
        <w:pStyle w:val="Titre4"/>
      </w:pPr>
      <w:bookmarkStart w:id="65" w:name="_Toc530927487"/>
      <w:r w:rsidRPr="001D0DD0">
        <w:t>La bande magnétique</w:t>
      </w:r>
      <w:bookmarkEnd w:id="65"/>
    </w:p>
    <w:p w14:paraId="618C3F78" w14:textId="5444FDA4" w:rsidR="009E52CF" w:rsidRPr="001D0DD0" w:rsidRDefault="009E52CF" w:rsidP="009E52CF">
      <w:pPr>
        <w:rPr>
          <w:color w:val="000000" w:themeColor="text1"/>
        </w:rPr>
      </w:pPr>
      <w:r w:rsidRPr="001D0DD0">
        <w:rPr>
          <w:color w:val="000000" w:themeColor="text1"/>
        </w:rPr>
        <w:t xml:space="preserve">La bande magnétique, développée en Allemagne en 1928, est utilisée pour enregistrer et écouter des informations analogiques ou numériques. Le magnétophone servira alors à écouter </w:t>
      </w:r>
      <w:r w:rsidR="00080AB5" w:rsidRPr="001D0DD0">
        <w:rPr>
          <w:color w:val="000000" w:themeColor="text1"/>
        </w:rPr>
        <w:t>les signaux audios</w:t>
      </w:r>
      <w:r w:rsidRPr="001D0DD0">
        <w:rPr>
          <w:color w:val="000000" w:themeColor="text1"/>
        </w:rPr>
        <w:t xml:space="preserve"> et le magnétoscope pour les signaux </w:t>
      </w:r>
      <w:r w:rsidR="004220BC" w:rsidRPr="001D0DD0">
        <w:rPr>
          <w:color w:val="000000" w:themeColor="text1"/>
        </w:rPr>
        <w:t>vidéo</w:t>
      </w:r>
      <w:r w:rsidR="00DC51BF" w:rsidRPr="001D0DD0">
        <w:rPr>
          <w:color w:val="000000" w:themeColor="text1"/>
        </w:rPr>
        <w:t>.</w:t>
      </w:r>
    </w:p>
    <w:p w14:paraId="525C0D65" w14:textId="437786A3" w:rsidR="00DC51BF" w:rsidRPr="001D0DD0" w:rsidRDefault="00DC51BF" w:rsidP="009E52CF">
      <w:pPr>
        <w:rPr>
          <w:color w:val="000000" w:themeColor="text1"/>
        </w:rPr>
      </w:pPr>
      <w:r w:rsidRPr="001D0DD0">
        <w:rPr>
          <w:color w:val="000000" w:themeColor="text1"/>
        </w:rPr>
        <w:t>L’utilisation d’une bande magnétique se caractérisera à l’aide de la largeur de la bande et à son nombre de pistes.</w:t>
      </w:r>
    </w:p>
    <w:p w14:paraId="695C71C6" w14:textId="7E684D81" w:rsidR="00F8195D" w:rsidRPr="001D0DD0" w:rsidRDefault="00F8195D" w:rsidP="00F8195D">
      <w:pPr>
        <w:rPr>
          <w:color w:val="000000" w:themeColor="text1"/>
        </w:rPr>
      </w:pPr>
      <w:r w:rsidRPr="001D0DD0">
        <w:rPr>
          <w:color w:val="000000" w:themeColor="text1"/>
        </w:rPr>
        <w:t xml:space="preserve">Les bandes magnétiques sont très vite devenues le système de mémoire de masse </w:t>
      </w:r>
      <w:r w:rsidR="00C81BAE" w:rsidRPr="001D0DD0">
        <w:rPr>
          <w:color w:val="000000" w:themeColor="text1"/>
        </w:rPr>
        <w:t>par excellence.</w:t>
      </w:r>
    </w:p>
    <w:p w14:paraId="490284D5" w14:textId="1A01E97E" w:rsidR="00CD2AD4" w:rsidRPr="001D0DD0" w:rsidRDefault="00CD2AD4" w:rsidP="008A6FA1">
      <w:pPr>
        <w:pStyle w:val="Titre4"/>
      </w:pPr>
      <w:bookmarkStart w:id="66" w:name="_Toc530927488"/>
      <w:r w:rsidRPr="001D0DD0">
        <w:t>La cassette</w:t>
      </w:r>
      <w:r w:rsidR="004C7230" w:rsidRPr="001D0DD0">
        <w:t xml:space="preserve"> audio</w:t>
      </w:r>
      <w:bookmarkEnd w:id="66"/>
    </w:p>
    <w:p w14:paraId="56674064" w14:textId="4444861C" w:rsidR="00BF10AF" w:rsidRPr="001D0DD0" w:rsidRDefault="00BF10AF" w:rsidP="00BF10AF">
      <w:pPr>
        <w:rPr>
          <w:color w:val="000000" w:themeColor="text1"/>
        </w:rPr>
      </w:pPr>
      <w:r w:rsidRPr="001D0DD0">
        <w:rPr>
          <w:color w:val="000000" w:themeColor="text1"/>
        </w:rPr>
        <w:t>La cassette audio / minicassette / musicassette a été introduit</w:t>
      </w:r>
      <w:r w:rsidR="00F023F9" w:rsidRPr="001D0DD0">
        <w:rPr>
          <w:color w:val="000000" w:themeColor="text1"/>
        </w:rPr>
        <w:t>e</w:t>
      </w:r>
      <w:r w:rsidRPr="001D0DD0">
        <w:rPr>
          <w:color w:val="000000" w:themeColor="text1"/>
        </w:rPr>
        <w:t xml:space="preserve"> par Philips. Une cassette contient deux bobines où est enroulée </w:t>
      </w:r>
      <w:r w:rsidR="00035D2C" w:rsidRPr="001D0DD0">
        <w:rPr>
          <w:color w:val="000000" w:themeColor="text1"/>
        </w:rPr>
        <w:t>une bande magnétique</w:t>
      </w:r>
      <w:r w:rsidRPr="001D0DD0">
        <w:rPr>
          <w:color w:val="000000" w:themeColor="text1"/>
        </w:rPr>
        <w:t>.</w:t>
      </w:r>
    </w:p>
    <w:p w14:paraId="6AB16A1D" w14:textId="6E2A1A14" w:rsidR="00035D2C" w:rsidRPr="001D0DD0" w:rsidRDefault="00035D2C" w:rsidP="00BF10AF">
      <w:pPr>
        <w:rPr>
          <w:color w:val="000000" w:themeColor="text1"/>
        </w:rPr>
      </w:pPr>
      <w:r w:rsidRPr="001D0DD0">
        <w:rPr>
          <w:color w:val="000000" w:themeColor="text1"/>
        </w:rPr>
        <w:t>Elle s’utilise pour écouter ou enregistrer des sons et s’utilise à l’aide d’un magnétophone.</w:t>
      </w:r>
      <w:r w:rsidR="002A3BD5" w:rsidRPr="001D0DD0">
        <w:rPr>
          <w:color w:val="000000" w:themeColor="text1"/>
        </w:rPr>
        <w:t xml:space="preserve"> Plus tard, elles furent intégrées à des appareils plus complexes comme </w:t>
      </w:r>
      <w:r w:rsidR="003415FD" w:rsidRPr="001D0DD0">
        <w:rPr>
          <w:color w:val="000000" w:themeColor="text1"/>
        </w:rPr>
        <w:t>un autoradio</w:t>
      </w:r>
      <w:r w:rsidR="002A3BD5" w:rsidRPr="001D0DD0">
        <w:rPr>
          <w:color w:val="000000" w:themeColor="text1"/>
        </w:rPr>
        <w:t xml:space="preserve"> ou un radiocassette.</w:t>
      </w:r>
    </w:p>
    <w:p w14:paraId="76B65BF0" w14:textId="58870060" w:rsidR="003415FD" w:rsidRPr="001D0DD0" w:rsidRDefault="008A343E" w:rsidP="00BF10AF">
      <w:pPr>
        <w:rPr>
          <w:color w:val="000000" w:themeColor="text1"/>
        </w:rPr>
      </w:pPr>
      <w:r w:rsidRPr="001D0DD0">
        <w:rPr>
          <w:color w:val="000000" w:themeColor="text1"/>
        </w:rPr>
        <w:t>Une cassette est composée de quatre canaux qui sont écrits en parallèle sur la bande, deux par côté. C’est pour cela qu’il faut retourner la cassette, chaque face comporte deux bandes.</w:t>
      </w:r>
    </w:p>
    <w:p w14:paraId="5C532ECB" w14:textId="77777777" w:rsidR="00994779" w:rsidRPr="001D0DD0" w:rsidRDefault="00994779" w:rsidP="00BF10AF">
      <w:pPr>
        <w:rPr>
          <w:color w:val="000000" w:themeColor="text1"/>
        </w:rPr>
      </w:pPr>
      <w:r w:rsidRPr="001D0DD0">
        <w:rPr>
          <w:color w:val="000000" w:themeColor="text1"/>
        </w:rPr>
        <w:t>Il existe différents types de cassettes, ces types se différencient par leurs matériaux de constructions et leurs performances :</w:t>
      </w:r>
    </w:p>
    <w:p w14:paraId="4E2638F8" w14:textId="561A985E" w:rsidR="00994779" w:rsidRPr="001D0DD0" w:rsidRDefault="00994779" w:rsidP="007734BD">
      <w:pPr>
        <w:pStyle w:val="Paragraphedeliste"/>
        <w:numPr>
          <w:ilvl w:val="0"/>
          <w:numId w:val="10"/>
        </w:numPr>
      </w:pPr>
      <w:r w:rsidRPr="001D0DD0">
        <w:t>Type 1 – normale : de 30Hz à 15kHz</w:t>
      </w:r>
    </w:p>
    <w:p w14:paraId="5554395F" w14:textId="63E558CB" w:rsidR="00994779" w:rsidRPr="001D0DD0" w:rsidRDefault="00994779" w:rsidP="007734BD">
      <w:pPr>
        <w:pStyle w:val="Paragraphedeliste"/>
        <w:numPr>
          <w:ilvl w:val="0"/>
          <w:numId w:val="10"/>
        </w:numPr>
      </w:pPr>
      <w:r w:rsidRPr="001D0DD0">
        <w:t>Type 2 – chrome : de 30Hz à 16kHz</w:t>
      </w:r>
    </w:p>
    <w:p w14:paraId="4F4D3312" w14:textId="77777777" w:rsidR="00994779" w:rsidRPr="001D0DD0" w:rsidRDefault="00994779" w:rsidP="007734BD">
      <w:pPr>
        <w:pStyle w:val="Paragraphedeliste"/>
        <w:numPr>
          <w:ilvl w:val="0"/>
          <w:numId w:val="10"/>
        </w:numPr>
      </w:pPr>
      <w:r w:rsidRPr="001D0DD0">
        <w:t>Type 3 – ferrichrome : de 30Hz à 16kHz</w:t>
      </w:r>
    </w:p>
    <w:p w14:paraId="2EFB4FEE" w14:textId="4D8F9B36" w:rsidR="001A58BF" w:rsidRPr="001D0DD0" w:rsidRDefault="00994779" w:rsidP="007734BD">
      <w:pPr>
        <w:pStyle w:val="Paragraphedeliste"/>
        <w:numPr>
          <w:ilvl w:val="0"/>
          <w:numId w:val="10"/>
        </w:numPr>
      </w:pPr>
      <w:r w:rsidRPr="001D0DD0">
        <w:t>Type 4 – métal : de 30Hz à 18kHz</w:t>
      </w:r>
    </w:p>
    <w:p w14:paraId="19423D63" w14:textId="1B177DC4" w:rsidR="001A58BF" w:rsidRPr="001D0DD0" w:rsidRDefault="001A58BF" w:rsidP="001A58BF">
      <w:pPr>
        <w:rPr>
          <w:color w:val="000000" w:themeColor="text1"/>
        </w:rPr>
      </w:pPr>
      <w:r w:rsidRPr="001D0DD0">
        <w:rPr>
          <w:color w:val="000000" w:themeColor="text1"/>
        </w:rPr>
        <w:t xml:space="preserve">La durée d’une cassette </w:t>
      </w:r>
      <w:r w:rsidR="002E7F19" w:rsidRPr="001D0DD0">
        <w:rPr>
          <w:color w:val="000000" w:themeColor="text1"/>
        </w:rPr>
        <w:t>peut</w:t>
      </w:r>
      <w:r w:rsidRPr="001D0DD0">
        <w:rPr>
          <w:color w:val="000000" w:themeColor="text1"/>
        </w:rPr>
        <w:t xml:space="preserve"> varier en fonction de la longueur de la bande et de la vitesse de défilement.</w:t>
      </w:r>
    </w:p>
    <w:p w14:paraId="19ED2160" w14:textId="3EEDCF52" w:rsidR="004C7230" w:rsidRPr="001D0DD0" w:rsidRDefault="004C7230" w:rsidP="004C7230">
      <w:pPr>
        <w:pStyle w:val="Titre4"/>
      </w:pPr>
      <w:bookmarkStart w:id="67" w:name="_Toc530927489"/>
      <w:r w:rsidRPr="001D0DD0">
        <w:t>La cassette vidéo</w:t>
      </w:r>
      <w:bookmarkEnd w:id="67"/>
    </w:p>
    <w:p w14:paraId="44374A7D" w14:textId="3970DEF4" w:rsidR="002E7F19" w:rsidRPr="001D0DD0" w:rsidRDefault="002E7F19" w:rsidP="002E7F19">
      <w:pPr>
        <w:rPr>
          <w:color w:val="000000" w:themeColor="text1"/>
        </w:rPr>
      </w:pPr>
      <w:r w:rsidRPr="001D0DD0">
        <w:rPr>
          <w:color w:val="000000" w:themeColor="text1"/>
        </w:rPr>
        <w:t xml:space="preserve">La cassette vidéo fonctionne de la même manière qu’une cassette audio : elle comprend </w:t>
      </w:r>
      <w:r w:rsidR="000F15BF" w:rsidRPr="001D0DD0">
        <w:rPr>
          <w:color w:val="000000" w:themeColor="text1"/>
        </w:rPr>
        <w:t>une bobine</w:t>
      </w:r>
      <w:r w:rsidRPr="001D0DD0">
        <w:rPr>
          <w:color w:val="000000" w:themeColor="text1"/>
        </w:rPr>
        <w:t xml:space="preserve"> de magnétique capable de défiler afin de pouvoir lire ou enregistrer </w:t>
      </w:r>
      <w:r w:rsidR="00080AB5" w:rsidRPr="001D0DD0">
        <w:rPr>
          <w:color w:val="000000" w:themeColor="text1"/>
        </w:rPr>
        <w:t>des signaux audios</w:t>
      </w:r>
      <w:r w:rsidRPr="001D0DD0">
        <w:rPr>
          <w:color w:val="000000" w:themeColor="text1"/>
        </w:rPr>
        <w:t xml:space="preserve"> ou vidéos</w:t>
      </w:r>
      <w:r w:rsidR="000F15BF" w:rsidRPr="001D0DD0">
        <w:rPr>
          <w:color w:val="000000" w:themeColor="text1"/>
        </w:rPr>
        <w:t>.</w:t>
      </w:r>
    </w:p>
    <w:p w14:paraId="3B5AF4D6" w14:textId="60CDDCA5" w:rsidR="000F15BF" w:rsidRPr="001D0DD0" w:rsidRDefault="003805B1" w:rsidP="002E7F19">
      <w:pPr>
        <w:rPr>
          <w:color w:val="000000" w:themeColor="text1"/>
        </w:rPr>
      </w:pPr>
      <w:r w:rsidRPr="001D0DD0">
        <w:rPr>
          <w:color w:val="000000" w:themeColor="text1"/>
        </w:rPr>
        <w:t>Il existe différents</w:t>
      </w:r>
      <w:r w:rsidR="0034315A" w:rsidRPr="001D0DD0">
        <w:rPr>
          <w:color w:val="000000" w:themeColor="text1"/>
        </w:rPr>
        <w:t xml:space="preserve"> formats de cassettes </w:t>
      </w:r>
      <w:r w:rsidR="00080AB5" w:rsidRPr="001D0DD0">
        <w:rPr>
          <w:color w:val="000000" w:themeColor="text1"/>
        </w:rPr>
        <w:t>vidéo</w:t>
      </w:r>
      <w:r w:rsidR="0034315A" w:rsidRPr="001D0DD0">
        <w:rPr>
          <w:color w:val="000000" w:themeColor="text1"/>
        </w:rPr>
        <w:t xml:space="preserve"> comme </w:t>
      </w:r>
      <w:r w:rsidRPr="001D0DD0">
        <w:rPr>
          <w:color w:val="000000" w:themeColor="text1"/>
        </w:rPr>
        <w:t>la VHS, le VCR, le U-matic, etc… La différence entre ces formats se caractérise par une différente largeur de bande pour la luminance et une différente largeur de bande pour la chrominance.</w:t>
      </w:r>
    </w:p>
    <w:p w14:paraId="1CCD58D5" w14:textId="4538EDD9" w:rsidR="00CD2AD4" w:rsidRDefault="00CD2AD4" w:rsidP="008A6FA1">
      <w:pPr>
        <w:pStyle w:val="Titre4"/>
      </w:pPr>
      <w:bookmarkStart w:id="68" w:name="_Toc530927490"/>
      <w:r>
        <w:t>Le disque dur</w:t>
      </w:r>
      <w:bookmarkEnd w:id="68"/>
    </w:p>
    <w:p w14:paraId="060A2E07" w14:textId="61FCE999" w:rsidR="00C73DC9" w:rsidRPr="00584457" w:rsidRDefault="00F023F9" w:rsidP="00F023F9">
      <w:r w:rsidRPr="00584457">
        <w:t>Le disque dur</w:t>
      </w:r>
      <w:r w:rsidR="00657A35" w:rsidRPr="00584457">
        <w:t xml:space="preserve"> aussi appelé Hard Disk Drive (HDD) est un support magnétique permettant de stocker des données sur de la mémoire morte.</w:t>
      </w:r>
      <w:r w:rsidR="00311293" w:rsidRPr="00584457">
        <w:t xml:space="preserve"> Apparu en 1980, il est à présent le système de stockage qui </w:t>
      </w:r>
      <w:r w:rsidR="003805B1" w:rsidRPr="00584457">
        <w:t xml:space="preserve">possède </w:t>
      </w:r>
      <w:r w:rsidR="00311293" w:rsidRPr="00584457">
        <w:t>les plus importantes c</w:t>
      </w:r>
      <w:r w:rsidR="003805B1" w:rsidRPr="00584457">
        <w:t>apacités de</w:t>
      </w:r>
      <w:r w:rsidR="00311293" w:rsidRPr="00584457">
        <w:t xml:space="preserve"> stockages </w:t>
      </w:r>
      <w:r w:rsidR="003805B1" w:rsidRPr="00584457">
        <w:t>du marché</w:t>
      </w:r>
      <w:r w:rsidR="009E264F" w:rsidRPr="00584457">
        <w:t>.</w:t>
      </w:r>
      <w:r w:rsidR="00C73DC9" w:rsidRPr="00584457">
        <w:t xml:space="preserve"> La plus grosse capacité de stockage d’un seul disque dur est de 24 To mais en général la norme est plutôt entre 2 et 4 To.</w:t>
      </w:r>
    </w:p>
    <w:p w14:paraId="34096577" w14:textId="359C09D2" w:rsidR="00F023F9" w:rsidRPr="00584457" w:rsidRDefault="002F76DC" w:rsidP="00F023F9">
      <w:r w:rsidRPr="00584457">
        <w:t xml:space="preserve">Un disque dur possède en général un à huit plateaux tournant à plusieurs milliers de tours par minutes. Il possède aussi une tête de lecture qui se situe à la surface des plateaux. Les disques durs s’alimentent en général soit par connecteur Molex soit par Serial ATA ou SATA.  </w:t>
      </w:r>
    </w:p>
    <w:p w14:paraId="4FDE5E02" w14:textId="67FCF178" w:rsidR="00CD2AD4" w:rsidRPr="00584457" w:rsidRDefault="00CD2AD4" w:rsidP="008A6FA1">
      <w:pPr>
        <w:pStyle w:val="Titre4"/>
        <w:rPr>
          <w:color w:val="auto"/>
        </w:rPr>
      </w:pPr>
      <w:bookmarkStart w:id="69" w:name="_Toc530927491"/>
      <w:r w:rsidRPr="00584457">
        <w:rPr>
          <w:color w:val="auto"/>
        </w:rPr>
        <w:lastRenderedPageBreak/>
        <w:t>La disquette</w:t>
      </w:r>
      <w:bookmarkEnd w:id="69"/>
    </w:p>
    <w:p w14:paraId="6DC86C8C" w14:textId="5C0AE459" w:rsidR="002A5BC2" w:rsidRPr="00584457" w:rsidRDefault="002A5BC2" w:rsidP="002A5BC2">
      <w:r w:rsidRPr="00584457">
        <w:t>Après plusieurs années de tests, la disquette fut lancée par IBM en 1967. Les disquettes sont des supports de stockages de donnée amovible, elles sont aussi appelées disque souple (floppy disk).</w:t>
      </w:r>
    </w:p>
    <w:p w14:paraId="28E711E3" w14:textId="25BE26EA" w:rsidR="002A5BC2" w:rsidRPr="00584457" w:rsidRDefault="002A5BC2" w:rsidP="002A5BC2">
      <w:r w:rsidRPr="00584457">
        <w:t>Une disquette est composée de plusieurs pistes qui forment une sorte de cercles. La disquette est souvent divisée en 2 faces car les lecteurs sont équipés de deux têtes (Lecture / Ecriture).</w:t>
      </w:r>
      <w:r w:rsidR="007051C2" w:rsidRPr="00584457">
        <w:t xml:space="preserve"> La capacité d’une disquette est en général aux alentours de 3Mo. </w:t>
      </w:r>
    </w:p>
    <w:p w14:paraId="70C8DCCD" w14:textId="5176B9B3" w:rsidR="003510BF" w:rsidRPr="00584457" w:rsidRDefault="003510BF" w:rsidP="003510BF">
      <w:pPr>
        <w:pStyle w:val="Titre3"/>
        <w:rPr>
          <w:color w:val="auto"/>
        </w:rPr>
      </w:pPr>
      <w:bookmarkStart w:id="70" w:name="_Toc530927492"/>
      <w:r w:rsidRPr="00584457">
        <w:rPr>
          <w:color w:val="auto"/>
        </w:rPr>
        <w:t>Troisième génération</w:t>
      </w:r>
      <w:r w:rsidR="0008051F" w:rsidRPr="00584457">
        <w:rPr>
          <w:color w:val="auto"/>
        </w:rPr>
        <w:t xml:space="preserve"> – supports optiques</w:t>
      </w:r>
      <w:bookmarkEnd w:id="70"/>
      <w:r w:rsidR="0008051F" w:rsidRPr="00584457">
        <w:rPr>
          <w:color w:val="auto"/>
        </w:rPr>
        <w:t xml:space="preserve"> </w:t>
      </w:r>
    </w:p>
    <w:p w14:paraId="5470F462" w14:textId="207636D6" w:rsidR="003B0B86" w:rsidRPr="00584457" w:rsidRDefault="003B0B86" w:rsidP="008A6FA1">
      <w:pPr>
        <w:pStyle w:val="Titre4"/>
        <w:rPr>
          <w:color w:val="auto"/>
        </w:rPr>
      </w:pPr>
      <w:bookmarkStart w:id="71" w:name="_Toc530927493"/>
      <w:r w:rsidRPr="00584457">
        <w:rPr>
          <w:color w:val="auto"/>
        </w:rPr>
        <w:t>Le disque compact</w:t>
      </w:r>
      <w:bookmarkEnd w:id="71"/>
    </w:p>
    <w:p w14:paraId="72227BCB" w14:textId="7418A89B" w:rsidR="007051C2" w:rsidRPr="00584457" w:rsidRDefault="007051C2" w:rsidP="007051C2">
      <w:r w:rsidRPr="00584457">
        <w:t>Le disque compact ou « Compact Disc » est un support de stockage optique. Il est lu par un faisceau laser</w:t>
      </w:r>
      <w:r w:rsidR="00AD1601" w:rsidRPr="00584457">
        <w:t xml:space="preserve"> infrarouge</w:t>
      </w:r>
      <w:r w:rsidRPr="00584457">
        <w:t xml:space="preserve"> qui vient frapper le disque en rotation. En 1979, Philips et Sony Corporation ont collaboré pour inventer le disque compact.</w:t>
      </w:r>
    </w:p>
    <w:p w14:paraId="14E5DFD6" w14:textId="1BDE2CB1" w:rsidR="00D70F50" w:rsidRPr="00584457" w:rsidRDefault="00D70F50" w:rsidP="007051C2">
      <w:r w:rsidRPr="00584457">
        <w:t>Un CD-ROM possède en général ~700Mo de données et peut tourner à une vitesse linaire de 500 tr/min pour permettre une lecture optimale.</w:t>
      </w:r>
    </w:p>
    <w:p w14:paraId="35654390" w14:textId="567FCF57" w:rsidR="00A43FD6" w:rsidRPr="00584457" w:rsidRDefault="00A43FD6" w:rsidP="007051C2">
      <w:r w:rsidRPr="00584457">
        <w:t>Un CD audio a une longévité qui se situe entre 50 et 200 ans.</w:t>
      </w:r>
    </w:p>
    <w:p w14:paraId="6A93987C" w14:textId="0FA24C0B" w:rsidR="003B0B86" w:rsidRPr="00584457" w:rsidRDefault="003B0B86" w:rsidP="008A6FA1">
      <w:pPr>
        <w:pStyle w:val="Titre4"/>
        <w:rPr>
          <w:color w:val="auto"/>
        </w:rPr>
      </w:pPr>
      <w:bookmarkStart w:id="72" w:name="_Toc530927494"/>
      <w:r w:rsidRPr="00584457">
        <w:rPr>
          <w:color w:val="auto"/>
        </w:rPr>
        <w:t>Le DVD</w:t>
      </w:r>
      <w:bookmarkEnd w:id="72"/>
    </w:p>
    <w:p w14:paraId="23376B06" w14:textId="77777777" w:rsidR="00AD1601" w:rsidRPr="00584457" w:rsidRDefault="001C28D8" w:rsidP="001C28D8">
      <w:r w:rsidRPr="00584457">
        <w:t>Crée en 1995, le DVD est un système de stockage optique qui stocke la donnée sous forme numérique.</w:t>
      </w:r>
      <w:r w:rsidR="00AD1601" w:rsidRPr="00584457">
        <w:t xml:space="preserve"> Le DVD fonctionne selon les mêmes principes que le disque compact mais avec des caractéristiques nettement supérieures.</w:t>
      </w:r>
    </w:p>
    <w:p w14:paraId="604C0727" w14:textId="22CD78C5" w:rsidR="001C28D8" w:rsidRPr="00584457" w:rsidRDefault="00AD1601" w:rsidP="001C28D8">
      <w:r w:rsidRPr="00584457">
        <w:t>Selon la catégorie un DVD peut stocker jusqu’à 18 Go. Le DVD possède différents formats qui se sont développés durant des années.</w:t>
      </w:r>
    </w:p>
    <w:p w14:paraId="36AE54B0" w14:textId="56672E86" w:rsidR="003B0B86" w:rsidRPr="00584457" w:rsidRDefault="003B0B86" w:rsidP="008A6FA1">
      <w:pPr>
        <w:pStyle w:val="Titre4"/>
        <w:rPr>
          <w:color w:val="auto"/>
        </w:rPr>
      </w:pPr>
      <w:bookmarkStart w:id="73" w:name="_Toc530927495"/>
      <w:r w:rsidRPr="00584457">
        <w:rPr>
          <w:color w:val="auto"/>
        </w:rPr>
        <w:t>Le Blu-ray</w:t>
      </w:r>
      <w:bookmarkEnd w:id="73"/>
    </w:p>
    <w:p w14:paraId="4F70ADE2" w14:textId="719A9F82" w:rsidR="00AD1601" w:rsidRPr="00584457" w:rsidRDefault="00AD1601" w:rsidP="00AD1601">
      <w:r w:rsidRPr="00584457">
        <w:t xml:space="preserve">Apparut en 2006, le Blu-ray est le successeur du CD et du DVD. Il fonctionne comme un DVD à la différence que le lecteur doit être doté d’un laser violet pour le lire. </w:t>
      </w:r>
      <w:r w:rsidR="003537F7" w:rsidRPr="00584457">
        <w:t>Le Blu-Ray est utilisé pour graver des vidéos en haute définition.</w:t>
      </w:r>
    </w:p>
    <w:p w14:paraId="53E62D32" w14:textId="5FC7EB4F" w:rsidR="003537F7" w:rsidRPr="00584457" w:rsidRDefault="003537F7" w:rsidP="00AD1601">
      <w:r w:rsidRPr="00584457">
        <w:t>Un Blu-Ray peut contenir jusqu’à 27 Go ou 240 min de vidéo HD.</w:t>
      </w:r>
    </w:p>
    <w:p w14:paraId="34098F10" w14:textId="0DEDA9BE" w:rsidR="003510BF" w:rsidRPr="00584457" w:rsidRDefault="003510BF" w:rsidP="003510BF">
      <w:pPr>
        <w:pStyle w:val="Titre3"/>
        <w:rPr>
          <w:color w:val="auto"/>
        </w:rPr>
      </w:pPr>
      <w:bookmarkStart w:id="74" w:name="_Toc530927496"/>
      <w:r w:rsidRPr="00584457">
        <w:rPr>
          <w:color w:val="auto"/>
        </w:rPr>
        <w:t>Quatrième génération</w:t>
      </w:r>
      <w:r w:rsidR="0008051F" w:rsidRPr="00584457">
        <w:rPr>
          <w:color w:val="auto"/>
        </w:rPr>
        <w:t xml:space="preserve"> – supports numériques</w:t>
      </w:r>
      <w:bookmarkEnd w:id="74"/>
    </w:p>
    <w:p w14:paraId="4CFB1649" w14:textId="139B1BC1" w:rsidR="00603CB4" w:rsidRPr="00584457" w:rsidRDefault="00603CB4" w:rsidP="008A6FA1">
      <w:pPr>
        <w:pStyle w:val="Titre4"/>
        <w:rPr>
          <w:color w:val="auto"/>
        </w:rPr>
      </w:pPr>
      <w:bookmarkStart w:id="75" w:name="_Toc530927497"/>
      <w:r w:rsidRPr="00584457">
        <w:rPr>
          <w:color w:val="auto"/>
        </w:rPr>
        <w:t>La clé USB</w:t>
      </w:r>
      <w:bookmarkEnd w:id="75"/>
    </w:p>
    <w:p w14:paraId="3F3295EC" w14:textId="77777777" w:rsidR="009F07B6" w:rsidRPr="00584457" w:rsidRDefault="003537F7" w:rsidP="003537F7">
      <w:r w:rsidRPr="00584457">
        <w:t>La clé USB est un support de stockage amovible, il se branche sur un port « Universal Serial Bus ». Une clé USB permet de stocker facilement des données et permet de transférer rapidement des informations d’un ordinateur à un autre</w:t>
      </w:r>
      <w:r w:rsidR="009F07B6" w:rsidRPr="00584457">
        <w:t>.</w:t>
      </w:r>
    </w:p>
    <w:p w14:paraId="40847DBA" w14:textId="2401AE26" w:rsidR="003537F7" w:rsidRPr="00584457" w:rsidRDefault="009F07B6" w:rsidP="003537F7">
      <w:r w:rsidRPr="00584457">
        <w:t xml:space="preserve">Un avantage de la clé USB, c’est qu’elle ne peut pas se rayer et n’est pas sensible à la poussière. Elle est donc plus fiable. </w:t>
      </w:r>
    </w:p>
    <w:p w14:paraId="6F829CB4" w14:textId="4843AAC7" w:rsidR="009F07B6" w:rsidRPr="00584457" w:rsidRDefault="009F07B6" w:rsidP="003537F7">
      <w:r w:rsidRPr="00584457">
        <w:t xml:space="preserve">La durée de vie de la donnée est estimée à 10 ans ou plus, mais cela va dépendre du modèle acheté. </w:t>
      </w:r>
    </w:p>
    <w:p w14:paraId="3BDB1C24" w14:textId="632802A4" w:rsidR="009F07B6" w:rsidRPr="00584457" w:rsidRDefault="009F07B6" w:rsidP="003537F7">
      <w:r w:rsidRPr="00584457">
        <w:t>Les vitesses de transferts diffèrent en fonction de la catégorie de la clé :</w:t>
      </w:r>
    </w:p>
    <w:p w14:paraId="10FA3BCD" w14:textId="59757369" w:rsidR="009F07B6" w:rsidRPr="00584457" w:rsidRDefault="009F07B6" w:rsidP="007734BD">
      <w:pPr>
        <w:pStyle w:val="Paragraphedeliste"/>
        <w:numPr>
          <w:ilvl w:val="0"/>
          <w:numId w:val="15"/>
        </w:numPr>
      </w:pPr>
      <w:r w:rsidRPr="00584457">
        <w:t>USB 1.1 : 12Mbit/s</w:t>
      </w:r>
    </w:p>
    <w:p w14:paraId="09D96022" w14:textId="2C15BAE2" w:rsidR="009F07B6" w:rsidRPr="00584457" w:rsidRDefault="009F07B6" w:rsidP="007734BD">
      <w:pPr>
        <w:pStyle w:val="Paragraphedeliste"/>
        <w:numPr>
          <w:ilvl w:val="0"/>
          <w:numId w:val="15"/>
        </w:numPr>
      </w:pPr>
      <w:r w:rsidRPr="00584457">
        <w:t>USB 2.0 : 480Mbits/s</w:t>
      </w:r>
    </w:p>
    <w:p w14:paraId="58AF34E2" w14:textId="49A792D6" w:rsidR="009F07B6" w:rsidRPr="00584457" w:rsidRDefault="009F07B6" w:rsidP="007734BD">
      <w:pPr>
        <w:pStyle w:val="Paragraphedeliste"/>
        <w:numPr>
          <w:ilvl w:val="0"/>
          <w:numId w:val="15"/>
        </w:numPr>
      </w:pPr>
      <w:r w:rsidRPr="00584457">
        <w:t>USB 3.0 : 640Mbits/s</w:t>
      </w:r>
    </w:p>
    <w:p w14:paraId="3CB8FBA7" w14:textId="6D6C63BE" w:rsidR="009F07B6" w:rsidRPr="00584457" w:rsidRDefault="009F07B6" w:rsidP="009F07B6">
      <w:r w:rsidRPr="00584457">
        <w:lastRenderedPageBreak/>
        <w:t>Ces valeurs sont bien évidemment théoriques et ne relate pas la vérité la vitesse de lecture sera toujours supérieure à la vitesse d’écriture.</w:t>
      </w:r>
    </w:p>
    <w:p w14:paraId="61FC68B2" w14:textId="66D3549C" w:rsidR="00935A52" w:rsidRDefault="00E95DFF" w:rsidP="00935A52">
      <w:pPr>
        <w:pStyle w:val="Titre2"/>
      </w:pPr>
      <w:bookmarkStart w:id="76" w:name="_Toc530927498"/>
      <w:r>
        <w:rPr>
          <w:noProof/>
          <w:color w:val="ED7D31" w:themeColor="accent2"/>
          <w:lang w:val="fr-FR" w:eastAsia="fr-FR"/>
        </w:rPr>
        <w:drawing>
          <wp:anchor distT="0" distB="0" distL="114300" distR="114300" simplePos="0" relativeHeight="251686912" behindDoc="1" locked="0" layoutInCell="1" allowOverlap="1" wp14:anchorId="7C05EC26" wp14:editId="059F2494">
            <wp:simplePos x="0" y="0"/>
            <wp:positionH relativeFrom="column">
              <wp:posOffset>3871595</wp:posOffset>
            </wp:positionH>
            <wp:positionV relativeFrom="paragraph">
              <wp:posOffset>307340</wp:posOffset>
            </wp:positionV>
            <wp:extent cx="1828800" cy="1771650"/>
            <wp:effectExtent l="0" t="0" r="0" b="0"/>
            <wp:wrapTight wrapText="bothSides">
              <wp:wrapPolygon edited="0">
                <wp:start x="0" y="0"/>
                <wp:lineTo x="0" y="21368"/>
                <wp:lineTo x="21375" y="21368"/>
                <wp:lineTo x="21375" y="0"/>
                <wp:lineTo x="0" y="0"/>
              </wp:wrapPolygon>
            </wp:wrapTight>
            <wp:docPr id="39" name="Image 39" descr="C:\Users\Dyla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ylan\AppData\Local\Microsoft\Windows\INetCache\Content.Word\Cap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1771650"/>
                    </a:xfrm>
                    <a:prstGeom prst="rect">
                      <a:avLst/>
                    </a:prstGeom>
                    <a:noFill/>
                    <a:ln>
                      <a:noFill/>
                    </a:ln>
                  </pic:spPr>
                </pic:pic>
              </a:graphicData>
            </a:graphic>
          </wp:anchor>
        </w:drawing>
      </w:r>
      <w:r w:rsidR="00935A52">
        <w:t>Les types de sauvegardes</w:t>
      </w:r>
      <w:bookmarkEnd w:id="76"/>
    </w:p>
    <w:p w14:paraId="3C9A3927" w14:textId="5602EE8A" w:rsidR="00935A52" w:rsidRDefault="00935A52" w:rsidP="00935A52">
      <w:pPr>
        <w:pStyle w:val="Titre3"/>
      </w:pPr>
      <w:bookmarkStart w:id="77" w:name="_Toc514709868"/>
      <w:bookmarkStart w:id="78" w:name="_Toc530927499"/>
      <w:r>
        <w:t>Sauvegarde complète</w:t>
      </w:r>
      <w:bookmarkEnd w:id="77"/>
      <w:bookmarkEnd w:id="78"/>
      <w:r>
        <w:t xml:space="preserve"> </w:t>
      </w:r>
    </w:p>
    <w:p w14:paraId="038F61C4" w14:textId="18F8B2F5" w:rsidR="00935A52" w:rsidRPr="001D0DD0" w:rsidRDefault="00935A52" w:rsidP="00935A52">
      <w:pPr>
        <w:rPr>
          <w:color w:val="000000" w:themeColor="text1"/>
        </w:rPr>
      </w:pPr>
      <w:r w:rsidRPr="001D0DD0">
        <w:rPr>
          <w:color w:val="000000" w:themeColor="text1"/>
        </w:rPr>
        <w:t>La plus simple, elle sauvegarde toutes les données avec tous les répertoires et sous répertoires à chaque fois.</w:t>
      </w:r>
      <w:r w:rsidR="00E95DFF" w:rsidRPr="001D0DD0">
        <w:rPr>
          <w:color w:val="000000" w:themeColor="text1"/>
        </w:rPr>
        <w:t xml:space="preserve"> </w:t>
      </w:r>
    </w:p>
    <w:p w14:paraId="2EA65274" w14:textId="77777777" w:rsidR="00935A52" w:rsidRPr="001D0DD0" w:rsidRDefault="00935A52" w:rsidP="00935A52">
      <w:pPr>
        <w:pStyle w:val="Titre4"/>
      </w:pPr>
      <w:bookmarkStart w:id="79" w:name="_Toc530927500"/>
      <w:r w:rsidRPr="001D0DD0">
        <w:t>Point positif :</w:t>
      </w:r>
      <w:bookmarkEnd w:id="79"/>
      <w:r w:rsidRPr="001D0DD0">
        <w:t xml:space="preserve"> </w:t>
      </w:r>
    </w:p>
    <w:p w14:paraId="3DB5F319" w14:textId="60BE1C26" w:rsidR="00935A52" w:rsidRPr="001D0DD0" w:rsidRDefault="00935A52" w:rsidP="00935A52">
      <w:pPr>
        <w:rPr>
          <w:color w:val="000000" w:themeColor="text1"/>
        </w:rPr>
      </w:pPr>
      <w:r w:rsidRPr="001D0DD0">
        <w:rPr>
          <w:color w:val="000000" w:themeColor="text1"/>
        </w:rPr>
        <w:t xml:space="preserve">la plus fiable pour la restauration car </w:t>
      </w:r>
      <w:r w:rsidR="00C60C95" w:rsidRPr="001D0DD0">
        <w:rPr>
          <w:color w:val="000000" w:themeColor="text1"/>
        </w:rPr>
        <w:t>il n’y a pas de</w:t>
      </w:r>
      <w:r w:rsidRPr="001D0DD0">
        <w:rPr>
          <w:color w:val="000000" w:themeColor="text1"/>
        </w:rPr>
        <w:t xml:space="preserve"> calcul à faire ou de multiple réécriture.</w:t>
      </w:r>
      <w:r w:rsidRPr="001D0DD0">
        <w:rPr>
          <w:color w:val="000000" w:themeColor="text1"/>
        </w:rPr>
        <w:br/>
        <w:t>la plus rapide pour  la restauration de la sauvegarde car elle n'a pas de comparaison à faire ou de soustraction.</w:t>
      </w:r>
    </w:p>
    <w:p w14:paraId="083BE073" w14:textId="77777777" w:rsidR="00935A52" w:rsidRPr="001D0DD0" w:rsidRDefault="00935A52" w:rsidP="00935A52">
      <w:pPr>
        <w:pStyle w:val="Titre4"/>
      </w:pPr>
      <w:bookmarkStart w:id="80" w:name="_Toc530927501"/>
      <w:r w:rsidRPr="001D0DD0">
        <w:t>Point Négatif :</w:t>
      </w:r>
      <w:bookmarkEnd w:id="80"/>
    </w:p>
    <w:p w14:paraId="7C1E517F" w14:textId="2F5FE7FA" w:rsidR="00935A52" w:rsidRPr="001D0DD0" w:rsidRDefault="00301B7E" w:rsidP="00935A52">
      <w:pPr>
        <w:rPr>
          <w:color w:val="000000" w:themeColor="text1"/>
        </w:rPr>
      </w:pPr>
      <w:r w:rsidRPr="001D0DD0">
        <w:rPr>
          <w:color w:val="000000" w:themeColor="text1"/>
        </w:rPr>
        <w:t>C’est</w:t>
      </w:r>
      <w:r w:rsidR="00935A52" w:rsidRPr="001D0DD0">
        <w:rPr>
          <w:color w:val="000000" w:themeColor="text1"/>
        </w:rPr>
        <w:t xml:space="preserve"> la sauvegarde qui prend le plus de volumes de données.</w:t>
      </w:r>
      <w:r w:rsidR="00935A52" w:rsidRPr="001D0DD0">
        <w:rPr>
          <w:color w:val="000000" w:themeColor="text1"/>
        </w:rPr>
        <w:br/>
        <w:t xml:space="preserve">C'est aussi la plus longue à faire, car elle copie à chaque fois toutes les données alors que les autres </w:t>
      </w:r>
      <w:r w:rsidR="00C60C95" w:rsidRPr="001D0DD0">
        <w:rPr>
          <w:color w:val="000000" w:themeColor="text1"/>
        </w:rPr>
        <w:t xml:space="preserve">types de sauvegarde </w:t>
      </w:r>
      <w:r w:rsidR="00935A52" w:rsidRPr="001D0DD0">
        <w:rPr>
          <w:color w:val="000000" w:themeColor="text1"/>
        </w:rPr>
        <w:t>vont en faire moins.</w:t>
      </w:r>
    </w:p>
    <w:p w14:paraId="32297E68" w14:textId="1283E3A6" w:rsidR="00935A52" w:rsidRPr="001D0DD0" w:rsidRDefault="00935A52" w:rsidP="00935A52">
      <w:pPr>
        <w:rPr>
          <w:color w:val="000000" w:themeColor="text1"/>
        </w:rPr>
      </w:pPr>
    </w:p>
    <w:p w14:paraId="7CE32CA0" w14:textId="0B2A926A" w:rsidR="00935A52" w:rsidRPr="001D0DD0" w:rsidRDefault="00E95DFF" w:rsidP="00935A52">
      <w:pPr>
        <w:pStyle w:val="Titre3"/>
      </w:pPr>
      <w:bookmarkStart w:id="81" w:name="_Toc514709869"/>
      <w:bookmarkStart w:id="82" w:name="_Toc530927502"/>
      <w:r w:rsidRPr="001D0DD0">
        <w:rPr>
          <w:noProof/>
          <w:lang w:val="fr-FR" w:eastAsia="fr-FR"/>
        </w:rPr>
        <w:drawing>
          <wp:anchor distT="0" distB="0" distL="114300" distR="114300" simplePos="0" relativeHeight="251687936" behindDoc="1" locked="0" layoutInCell="1" allowOverlap="1" wp14:anchorId="103822FD" wp14:editId="00D6A8C5">
            <wp:simplePos x="0" y="0"/>
            <wp:positionH relativeFrom="margin">
              <wp:align>right</wp:align>
            </wp:positionH>
            <wp:positionV relativeFrom="paragraph">
              <wp:posOffset>71120</wp:posOffset>
            </wp:positionV>
            <wp:extent cx="1819275" cy="1847850"/>
            <wp:effectExtent l="0" t="0" r="9525" b="0"/>
            <wp:wrapTight wrapText="bothSides">
              <wp:wrapPolygon edited="0">
                <wp:start x="0" y="0"/>
                <wp:lineTo x="0" y="21377"/>
                <wp:lineTo x="21487" y="21377"/>
                <wp:lineTo x="21487" y="0"/>
                <wp:lineTo x="0" y="0"/>
              </wp:wrapPolygon>
            </wp:wrapTight>
            <wp:docPr id="40" name="Image 40" descr="C:\Users\Dylan\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ylan\AppData\Local\Microsoft\Windows\INetCache\Content.Word\Capture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19275" cy="1847850"/>
                    </a:xfrm>
                    <a:prstGeom prst="rect">
                      <a:avLst/>
                    </a:prstGeom>
                    <a:noFill/>
                    <a:ln>
                      <a:noFill/>
                    </a:ln>
                  </pic:spPr>
                </pic:pic>
              </a:graphicData>
            </a:graphic>
          </wp:anchor>
        </w:drawing>
      </w:r>
      <w:r w:rsidR="00935A52" w:rsidRPr="001D0DD0">
        <w:t>Sauvegarde incrémentale</w:t>
      </w:r>
      <w:bookmarkEnd w:id="81"/>
      <w:bookmarkEnd w:id="82"/>
      <w:r w:rsidR="00935A52" w:rsidRPr="001D0DD0">
        <w:t xml:space="preserve"> </w:t>
      </w:r>
    </w:p>
    <w:p w14:paraId="3233F5F4" w14:textId="77777777" w:rsidR="00935A52" w:rsidRPr="001D0DD0" w:rsidRDefault="00935A52" w:rsidP="00935A52">
      <w:pPr>
        <w:pStyle w:val="Titre4"/>
      </w:pPr>
      <w:bookmarkStart w:id="83" w:name="_Toc530927503"/>
      <w:r w:rsidRPr="001D0DD0">
        <w:t>Point positif :</w:t>
      </w:r>
      <w:bookmarkEnd w:id="83"/>
      <w:r w:rsidRPr="001D0DD0">
        <w:t xml:space="preserve"> </w:t>
      </w:r>
    </w:p>
    <w:p w14:paraId="0E6F66FD" w14:textId="412C9831" w:rsidR="00935A52" w:rsidRPr="001D0DD0" w:rsidRDefault="00935A52" w:rsidP="00935A52">
      <w:pPr>
        <w:pStyle w:val="Standard"/>
        <w:rPr>
          <w:color w:val="000000" w:themeColor="text1"/>
          <w:lang w:val="fr-CH"/>
        </w:rPr>
      </w:pPr>
      <w:r w:rsidRPr="001D0DD0">
        <w:rPr>
          <w:color w:val="000000" w:themeColor="text1"/>
          <w:lang w:val="fr-CH"/>
        </w:rPr>
        <w:t>Elle sauvegarde les modifications depuis la dernière sauvegarde,</w:t>
      </w:r>
      <w:r w:rsidR="00C60C95" w:rsidRPr="001D0DD0">
        <w:rPr>
          <w:color w:val="000000" w:themeColor="text1"/>
          <w:lang w:val="fr-CH"/>
        </w:rPr>
        <w:t xml:space="preserve"> complète ou incrémentiel. </w:t>
      </w:r>
      <w:r w:rsidRPr="001D0DD0">
        <w:rPr>
          <w:color w:val="000000" w:themeColor="text1"/>
          <w:lang w:val="fr-CH"/>
        </w:rPr>
        <w:t xml:space="preserve"> </w:t>
      </w:r>
      <w:r w:rsidR="00C60C95" w:rsidRPr="001D0DD0">
        <w:rPr>
          <w:color w:val="000000" w:themeColor="text1"/>
          <w:lang w:val="fr-CH"/>
        </w:rPr>
        <w:t>Elle</w:t>
      </w:r>
      <w:r w:rsidRPr="001D0DD0">
        <w:rPr>
          <w:color w:val="000000" w:themeColor="text1"/>
          <w:lang w:val="fr-CH"/>
        </w:rPr>
        <w:t xml:space="preserve"> est accompagnée d'une première sauvegarde complète, qui sera le point de départ en cas de restauration, puis chaque incrémentielle sera ensuite restaurée, jusqu'à atteindre </w:t>
      </w:r>
      <w:r w:rsidR="00301B7E" w:rsidRPr="001D0DD0">
        <w:rPr>
          <w:color w:val="000000" w:themeColor="text1"/>
          <w:lang w:val="fr-CH"/>
        </w:rPr>
        <w:t>la sauvegarde voulue</w:t>
      </w:r>
      <w:r w:rsidRPr="001D0DD0">
        <w:rPr>
          <w:color w:val="000000" w:themeColor="text1"/>
          <w:lang w:val="fr-CH"/>
        </w:rPr>
        <w:t>.</w:t>
      </w:r>
    </w:p>
    <w:p w14:paraId="62CEA71D" w14:textId="77777777" w:rsidR="00935A52" w:rsidRPr="001D0DD0" w:rsidRDefault="00935A52" w:rsidP="00935A52">
      <w:pPr>
        <w:rPr>
          <w:color w:val="000000" w:themeColor="text1"/>
        </w:rPr>
      </w:pPr>
    </w:p>
    <w:p w14:paraId="2CEDEE02" w14:textId="77777777" w:rsidR="00935A52" w:rsidRPr="001D0DD0" w:rsidRDefault="00935A52" w:rsidP="00935A52">
      <w:pPr>
        <w:pStyle w:val="Titre4"/>
      </w:pPr>
      <w:bookmarkStart w:id="84" w:name="_Toc530927504"/>
      <w:r w:rsidRPr="001D0DD0">
        <w:t>Point Négatif :</w:t>
      </w:r>
      <w:bookmarkEnd w:id="84"/>
    </w:p>
    <w:p w14:paraId="3ED0A0D6" w14:textId="0B46BECF" w:rsidR="00935A52" w:rsidRPr="001D0DD0" w:rsidRDefault="00935A52" w:rsidP="00935A52">
      <w:pPr>
        <w:pStyle w:val="Standard"/>
        <w:rPr>
          <w:color w:val="000000" w:themeColor="text1"/>
          <w:lang w:val="fr-CH"/>
        </w:rPr>
      </w:pPr>
      <w:r w:rsidRPr="001D0DD0">
        <w:rPr>
          <w:color w:val="000000" w:themeColor="text1"/>
          <w:lang w:val="fr-CH"/>
        </w:rPr>
        <w:t>C'est la plus longue à restaurer, car TOUTES les sauvegardes depuis la dernière complète y compris doivent être restaurées une par une.</w:t>
      </w:r>
      <w:r w:rsidRPr="001D0DD0">
        <w:rPr>
          <w:color w:val="000000" w:themeColor="text1"/>
          <w:lang w:val="fr-CH"/>
        </w:rPr>
        <w:br/>
        <w:t xml:space="preserve">C'est aussi la moins fiable, en premier lieu car elle prend plus de temps à être faite, avec de nombreuse réécriture, ce qui l'expose d'avantage a une panne qui engendrerais une corruption des données, mais aussi car les restaurations ne </w:t>
      </w:r>
      <w:r w:rsidR="00301B7E" w:rsidRPr="001D0DD0">
        <w:rPr>
          <w:color w:val="000000" w:themeColor="text1"/>
          <w:lang w:val="fr-CH"/>
        </w:rPr>
        <w:t>suppriment</w:t>
      </w:r>
      <w:r w:rsidRPr="001D0DD0">
        <w:rPr>
          <w:color w:val="000000" w:themeColor="text1"/>
          <w:lang w:val="fr-CH"/>
        </w:rPr>
        <w:t xml:space="preserve"> pas des fichiers déplacé ou dont le nom a changé</w:t>
      </w:r>
    </w:p>
    <w:p w14:paraId="64B710F9" w14:textId="77777777" w:rsidR="00935A52" w:rsidRPr="001D0DD0" w:rsidRDefault="00935A52" w:rsidP="00935A52">
      <w:pPr>
        <w:rPr>
          <w:color w:val="000000" w:themeColor="text1"/>
        </w:rPr>
      </w:pPr>
    </w:p>
    <w:p w14:paraId="5E131B7D" w14:textId="4F6A1031" w:rsidR="00935A52" w:rsidRPr="001D0DD0" w:rsidRDefault="00935A52" w:rsidP="00935A52">
      <w:pPr>
        <w:rPr>
          <w:color w:val="000000" w:themeColor="text1"/>
        </w:rPr>
      </w:pPr>
    </w:p>
    <w:p w14:paraId="1E126DFE" w14:textId="6658392C" w:rsidR="00935A52" w:rsidRPr="001D0DD0" w:rsidRDefault="00E95DFF" w:rsidP="00935A52">
      <w:pPr>
        <w:pStyle w:val="Titre3"/>
      </w:pPr>
      <w:bookmarkStart w:id="85" w:name="_Toc514709870"/>
      <w:bookmarkStart w:id="86" w:name="_Toc530927505"/>
      <w:r w:rsidRPr="001D0DD0">
        <w:rPr>
          <w:noProof/>
          <w:lang w:val="fr-FR" w:eastAsia="fr-FR"/>
        </w:rPr>
        <w:lastRenderedPageBreak/>
        <w:drawing>
          <wp:anchor distT="0" distB="0" distL="114300" distR="114300" simplePos="0" relativeHeight="251688960" behindDoc="1" locked="0" layoutInCell="1" allowOverlap="1" wp14:anchorId="0AFDF92A" wp14:editId="61C75166">
            <wp:simplePos x="0" y="0"/>
            <wp:positionH relativeFrom="margin">
              <wp:align>right</wp:align>
            </wp:positionH>
            <wp:positionV relativeFrom="paragraph">
              <wp:posOffset>8890</wp:posOffset>
            </wp:positionV>
            <wp:extent cx="1838325" cy="1914525"/>
            <wp:effectExtent l="0" t="0" r="9525" b="9525"/>
            <wp:wrapTight wrapText="bothSides">
              <wp:wrapPolygon edited="0">
                <wp:start x="0" y="0"/>
                <wp:lineTo x="0" y="21493"/>
                <wp:lineTo x="21488" y="21493"/>
                <wp:lineTo x="21488" y="0"/>
                <wp:lineTo x="0" y="0"/>
              </wp:wrapPolygon>
            </wp:wrapTight>
            <wp:docPr id="41" name="Image 41" descr="C:\Users\Dylan\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ylan\AppData\Local\Microsoft\Windows\INetCache\Content.Word\Capture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38325" cy="1914525"/>
                    </a:xfrm>
                    <a:prstGeom prst="rect">
                      <a:avLst/>
                    </a:prstGeom>
                    <a:noFill/>
                    <a:ln>
                      <a:noFill/>
                    </a:ln>
                  </pic:spPr>
                </pic:pic>
              </a:graphicData>
            </a:graphic>
          </wp:anchor>
        </w:drawing>
      </w:r>
      <w:r w:rsidR="00935A52" w:rsidRPr="001D0DD0">
        <w:t>Sauvegarde différentielle</w:t>
      </w:r>
      <w:bookmarkEnd w:id="85"/>
      <w:bookmarkEnd w:id="86"/>
    </w:p>
    <w:p w14:paraId="44126C1C" w14:textId="0F19A83F" w:rsidR="00935A52" w:rsidRPr="001D0DD0" w:rsidRDefault="00C60C95" w:rsidP="00935A52">
      <w:pPr>
        <w:pStyle w:val="Standard"/>
        <w:rPr>
          <w:color w:val="000000" w:themeColor="text1"/>
          <w:lang w:val="fr-CH"/>
        </w:rPr>
      </w:pPr>
      <w:r w:rsidRPr="001D0DD0">
        <w:rPr>
          <w:color w:val="000000" w:themeColor="text1"/>
          <w:lang w:val="fr-CH"/>
        </w:rPr>
        <w:t>La sauvegarde différentielle effectue une première sauvegard</w:t>
      </w:r>
      <w:r w:rsidR="00E95DFF" w:rsidRPr="001D0DD0">
        <w:rPr>
          <w:color w:val="000000" w:themeColor="text1"/>
          <w:lang w:val="fr-CH"/>
        </w:rPr>
        <w:t>e complète, puis chaque sauvegarde différentielle va comparer les modifications des fichiers comparé à la dernière sauvegarde complète.</w:t>
      </w:r>
      <w:r w:rsidRPr="001D0DD0">
        <w:rPr>
          <w:color w:val="000000" w:themeColor="text1"/>
          <w:lang w:val="fr-CH"/>
        </w:rPr>
        <w:t xml:space="preserve"> </w:t>
      </w:r>
    </w:p>
    <w:p w14:paraId="11CA48EA" w14:textId="77777777" w:rsidR="00935A52" w:rsidRPr="001D0DD0" w:rsidRDefault="00935A52" w:rsidP="00935A52">
      <w:pPr>
        <w:pStyle w:val="Standard"/>
        <w:rPr>
          <w:color w:val="000000" w:themeColor="text1"/>
          <w:lang w:val="fr-CH"/>
        </w:rPr>
      </w:pPr>
    </w:p>
    <w:p w14:paraId="185BEB36" w14:textId="2E3B795B" w:rsidR="00935A52" w:rsidRPr="001D0DD0" w:rsidRDefault="00935A52" w:rsidP="00935A52">
      <w:pPr>
        <w:pStyle w:val="Standard"/>
        <w:rPr>
          <w:color w:val="000000" w:themeColor="text1"/>
          <w:lang w:val="fr-CH"/>
        </w:rPr>
      </w:pPr>
      <w:r w:rsidRPr="001D0DD0">
        <w:rPr>
          <w:color w:val="000000" w:themeColor="text1"/>
          <w:lang w:val="fr-CH"/>
        </w:rPr>
        <w:t>C'est un compris entre la sauvegarde complète et l'incrémentale, elle équilibre les points positifs et négatif de chacun</w:t>
      </w:r>
      <w:r w:rsidR="00C60C95" w:rsidRPr="001D0DD0">
        <w:rPr>
          <w:color w:val="000000" w:themeColor="text1"/>
          <w:lang w:val="fr-CH"/>
        </w:rPr>
        <w:t>.</w:t>
      </w:r>
      <w:r w:rsidRPr="001D0DD0">
        <w:rPr>
          <w:color w:val="000000" w:themeColor="text1"/>
          <w:lang w:val="fr-CH"/>
        </w:rPr>
        <w:t xml:space="preserve">  </w:t>
      </w:r>
    </w:p>
    <w:p w14:paraId="3AAB5487" w14:textId="72ACBA6A" w:rsidR="00E95DFF" w:rsidRPr="001D0DD0" w:rsidRDefault="00E95DFF" w:rsidP="00935A52">
      <w:pPr>
        <w:pStyle w:val="Standard"/>
        <w:rPr>
          <w:color w:val="000000" w:themeColor="text1"/>
          <w:lang w:val="fr-CH"/>
        </w:rPr>
      </w:pPr>
    </w:p>
    <w:p w14:paraId="67785C82" w14:textId="6C675E16" w:rsidR="00E95DFF" w:rsidRPr="001D0DD0" w:rsidRDefault="00E95DFF" w:rsidP="00E95DFF">
      <w:pPr>
        <w:pStyle w:val="Titre3"/>
      </w:pPr>
      <w:bookmarkStart w:id="87" w:name="_Toc530927506"/>
      <w:r w:rsidRPr="001D0DD0">
        <w:rPr>
          <w:noProof/>
          <w:lang w:val="fr-FR" w:eastAsia="fr-FR"/>
        </w:rPr>
        <w:drawing>
          <wp:anchor distT="0" distB="0" distL="114300" distR="114300" simplePos="0" relativeHeight="251689984" behindDoc="1" locked="0" layoutInCell="1" allowOverlap="1" wp14:anchorId="75FB3897" wp14:editId="4B73C39B">
            <wp:simplePos x="0" y="0"/>
            <wp:positionH relativeFrom="margin">
              <wp:align>right</wp:align>
            </wp:positionH>
            <wp:positionV relativeFrom="paragraph">
              <wp:posOffset>52070</wp:posOffset>
            </wp:positionV>
            <wp:extent cx="1876425" cy="1914525"/>
            <wp:effectExtent l="0" t="0" r="9525" b="9525"/>
            <wp:wrapTight wrapText="bothSides">
              <wp:wrapPolygon edited="0">
                <wp:start x="0" y="0"/>
                <wp:lineTo x="0" y="21493"/>
                <wp:lineTo x="21490" y="21493"/>
                <wp:lineTo x="21490" y="0"/>
                <wp:lineTo x="0" y="0"/>
              </wp:wrapPolygon>
            </wp:wrapTight>
            <wp:docPr id="42" name="Image 42" descr="C:\Users\Dylan\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ylan\AppData\Local\Microsoft\Windows\INetCache\Content.Word\Capture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76425" cy="1914525"/>
                    </a:xfrm>
                    <a:prstGeom prst="rect">
                      <a:avLst/>
                    </a:prstGeom>
                    <a:noFill/>
                    <a:ln>
                      <a:noFill/>
                    </a:ln>
                  </pic:spPr>
                </pic:pic>
              </a:graphicData>
            </a:graphic>
          </wp:anchor>
        </w:drawing>
      </w:r>
      <w:r w:rsidRPr="001D0DD0">
        <w:t>Sauvegarde décrémentale</w:t>
      </w:r>
      <w:bookmarkEnd w:id="87"/>
    </w:p>
    <w:p w14:paraId="16D6D803" w14:textId="4140C078" w:rsidR="00E95DFF" w:rsidRPr="001D0DD0" w:rsidRDefault="00E95DFF" w:rsidP="00E95DFF">
      <w:pPr>
        <w:rPr>
          <w:color w:val="000000" w:themeColor="text1"/>
        </w:rPr>
      </w:pPr>
      <w:r w:rsidRPr="001D0DD0">
        <w:rPr>
          <w:color w:val="000000" w:themeColor="text1"/>
        </w:rPr>
        <w:t xml:space="preserve">Ce type de sauvegarde n’est pas souvent utilisé car peu pratique. Elle consiste à effectuer une sauvegarde complète chaque jour et faire une sauvegarde décrémentale qui va sauvegarder la différence entre le jour précédent et le jour actuel. Cette pratique nécessite d’avoir deux sauvegarde complète afin de pouvoir calculer le décrément. </w:t>
      </w:r>
    </w:p>
    <w:p w14:paraId="6C249162" w14:textId="346403A2" w:rsidR="00492884" w:rsidRDefault="00492884" w:rsidP="00E95DFF">
      <w:pPr>
        <w:rPr>
          <w:color w:val="ED7D31" w:themeColor="accent2"/>
        </w:rPr>
      </w:pPr>
    </w:p>
    <w:p w14:paraId="7BEC38E3" w14:textId="3E0E8085" w:rsidR="00492884" w:rsidRDefault="00492884" w:rsidP="00E95DFF">
      <w:pPr>
        <w:rPr>
          <w:color w:val="ED7D31" w:themeColor="accent2"/>
        </w:rPr>
      </w:pPr>
    </w:p>
    <w:p w14:paraId="52F25AFB" w14:textId="2E477A57" w:rsidR="00492884" w:rsidRDefault="00492884" w:rsidP="00E95DFF">
      <w:pPr>
        <w:rPr>
          <w:color w:val="ED7D31" w:themeColor="accent2"/>
        </w:rPr>
      </w:pPr>
    </w:p>
    <w:p w14:paraId="6C6234F7" w14:textId="4EED4B36" w:rsidR="00492884" w:rsidRPr="00BD2E05" w:rsidRDefault="00492884" w:rsidP="00492884">
      <w:pPr>
        <w:pStyle w:val="Titre2"/>
        <w:rPr>
          <w:color w:val="auto"/>
        </w:rPr>
      </w:pPr>
      <w:bookmarkStart w:id="88" w:name="_Toc530927507"/>
      <w:r w:rsidRPr="00BD2E05">
        <w:rPr>
          <w:color w:val="auto"/>
        </w:rPr>
        <w:t>Onduleurs – UPS</w:t>
      </w:r>
      <w:bookmarkEnd w:id="88"/>
    </w:p>
    <w:p w14:paraId="54189286" w14:textId="20F2B228" w:rsidR="00492884" w:rsidRPr="00BD2E05" w:rsidRDefault="00492884" w:rsidP="00492884">
      <w:pPr>
        <w:rPr>
          <w:b/>
        </w:rPr>
      </w:pPr>
      <w:r w:rsidRPr="00BD2E05">
        <w:t xml:space="preserve">Un Onduleur (en anglais UPS pour Uninterruptible Power Supply) est un dispositif utilisé pour protéger des matériels </w:t>
      </w:r>
      <w:r w:rsidR="008E5498" w:rsidRPr="00BD2E05">
        <w:t>électroniques</w:t>
      </w:r>
      <w:r w:rsidRPr="00BD2E05">
        <w:t xml:space="preserve"> contre les</w:t>
      </w:r>
      <w:r w:rsidR="008E5498" w:rsidRPr="00BD2E05">
        <w:rPr>
          <w:b/>
        </w:rPr>
        <w:t xml:space="preserve"> pannes électriques</w:t>
      </w:r>
      <w:r w:rsidRPr="00BD2E05">
        <w:rPr>
          <w:b/>
        </w:rPr>
        <w:t>.</w:t>
      </w:r>
      <w:r w:rsidR="008E5498" w:rsidRPr="00BD2E05">
        <w:rPr>
          <w:b/>
        </w:rPr>
        <w:t xml:space="preserve"> </w:t>
      </w:r>
      <w:r w:rsidR="008E5498" w:rsidRPr="00BD2E05">
        <w:t>Il est équipé d’une batterie de secours qui permet d’alimenter</w:t>
      </w:r>
      <w:r w:rsidR="00492B29" w:rsidRPr="00BD2E05">
        <w:t>, pendant quelques minutes,</w:t>
      </w:r>
      <w:r w:rsidR="008E5498" w:rsidRPr="00BD2E05">
        <w:t xml:space="preserve"> ou de </w:t>
      </w:r>
      <w:r w:rsidR="00492B29" w:rsidRPr="00BD2E05">
        <w:t>stabiliser</w:t>
      </w:r>
      <w:r w:rsidR="008E5498" w:rsidRPr="00BD2E05">
        <w:t xml:space="preserve"> les équipements branchés sur ce dernier en cas de</w:t>
      </w:r>
      <w:r w:rsidR="00492B29" w:rsidRPr="00BD2E05">
        <w:t> </w:t>
      </w:r>
      <w:r w:rsidR="00492B29" w:rsidRPr="00BD2E05">
        <w:rPr>
          <w:b/>
        </w:rPr>
        <w:t>:</w:t>
      </w:r>
    </w:p>
    <w:p w14:paraId="5BACD352" w14:textId="66833E4A" w:rsidR="00492B29" w:rsidRPr="007734BD" w:rsidRDefault="00492B29" w:rsidP="007734BD">
      <w:pPr>
        <w:pStyle w:val="Paragraphedeliste"/>
        <w:numPr>
          <w:ilvl w:val="0"/>
          <w:numId w:val="11"/>
        </w:numPr>
      </w:pPr>
      <w:r w:rsidRPr="007734BD">
        <w:rPr>
          <w:b/>
        </w:rPr>
        <w:t>Coupure de courant</w:t>
      </w:r>
      <w:r w:rsidRPr="007734BD">
        <w:t> : Lors d’une coupure d’alimentation d’un matériel électronique l’onduleur utilise sa batterie de secours pour fournir quelques minutes de courant à ce dernier.</w:t>
      </w:r>
    </w:p>
    <w:p w14:paraId="4305BBEC" w14:textId="21DD8B23" w:rsidR="00492B29" w:rsidRPr="007734BD" w:rsidRDefault="00492B29" w:rsidP="007734BD">
      <w:pPr>
        <w:pStyle w:val="Paragraphedeliste"/>
        <w:numPr>
          <w:ilvl w:val="0"/>
          <w:numId w:val="11"/>
        </w:numPr>
      </w:pPr>
      <w:r w:rsidRPr="007734BD">
        <w:rPr>
          <w:b/>
        </w:rPr>
        <w:t xml:space="preserve">Surtension et Pics de </w:t>
      </w:r>
      <w:r w:rsidR="00301B7E" w:rsidRPr="007734BD">
        <w:rPr>
          <w:b/>
        </w:rPr>
        <w:t>tension</w:t>
      </w:r>
      <w:r w:rsidR="00301B7E" w:rsidRPr="007734BD">
        <w:t xml:space="preserve"> :</w:t>
      </w:r>
      <w:r w:rsidRPr="007734BD">
        <w:t xml:space="preserve"> Si la valeur de la tension qui passe dans l’onduleur est supérieure à la valeur maximale prévue pour le fonctionnement n</w:t>
      </w:r>
      <w:r w:rsidR="00516E35" w:rsidRPr="007734BD">
        <w:t>ormal des appareils électriques connectés à l’onduleur.</w:t>
      </w:r>
    </w:p>
    <w:p w14:paraId="1A3013BC" w14:textId="02FB0622" w:rsidR="00516E35" w:rsidRPr="007734BD" w:rsidRDefault="00516E35" w:rsidP="007734BD">
      <w:pPr>
        <w:pStyle w:val="Paragraphedeliste"/>
        <w:numPr>
          <w:ilvl w:val="0"/>
          <w:numId w:val="11"/>
        </w:numPr>
      </w:pPr>
      <w:r w:rsidRPr="007734BD">
        <w:rPr>
          <w:b/>
        </w:rPr>
        <w:t xml:space="preserve">Sous-tension : </w:t>
      </w:r>
      <w:r w:rsidRPr="007734BD">
        <w:t>C’est le contraire de la Surtension, quand la tension n’est pas suffisante pour le fonctionnement normal des composants électriques l’onduleur utilise sa batterie de secours pour stabiliser la tension.</w:t>
      </w:r>
    </w:p>
    <w:p w14:paraId="7326ECC9" w14:textId="4537D032" w:rsidR="00516E35" w:rsidRPr="00BD2E05" w:rsidRDefault="00516E35" w:rsidP="00516E35">
      <w:pPr>
        <w:pStyle w:val="Titre3"/>
        <w:rPr>
          <w:color w:val="auto"/>
        </w:rPr>
      </w:pPr>
      <w:bookmarkStart w:id="89" w:name="_Toc530927508"/>
      <w:r w:rsidRPr="00BD2E05">
        <w:rPr>
          <w:color w:val="auto"/>
        </w:rPr>
        <w:t>Types d’UPS</w:t>
      </w:r>
      <w:bookmarkEnd w:id="89"/>
    </w:p>
    <w:p w14:paraId="093AFA97" w14:textId="7560BB2E" w:rsidR="00516E35" w:rsidRPr="00BD2E05" w:rsidRDefault="00516E35" w:rsidP="00516E35">
      <w:r w:rsidRPr="00BD2E05">
        <w:t xml:space="preserve">On trouve dans le marché, 3 </w:t>
      </w:r>
      <w:r w:rsidR="008D020E" w:rsidRPr="00BD2E05">
        <w:t>familles</w:t>
      </w:r>
      <w:r w:rsidRPr="00BD2E05">
        <w:t xml:space="preserve"> d’</w:t>
      </w:r>
      <w:r w:rsidR="008D020E" w:rsidRPr="00BD2E05">
        <w:t>onduleurs :</w:t>
      </w:r>
    </w:p>
    <w:p w14:paraId="1AF9C8FA" w14:textId="6808E984" w:rsidR="00426FF7" w:rsidRPr="00BD2E05" w:rsidRDefault="00426FF7" w:rsidP="00426FF7">
      <w:pPr>
        <w:pStyle w:val="Titre4"/>
        <w:rPr>
          <w:color w:val="auto"/>
        </w:rPr>
      </w:pPr>
      <w:bookmarkStart w:id="90" w:name="_Toc530927509"/>
      <w:r w:rsidRPr="00BD2E05">
        <w:rPr>
          <w:color w:val="auto"/>
        </w:rPr>
        <w:t>Off-line (Passive Standby)</w:t>
      </w:r>
      <w:bookmarkEnd w:id="90"/>
    </w:p>
    <w:p w14:paraId="2C087DDB" w14:textId="0CDEBD77" w:rsidR="008D020E" w:rsidRPr="007734BD" w:rsidRDefault="008D020E" w:rsidP="007734BD">
      <w:pPr>
        <w:pStyle w:val="Paragraphedeliste"/>
        <w:numPr>
          <w:ilvl w:val="0"/>
          <w:numId w:val="12"/>
        </w:numPr>
        <w:rPr>
          <w:b/>
        </w:rPr>
      </w:pPr>
      <w:r w:rsidRPr="007734BD">
        <w:t xml:space="preserve"> C’est le type</w:t>
      </w:r>
      <w:r w:rsidR="0002726E" w:rsidRPr="007734BD">
        <w:t xml:space="preserve"> le</w:t>
      </w:r>
      <w:r w:rsidRPr="007734BD">
        <w:t xml:space="preserve"> plus courant et</w:t>
      </w:r>
      <w:r w:rsidR="0002726E" w:rsidRPr="007734BD">
        <w:t xml:space="preserve"> le</w:t>
      </w:r>
      <w:r w:rsidRPr="007734BD">
        <w:t xml:space="preserve"> moins cher </w:t>
      </w:r>
      <w:r w:rsidR="0002726E" w:rsidRPr="007734BD">
        <w:t xml:space="preserve">que l’on trouve dans le marché il est par contre celui qui fournit le moins de protection car il </w:t>
      </w:r>
      <w:r w:rsidR="00D13D78" w:rsidRPr="007734BD">
        <w:t>ne protège pas contre les microcoupures.</w:t>
      </w:r>
      <w:r w:rsidR="00AF7A9C" w:rsidRPr="007734BD">
        <w:t xml:space="preserve"> Ce type d’UPS n’est pas conseillé si votre réseau électrique subit fréquemment des perturbations électriques</w:t>
      </w:r>
    </w:p>
    <w:p w14:paraId="6F241E41" w14:textId="77777777" w:rsidR="00F64578" w:rsidRPr="007734BD" w:rsidRDefault="00D13D78" w:rsidP="007734BD">
      <w:pPr>
        <w:pStyle w:val="Paragraphedeliste"/>
        <w:numPr>
          <w:ilvl w:val="0"/>
          <w:numId w:val="12"/>
        </w:numPr>
      </w:pPr>
      <w:r w:rsidRPr="007734BD">
        <w:t xml:space="preserve">Fonctionnement : </w:t>
      </w:r>
    </w:p>
    <w:p w14:paraId="06FCF5F6" w14:textId="714B41B1" w:rsidR="00D13D78" w:rsidRPr="007734BD" w:rsidRDefault="00D13D78" w:rsidP="007734BD">
      <w:pPr>
        <w:pStyle w:val="Paragraphedeliste"/>
        <w:numPr>
          <w:ilvl w:val="1"/>
          <w:numId w:val="12"/>
        </w:numPr>
      </w:pPr>
      <w:r w:rsidRPr="007734BD">
        <w:lastRenderedPageBreak/>
        <w:t xml:space="preserve">Le courant venant du secteur électrique passe par l’onduleur et alimente le matériel directement en passant juste par un </w:t>
      </w:r>
      <w:r w:rsidRPr="007734BD">
        <w:rPr>
          <w:b/>
        </w:rPr>
        <w:t>commutateur</w:t>
      </w:r>
      <w:r w:rsidRPr="007734BD">
        <w:t xml:space="preserve">. Un autre chemin fait le rechargement de la batterie en passant par un </w:t>
      </w:r>
      <w:r w:rsidRPr="007734BD">
        <w:rPr>
          <w:b/>
        </w:rPr>
        <w:t xml:space="preserve">redresseur </w:t>
      </w:r>
      <w:r w:rsidRPr="007734BD">
        <w:t>qui transforme le</w:t>
      </w:r>
      <w:r w:rsidR="00AF7A9C" w:rsidRPr="007734BD">
        <w:t xml:space="preserve"> courant alternatif en continue :</w:t>
      </w:r>
    </w:p>
    <w:p w14:paraId="3F62E755" w14:textId="41991CD9" w:rsidR="00D13D78" w:rsidRPr="00426FF7" w:rsidRDefault="00CA79C9" w:rsidP="007734BD">
      <w:pPr>
        <w:pStyle w:val="Paragraphedeliste"/>
        <w:numPr>
          <w:ilvl w:val="1"/>
          <w:numId w:val="12"/>
        </w:numPr>
      </w:pPr>
      <w:r w:rsidRPr="00426FF7">
        <w:rPr>
          <w:noProof/>
          <w:lang w:val="fr-FR" w:eastAsia="fr-FR"/>
        </w:rPr>
        <w:drawing>
          <wp:inline distT="0" distB="0" distL="0" distR="0" wp14:anchorId="29F49251" wp14:editId="269DFB5A">
            <wp:extent cx="3578225" cy="2135494"/>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578225" cy="2135494"/>
                    </a:xfrm>
                    <a:prstGeom prst="rect">
                      <a:avLst/>
                    </a:prstGeom>
                  </pic:spPr>
                </pic:pic>
              </a:graphicData>
            </a:graphic>
          </wp:inline>
        </w:drawing>
      </w:r>
    </w:p>
    <w:p w14:paraId="12F4DE88" w14:textId="74D85444" w:rsidR="00CA79C9" w:rsidRPr="007734BD" w:rsidRDefault="00CA79C9" w:rsidP="007734BD">
      <w:pPr>
        <w:pStyle w:val="Paragraphedeliste"/>
        <w:numPr>
          <w:ilvl w:val="1"/>
          <w:numId w:val="12"/>
        </w:numPr>
      </w:pPr>
      <w:r w:rsidRPr="007734BD">
        <w:t>En cas de coupure de courant le commutateur est activé et la batterie prend le relais, dans ce cas</w:t>
      </w:r>
      <w:r w:rsidR="00E12B5C" w:rsidRPr="007734BD">
        <w:t>,</w:t>
      </w:r>
      <w:r w:rsidRPr="007734BD">
        <w:t xml:space="preserve"> le courant continue qui sort de la batterie passe par un onduleur qui le t</w:t>
      </w:r>
      <w:r w:rsidR="00AF7A9C" w:rsidRPr="007734BD">
        <w:t>ransforme en courant alternatif :</w:t>
      </w:r>
    </w:p>
    <w:p w14:paraId="171CC51A" w14:textId="6FF1810E" w:rsidR="00CA79C9" w:rsidRPr="00426FF7" w:rsidRDefault="00CA79C9" w:rsidP="007734BD">
      <w:pPr>
        <w:pStyle w:val="Paragraphedeliste"/>
        <w:numPr>
          <w:ilvl w:val="1"/>
          <w:numId w:val="12"/>
        </w:numPr>
      </w:pPr>
      <w:r w:rsidRPr="00426FF7">
        <w:rPr>
          <w:noProof/>
          <w:lang w:val="fr-FR" w:eastAsia="fr-FR"/>
        </w:rPr>
        <w:drawing>
          <wp:inline distT="0" distB="0" distL="0" distR="0" wp14:anchorId="49CCC97B" wp14:editId="351C4E7F">
            <wp:extent cx="3543300" cy="2169344"/>
            <wp:effectExtent l="0" t="0" r="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2169344"/>
                    </a:xfrm>
                    <a:prstGeom prst="rect">
                      <a:avLst/>
                    </a:prstGeom>
                  </pic:spPr>
                </pic:pic>
              </a:graphicData>
            </a:graphic>
          </wp:inline>
        </w:drawing>
      </w:r>
    </w:p>
    <w:p w14:paraId="2F680B34" w14:textId="77777777" w:rsidR="00426FF7" w:rsidRPr="007734BD" w:rsidRDefault="00426FF7" w:rsidP="007734BD">
      <w:pPr>
        <w:pStyle w:val="Paragraphedeliste"/>
        <w:numPr>
          <w:ilvl w:val="1"/>
          <w:numId w:val="12"/>
        </w:numPr>
      </w:pPr>
      <w:r w:rsidRPr="007734BD">
        <w:t xml:space="preserve">Avantage : </w:t>
      </w:r>
    </w:p>
    <w:p w14:paraId="717DA167" w14:textId="5EE5C29E" w:rsidR="00426FF7" w:rsidRPr="007734BD" w:rsidRDefault="00426FF7" w:rsidP="007734BD">
      <w:pPr>
        <w:pStyle w:val="Paragraphedeliste"/>
        <w:numPr>
          <w:ilvl w:val="2"/>
          <w:numId w:val="12"/>
        </w:numPr>
      </w:pPr>
      <w:r w:rsidRPr="007734BD">
        <w:t>Prix</w:t>
      </w:r>
    </w:p>
    <w:p w14:paraId="747E343B" w14:textId="2FAAE9E2" w:rsidR="00426FF7" w:rsidRPr="007734BD" w:rsidRDefault="00426FF7" w:rsidP="007734BD">
      <w:pPr>
        <w:pStyle w:val="Paragraphedeliste"/>
        <w:numPr>
          <w:ilvl w:val="1"/>
          <w:numId w:val="12"/>
        </w:numPr>
      </w:pPr>
      <w:r w:rsidRPr="007734BD">
        <w:t xml:space="preserve">Désavantages : </w:t>
      </w:r>
    </w:p>
    <w:p w14:paraId="31CAF20E" w14:textId="6801CC73" w:rsidR="00426FF7" w:rsidRPr="007734BD" w:rsidRDefault="00426FF7" w:rsidP="007734BD">
      <w:pPr>
        <w:pStyle w:val="Paragraphedeliste"/>
        <w:numPr>
          <w:ilvl w:val="2"/>
          <w:numId w:val="12"/>
        </w:numPr>
      </w:pPr>
      <w:r w:rsidRPr="007734BD">
        <w:t>Temps de bascule trop élevé.</w:t>
      </w:r>
    </w:p>
    <w:p w14:paraId="1EF0F7CA" w14:textId="4F989064" w:rsidR="00442226" w:rsidRPr="007734BD" w:rsidRDefault="00426FF7" w:rsidP="007734BD">
      <w:pPr>
        <w:pStyle w:val="Paragraphedeliste"/>
        <w:numPr>
          <w:ilvl w:val="2"/>
          <w:numId w:val="12"/>
        </w:numPr>
      </w:pPr>
      <w:r w:rsidRPr="007734BD">
        <w:t>E</w:t>
      </w:r>
      <w:r w:rsidR="00442226" w:rsidRPr="007734BD">
        <w:t>n cas de sous-tension et surtension une bascule vers la batterie et aussi nécessaire.</w:t>
      </w:r>
    </w:p>
    <w:p w14:paraId="2AE82319" w14:textId="6CE763C0" w:rsidR="00426FF7" w:rsidRPr="00426FF7" w:rsidRDefault="00426FF7" w:rsidP="00426FF7">
      <w:pPr>
        <w:pStyle w:val="Titre4"/>
        <w:rPr>
          <w:color w:val="00B050"/>
        </w:rPr>
      </w:pPr>
      <w:bookmarkStart w:id="91" w:name="_Toc530927510"/>
      <w:r w:rsidRPr="00BD2E05">
        <w:rPr>
          <w:color w:val="auto"/>
        </w:rPr>
        <w:t>In-line (Line-Interactive):</w:t>
      </w:r>
      <w:bookmarkEnd w:id="91"/>
    </w:p>
    <w:p w14:paraId="5D82982E" w14:textId="24C8E133" w:rsidR="00426FF7" w:rsidRPr="007734BD" w:rsidRDefault="00426FF7" w:rsidP="007734BD">
      <w:pPr>
        <w:pStyle w:val="Paragraphedeliste"/>
        <w:numPr>
          <w:ilvl w:val="0"/>
          <w:numId w:val="12"/>
        </w:numPr>
        <w:rPr>
          <w:b/>
        </w:rPr>
      </w:pPr>
      <w:r w:rsidRPr="007734BD">
        <w:t>C’est une version améliorée du Off-line.</w:t>
      </w:r>
    </w:p>
    <w:p w14:paraId="497435F9" w14:textId="1B06663E" w:rsidR="00426FF7" w:rsidRPr="007734BD" w:rsidRDefault="00426FF7" w:rsidP="007734BD">
      <w:pPr>
        <w:pStyle w:val="Paragraphedeliste"/>
        <w:numPr>
          <w:ilvl w:val="0"/>
          <w:numId w:val="12"/>
        </w:numPr>
        <w:rPr>
          <w:b/>
        </w:rPr>
      </w:pPr>
      <w:r w:rsidRPr="007734BD">
        <w:t>Fonctionnement :</w:t>
      </w:r>
      <w:r w:rsidRPr="007734BD">
        <w:tab/>
      </w:r>
    </w:p>
    <w:p w14:paraId="7DFA99E3" w14:textId="37549327" w:rsidR="008D020E" w:rsidRPr="007734BD" w:rsidRDefault="00426FF7" w:rsidP="007734BD">
      <w:pPr>
        <w:pStyle w:val="Paragraphedeliste"/>
        <w:numPr>
          <w:ilvl w:val="1"/>
          <w:numId w:val="12"/>
        </w:numPr>
        <w:rPr>
          <w:b/>
        </w:rPr>
      </w:pPr>
      <w:r w:rsidRPr="007734BD">
        <w:t>Dans ce type d’UPS le matériel est alimenté en permanence par le secteur qui régule la tension fournie. Il fait aussi le rechargement de la batterie en passante par en transformateur de courant.</w:t>
      </w:r>
    </w:p>
    <w:p w14:paraId="1400D01D" w14:textId="7BB4F079" w:rsidR="00426FF7" w:rsidRPr="00426FF7" w:rsidRDefault="00426FF7" w:rsidP="007734BD">
      <w:pPr>
        <w:pStyle w:val="Paragraphedeliste"/>
        <w:numPr>
          <w:ilvl w:val="1"/>
          <w:numId w:val="12"/>
        </w:numPr>
      </w:pPr>
      <w:r w:rsidRPr="00426FF7">
        <w:rPr>
          <w:noProof/>
          <w:lang w:val="fr-FR" w:eastAsia="fr-FR"/>
        </w:rPr>
        <w:lastRenderedPageBreak/>
        <w:drawing>
          <wp:inline distT="0" distB="0" distL="0" distR="0" wp14:anchorId="1977CF7E" wp14:editId="0D50AAC0">
            <wp:extent cx="3752850" cy="2057654"/>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78471" cy="2071702"/>
                    </a:xfrm>
                    <a:prstGeom prst="rect">
                      <a:avLst/>
                    </a:prstGeom>
                  </pic:spPr>
                </pic:pic>
              </a:graphicData>
            </a:graphic>
          </wp:inline>
        </w:drawing>
      </w:r>
    </w:p>
    <w:p w14:paraId="677A5B60" w14:textId="73E37937" w:rsidR="00426FF7" w:rsidRPr="007734BD" w:rsidRDefault="00426FF7" w:rsidP="007734BD">
      <w:pPr>
        <w:pStyle w:val="Paragraphedeliste"/>
        <w:numPr>
          <w:ilvl w:val="1"/>
          <w:numId w:val="12"/>
        </w:numPr>
        <w:rPr>
          <w:b/>
        </w:rPr>
      </w:pPr>
      <w:r w:rsidRPr="007734BD">
        <w:t>En cas de coupure de courant la batterie de l’onduleur prend le relais pendant quelques minutes (selon puissance de l’onduleur) pour que l’utilisateur puisse sauver ses documents et arrêter l’équipement correctement (le courant continu est transformé en alternatif par un onduleur).</w:t>
      </w:r>
    </w:p>
    <w:p w14:paraId="78AE2505" w14:textId="642B76BE" w:rsidR="00426FF7" w:rsidRPr="007734BD" w:rsidRDefault="00426FF7" w:rsidP="007734BD">
      <w:pPr>
        <w:pStyle w:val="Paragraphedeliste"/>
        <w:numPr>
          <w:ilvl w:val="1"/>
          <w:numId w:val="12"/>
        </w:numPr>
      </w:pPr>
      <w:r w:rsidRPr="007734BD">
        <w:rPr>
          <w:noProof/>
          <w:lang w:val="fr-FR" w:eastAsia="fr-FR"/>
        </w:rPr>
        <w:drawing>
          <wp:inline distT="0" distB="0" distL="0" distR="0" wp14:anchorId="47690DC5" wp14:editId="74BE04FA">
            <wp:extent cx="3705225" cy="1973942"/>
            <wp:effectExtent l="0" t="0" r="0" b="762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5263" cy="1984617"/>
                    </a:xfrm>
                    <a:prstGeom prst="rect">
                      <a:avLst/>
                    </a:prstGeom>
                  </pic:spPr>
                </pic:pic>
              </a:graphicData>
            </a:graphic>
          </wp:inline>
        </w:drawing>
      </w:r>
    </w:p>
    <w:p w14:paraId="6E7722AF" w14:textId="77777777" w:rsidR="00426FF7" w:rsidRPr="007734BD" w:rsidRDefault="00426FF7" w:rsidP="007734BD">
      <w:pPr>
        <w:pStyle w:val="Paragraphedeliste"/>
        <w:numPr>
          <w:ilvl w:val="1"/>
          <w:numId w:val="12"/>
        </w:numPr>
      </w:pPr>
      <w:r w:rsidRPr="007734BD">
        <w:t xml:space="preserve">Avantages : </w:t>
      </w:r>
    </w:p>
    <w:p w14:paraId="72774850" w14:textId="09E0E425" w:rsidR="00426FF7" w:rsidRPr="007734BD" w:rsidRDefault="00426FF7" w:rsidP="007734BD">
      <w:pPr>
        <w:pStyle w:val="Paragraphedeliste"/>
        <w:numPr>
          <w:ilvl w:val="2"/>
          <w:numId w:val="12"/>
        </w:numPr>
      </w:pPr>
      <w:r w:rsidRPr="007734BD">
        <w:t>Temps de bascule très court.</w:t>
      </w:r>
    </w:p>
    <w:p w14:paraId="5AAAE950" w14:textId="456DD3C5" w:rsidR="00426FF7" w:rsidRPr="007734BD" w:rsidRDefault="00426FF7" w:rsidP="007734BD">
      <w:pPr>
        <w:pStyle w:val="Paragraphedeliste"/>
        <w:numPr>
          <w:ilvl w:val="2"/>
          <w:numId w:val="12"/>
        </w:numPr>
      </w:pPr>
      <w:r w:rsidRPr="007734BD">
        <w:t>Logiciel fournis de gestion fourni avec, permettant de voir l’état de l’onduleur et d’arrêter automatiquement le système proprement en cas d’absence de l’utilisateur.</w:t>
      </w:r>
    </w:p>
    <w:p w14:paraId="1A96F7F4" w14:textId="5DDEC333" w:rsidR="00426FF7" w:rsidRPr="007734BD" w:rsidRDefault="00426FF7" w:rsidP="007734BD">
      <w:pPr>
        <w:pStyle w:val="Paragraphedeliste"/>
        <w:numPr>
          <w:ilvl w:val="1"/>
          <w:numId w:val="12"/>
        </w:numPr>
      </w:pPr>
      <w:r w:rsidRPr="007734BD">
        <w:t>Désavantages : Prix légèrement élevé.</w:t>
      </w:r>
    </w:p>
    <w:p w14:paraId="42DFC761" w14:textId="77777777" w:rsidR="00426FF7" w:rsidRPr="00426FF7" w:rsidRDefault="00426FF7" w:rsidP="007734BD">
      <w:pPr>
        <w:pStyle w:val="Paragraphedeliste"/>
      </w:pPr>
    </w:p>
    <w:p w14:paraId="4B3F363A" w14:textId="1ABC5762" w:rsidR="008D020E" w:rsidRPr="00BD2E05" w:rsidRDefault="00426FF7" w:rsidP="00426FF7">
      <w:pPr>
        <w:pStyle w:val="Titre4"/>
        <w:rPr>
          <w:color w:val="auto"/>
        </w:rPr>
      </w:pPr>
      <w:bookmarkStart w:id="92" w:name="_Toc530927511"/>
      <w:r w:rsidRPr="00BD2E05">
        <w:rPr>
          <w:color w:val="auto"/>
        </w:rPr>
        <w:t>On-line (Double conversion)</w:t>
      </w:r>
      <w:bookmarkEnd w:id="92"/>
    </w:p>
    <w:p w14:paraId="46711980" w14:textId="0DD009D2" w:rsidR="00426FF7" w:rsidRPr="007734BD" w:rsidRDefault="00426FF7" w:rsidP="007734BD">
      <w:pPr>
        <w:pStyle w:val="Paragraphedeliste"/>
        <w:numPr>
          <w:ilvl w:val="0"/>
          <w:numId w:val="13"/>
        </w:numPr>
      </w:pPr>
      <w:r w:rsidRPr="007734BD">
        <w:t>C’est un onduleur hybride, son utilisation est conseillée même en cas de réseaux électriques très perturbés.</w:t>
      </w:r>
    </w:p>
    <w:p w14:paraId="0E378C5E" w14:textId="398E08F6" w:rsidR="00426FF7" w:rsidRPr="007734BD" w:rsidRDefault="00426FF7" w:rsidP="007734BD">
      <w:pPr>
        <w:pStyle w:val="Paragraphedeliste"/>
        <w:numPr>
          <w:ilvl w:val="0"/>
          <w:numId w:val="13"/>
        </w:numPr>
      </w:pPr>
      <w:r w:rsidRPr="007734BD">
        <w:t>Fonctionnement sans By-</w:t>
      </w:r>
      <w:r w:rsidR="00363E3D" w:rsidRPr="007734BD">
        <w:t>pass :</w:t>
      </w:r>
    </w:p>
    <w:p w14:paraId="23C5E4F6" w14:textId="09214AB4" w:rsidR="00426FF7" w:rsidRPr="007734BD" w:rsidRDefault="00426FF7" w:rsidP="007734BD">
      <w:pPr>
        <w:pStyle w:val="Paragraphedeliste"/>
        <w:numPr>
          <w:ilvl w:val="1"/>
          <w:numId w:val="13"/>
        </w:numPr>
      </w:pPr>
      <w:r w:rsidRPr="007734BD">
        <w:t xml:space="preserve">Le courant venant de la prise électrique passe par un redresseur qui transforme le courant alternatif en courant continu et ce dernier fait la recharge de la batterie. </w:t>
      </w:r>
    </w:p>
    <w:p w14:paraId="5D3B7ED5" w14:textId="51DC401A" w:rsidR="00426FF7" w:rsidRPr="007734BD" w:rsidRDefault="00426FF7" w:rsidP="007734BD">
      <w:pPr>
        <w:pStyle w:val="Paragraphedeliste"/>
        <w:numPr>
          <w:ilvl w:val="1"/>
          <w:numId w:val="13"/>
        </w:numPr>
      </w:pPr>
      <w:r w:rsidRPr="007734BD">
        <w:t>Un autre courant continu sort de batterie et passe par un onduleur qui le transforme en courant alternatif permettant ainsi l’alimentation des matériaux connecté à la sortie de l’onduleur.</w:t>
      </w:r>
    </w:p>
    <w:p w14:paraId="09941338" w14:textId="210F4F51" w:rsidR="00426FF7" w:rsidRPr="00426FF7" w:rsidRDefault="00426FF7" w:rsidP="007734BD">
      <w:pPr>
        <w:pStyle w:val="Paragraphedeliste"/>
        <w:numPr>
          <w:ilvl w:val="1"/>
          <w:numId w:val="13"/>
        </w:numPr>
      </w:pPr>
      <w:r w:rsidRPr="00426FF7">
        <w:rPr>
          <w:noProof/>
          <w:lang w:val="fr-FR" w:eastAsia="fr-FR"/>
        </w:rPr>
        <w:lastRenderedPageBreak/>
        <w:drawing>
          <wp:inline distT="0" distB="0" distL="0" distR="0" wp14:anchorId="360A6007" wp14:editId="098C9E0E">
            <wp:extent cx="4152900" cy="2401081"/>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69804" cy="2410855"/>
                    </a:xfrm>
                    <a:prstGeom prst="rect">
                      <a:avLst/>
                    </a:prstGeom>
                  </pic:spPr>
                </pic:pic>
              </a:graphicData>
            </a:graphic>
          </wp:inline>
        </w:drawing>
      </w:r>
    </w:p>
    <w:p w14:paraId="6362A1CD" w14:textId="328EBA26" w:rsidR="00426FF7" w:rsidRPr="00426FF7" w:rsidRDefault="00426FF7" w:rsidP="007734BD">
      <w:pPr>
        <w:pStyle w:val="Paragraphedeliste"/>
        <w:numPr>
          <w:ilvl w:val="1"/>
          <w:numId w:val="13"/>
        </w:numPr>
      </w:pPr>
      <w:r w:rsidRPr="00426FF7">
        <w:t>En cas de coupure de courant la batterie continue à alimenter l’équipement.</w:t>
      </w:r>
    </w:p>
    <w:p w14:paraId="45E4A28C" w14:textId="326332BC" w:rsidR="00426FF7" w:rsidRPr="00426FF7" w:rsidRDefault="00426FF7" w:rsidP="007734BD">
      <w:pPr>
        <w:pStyle w:val="Paragraphedeliste"/>
        <w:numPr>
          <w:ilvl w:val="1"/>
          <w:numId w:val="13"/>
        </w:numPr>
      </w:pPr>
      <w:r w:rsidRPr="00426FF7">
        <w:rPr>
          <w:noProof/>
          <w:lang w:val="fr-FR" w:eastAsia="fr-FR"/>
        </w:rPr>
        <w:drawing>
          <wp:inline distT="0" distB="0" distL="0" distR="0" wp14:anchorId="229E1BAF" wp14:editId="1103C54B">
            <wp:extent cx="3825875" cy="2127642"/>
            <wp:effectExtent l="0" t="0" r="3175" b="63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31794" cy="2130934"/>
                    </a:xfrm>
                    <a:prstGeom prst="rect">
                      <a:avLst/>
                    </a:prstGeom>
                  </pic:spPr>
                </pic:pic>
              </a:graphicData>
            </a:graphic>
          </wp:inline>
        </w:drawing>
      </w:r>
    </w:p>
    <w:p w14:paraId="65E70CD2" w14:textId="77777777" w:rsidR="00426FF7" w:rsidRPr="00426FF7" w:rsidRDefault="00426FF7" w:rsidP="007734BD">
      <w:pPr>
        <w:pStyle w:val="Paragraphedeliste"/>
      </w:pPr>
    </w:p>
    <w:p w14:paraId="269A61C7" w14:textId="77777777" w:rsidR="00426FF7" w:rsidRPr="00426FF7" w:rsidRDefault="00426FF7" w:rsidP="007734BD">
      <w:pPr>
        <w:pStyle w:val="Paragraphedeliste"/>
        <w:numPr>
          <w:ilvl w:val="1"/>
          <w:numId w:val="13"/>
        </w:numPr>
      </w:pPr>
      <w:r w:rsidRPr="00426FF7">
        <w:t>Fonctionnement avec By-pass :</w:t>
      </w:r>
    </w:p>
    <w:p w14:paraId="0A809778" w14:textId="7C8B2325" w:rsidR="00426FF7" w:rsidRPr="00426FF7" w:rsidRDefault="00426FF7" w:rsidP="007734BD">
      <w:pPr>
        <w:pStyle w:val="Paragraphedeliste"/>
        <w:numPr>
          <w:ilvl w:val="2"/>
          <w:numId w:val="13"/>
        </w:numPr>
      </w:pPr>
      <w:r w:rsidRPr="00426FF7">
        <w:t xml:space="preserve">Son fonctionnement est le même d’un onduleur Off-line. </w:t>
      </w:r>
    </w:p>
    <w:p w14:paraId="00D02BB8" w14:textId="5D3B2F31" w:rsidR="00426FF7" w:rsidRPr="00426FF7" w:rsidRDefault="00426FF7" w:rsidP="007734BD">
      <w:pPr>
        <w:pStyle w:val="Paragraphedeliste"/>
        <w:numPr>
          <w:ilvl w:val="1"/>
          <w:numId w:val="13"/>
        </w:numPr>
      </w:pPr>
      <w:r w:rsidRPr="00426FF7">
        <w:t>Avantages :</w:t>
      </w:r>
    </w:p>
    <w:p w14:paraId="428E5A4B" w14:textId="31D2DB53" w:rsidR="00426FF7" w:rsidRPr="00426FF7" w:rsidRDefault="00426FF7" w:rsidP="007734BD">
      <w:pPr>
        <w:pStyle w:val="Paragraphedeliste"/>
        <w:numPr>
          <w:ilvl w:val="2"/>
          <w:numId w:val="13"/>
        </w:numPr>
      </w:pPr>
      <w:r w:rsidRPr="00426FF7">
        <w:t>Temps de bascule vers la batterie égale à nul.</w:t>
      </w:r>
    </w:p>
    <w:p w14:paraId="62374BBB" w14:textId="6F2070C0" w:rsidR="00426FF7" w:rsidRPr="00426FF7" w:rsidRDefault="00426FF7" w:rsidP="007734BD">
      <w:pPr>
        <w:pStyle w:val="Paragraphedeliste"/>
        <w:numPr>
          <w:ilvl w:val="2"/>
          <w:numId w:val="13"/>
        </w:numPr>
      </w:pPr>
      <w:r w:rsidRPr="00426FF7">
        <w:t>Conseillée même en cas de réseaux électriques très perturbés</w:t>
      </w:r>
    </w:p>
    <w:p w14:paraId="4A92641E" w14:textId="2A601F0A" w:rsidR="00426FF7" w:rsidRPr="00426FF7" w:rsidRDefault="00426FF7" w:rsidP="007734BD">
      <w:pPr>
        <w:pStyle w:val="Paragraphedeliste"/>
        <w:numPr>
          <w:ilvl w:val="2"/>
          <w:numId w:val="13"/>
        </w:numPr>
      </w:pPr>
      <w:r w:rsidRPr="00426FF7">
        <w:t>Logiciel de gestion et d’arrêt automatique.</w:t>
      </w:r>
    </w:p>
    <w:p w14:paraId="449395CE" w14:textId="0A9801C9" w:rsidR="00426FF7" w:rsidRPr="00426FF7" w:rsidRDefault="00426FF7" w:rsidP="007734BD">
      <w:pPr>
        <w:pStyle w:val="Paragraphedeliste"/>
        <w:numPr>
          <w:ilvl w:val="1"/>
          <w:numId w:val="13"/>
        </w:numPr>
      </w:pPr>
      <w:r w:rsidRPr="00426FF7">
        <w:t>Désavantages : Prix</w:t>
      </w:r>
    </w:p>
    <w:p w14:paraId="04893857" w14:textId="53072C4A" w:rsidR="00426FF7" w:rsidRPr="00BD2E05" w:rsidRDefault="00426FF7" w:rsidP="00426FF7">
      <w:pPr>
        <w:pStyle w:val="Titre3"/>
        <w:rPr>
          <w:color w:val="auto"/>
        </w:rPr>
      </w:pPr>
      <w:bookmarkStart w:id="93" w:name="_Toc530927512"/>
      <w:r w:rsidRPr="00BD2E05">
        <w:rPr>
          <w:color w:val="auto"/>
        </w:rPr>
        <w:t>Comment choisir son Onduleur</w:t>
      </w:r>
      <w:bookmarkEnd w:id="93"/>
    </w:p>
    <w:p w14:paraId="553AE767" w14:textId="25103420" w:rsidR="00426FF7" w:rsidRPr="00BD2E05" w:rsidRDefault="00426FF7" w:rsidP="00426FF7">
      <w:r w:rsidRPr="00BD2E05">
        <w:t>Maintenant que nous connaissons les types d’onduleur et nous sommes désormais capables d’en choisir un selon notre utilisation, nous nous rendons compte qu’il existe des différents niveaux de puissances pour chaque onduleur.</w:t>
      </w:r>
    </w:p>
    <w:p w14:paraId="09D4C01D" w14:textId="530406A8" w:rsidR="00426FF7" w:rsidRPr="00426FF7" w:rsidRDefault="00426FF7" w:rsidP="007734BD">
      <w:pPr>
        <w:pStyle w:val="Paragraphedeliste"/>
        <w:numPr>
          <w:ilvl w:val="0"/>
          <w:numId w:val="14"/>
        </w:numPr>
      </w:pPr>
      <w:r w:rsidRPr="00426FF7">
        <w:t>Notion de puissance</w:t>
      </w:r>
    </w:p>
    <w:p w14:paraId="5C803BC3" w14:textId="4EDDD04C" w:rsidR="00426FF7" w:rsidRPr="00426FF7" w:rsidRDefault="00426FF7" w:rsidP="007734BD">
      <w:pPr>
        <w:pStyle w:val="Paragraphedeliste"/>
        <w:numPr>
          <w:ilvl w:val="1"/>
          <w:numId w:val="14"/>
        </w:numPr>
      </w:pPr>
      <w:r w:rsidRPr="00426FF7">
        <w:t>La puissance d’un onduleur est donnée en V.A (volts ampères). Pour bien choisir l’onduleur le mieux adapté il faut faire la somme de la consommation de tous les équipements que nous allons lui connecter.</w:t>
      </w:r>
    </w:p>
    <w:p w14:paraId="2E8CC3EF" w14:textId="62F877A4" w:rsidR="00426FF7" w:rsidRPr="00426FF7" w:rsidRDefault="00426FF7" w:rsidP="007734BD">
      <w:pPr>
        <w:pStyle w:val="Paragraphedeliste"/>
        <w:numPr>
          <w:ilvl w:val="1"/>
          <w:numId w:val="14"/>
        </w:numPr>
      </w:pPr>
      <w:r w:rsidRPr="00426FF7">
        <w:t>En général les équipements informatiques expriment une consommation en Watts. Dans ce cas il faut convertir les Watts en VA avec la formule suivante :</w:t>
      </w:r>
    </w:p>
    <w:p w14:paraId="7B111BB9" w14:textId="53166367" w:rsidR="00426FF7" w:rsidRPr="007734BD" w:rsidRDefault="00426FF7" w:rsidP="007734BD">
      <w:pPr>
        <w:pStyle w:val="Paragraphedeliste"/>
        <w:numPr>
          <w:ilvl w:val="2"/>
          <w:numId w:val="14"/>
        </w:numPr>
      </w:pPr>
      <w:r w:rsidRPr="007734BD">
        <w:t>Nombre de VA = Nombre de Watts / 0.66</w:t>
      </w:r>
    </w:p>
    <w:p w14:paraId="6F10AA67" w14:textId="35BBAD96" w:rsidR="00426FF7" w:rsidRPr="007734BD" w:rsidRDefault="00426FF7" w:rsidP="007734BD">
      <w:pPr>
        <w:pStyle w:val="Paragraphedeliste"/>
        <w:numPr>
          <w:ilvl w:val="2"/>
          <w:numId w:val="14"/>
        </w:numPr>
      </w:pPr>
      <w:r w:rsidRPr="007734BD">
        <w:t xml:space="preserve">Exemple : </w:t>
      </w:r>
    </w:p>
    <w:p w14:paraId="7BFF2CE1" w14:textId="498BBB17" w:rsidR="00426FF7" w:rsidRPr="007734BD" w:rsidRDefault="00426FF7" w:rsidP="007734BD">
      <w:pPr>
        <w:pStyle w:val="Paragraphedeliste"/>
        <w:numPr>
          <w:ilvl w:val="3"/>
          <w:numId w:val="14"/>
        </w:numPr>
      </w:pPr>
      <w:r w:rsidRPr="007734BD">
        <w:t>1 PC 300W</w:t>
      </w:r>
    </w:p>
    <w:p w14:paraId="109535BA" w14:textId="7B5E25C5" w:rsidR="00426FF7" w:rsidRPr="007734BD" w:rsidRDefault="00426FF7" w:rsidP="007734BD">
      <w:pPr>
        <w:pStyle w:val="Paragraphedeliste"/>
        <w:numPr>
          <w:ilvl w:val="3"/>
          <w:numId w:val="14"/>
        </w:numPr>
      </w:pPr>
      <w:r w:rsidRPr="007734BD">
        <w:t>1 écran 90W</w:t>
      </w:r>
    </w:p>
    <w:p w14:paraId="48F133D7" w14:textId="1F794041" w:rsidR="00426FF7" w:rsidRPr="007734BD" w:rsidRDefault="00426FF7" w:rsidP="007734BD">
      <w:pPr>
        <w:pStyle w:val="Paragraphedeliste"/>
        <w:numPr>
          <w:ilvl w:val="3"/>
          <w:numId w:val="14"/>
        </w:numPr>
      </w:pPr>
      <w:r w:rsidRPr="007734BD">
        <w:lastRenderedPageBreak/>
        <w:t>Somme 390W</w:t>
      </w:r>
    </w:p>
    <w:p w14:paraId="09A2C061" w14:textId="08037B75" w:rsidR="00426FF7" w:rsidRPr="007734BD" w:rsidRDefault="00426FF7" w:rsidP="007734BD">
      <w:pPr>
        <w:pStyle w:val="Paragraphedeliste"/>
        <w:numPr>
          <w:ilvl w:val="3"/>
          <w:numId w:val="14"/>
        </w:numPr>
      </w:pPr>
      <w:r w:rsidRPr="007734BD">
        <w:t>VA= 390 / 0.66</w:t>
      </w:r>
    </w:p>
    <w:p w14:paraId="08A3DBD9" w14:textId="303BAAD9" w:rsidR="00426FF7" w:rsidRPr="007734BD" w:rsidRDefault="00426FF7" w:rsidP="007734BD">
      <w:pPr>
        <w:pStyle w:val="Paragraphedeliste"/>
        <w:numPr>
          <w:ilvl w:val="3"/>
          <w:numId w:val="14"/>
        </w:numPr>
      </w:pPr>
      <w:r w:rsidRPr="007734BD">
        <w:t>VA = 590VA</w:t>
      </w:r>
    </w:p>
    <w:p w14:paraId="7C1609AA" w14:textId="5A7ACA46" w:rsidR="00500409" w:rsidRPr="00584457" w:rsidRDefault="00500409" w:rsidP="00500409">
      <w:pPr>
        <w:pStyle w:val="Titre2"/>
        <w:rPr>
          <w:color w:val="ED7D31" w:themeColor="accent2"/>
        </w:rPr>
      </w:pPr>
      <w:bookmarkStart w:id="94" w:name="_Toc530927513"/>
      <w:r w:rsidRPr="00584457">
        <w:rPr>
          <w:color w:val="ED7D31" w:themeColor="accent2"/>
        </w:rPr>
        <w:t>DRP – Plan de reprise d’activité</w:t>
      </w:r>
      <w:bookmarkEnd w:id="94"/>
    </w:p>
    <w:p w14:paraId="33AEBF44" w14:textId="031A5EA2" w:rsidR="00500409" w:rsidRPr="00584457" w:rsidRDefault="00500409" w:rsidP="00500409">
      <w:pPr>
        <w:rPr>
          <w:color w:val="ED7D31" w:themeColor="accent2"/>
        </w:rPr>
      </w:pPr>
      <w:r w:rsidRPr="00584457">
        <w:rPr>
          <w:color w:val="ED7D31" w:themeColor="accent2"/>
        </w:rPr>
        <w:t xml:space="preserve">Un plan de reprise </w:t>
      </w:r>
      <w:r w:rsidR="001E0226" w:rsidRPr="00584457">
        <w:rPr>
          <w:color w:val="ED7D31" w:themeColor="accent2"/>
        </w:rPr>
        <w:t>d’activité (</w:t>
      </w:r>
      <w:r w:rsidRPr="00584457">
        <w:rPr>
          <w:color w:val="ED7D31" w:themeColor="accent2"/>
        </w:rPr>
        <w:t>Disaster Recovery Plan) a comme objectif de prévoir par anticipation les mécanismes d’une infrastructure informatique dans les meilleurs délais. Ceci s’applique lors d’un important sinistre ou d’incidents.</w:t>
      </w:r>
    </w:p>
    <w:p w14:paraId="7BB99720" w14:textId="3001E2EE" w:rsidR="007734BD" w:rsidRPr="00584457" w:rsidRDefault="007734BD" w:rsidP="00500409">
      <w:pPr>
        <w:rPr>
          <w:color w:val="ED7D31" w:themeColor="accent2"/>
        </w:rPr>
      </w:pPr>
      <w:r w:rsidRPr="00584457">
        <w:rPr>
          <w:color w:val="ED7D31" w:themeColor="accent2"/>
        </w:rPr>
        <w:t xml:space="preserve">Le plan de reprise d’activité diffère du plan de continuité d’activité : </w:t>
      </w:r>
    </w:p>
    <w:p w14:paraId="25AD1D7B" w14:textId="07CEDD45" w:rsidR="007734BD" w:rsidRPr="00584457" w:rsidRDefault="007734BD" w:rsidP="007734BD">
      <w:pPr>
        <w:pStyle w:val="Paragraphedeliste"/>
        <w:rPr>
          <w:color w:val="ED7D31" w:themeColor="accent2"/>
        </w:rPr>
      </w:pPr>
      <w:r w:rsidRPr="00584457">
        <w:rPr>
          <w:color w:val="ED7D31" w:themeColor="accent2"/>
        </w:rPr>
        <w:t>Le plan de reprise d’activité</w:t>
      </w:r>
      <w:r w:rsidR="007153B4" w:rsidRPr="00584457">
        <w:rPr>
          <w:color w:val="ED7D31" w:themeColor="accent2"/>
        </w:rPr>
        <w:t xml:space="preserve"> sera </w:t>
      </w:r>
      <w:r w:rsidR="00C67346" w:rsidRPr="00584457">
        <w:rPr>
          <w:color w:val="ED7D31" w:themeColor="accent2"/>
        </w:rPr>
        <w:t>la solution technique permettant la reprise suite à un sinistre informatique.</w:t>
      </w:r>
    </w:p>
    <w:p w14:paraId="260B581D" w14:textId="0C261E43" w:rsidR="00C67346" w:rsidRPr="00584457" w:rsidRDefault="00C67346" w:rsidP="007734BD">
      <w:pPr>
        <w:pStyle w:val="Paragraphedeliste"/>
        <w:rPr>
          <w:color w:val="ED7D31" w:themeColor="accent2"/>
        </w:rPr>
      </w:pPr>
      <w:r w:rsidRPr="00584457">
        <w:rPr>
          <w:color w:val="ED7D31" w:themeColor="accent2"/>
        </w:rPr>
        <w:t>Le plan de continuité d’activité est un document générique et surtout stratégique, planifiant et détaillant les types d’actions pour gérer une catastrophe ou un sinistre grave.</w:t>
      </w:r>
    </w:p>
    <w:p w14:paraId="618B4204" w14:textId="3351FDCE" w:rsidR="002037AA" w:rsidRPr="00584457" w:rsidRDefault="00076E34" w:rsidP="00076E34">
      <w:pPr>
        <w:rPr>
          <w:color w:val="ED7D31" w:themeColor="accent2"/>
        </w:rPr>
      </w:pPr>
      <w:r w:rsidRPr="00584457">
        <w:rPr>
          <w:color w:val="ED7D31" w:themeColor="accent2"/>
        </w:rPr>
        <w:t>Les plans de reprise d’activité sont conçus et évoluent en fonction des besoins du business.</w:t>
      </w:r>
    </w:p>
    <w:p w14:paraId="138AB77F" w14:textId="44B9C672" w:rsidR="002037AA" w:rsidRPr="00584457" w:rsidRDefault="002037AA" w:rsidP="002037AA">
      <w:pPr>
        <w:pStyle w:val="Titre3"/>
        <w:rPr>
          <w:color w:val="ED7D31" w:themeColor="accent2"/>
        </w:rPr>
      </w:pPr>
      <w:bookmarkStart w:id="95" w:name="_Toc530927514"/>
      <w:r w:rsidRPr="00584457">
        <w:rPr>
          <w:color w:val="ED7D31" w:themeColor="accent2"/>
        </w:rPr>
        <w:t>RTO</w:t>
      </w:r>
      <w:bookmarkEnd w:id="95"/>
    </w:p>
    <w:p w14:paraId="145CB864" w14:textId="77777777" w:rsidR="00D75970" w:rsidRPr="00584457" w:rsidRDefault="002037AA" w:rsidP="002037AA">
      <w:pPr>
        <w:rPr>
          <w:color w:val="ED7D31" w:themeColor="accent2"/>
        </w:rPr>
      </w:pPr>
      <w:r w:rsidRPr="00584457">
        <w:rPr>
          <w:color w:val="ED7D31" w:themeColor="accent2"/>
        </w:rPr>
        <w:t>Le RTO, La Durée maximale d’interruption admissible (Return Time on Objective) détermine la durée maximale acceptable pendant lequel une ressource informatique peut être indisponible suite à un sinistre.</w:t>
      </w:r>
    </w:p>
    <w:p w14:paraId="5F549350" w14:textId="77777777" w:rsidR="00D75970" w:rsidRPr="00584457" w:rsidRDefault="00D75970" w:rsidP="002037AA">
      <w:pPr>
        <w:rPr>
          <w:color w:val="ED7D31" w:themeColor="accent2"/>
        </w:rPr>
      </w:pPr>
      <w:r w:rsidRPr="00584457">
        <w:rPr>
          <w:color w:val="ED7D31" w:themeColor="accent2"/>
        </w:rPr>
        <w:t>Cette durée d’interruption comprend :</w:t>
      </w:r>
    </w:p>
    <w:p w14:paraId="25FED35D" w14:textId="4F07C8DA" w:rsidR="002037AA" w:rsidRPr="00584457" w:rsidRDefault="00D75970" w:rsidP="00D75970">
      <w:pPr>
        <w:pStyle w:val="Paragraphedeliste"/>
        <w:rPr>
          <w:color w:val="ED7D31" w:themeColor="accent2"/>
        </w:rPr>
      </w:pPr>
      <w:r w:rsidRPr="00584457">
        <w:rPr>
          <w:color w:val="ED7D31" w:themeColor="accent2"/>
        </w:rPr>
        <w:t>Le délai de détection</w:t>
      </w:r>
    </w:p>
    <w:p w14:paraId="78B1223E" w14:textId="5D8DFC47" w:rsidR="00D75970" w:rsidRPr="00584457" w:rsidRDefault="00D75970" w:rsidP="00D75970">
      <w:pPr>
        <w:pStyle w:val="Paragraphedeliste"/>
        <w:rPr>
          <w:color w:val="ED7D31" w:themeColor="accent2"/>
        </w:rPr>
      </w:pPr>
      <w:r w:rsidRPr="00584457">
        <w:rPr>
          <w:color w:val="ED7D31" w:themeColor="accent2"/>
        </w:rPr>
        <w:t>Le temps nécessaire à la décision pour lancer la procédure de reprise</w:t>
      </w:r>
    </w:p>
    <w:p w14:paraId="2B1411BA" w14:textId="335F4E3D" w:rsidR="00D75970" w:rsidRPr="00584457" w:rsidRDefault="00D75970" w:rsidP="00D75970">
      <w:pPr>
        <w:pStyle w:val="Paragraphedeliste"/>
        <w:rPr>
          <w:color w:val="ED7D31" w:themeColor="accent2"/>
        </w:rPr>
      </w:pPr>
      <w:r w:rsidRPr="00584457">
        <w:rPr>
          <w:color w:val="ED7D31" w:themeColor="accent2"/>
        </w:rPr>
        <w:t>Le délai de mise en œuvre du plan de reprise d’activité</w:t>
      </w:r>
    </w:p>
    <w:p w14:paraId="6A493E31" w14:textId="76F2EA54" w:rsidR="00655539" w:rsidRPr="00584457" w:rsidRDefault="00655539" w:rsidP="00655539">
      <w:pPr>
        <w:pStyle w:val="Titre3"/>
        <w:rPr>
          <w:color w:val="ED7D31" w:themeColor="accent2"/>
        </w:rPr>
      </w:pPr>
      <w:bookmarkStart w:id="96" w:name="_Toc530927515"/>
      <w:r w:rsidRPr="00584457">
        <w:rPr>
          <w:color w:val="ED7D31" w:themeColor="accent2"/>
        </w:rPr>
        <w:t>RPO</w:t>
      </w:r>
      <w:bookmarkEnd w:id="96"/>
    </w:p>
    <w:p w14:paraId="6014920C" w14:textId="4BAA9307" w:rsidR="00655539" w:rsidRPr="00584457" w:rsidRDefault="00655539" w:rsidP="00655539">
      <w:pPr>
        <w:rPr>
          <w:color w:val="ED7D31" w:themeColor="accent2"/>
        </w:rPr>
      </w:pPr>
      <w:r w:rsidRPr="00584457">
        <w:rPr>
          <w:color w:val="ED7D31" w:themeColor="accent2"/>
        </w:rPr>
        <w:t>Le RPO, La Perte de Données Maximale Admissible (Recovery Point Objective</w:t>
      </w:r>
      <w:r w:rsidR="006A590F" w:rsidRPr="00584457">
        <w:rPr>
          <w:color w:val="ED7D31" w:themeColor="accent2"/>
        </w:rPr>
        <w:t>) détermine la quantité maximale de données qui peut être perdue suite à un sinistre. Cette quantité est la différence entre la dernière sauvegarde valide et le sinistre.</w:t>
      </w:r>
    </w:p>
    <w:p w14:paraId="42BCDBF4" w14:textId="6E9D9ADD" w:rsidR="00BA3F1C" w:rsidRPr="00584457" w:rsidRDefault="00BA3F1C" w:rsidP="00BA3F1C">
      <w:pPr>
        <w:pStyle w:val="Titre3"/>
        <w:rPr>
          <w:color w:val="ED7D31" w:themeColor="accent2"/>
        </w:rPr>
      </w:pPr>
      <w:bookmarkStart w:id="97" w:name="_Toc530927516"/>
      <w:r w:rsidRPr="00584457">
        <w:rPr>
          <w:color w:val="ED7D31" w:themeColor="accent2"/>
        </w:rPr>
        <w:t>Schématisation d’un incident</w:t>
      </w:r>
      <w:bookmarkEnd w:id="97"/>
    </w:p>
    <w:p w14:paraId="499E5934" w14:textId="5AD0F77B" w:rsidR="00BA3F1C" w:rsidRPr="00584457" w:rsidRDefault="00BA3F1C" w:rsidP="00BA3F1C">
      <w:pPr>
        <w:rPr>
          <w:color w:val="ED7D31" w:themeColor="accent2"/>
        </w:rPr>
      </w:pPr>
      <w:r w:rsidRPr="00584457">
        <w:rPr>
          <w:color w:val="ED7D31" w:themeColor="accent2"/>
        </w:rPr>
        <w:t xml:space="preserve">Le schéma ci-dessous représente l’évolution du niveau de service dans le temps : </w:t>
      </w:r>
    </w:p>
    <w:p w14:paraId="006A1EFF" w14:textId="1D934315" w:rsidR="00BA3F1C" w:rsidRPr="00BA3F1C" w:rsidRDefault="00BA3F1C" w:rsidP="00BA3F1C">
      <w:pPr>
        <w:jc w:val="center"/>
      </w:pPr>
      <w:r>
        <w:rPr>
          <w:noProof/>
          <w:lang w:val="fr-FR" w:eastAsia="fr-FR"/>
        </w:rPr>
        <w:drawing>
          <wp:inline distT="0" distB="0" distL="0" distR="0" wp14:anchorId="0634AE54" wp14:editId="24A80C62">
            <wp:extent cx="4484759" cy="2052364"/>
            <wp:effectExtent l="0" t="0" r="0" b="508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84759" cy="2052364"/>
                    </a:xfrm>
                    <a:prstGeom prst="rect">
                      <a:avLst/>
                    </a:prstGeom>
                    <a:noFill/>
                    <a:ln>
                      <a:noFill/>
                    </a:ln>
                  </pic:spPr>
                </pic:pic>
              </a:graphicData>
            </a:graphic>
          </wp:inline>
        </w:drawing>
      </w:r>
    </w:p>
    <w:p w14:paraId="1C904B67" w14:textId="3AC2A629" w:rsidR="00935A52" w:rsidRDefault="00935A52" w:rsidP="00935A52"/>
    <w:p w14:paraId="586D3C2C" w14:textId="64624D5C" w:rsidR="00733767" w:rsidRDefault="00733767" w:rsidP="00935A52"/>
    <w:p w14:paraId="2A3EAB53" w14:textId="74368920" w:rsidR="00733767" w:rsidRPr="00584457" w:rsidRDefault="00733767" w:rsidP="00733767">
      <w:pPr>
        <w:pStyle w:val="Titre2"/>
        <w:rPr>
          <w:color w:val="00B050"/>
        </w:rPr>
      </w:pPr>
      <w:r w:rsidRPr="00584457">
        <w:rPr>
          <w:color w:val="00B050"/>
        </w:rPr>
        <w:t>iSCSI</w:t>
      </w:r>
    </w:p>
    <w:p w14:paraId="6B377421" w14:textId="062D45DE" w:rsidR="00733767" w:rsidRPr="00584457" w:rsidRDefault="00733767" w:rsidP="00733767">
      <w:pPr>
        <w:rPr>
          <w:color w:val="00B050"/>
        </w:rPr>
      </w:pPr>
      <w:r w:rsidRPr="00584457">
        <w:rPr>
          <w:color w:val="00B050"/>
        </w:rPr>
        <w:t>Le i</w:t>
      </w:r>
      <w:r w:rsidR="00BB56AF" w:rsidRPr="00584457">
        <w:rPr>
          <w:color w:val="00B050"/>
        </w:rPr>
        <w:t>SCSI</w:t>
      </w:r>
      <w:r w:rsidRPr="00584457">
        <w:rPr>
          <w:color w:val="00B050"/>
        </w:rPr>
        <w:t xml:space="preserve"> </w:t>
      </w:r>
      <w:r w:rsidR="00791F1B" w:rsidRPr="00584457">
        <w:rPr>
          <w:color w:val="00B050"/>
        </w:rPr>
        <w:t>(acronyme</w:t>
      </w:r>
      <w:r w:rsidRPr="00584457">
        <w:rPr>
          <w:color w:val="00B050"/>
        </w:rPr>
        <w:t xml:space="preserve"> pour Internet Small Computer Sy</w:t>
      </w:r>
      <w:r w:rsidR="00791F1B" w:rsidRPr="00584457">
        <w:rPr>
          <w:color w:val="00B050"/>
        </w:rPr>
        <w:t xml:space="preserve">stem Interface) est un standard de stockage en réseaux </w:t>
      </w:r>
      <w:r w:rsidR="00BB56AF" w:rsidRPr="00584457">
        <w:rPr>
          <w:color w:val="00B050"/>
        </w:rPr>
        <w:t>en utilisant le protocole</w:t>
      </w:r>
      <w:r w:rsidR="00791F1B" w:rsidRPr="00584457">
        <w:rPr>
          <w:color w:val="00B050"/>
        </w:rPr>
        <w:t xml:space="preserve"> internet (IP) pour relier une interface et un dispositif de stockage de donnés.</w:t>
      </w:r>
    </w:p>
    <w:p w14:paraId="7EEC0123" w14:textId="1BAD2FCA" w:rsidR="00791F1B" w:rsidRPr="00584457" w:rsidRDefault="00791F1B" w:rsidP="00791F1B">
      <w:pPr>
        <w:pStyle w:val="Titre3"/>
        <w:rPr>
          <w:color w:val="00B050"/>
        </w:rPr>
      </w:pPr>
      <w:r w:rsidRPr="00584457">
        <w:rPr>
          <w:color w:val="00B050"/>
        </w:rPr>
        <w:t>Utilité</w:t>
      </w:r>
    </w:p>
    <w:p w14:paraId="5E0F18BF" w14:textId="51670B26" w:rsidR="00340066" w:rsidRPr="00584457" w:rsidRDefault="00340066" w:rsidP="00340066">
      <w:pPr>
        <w:rPr>
          <w:color w:val="00B050"/>
        </w:rPr>
      </w:pPr>
      <w:r w:rsidRPr="00584457">
        <w:rPr>
          <w:color w:val="00B050"/>
        </w:rPr>
        <w:t>Pendant trois ans IBM a lancé dans ses laboratoires des recherches afin de trouver un protocole intermédiaire entre l’</w:t>
      </w:r>
      <w:r w:rsidRPr="00584457">
        <w:rPr>
          <w:b/>
          <w:color w:val="00B050"/>
        </w:rPr>
        <w:t>IP</w:t>
      </w:r>
      <w:r w:rsidRPr="00584457">
        <w:rPr>
          <w:color w:val="00B050"/>
        </w:rPr>
        <w:t xml:space="preserve"> et le </w:t>
      </w:r>
      <w:r w:rsidRPr="00584457">
        <w:rPr>
          <w:b/>
          <w:color w:val="00B050"/>
        </w:rPr>
        <w:t>SCSI</w:t>
      </w:r>
      <w:r w:rsidRPr="00584457">
        <w:rPr>
          <w:color w:val="00B050"/>
        </w:rPr>
        <w:t xml:space="preserve"> </w:t>
      </w:r>
      <w:r w:rsidR="00BB56AF" w:rsidRPr="00584457">
        <w:rPr>
          <w:color w:val="00B050"/>
        </w:rPr>
        <w:t>(standard</w:t>
      </w:r>
      <w:r w:rsidRPr="00584457">
        <w:rPr>
          <w:color w:val="00B050"/>
        </w:rPr>
        <w:t xml:space="preserve"> pour la connexion des dispositifs de stockage), le </w:t>
      </w:r>
      <w:r w:rsidRPr="00584457">
        <w:rPr>
          <w:b/>
          <w:color w:val="00B050"/>
        </w:rPr>
        <w:t>iSCSI</w:t>
      </w:r>
      <w:r w:rsidRPr="00584457">
        <w:rPr>
          <w:color w:val="00B050"/>
        </w:rPr>
        <w:t xml:space="preserve"> ou </w:t>
      </w:r>
      <w:r w:rsidRPr="00584457">
        <w:rPr>
          <w:b/>
          <w:color w:val="00B050"/>
        </w:rPr>
        <w:t>SCSI</w:t>
      </w:r>
      <w:r w:rsidRPr="00584457">
        <w:rPr>
          <w:color w:val="00B050"/>
        </w:rPr>
        <w:t xml:space="preserve"> sur </w:t>
      </w:r>
      <w:r w:rsidRPr="00584457">
        <w:rPr>
          <w:b/>
          <w:color w:val="00B050"/>
        </w:rPr>
        <w:t>IP</w:t>
      </w:r>
      <w:r w:rsidRPr="00584457">
        <w:rPr>
          <w:color w:val="00B050"/>
        </w:rPr>
        <w:t xml:space="preserve">. </w:t>
      </w:r>
    </w:p>
    <w:p w14:paraId="0EDB342C" w14:textId="378A81F2" w:rsidR="00340066" w:rsidRPr="00584457" w:rsidRDefault="00791F1B" w:rsidP="00791F1B">
      <w:pPr>
        <w:rPr>
          <w:color w:val="00B050"/>
        </w:rPr>
      </w:pPr>
      <w:r w:rsidRPr="00584457">
        <w:rPr>
          <w:color w:val="00B050"/>
        </w:rPr>
        <w:t xml:space="preserve">Le protocole </w:t>
      </w:r>
      <w:r w:rsidRPr="00584457">
        <w:rPr>
          <w:b/>
          <w:color w:val="00B050"/>
        </w:rPr>
        <w:t>iSCSI</w:t>
      </w:r>
      <w:r w:rsidRPr="00584457">
        <w:rPr>
          <w:color w:val="00B050"/>
        </w:rPr>
        <w:t xml:space="preserve"> est né afin de pouvoir interconnecter des sous-systèmes de stockage ou de sauvegarde en utilisant le réseau IP et les infrastructures de transport qui le soutiennes (Ethernet, ATM, etc).</w:t>
      </w:r>
    </w:p>
    <w:p w14:paraId="2C714D97" w14:textId="5994A6A8" w:rsidR="00791F1B" w:rsidRPr="00584457" w:rsidRDefault="00340066" w:rsidP="00340066">
      <w:pPr>
        <w:rPr>
          <w:color w:val="00B050"/>
        </w:rPr>
      </w:pPr>
      <w:r w:rsidRPr="00584457">
        <w:rPr>
          <w:noProof/>
          <w:color w:val="00B050"/>
          <w:lang w:val="fr-FR" w:eastAsia="fr-FR"/>
        </w:rPr>
        <w:drawing>
          <wp:inline distT="0" distB="0" distL="0" distR="0" wp14:anchorId="7C62EB25" wp14:editId="0B87D02B">
            <wp:extent cx="4276187" cy="12192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94761" cy="1224496"/>
                    </a:xfrm>
                    <a:prstGeom prst="rect">
                      <a:avLst/>
                    </a:prstGeom>
                  </pic:spPr>
                </pic:pic>
              </a:graphicData>
            </a:graphic>
          </wp:inline>
        </w:drawing>
      </w:r>
    </w:p>
    <w:p w14:paraId="05DB89AA" w14:textId="52B52C44" w:rsidR="00340066" w:rsidRPr="00584457" w:rsidRDefault="00340066" w:rsidP="00340066">
      <w:pPr>
        <w:rPr>
          <w:color w:val="00B050"/>
        </w:rPr>
      </w:pPr>
      <w:r w:rsidRPr="00584457">
        <w:rPr>
          <w:color w:val="00B050"/>
        </w:rPr>
        <w:t>iSCSI n’est rien d’autre qu’un traducteur qui transforme l</w:t>
      </w:r>
      <w:r w:rsidR="00C6462B" w:rsidRPr="00584457">
        <w:rPr>
          <w:color w:val="00B050"/>
        </w:rPr>
        <w:t>es paquets IP en blocs de données SCSI et inversement. Il est comparable au protocole de téléchargement de fichiers FTP.</w:t>
      </w:r>
    </w:p>
    <w:p w14:paraId="0B700C8A" w14:textId="0BC1A37E" w:rsidR="00285A14" w:rsidRPr="00584457" w:rsidRDefault="00C6462B" w:rsidP="00285A14">
      <w:pPr>
        <w:rPr>
          <w:color w:val="00B050"/>
          <w:sz w:val="27"/>
          <w:szCs w:val="27"/>
        </w:rPr>
      </w:pPr>
      <w:r w:rsidRPr="00584457">
        <w:rPr>
          <w:color w:val="00B050"/>
        </w:rPr>
        <w:t xml:space="preserve">Afin de simuler une connexion logique continue, iSCSI envoie plusieurs connexions TCP simultanément, elles seront considérées comme un seul canal de transmission et identifiées comme de la même session iSCSI. </w:t>
      </w:r>
      <w:r w:rsidR="00285A14" w:rsidRPr="00584457">
        <w:rPr>
          <w:color w:val="00B050"/>
        </w:rPr>
        <w:t xml:space="preserve">Les instructions et les données iSCSI sont envoyées en désordre. Le destinataire doit avoir un </w:t>
      </w:r>
      <w:r w:rsidR="00285A14" w:rsidRPr="00584457">
        <w:rPr>
          <w:b/>
          <w:color w:val="00B050"/>
        </w:rPr>
        <w:t>contrôleur iSCSI</w:t>
      </w:r>
      <w:r w:rsidR="00285A14" w:rsidRPr="00584457">
        <w:rPr>
          <w:color w:val="00B050"/>
        </w:rPr>
        <w:t xml:space="preserve"> (un pilote logiciel ou une carte adaptatrice spécifique), ce denier mettra les instructions et les segments de blocs de données dans leur bon ordre.</w:t>
      </w:r>
    </w:p>
    <w:p w14:paraId="592AD9AB" w14:textId="1EA9D937" w:rsidR="00285A14" w:rsidRPr="00584457" w:rsidRDefault="00BB56AF" w:rsidP="00340066">
      <w:pPr>
        <w:rPr>
          <w:color w:val="00B050"/>
        </w:rPr>
      </w:pPr>
      <w:r w:rsidRPr="00584457">
        <w:rPr>
          <w:noProof/>
          <w:color w:val="00B050"/>
          <w:lang w:val="fr-FR" w:eastAsia="fr-FR"/>
        </w:rPr>
        <w:drawing>
          <wp:anchor distT="0" distB="0" distL="114300" distR="114300" simplePos="0" relativeHeight="251691008" behindDoc="0" locked="0" layoutInCell="1" allowOverlap="1" wp14:anchorId="03104F85" wp14:editId="56336EC1">
            <wp:simplePos x="0" y="0"/>
            <wp:positionH relativeFrom="margin">
              <wp:align>center</wp:align>
            </wp:positionH>
            <wp:positionV relativeFrom="paragraph">
              <wp:posOffset>-4445</wp:posOffset>
            </wp:positionV>
            <wp:extent cx="4358640" cy="3038475"/>
            <wp:effectExtent l="0" t="0" r="3810"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358640" cy="3038475"/>
                    </a:xfrm>
                    <a:prstGeom prst="rect">
                      <a:avLst/>
                    </a:prstGeom>
                  </pic:spPr>
                </pic:pic>
              </a:graphicData>
            </a:graphic>
            <wp14:sizeRelH relativeFrom="margin">
              <wp14:pctWidth>0</wp14:pctWidth>
            </wp14:sizeRelH>
            <wp14:sizeRelV relativeFrom="margin">
              <wp14:pctHeight>0</wp14:pctHeight>
            </wp14:sizeRelV>
          </wp:anchor>
        </w:drawing>
      </w:r>
    </w:p>
    <w:p w14:paraId="72E29E0D" w14:textId="27558A4C" w:rsidR="00C6462B" w:rsidRPr="00791F1B" w:rsidRDefault="00C6462B" w:rsidP="00340066"/>
    <w:p w14:paraId="4E81C18D" w14:textId="31574C30" w:rsidR="00A97195" w:rsidRDefault="00A97195" w:rsidP="00410E42">
      <w:pPr>
        <w:pStyle w:val="Titre1"/>
        <w:pageBreakBefore/>
        <w:rPr>
          <w:lang w:eastAsia="fr-CH"/>
        </w:rPr>
      </w:pPr>
      <w:bookmarkStart w:id="98" w:name="_Toc530927517"/>
      <w:r>
        <w:rPr>
          <w:lang w:eastAsia="fr-CH"/>
        </w:rPr>
        <w:lastRenderedPageBreak/>
        <w:t>Partie 3</w:t>
      </w:r>
      <w:bookmarkEnd w:id="98"/>
    </w:p>
    <w:p w14:paraId="08EBAF69" w14:textId="02C5E6D6" w:rsidR="003D007D" w:rsidRDefault="003D007D" w:rsidP="003D007D">
      <w:pPr>
        <w:pStyle w:val="Titre1"/>
        <w:pageBreakBefore/>
        <w:rPr>
          <w:lang w:eastAsia="fr-CH"/>
        </w:rPr>
      </w:pPr>
      <w:bookmarkStart w:id="99" w:name="_Toc530927518"/>
      <w:r>
        <w:rPr>
          <w:lang w:eastAsia="fr-CH"/>
        </w:rPr>
        <w:lastRenderedPageBreak/>
        <w:t>Sources</w:t>
      </w:r>
      <w:bookmarkEnd w:id="99"/>
    </w:p>
    <w:tbl>
      <w:tblPr>
        <w:tblStyle w:val="TableauGrille2"/>
        <w:tblW w:w="0" w:type="auto"/>
        <w:tblLook w:val="04A0" w:firstRow="1" w:lastRow="0" w:firstColumn="1" w:lastColumn="0" w:noHBand="0" w:noVBand="1"/>
      </w:tblPr>
      <w:tblGrid>
        <w:gridCol w:w="578"/>
        <w:gridCol w:w="8492"/>
      </w:tblGrid>
      <w:tr w:rsidR="003D007D" w14:paraId="340470A7" w14:textId="77777777" w:rsidTr="003D0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E373D07" w14:textId="49E053CE" w:rsidR="003D007D" w:rsidRDefault="003D007D" w:rsidP="003D007D">
            <w:pPr>
              <w:rPr>
                <w:lang w:eastAsia="fr-CH"/>
              </w:rPr>
            </w:pPr>
            <w:r>
              <w:rPr>
                <w:lang w:eastAsia="fr-CH"/>
              </w:rPr>
              <w:t>N° de page</w:t>
            </w:r>
          </w:p>
        </w:tc>
        <w:tc>
          <w:tcPr>
            <w:tcW w:w="7359" w:type="dxa"/>
          </w:tcPr>
          <w:p w14:paraId="382D117B" w14:textId="25598017" w:rsidR="003D007D" w:rsidRDefault="003D007D" w:rsidP="003D007D">
            <w:pPr>
              <w:cnfStyle w:val="100000000000" w:firstRow="1" w:lastRow="0" w:firstColumn="0" w:lastColumn="0" w:oddVBand="0" w:evenVBand="0" w:oddHBand="0" w:evenHBand="0" w:firstRowFirstColumn="0" w:firstRowLastColumn="0" w:lastRowFirstColumn="0" w:lastRowLastColumn="0"/>
              <w:rPr>
                <w:lang w:eastAsia="fr-CH"/>
              </w:rPr>
            </w:pPr>
            <w:r>
              <w:rPr>
                <w:lang w:eastAsia="fr-CH"/>
              </w:rPr>
              <w:t>Lien de la source</w:t>
            </w:r>
          </w:p>
        </w:tc>
      </w:tr>
      <w:tr w:rsidR="003D007D" w14:paraId="2525DA0A" w14:textId="77777777" w:rsidTr="003D0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9628FC2" w14:textId="61BC761B" w:rsidR="003D007D" w:rsidRDefault="003D007D" w:rsidP="003D007D">
            <w:pPr>
              <w:jc w:val="center"/>
              <w:rPr>
                <w:lang w:eastAsia="fr-CH"/>
              </w:rPr>
            </w:pPr>
            <w:r w:rsidRPr="003D007D">
              <w:rPr>
                <w:highlight w:val="lightGray"/>
                <w:lang w:eastAsia="fr-CH"/>
              </w:rPr>
              <w:t>5</w:t>
            </w:r>
          </w:p>
        </w:tc>
        <w:tc>
          <w:tcPr>
            <w:tcW w:w="7359" w:type="dxa"/>
          </w:tcPr>
          <w:p w14:paraId="4531DE31" w14:textId="533F10F7" w:rsidR="003D007D" w:rsidRDefault="00884944" w:rsidP="003D007D">
            <w:pPr>
              <w:cnfStyle w:val="000000100000" w:firstRow="0" w:lastRow="0" w:firstColumn="0" w:lastColumn="0" w:oddVBand="0" w:evenVBand="0" w:oddHBand="1" w:evenHBand="0" w:firstRowFirstColumn="0" w:firstRowLastColumn="0" w:lastRowFirstColumn="0" w:lastRowLastColumn="0"/>
              <w:rPr>
                <w:lang w:eastAsia="fr-CH"/>
              </w:rPr>
            </w:pPr>
            <w:hyperlink r:id="rId47" w:history="1">
              <w:r w:rsidR="003D007D" w:rsidRPr="003D007D">
                <w:rPr>
                  <w:rStyle w:val="Lienhypertexte"/>
                  <w:highlight w:val="lightGray"/>
                </w:rPr>
                <w:t>https://www.casinosbarriere.com/fr/montreux.html</w:t>
              </w:r>
            </w:hyperlink>
          </w:p>
        </w:tc>
      </w:tr>
      <w:tr w:rsidR="003D007D" w14:paraId="7618984A" w14:textId="77777777" w:rsidTr="003D007D">
        <w:tc>
          <w:tcPr>
            <w:cnfStyle w:val="001000000000" w:firstRow="0" w:lastRow="0" w:firstColumn="1" w:lastColumn="0" w:oddVBand="0" w:evenVBand="0" w:oddHBand="0" w:evenHBand="0" w:firstRowFirstColumn="0" w:firstRowLastColumn="0" w:lastRowFirstColumn="0" w:lastRowLastColumn="0"/>
            <w:tcW w:w="1701" w:type="dxa"/>
          </w:tcPr>
          <w:p w14:paraId="382A7C1D" w14:textId="718D7721" w:rsidR="003D007D" w:rsidRDefault="00B62CB3" w:rsidP="003D007D">
            <w:pPr>
              <w:jc w:val="center"/>
              <w:rPr>
                <w:lang w:eastAsia="fr-CH"/>
              </w:rPr>
            </w:pPr>
            <w:r>
              <w:rPr>
                <w:lang w:eastAsia="fr-CH"/>
              </w:rPr>
              <w:t>7</w:t>
            </w:r>
          </w:p>
        </w:tc>
        <w:tc>
          <w:tcPr>
            <w:tcW w:w="7359" w:type="dxa"/>
          </w:tcPr>
          <w:p w14:paraId="50E82D24" w14:textId="7BDD03E5" w:rsidR="003D007D" w:rsidRDefault="00884944" w:rsidP="003D007D">
            <w:pPr>
              <w:cnfStyle w:val="000000000000" w:firstRow="0" w:lastRow="0" w:firstColumn="0" w:lastColumn="0" w:oddVBand="0" w:evenVBand="0" w:oddHBand="0" w:evenHBand="0" w:firstRowFirstColumn="0" w:firstRowLastColumn="0" w:lastRowFirstColumn="0" w:lastRowLastColumn="0"/>
              <w:rPr>
                <w:lang w:eastAsia="fr-CH"/>
              </w:rPr>
            </w:pPr>
            <w:hyperlink r:id="rId48" w:history="1">
              <w:r w:rsidR="00B62CB3" w:rsidRPr="00006F5D">
                <w:rPr>
                  <w:rStyle w:val="Lienhypertexte"/>
                </w:rPr>
                <w:t>https://www.loro.ch</w:t>
              </w:r>
            </w:hyperlink>
          </w:p>
        </w:tc>
      </w:tr>
      <w:tr w:rsidR="003D007D" w14:paraId="26893C14" w14:textId="77777777" w:rsidTr="003D0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8974366" w14:textId="43020992" w:rsidR="003D007D" w:rsidRDefault="00105B71" w:rsidP="003D007D">
            <w:pPr>
              <w:jc w:val="center"/>
              <w:rPr>
                <w:lang w:eastAsia="fr-CH"/>
              </w:rPr>
            </w:pPr>
            <w:r w:rsidRPr="00512BD6">
              <w:rPr>
                <w:highlight w:val="lightGray"/>
                <w:lang w:eastAsia="fr-CH"/>
              </w:rPr>
              <w:t>10</w:t>
            </w:r>
          </w:p>
        </w:tc>
        <w:tc>
          <w:tcPr>
            <w:tcW w:w="7359" w:type="dxa"/>
          </w:tcPr>
          <w:p w14:paraId="4E0164EA" w14:textId="70E9104E" w:rsidR="003D007D" w:rsidRDefault="00884944" w:rsidP="003D007D">
            <w:pPr>
              <w:cnfStyle w:val="000000100000" w:firstRow="0" w:lastRow="0" w:firstColumn="0" w:lastColumn="0" w:oddVBand="0" w:evenVBand="0" w:oddHBand="1" w:evenHBand="0" w:firstRowFirstColumn="0" w:firstRowLastColumn="0" w:lastRowFirstColumn="0" w:lastRowLastColumn="0"/>
              <w:rPr>
                <w:lang w:eastAsia="fr-CH"/>
              </w:rPr>
            </w:pPr>
            <w:hyperlink r:id="rId49" w:history="1">
              <w:r w:rsidR="00105B71" w:rsidRPr="00512BD6">
                <w:rPr>
                  <w:rStyle w:val="Lienhypertexte"/>
                  <w:highlight w:val="lightGray"/>
                </w:rPr>
                <w:t>https://www.vtx.ch</w:t>
              </w:r>
            </w:hyperlink>
          </w:p>
        </w:tc>
      </w:tr>
      <w:tr w:rsidR="003D007D" w14:paraId="4EC86656" w14:textId="77777777" w:rsidTr="003D007D">
        <w:tc>
          <w:tcPr>
            <w:cnfStyle w:val="001000000000" w:firstRow="0" w:lastRow="0" w:firstColumn="1" w:lastColumn="0" w:oddVBand="0" w:evenVBand="0" w:oddHBand="0" w:evenHBand="0" w:firstRowFirstColumn="0" w:firstRowLastColumn="0" w:lastRowFirstColumn="0" w:lastRowLastColumn="0"/>
            <w:tcW w:w="1701" w:type="dxa"/>
          </w:tcPr>
          <w:p w14:paraId="79D28149" w14:textId="7FEE13D2" w:rsidR="003D007D" w:rsidRDefault="00105B71" w:rsidP="003D007D">
            <w:pPr>
              <w:jc w:val="center"/>
              <w:rPr>
                <w:lang w:eastAsia="fr-CH"/>
              </w:rPr>
            </w:pPr>
            <w:r>
              <w:rPr>
                <w:lang w:eastAsia="fr-CH"/>
              </w:rPr>
              <w:t>12</w:t>
            </w:r>
          </w:p>
        </w:tc>
        <w:tc>
          <w:tcPr>
            <w:tcW w:w="7359" w:type="dxa"/>
          </w:tcPr>
          <w:p w14:paraId="1BB6CC4D" w14:textId="1A0BAADB" w:rsidR="003D007D" w:rsidRDefault="00105B71" w:rsidP="003D007D">
            <w:pPr>
              <w:cnfStyle w:val="000000000000" w:firstRow="0" w:lastRow="0" w:firstColumn="0" w:lastColumn="0" w:oddVBand="0" w:evenVBand="0" w:oddHBand="0" w:evenHBand="0" w:firstRowFirstColumn="0" w:firstRowLastColumn="0" w:lastRowFirstColumn="0" w:lastRowLastColumn="0"/>
              <w:rPr>
                <w:lang w:eastAsia="fr-CH"/>
              </w:rPr>
            </w:pPr>
            <w:r w:rsidRPr="00105B71">
              <w:rPr>
                <w:lang w:eastAsia="fr-CH"/>
              </w:rPr>
              <w:t>http://www.unil.ch</w:t>
            </w:r>
          </w:p>
        </w:tc>
      </w:tr>
      <w:tr w:rsidR="00595B95" w14:paraId="04EBB858" w14:textId="77777777" w:rsidTr="003D0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78D0966" w14:textId="7559CAA5" w:rsidR="00595B95" w:rsidRDefault="00595B95" w:rsidP="003D007D">
            <w:pPr>
              <w:jc w:val="center"/>
              <w:rPr>
                <w:lang w:eastAsia="fr-CH"/>
              </w:rPr>
            </w:pPr>
            <w:r>
              <w:rPr>
                <w:lang w:eastAsia="fr-CH"/>
              </w:rPr>
              <w:t>14</w:t>
            </w:r>
          </w:p>
        </w:tc>
        <w:tc>
          <w:tcPr>
            <w:tcW w:w="7359" w:type="dxa"/>
          </w:tcPr>
          <w:p w14:paraId="6D4403B8" w14:textId="77777777" w:rsidR="00595B95" w:rsidRDefault="00884944" w:rsidP="003D007D">
            <w:pPr>
              <w:cnfStyle w:val="000000100000" w:firstRow="0" w:lastRow="0" w:firstColumn="0" w:lastColumn="0" w:oddVBand="0" w:evenVBand="0" w:oddHBand="1" w:evenHBand="0" w:firstRowFirstColumn="0" w:firstRowLastColumn="0" w:lastRowFirstColumn="0" w:lastRowLastColumn="0"/>
              <w:rPr>
                <w:rStyle w:val="Lienhypertexte"/>
                <w:lang w:val="fr-FR"/>
              </w:rPr>
            </w:pPr>
            <w:hyperlink r:id="rId50" w:history="1">
              <w:r w:rsidR="00595B95" w:rsidRPr="00EE19F8">
                <w:rPr>
                  <w:rStyle w:val="Lienhypertexte"/>
                  <w:lang w:val="fr-FR"/>
                </w:rPr>
                <w:t>https://fr.wikipedia.org/wiki/Grappe_de_serveurs</w:t>
              </w:r>
            </w:hyperlink>
          </w:p>
          <w:p w14:paraId="68AE61D3" w14:textId="654FA313" w:rsidR="00595B95" w:rsidRPr="00105B71" w:rsidRDefault="00884944" w:rsidP="003D007D">
            <w:pPr>
              <w:cnfStyle w:val="000000100000" w:firstRow="0" w:lastRow="0" w:firstColumn="0" w:lastColumn="0" w:oddVBand="0" w:evenVBand="0" w:oddHBand="1" w:evenHBand="0" w:firstRowFirstColumn="0" w:firstRowLastColumn="0" w:lastRowFirstColumn="0" w:lastRowLastColumn="0"/>
              <w:rPr>
                <w:lang w:eastAsia="fr-CH"/>
              </w:rPr>
            </w:pPr>
            <w:hyperlink r:id="rId51" w:history="1">
              <w:r w:rsidR="00595B95" w:rsidRPr="00EE19F8">
                <w:rPr>
                  <w:rStyle w:val="Lienhypertexte"/>
                </w:rPr>
                <w:t>https://fr.wikipedia.org/wiki/N%C5%93ud_(r%C3%A9seau)</w:t>
              </w:r>
            </w:hyperlink>
          </w:p>
        </w:tc>
      </w:tr>
      <w:tr w:rsidR="003D007D" w14:paraId="3B07B5CC" w14:textId="77777777" w:rsidTr="001C5A09">
        <w:tc>
          <w:tcPr>
            <w:cnfStyle w:val="001000000000" w:firstRow="0" w:lastRow="0" w:firstColumn="1" w:lastColumn="0" w:oddVBand="0" w:evenVBand="0" w:oddHBand="0" w:evenHBand="0" w:firstRowFirstColumn="0" w:firstRowLastColumn="0" w:lastRowFirstColumn="0" w:lastRowLastColumn="0"/>
            <w:tcW w:w="1701" w:type="dxa"/>
            <w:vAlign w:val="center"/>
          </w:tcPr>
          <w:p w14:paraId="790ACC34" w14:textId="74D66490" w:rsidR="003D007D" w:rsidRDefault="001C5A09" w:rsidP="001C5A09">
            <w:pPr>
              <w:jc w:val="center"/>
              <w:rPr>
                <w:lang w:eastAsia="fr-CH"/>
              </w:rPr>
            </w:pPr>
            <w:r w:rsidRPr="00512BD6">
              <w:rPr>
                <w:highlight w:val="lightGray"/>
                <w:lang w:eastAsia="fr-CH"/>
              </w:rPr>
              <w:t>17</w:t>
            </w:r>
          </w:p>
        </w:tc>
        <w:tc>
          <w:tcPr>
            <w:tcW w:w="7359" w:type="dxa"/>
          </w:tcPr>
          <w:p w14:paraId="1D5CCC67" w14:textId="5D9C0243" w:rsidR="001C5A09" w:rsidRPr="00512BD6" w:rsidRDefault="00884944" w:rsidP="001C5A09">
            <w:pPr>
              <w:pStyle w:val="Notedebasdepage"/>
              <w:cnfStyle w:val="000000000000" w:firstRow="0" w:lastRow="0" w:firstColumn="0" w:lastColumn="0" w:oddVBand="0" w:evenVBand="0" w:oddHBand="0" w:evenHBand="0" w:firstRowFirstColumn="0" w:firstRowLastColumn="0" w:lastRowFirstColumn="0" w:lastRowLastColumn="0"/>
              <w:rPr>
                <w:highlight w:val="lightGray"/>
              </w:rPr>
            </w:pPr>
            <w:hyperlink r:id="rId52" w:history="1">
              <w:r w:rsidR="001C5A09" w:rsidRPr="00512BD6">
                <w:rPr>
                  <w:rStyle w:val="Lienhypertexte"/>
                  <w:highlight w:val="lightGray"/>
                </w:rPr>
                <w:t>https://www.admin.ch/opc/fr/classified-compilation/19920153/index.html</w:t>
              </w:r>
            </w:hyperlink>
          </w:p>
          <w:p w14:paraId="0C1A5C45" w14:textId="391706C8" w:rsidR="001C5A09" w:rsidRPr="00512BD6" w:rsidRDefault="00884944" w:rsidP="001C5A09">
            <w:pPr>
              <w:pStyle w:val="Notedebasdepage"/>
              <w:cnfStyle w:val="000000000000" w:firstRow="0" w:lastRow="0" w:firstColumn="0" w:lastColumn="0" w:oddVBand="0" w:evenVBand="0" w:oddHBand="0" w:evenHBand="0" w:firstRowFirstColumn="0" w:firstRowLastColumn="0" w:lastRowFirstColumn="0" w:lastRowLastColumn="0"/>
              <w:rPr>
                <w:highlight w:val="lightGray"/>
              </w:rPr>
            </w:pPr>
            <w:hyperlink r:id="rId53" w:history="1">
              <w:r w:rsidR="001C5A09" w:rsidRPr="00512BD6">
                <w:rPr>
                  <w:rStyle w:val="Lienhypertexte"/>
                  <w:highlight w:val="lightGray"/>
                </w:rPr>
                <w:t>https://m.youtube.com/watch?v=OUMGp3HHel4</w:t>
              </w:r>
            </w:hyperlink>
          </w:p>
          <w:p w14:paraId="2E48D45D" w14:textId="750DEFAF" w:rsidR="003D007D" w:rsidRDefault="00884944" w:rsidP="001C5A09">
            <w:pPr>
              <w:cnfStyle w:val="000000000000" w:firstRow="0" w:lastRow="0" w:firstColumn="0" w:lastColumn="0" w:oddVBand="0" w:evenVBand="0" w:oddHBand="0" w:evenHBand="0" w:firstRowFirstColumn="0" w:firstRowLastColumn="0" w:lastRowFirstColumn="0" w:lastRowLastColumn="0"/>
              <w:rPr>
                <w:lang w:eastAsia="fr-CH"/>
              </w:rPr>
            </w:pPr>
            <w:hyperlink r:id="rId54" w:history="1">
              <w:r w:rsidR="001C5A09" w:rsidRPr="00512BD6">
                <w:rPr>
                  <w:rStyle w:val="Lienhypertexte"/>
                  <w:highlight w:val="lightGray"/>
                </w:rPr>
                <w:t>http://urlz.fr/7Kpu</w:t>
              </w:r>
            </w:hyperlink>
          </w:p>
        </w:tc>
      </w:tr>
      <w:tr w:rsidR="003D007D" w14:paraId="780D9F3E" w14:textId="77777777" w:rsidTr="00512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31D62DEC" w14:textId="72374CE3" w:rsidR="003D007D" w:rsidRDefault="00512BD6" w:rsidP="00512BD6">
            <w:pPr>
              <w:jc w:val="center"/>
              <w:rPr>
                <w:lang w:eastAsia="fr-CH"/>
              </w:rPr>
            </w:pPr>
            <w:r>
              <w:rPr>
                <w:lang w:eastAsia="fr-CH"/>
              </w:rPr>
              <w:t>19</w:t>
            </w:r>
          </w:p>
        </w:tc>
        <w:tc>
          <w:tcPr>
            <w:tcW w:w="7359" w:type="dxa"/>
          </w:tcPr>
          <w:p w14:paraId="25334933" w14:textId="77777777" w:rsidR="00512BD6" w:rsidRPr="00512BD6" w:rsidRDefault="00884944" w:rsidP="00512BD6">
            <w:pPr>
              <w:pStyle w:val="Notedebasdepage"/>
              <w:cnfStyle w:val="000000100000" w:firstRow="0" w:lastRow="0" w:firstColumn="0" w:lastColumn="0" w:oddVBand="0" w:evenVBand="0" w:oddHBand="1" w:evenHBand="0" w:firstRowFirstColumn="0" w:firstRowLastColumn="0" w:lastRowFirstColumn="0" w:lastRowLastColumn="0"/>
            </w:pPr>
            <w:hyperlink r:id="rId55" w:history="1">
              <w:r w:rsidR="00512BD6" w:rsidRPr="00512BD6">
                <w:rPr>
                  <w:rStyle w:val="Lienhypertexte"/>
                </w:rPr>
                <w:t>https://fr.wikipedia.org/wiki/RAID_(informatique)</w:t>
              </w:r>
            </w:hyperlink>
          </w:p>
          <w:p w14:paraId="3B8BDD14" w14:textId="77777777" w:rsidR="00512BD6" w:rsidRPr="00512BD6" w:rsidRDefault="00512BD6" w:rsidP="00512BD6">
            <w:pPr>
              <w:pStyle w:val="Notedebasdepage"/>
              <w:cnfStyle w:val="000000100000" w:firstRow="0" w:lastRow="0" w:firstColumn="0" w:lastColumn="0" w:oddVBand="0" w:evenVBand="0" w:oddHBand="1" w:evenHBand="0" w:firstRowFirstColumn="0" w:firstRowLastColumn="0" w:lastRowFirstColumn="0" w:lastRowLastColumn="0"/>
            </w:pPr>
            <w:r w:rsidRPr="00512BD6">
              <w:t>Documents fournis par l’enseignant</w:t>
            </w:r>
          </w:p>
          <w:p w14:paraId="7FAD20E7" w14:textId="0AE1CA4C" w:rsidR="00512BD6" w:rsidRPr="00512BD6" w:rsidRDefault="00884944" w:rsidP="00512BD6">
            <w:pPr>
              <w:pStyle w:val="Notedebasdepage"/>
              <w:cnfStyle w:val="000000100000" w:firstRow="0" w:lastRow="0" w:firstColumn="0" w:lastColumn="0" w:oddVBand="0" w:evenVBand="0" w:oddHBand="1" w:evenHBand="0" w:firstRowFirstColumn="0" w:firstRowLastColumn="0" w:lastRowFirstColumn="0" w:lastRowLastColumn="0"/>
            </w:pPr>
            <w:hyperlink r:id="rId56" w:history="1">
              <w:r w:rsidR="00512BD6" w:rsidRPr="00512BD6">
                <w:rPr>
                  <w:rStyle w:val="Lienhypertexte"/>
                </w:rPr>
                <w:t>http://www.hardware-attitude.com/fiche-885-carte-raid-sata-adaptec-2820sa---8-ports-sata-ii-pci-x.html</w:t>
              </w:r>
            </w:hyperlink>
          </w:p>
          <w:p w14:paraId="2FD4398D" w14:textId="77777777" w:rsidR="00512BD6" w:rsidRPr="00512BD6" w:rsidRDefault="00884944" w:rsidP="00512BD6">
            <w:pPr>
              <w:pStyle w:val="Notedebasdepage"/>
              <w:cnfStyle w:val="000000100000" w:firstRow="0" w:lastRow="0" w:firstColumn="0" w:lastColumn="0" w:oddVBand="0" w:evenVBand="0" w:oddHBand="1" w:evenHBand="0" w:firstRowFirstColumn="0" w:firstRowLastColumn="0" w:lastRowFirstColumn="0" w:lastRowLastColumn="0"/>
            </w:pPr>
            <w:hyperlink r:id="rId57" w:history="1">
              <w:r w:rsidR="00512BD6" w:rsidRPr="00512BD6">
                <w:rPr>
                  <w:rStyle w:val="Lienhypertexte"/>
                </w:rPr>
                <w:t>https://stuff.mit.edu/afs/athena/project/rhel-doc/3/rhel-sag-fr-3/s1-raid-approaches.html</w:t>
              </w:r>
            </w:hyperlink>
          </w:p>
          <w:p w14:paraId="00AC9646" w14:textId="7BB0A4F8" w:rsidR="003D007D" w:rsidRPr="00512BD6" w:rsidRDefault="00512BD6" w:rsidP="00512BD6">
            <w:pPr>
              <w:cnfStyle w:val="000000100000" w:firstRow="0" w:lastRow="0" w:firstColumn="0" w:lastColumn="0" w:oddVBand="0" w:evenVBand="0" w:oddHBand="1" w:evenHBand="0" w:firstRowFirstColumn="0" w:firstRowLastColumn="0" w:lastRowFirstColumn="0" w:lastRowLastColumn="0"/>
              <w:rPr>
                <w:highlight w:val="lightGray"/>
                <w:lang w:eastAsia="fr-CH"/>
              </w:rPr>
            </w:pPr>
            <w:r w:rsidRPr="00512BD6">
              <w:t>Image Comparaison raids : file LSI_TechnologyBrief_RAID_fr.pdf</w:t>
            </w:r>
          </w:p>
        </w:tc>
      </w:tr>
      <w:tr w:rsidR="003D007D" w14:paraId="38BEF7B5" w14:textId="77777777" w:rsidTr="003D007D">
        <w:tc>
          <w:tcPr>
            <w:cnfStyle w:val="001000000000" w:firstRow="0" w:lastRow="0" w:firstColumn="1" w:lastColumn="0" w:oddVBand="0" w:evenVBand="0" w:oddHBand="0" w:evenHBand="0" w:firstRowFirstColumn="0" w:firstRowLastColumn="0" w:lastRowFirstColumn="0" w:lastRowLastColumn="0"/>
            <w:tcW w:w="1701" w:type="dxa"/>
          </w:tcPr>
          <w:p w14:paraId="3DA306FC" w14:textId="5831DBCC" w:rsidR="003D007D" w:rsidRDefault="00512BD6" w:rsidP="003D007D">
            <w:pPr>
              <w:jc w:val="center"/>
              <w:rPr>
                <w:lang w:eastAsia="fr-CH"/>
              </w:rPr>
            </w:pPr>
            <w:r w:rsidRPr="00512BD6">
              <w:rPr>
                <w:highlight w:val="lightGray"/>
                <w:lang w:eastAsia="fr-CH"/>
              </w:rPr>
              <w:t>22</w:t>
            </w:r>
            <w:r w:rsidR="00263DF6">
              <w:rPr>
                <w:highlight w:val="lightGray"/>
                <w:lang w:eastAsia="fr-CH"/>
              </w:rPr>
              <w:t xml:space="preserve"> -&gt; 25</w:t>
            </w:r>
          </w:p>
        </w:tc>
        <w:tc>
          <w:tcPr>
            <w:tcW w:w="7359" w:type="dxa"/>
          </w:tcPr>
          <w:p w14:paraId="70F06EB2" w14:textId="325A95BC" w:rsidR="003D007D" w:rsidRDefault="00884944" w:rsidP="003D007D">
            <w:pPr>
              <w:cnfStyle w:val="000000000000" w:firstRow="0" w:lastRow="0" w:firstColumn="0" w:lastColumn="0" w:oddVBand="0" w:evenVBand="0" w:oddHBand="0" w:evenHBand="0" w:firstRowFirstColumn="0" w:firstRowLastColumn="0" w:lastRowFirstColumn="0" w:lastRowLastColumn="0"/>
              <w:rPr>
                <w:highlight w:val="lightGray"/>
              </w:rPr>
            </w:pPr>
            <w:hyperlink r:id="rId58" w:history="1">
              <w:r w:rsidR="00263DF6" w:rsidRPr="00D21B60">
                <w:rPr>
                  <w:rStyle w:val="Lienhypertexte"/>
                  <w:highlight w:val="lightGray"/>
                </w:rPr>
                <w:t>https://fr.wikipedia.org/wiki/Stockage_d%27information</w:t>
              </w:r>
            </w:hyperlink>
          </w:p>
          <w:p w14:paraId="1997A500" w14:textId="323F256E" w:rsidR="00263DF6" w:rsidRDefault="00884944" w:rsidP="003D007D">
            <w:pPr>
              <w:cnfStyle w:val="000000000000" w:firstRow="0" w:lastRow="0" w:firstColumn="0" w:lastColumn="0" w:oddVBand="0" w:evenVBand="0" w:oddHBand="0" w:evenHBand="0" w:firstRowFirstColumn="0" w:firstRowLastColumn="0" w:lastRowFirstColumn="0" w:lastRowLastColumn="0"/>
              <w:rPr>
                <w:lang w:eastAsia="fr-CH"/>
              </w:rPr>
            </w:pPr>
            <w:hyperlink r:id="rId59" w:history="1">
              <w:r w:rsidR="00263DF6" w:rsidRPr="00D21B60">
                <w:rPr>
                  <w:rStyle w:val="Lienhypertexte"/>
                  <w:lang w:eastAsia="fr-CH"/>
                </w:rPr>
                <w:t>https://www.commentcamarche.com/contents/739-cle-usb</w:t>
              </w:r>
            </w:hyperlink>
          </w:p>
          <w:p w14:paraId="1EE4DB25" w14:textId="4FB31ACB" w:rsidR="00263DF6" w:rsidRDefault="00884944" w:rsidP="003D007D">
            <w:pPr>
              <w:cnfStyle w:val="000000000000" w:firstRow="0" w:lastRow="0" w:firstColumn="0" w:lastColumn="0" w:oddVBand="0" w:evenVBand="0" w:oddHBand="0" w:evenHBand="0" w:firstRowFirstColumn="0" w:firstRowLastColumn="0" w:lastRowFirstColumn="0" w:lastRowLastColumn="0"/>
              <w:rPr>
                <w:lang w:eastAsia="fr-CH"/>
              </w:rPr>
            </w:pPr>
            <w:hyperlink r:id="rId60" w:history="1">
              <w:r w:rsidR="001D0DD0" w:rsidRPr="00D21B60">
                <w:rPr>
                  <w:rStyle w:val="Lienhypertexte"/>
                  <w:lang w:eastAsia="fr-CH"/>
                </w:rPr>
                <w:t>https://fr.wikipedia.org/wiki/Cl%C3%A9_USB</w:t>
              </w:r>
            </w:hyperlink>
          </w:p>
          <w:p w14:paraId="324FC17F" w14:textId="6C56C933" w:rsidR="001D0DD0" w:rsidRPr="00512BD6" w:rsidRDefault="001D0DD0" w:rsidP="003D007D">
            <w:pPr>
              <w:cnfStyle w:val="000000000000" w:firstRow="0" w:lastRow="0" w:firstColumn="0" w:lastColumn="0" w:oddVBand="0" w:evenVBand="0" w:oddHBand="0" w:evenHBand="0" w:firstRowFirstColumn="0" w:firstRowLastColumn="0" w:lastRowFirstColumn="0" w:lastRowLastColumn="0"/>
              <w:rPr>
                <w:highlight w:val="lightGray"/>
                <w:lang w:eastAsia="fr-CH"/>
              </w:rPr>
            </w:pPr>
            <w:r w:rsidRPr="001D0DD0">
              <w:rPr>
                <w:lang w:eastAsia="fr-CH"/>
              </w:rPr>
              <w:t>https://fr.wikipedia.org/wiki/Disque_dur</w:t>
            </w:r>
          </w:p>
        </w:tc>
      </w:tr>
      <w:tr w:rsidR="00512BD6" w14:paraId="7E73F65E" w14:textId="77777777" w:rsidTr="00512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13C689EE" w14:textId="10E66A7C" w:rsidR="00512BD6" w:rsidRDefault="00512BD6" w:rsidP="00512BD6">
            <w:pPr>
              <w:jc w:val="center"/>
              <w:rPr>
                <w:lang w:eastAsia="fr-CH"/>
              </w:rPr>
            </w:pPr>
            <w:r w:rsidRPr="00512BD6">
              <w:rPr>
                <w:highlight w:val="lightGray"/>
                <w:lang w:eastAsia="fr-CH"/>
              </w:rPr>
              <w:t>25</w:t>
            </w:r>
          </w:p>
        </w:tc>
        <w:tc>
          <w:tcPr>
            <w:tcW w:w="7359" w:type="dxa"/>
          </w:tcPr>
          <w:p w14:paraId="42A63CB6" w14:textId="0703A81B" w:rsidR="00512BD6" w:rsidRPr="00D471FD" w:rsidRDefault="00512BD6" w:rsidP="003D007D">
            <w:pPr>
              <w:cnfStyle w:val="000000100000" w:firstRow="0" w:lastRow="0" w:firstColumn="0" w:lastColumn="0" w:oddVBand="0" w:evenVBand="0" w:oddHBand="1" w:evenHBand="0" w:firstRowFirstColumn="0" w:firstRowLastColumn="0" w:lastRowFirstColumn="0" w:lastRowLastColumn="0"/>
            </w:pPr>
            <w:r w:rsidRPr="00512BD6">
              <w:rPr>
                <w:highlight w:val="lightGray"/>
              </w:rPr>
              <w:t>Les images sont tirées du polycopié de l’enseignant M. Rogeiro intitulés « Les sauvegardes ».</w:t>
            </w:r>
          </w:p>
        </w:tc>
      </w:tr>
      <w:tr w:rsidR="00512BD6" w14:paraId="1D21EC57" w14:textId="77777777" w:rsidTr="00512BD6">
        <w:tc>
          <w:tcPr>
            <w:cnfStyle w:val="001000000000" w:firstRow="0" w:lastRow="0" w:firstColumn="1" w:lastColumn="0" w:oddVBand="0" w:evenVBand="0" w:oddHBand="0" w:evenHBand="0" w:firstRowFirstColumn="0" w:firstRowLastColumn="0" w:lastRowFirstColumn="0" w:lastRowLastColumn="0"/>
            <w:tcW w:w="1701" w:type="dxa"/>
            <w:vAlign w:val="center"/>
          </w:tcPr>
          <w:p w14:paraId="449C718A" w14:textId="3C255ABD" w:rsidR="00512BD6" w:rsidRDefault="00512BD6" w:rsidP="00512BD6">
            <w:pPr>
              <w:jc w:val="center"/>
              <w:rPr>
                <w:lang w:eastAsia="fr-CH"/>
              </w:rPr>
            </w:pPr>
            <w:r>
              <w:rPr>
                <w:lang w:eastAsia="fr-CH"/>
              </w:rPr>
              <w:t>26</w:t>
            </w:r>
          </w:p>
        </w:tc>
        <w:tc>
          <w:tcPr>
            <w:tcW w:w="7359" w:type="dxa"/>
          </w:tcPr>
          <w:p w14:paraId="5EAE71DA" w14:textId="77777777" w:rsidR="00512BD6" w:rsidRDefault="00884944" w:rsidP="00512BD6">
            <w:pPr>
              <w:pStyle w:val="Notedebasdepage"/>
              <w:cnfStyle w:val="000000000000" w:firstRow="0" w:lastRow="0" w:firstColumn="0" w:lastColumn="0" w:oddVBand="0" w:evenVBand="0" w:oddHBand="0" w:evenHBand="0" w:firstRowFirstColumn="0" w:firstRowLastColumn="0" w:lastRowFirstColumn="0" w:lastRowLastColumn="0"/>
            </w:pPr>
            <w:hyperlink r:id="rId61" w:history="1">
              <w:r w:rsidR="00512BD6" w:rsidRPr="00B062D4">
                <w:rPr>
                  <w:rStyle w:val="Lienhypertexte"/>
                </w:rPr>
                <w:t>https://www.commentcamarche.com/contents/994-onduleur</w:t>
              </w:r>
            </w:hyperlink>
          </w:p>
          <w:p w14:paraId="6552B014" w14:textId="77777777" w:rsidR="00512BD6" w:rsidRDefault="00884944" w:rsidP="00512BD6">
            <w:pPr>
              <w:pStyle w:val="Notedebasdepage"/>
              <w:cnfStyle w:val="000000000000" w:firstRow="0" w:lastRow="0" w:firstColumn="0" w:lastColumn="0" w:oddVBand="0" w:evenVBand="0" w:oddHBand="0" w:evenHBand="0" w:firstRowFirstColumn="0" w:firstRowLastColumn="0" w:lastRowFirstColumn="0" w:lastRowLastColumn="0"/>
            </w:pPr>
            <w:hyperlink r:id="rId62" w:history="1">
              <w:r w:rsidR="00512BD6" w:rsidRPr="00B062D4">
                <w:rPr>
                  <w:rStyle w:val="Lienhypertexte"/>
                </w:rPr>
                <w:t>https://sitelec.org/cours/abati/flash/onduleur.htm</w:t>
              </w:r>
            </w:hyperlink>
          </w:p>
          <w:p w14:paraId="3039E115" w14:textId="77777777" w:rsidR="00512BD6" w:rsidRDefault="00884944" w:rsidP="00512BD6">
            <w:pPr>
              <w:pStyle w:val="Notedebasdepage"/>
              <w:cnfStyle w:val="000000000000" w:firstRow="0" w:lastRow="0" w:firstColumn="0" w:lastColumn="0" w:oddVBand="0" w:evenVBand="0" w:oddHBand="0" w:evenHBand="0" w:firstRowFirstColumn="0" w:firstRowLastColumn="0" w:lastRowFirstColumn="0" w:lastRowLastColumn="0"/>
            </w:pPr>
            <w:hyperlink r:id="rId63" w:history="1">
              <w:r w:rsidR="00512BD6" w:rsidRPr="00B062D4">
                <w:rPr>
                  <w:rStyle w:val="Lienhypertexte"/>
                </w:rPr>
                <w:t>https://www.ldlc.com/guides/AL00000601/guide+les+onduleurs/</w:t>
              </w:r>
            </w:hyperlink>
          </w:p>
          <w:p w14:paraId="40BC9160" w14:textId="1AF2F16E" w:rsidR="00512BD6" w:rsidRPr="00D471FD" w:rsidRDefault="00884944" w:rsidP="00512BD6">
            <w:pPr>
              <w:pStyle w:val="Notedebasdepage"/>
              <w:cnfStyle w:val="000000000000" w:firstRow="0" w:lastRow="0" w:firstColumn="0" w:lastColumn="0" w:oddVBand="0" w:evenVBand="0" w:oddHBand="0" w:evenHBand="0" w:firstRowFirstColumn="0" w:firstRowLastColumn="0" w:lastRowFirstColumn="0" w:lastRowLastColumn="0"/>
            </w:pPr>
            <w:hyperlink r:id="rId64" w:history="1">
              <w:r w:rsidR="00512BD6" w:rsidRPr="00B062D4">
                <w:rPr>
                  <w:rStyle w:val="Lienhypertexte"/>
                </w:rPr>
                <w:t>http://www.europ-computer.com/dossiers/dossier_6_18.html</w:t>
              </w:r>
            </w:hyperlink>
          </w:p>
        </w:tc>
      </w:tr>
      <w:tr w:rsidR="00512BD6" w14:paraId="67566B97" w14:textId="77777777" w:rsidTr="003D0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30EF401" w14:textId="2F13FE18" w:rsidR="00512BD6" w:rsidRDefault="00413807" w:rsidP="003D007D">
            <w:pPr>
              <w:jc w:val="center"/>
              <w:rPr>
                <w:lang w:eastAsia="fr-CH"/>
              </w:rPr>
            </w:pPr>
            <w:r>
              <w:rPr>
                <w:lang w:eastAsia="fr-CH"/>
              </w:rPr>
              <w:t>31</w:t>
            </w:r>
          </w:p>
        </w:tc>
        <w:tc>
          <w:tcPr>
            <w:tcW w:w="7359" w:type="dxa"/>
          </w:tcPr>
          <w:p w14:paraId="288DCCBE" w14:textId="73867F1B" w:rsidR="00512BD6" w:rsidRDefault="00884944" w:rsidP="003D007D">
            <w:pPr>
              <w:cnfStyle w:val="000000100000" w:firstRow="0" w:lastRow="0" w:firstColumn="0" w:lastColumn="0" w:oddVBand="0" w:evenVBand="0" w:oddHBand="1" w:evenHBand="0" w:firstRowFirstColumn="0" w:firstRowLastColumn="0" w:lastRowFirstColumn="0" w:lastRowLastColumn="0"/>
            </w:pPr>
            <w:hyperlink r:id="rId65" w:history="1">
              <w:r w:rsidR="00413807" w:rsidRPr="00CB2FF3">
                <w:rPr>
                  <w:rStyle w:val="Lienhypertexte"/>
                </w:rPr>
                <w:t>https://fr.wikipedia.org/wiki/Plan_de_reprise_d%27activit%C3%A9</w:t>
              </w:r>
            </w:hyperlink>
          </w:p>
          <w:p w14:paraId="3FB3948B" w14:textId="028661AD" w:rsidR="00413807" w:rsidRPr="00D471FD" w:rsidRDefault="00413807" w:rsidP="003D007D">
            <w:pPr>
              <w:cnfStyle w:val="000000100000" w:firstRow="0" w:lastRow="0" w:firstColumn="0" w:lastColumn="0" w:oddVBand="0" w:evenVBand="0" w:oddHBand="1" w:evenHBand="0" w:firstRowFirstColumn="0" w:firstRowLastColumn="0" w:lastRowFirstColumn="0" w:lastRowLastColumn="0"/>
            </w:pPr>
            <w:r w:rsidRPr="00413807">
              <w:t>https://www.cases.lu/drp.html</w:t>
            </w:r>
          </w:p>
        </w:tc>
      </w:tr>
      <w:tr w:rsidR="00BB56AF" w14:paraId="1CEB4E3E" w14:textId="77777777" w:rsidTr="003D007D">
        <w:tc>
          <w:tcPr>
            <w:cnfStyle w:val="001000000000" w:firstRow="0" w:lastRow="0" w:firstColumn="1" w:lastColumn="0" w:oddVBand="0" w:evenVBand="0" w:oddHBand="0" w:evenHBand="0" w:firstRowFirstColumn="0" w:firstRowLastColumn="0" w:lastRowFirstColumn="0" w:lastRowLastColumn="0"/>
            <w:tcW w:w="1701" w:type="dxa"/>
          </w:tcPr>
          <w:p w14:paraId="0C2CA908" w14:textId="62E320DB" w:rsidR="00BB56AF" w:rsidRDefault="00BB56AF" w:rsidP="003D007D">
            <w:pPr>
              <w:jc w:val="center"/>
              <w:rPr>
                <w:lang w:eastAsia="fr-CH"/>
              </w:rPr>
            </w:pPr>
            <w:r>
              <w:rPr>
                <w:lang w:eastAsia="fr-CH"/>
              </w:rPr>
              <w:t>32</w:t>
            </w:r>
          </w:p>
        </w:tc>
        <w:tc>
          <w:tcPr>
            <w:tcW w:w="7359" w:type="dxa"/>
          </w:tcPr>
          <w:p w14:paraId="7544A208" w14:textId="07969FA0" w:rsidR="00BB56AF" w:rsidRDefault="00884944" w:rsidP="003D007D">
            <w:pPr>
              <w:cnfStyle w:val="000000000000" w:firstRow="0" w:lastRow="0" w:firstColumn="0" w:lastColumn="0" w:oddVBand="0" w:evenVBand="0" w:oddHBand="0" w:evenHBand="0" w:firstRowFirstColumn="0" w:firstRowLastColumn="0" w:lastRowFirstColumn="0" w:lastRowLastColumn="0"/>
            </w:pPr>
            <w:hyperlink r:id="rId66" w:history="1">
              <w:r w:rsidR="00BB56AF" w:rsidRPr="00E37D41">
                <w:rPr>
                  <w:rStyle w:val="Lienhypertexte"/>
                </w:rPr>
                <w:t>https://fr.wikipedia.org/wiki/Small_Computer_System_Interface</w:t>
              </w:r>
            </w:hyperlink>
          </w:p>
          <w:p w14:paraId="0B3D6A4C" w14:textId="194FDA7F" w:rsidR="00BB56AF" w:rsidRDefault="00884944" w:rsidP="003D007D">
            <w:pPr>
              <w:cnfStyle w:val="000000000000" w:firstRow="0" w:lastRow="0" w:firstColumn="0" w:lastColumn="0" w:oddVBand="0" w:evenVBand="0" w:oddHBand="0" w:evenHBand="0" w:firstRowFirstColumn="0" w:firstRowLastColumn="0" w:lastRowFirstColumn="0" w:lastRowLastColumn="0"/>
            </w:pPr>
            <w:hyperlink r:id="rId67" w:history="1">
              <w:r w:rsidR="00BB56AF" w:rsidRPr="00E37D41">
                <w:rPr>
                  <w:rStyle w:val="Lienhypertexte"/>
                </w:rPr>
                <w:t>https://blog.netapp.com/wp-content/uploads/2016/05/iscsi_blog_images-1.jpg</w:t>
              </w:r>
            </w:hyperlink>
          </w:p>
          <w:p w14:paraId="4EA87E70" w14:textId="27137E4C" w:rsidR="00BB56AF" w:rsidRDefault="00884944" w:rsidP="003D007D">
            <w:pPr>
              <w:cnfStyle w:val="000000000000" w:firstRow="0" w:lastRow="0" w:firstColumn="0" w:lastColumn="0" w:oddVBand="0" w:evenVBand="0" w:oddHBand="0" w:evenHBand="0" w:firstRowFirstColumn="0" w:firstRowLastColumn="0" w:lastRowFirstColumn="0" w:lastRowLastColumn="0"/>
            </w:pPr>
            <w:hyperlink r:id="rId68" w:history="1">
              <w:r w:rsidR="00BB56AF" w:rsidRPr="00E37D41">
                <w:rPr>
                  <w:rStyle w:val="Lienhypertexte"/>
                </w:rPr>
                <w:t>https://www.snia.org/sites/default/orig/sdc_archives/2010_presentations/monday/MahmoudJibbe_ISCSI_FCoE__testing-verA.pdf</w:t>
              </w:r>
            </w:hyperlink>
          </w:p>
          <w:p w14:paraId="48FFE773" w14:textId="0B0B69EA" w:rsidR="00BB56AF" w:rsidRDefault="00884944" w:rsidP="003D007D">
            <w:pPr>
              <w:cnfStyle w:val="000000000000" w:firstRow="0" w:lastRow="0" w:firstColumn="0" w:lastColumn="0" w:oddVBand="0" w:evenVBand="0" w:oddHBand="0" w:evenHBand="0" w:firstRowFirstColumn="0" w:firstRowLastColumn="0" w:lastRowFirstColumn="0" w:lastRowLastColumn="0"/>
            </w:pPr>
            <w:hyperlink r:id="rId69" w:history="1">
              <w:r w:rsidR="00BB56AF" w:rsidRPr="00E37D41">
                <w:rPr>
                  <w:rStyle w:val="Lienhypertexte"/>
                </w:rPr>
                <w:t>https://www.01net.com/actualites/le-protocole-iscsi-152216.html</w:t>
              </w:r>
            </w:hyperlink>
          </w:p>
          <w:p w14:paraId="285D434B" w14:textId="31C40BA8" w:rsidR="00BB56AF" w:rsidRDefault="00BB56AF" w:rsidP="003D007D">
            <w:pPr>
              <w:cnfStyle w:val="000000000000" w:firstRow="0" w:lastRow="0" w:firstColumn="0" w:lastColumn="0" w:oddVBand="0" w:evenVBand="0" w:oddHBand="0" w:evenHBand="0" w:firstRowFirstColumn="0" w:firstRowLastColumn="0" w:lastRowFirstColumn="0" w:lastRowLastColumn="0"/>
            </w:pPr>
          </w:p>
        </w:tc>
      </w:tr>
    </w:tbl>
    <w:p w14:paraId="7D355FF4" w14:textId="77777777" w:rsidR="003D007D" w:rsidRPr="003D007D" w:rsidRDefault="003D007D" w:rsidP="003D007D">
      <w:pPr>
        <w:rPr>
          <w:lang w:eastAsia="fr-CH"/>
        </w:rPr>
      </w:pPr>
    </w:p>
    <w:sectPr w:rsidR="003D007D" w:rsidRPr="003D007D" w:rsidSect="00C92CCB">
      <w:footnotePr>
        <w:numRestart w:val="eachPage"/>
      </w:footnotePr>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F6F21E" w14:textId="77777777" w:rsidR="00884944" w:rsidRDefault="00884944" w:rsidP="00242F35">
      <w:r>
        <w:separator/>
      </w:r>
    </w:p>
  </w:endnote>
  <w:endnote w:type="continuationSeparator" w:id="0">
    <w:p w14:paraId="0AE9D9D3" w14:textId="77777777" w:rsidR="00884944" w:rsidRDefault="00884944" w:rsidP="00242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ndale Sans UI">
    <w:charset w:val="00"/>
    <w:family w:val="auto"/>
    <w:pitch w:val="variable"/>
  </w:font>
  <w:font w:name="Tahoma">
    <w:panose1 w:val="020B0604030504040204"/>
    <w:charset w:val="00"/>
    <w:family w:val="swiss"/>
    <w:pitch w:val="variable"/>
    <w:sig w:usb0="E1002EFF" w:usb1="C000605B" w:usb2="00000029" w:usb3="00000000" w:csb0="000101FF" w:csb1="00000000"/>
  </w:font>
  <w:font w:name="Calibri-Light">
    <w:altName w:val="Calibri Light"/>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DAE0B4" w14:textId="647ADAB8" w:rsidR="00733767" w:rsidRDefault="00733767" w:rsidP="00372478">
    <w:pPr>
      <w:pStyle w:val="Pieddepage"/>
      <w:pBdr>
        <w:top w:val="single" w:sz="4" w:space="1" w:color="auto"/>
      </w:pBdr>
    </w:pPr>
    <w:r>
      <w:tab/>
    </w:r>
    <w:r>
      <w:tab/>
      <w:t xml:space="preserve">Page </w:t>
    </w:r>
    <w:r>
      <w:fldChar w:fldCharType="begin"/>
    </w:r>
    <w:r>
      <w:instrText xml:space="preserve"> PAGE   \* MERGEFORMAT </w:instrText>
    </w:r>
    <w:r>
      <w:fldChar w:fldCharType="separate"/>
    </w:r>
    <w:r w:rsidR="00CA62F9">
      <w:rPr>
        <w:noProof/>
      </w:rPr>
      <w:t>26</w:t>
    </w:r>
    <w:r>
      <w:fldChar w:fldCharType="end"/>
    </w:r>
    <w:r>
      <w:t xml:space="preserve"> / </w:t>
    </w:r>
    <w:r>
      <w:rPr>
        <w:noProof/>
      </w:rPr>
      <w:fldChar w:fldCharType="begin"/>
    </w:r>
    <w:r>
      <w:rPr>
        <w:noProof/>
      </w:rPr>
      <w:instrText xml:space="preserve"> NUMPAGES   \* MERGEFORMAT </w:instrText>
    </w:r>
    <w:r>
      <w:rPr>
        <w:noProof/>
      </w:rPr>
      <w:fldChar w:fldCharType="separate"/>
    </w:r>
    <w:r w:rsidR="00CA62F9">
      <w:rPr>
        <w:noProof/>
      </w:rPr>
      <w:t>34</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0BDA60" w14:textId="77777777" w:rsidR="00884944" w:rsidRDefault="00884944" w:rsidP="00242F35">
      <w:r>
        <w:separator/>
      </w:r>
    </w:p>
  </w:footnote>
  <w:footnote w:type="continuationSeparator" w:id="0">
    <w:p w14:paraId="30477870" w14:textId="77777777" w:rsidR="00884944" w:rsidRDefault="00884944" w:rsidP="00242F35">
      <w:r>
        <w:continuationSeparator/>
      </w:r>
    </w:p>
  </w:footnote>
  <w:footnote w:id="1">
    <w:p w14:paraId="5D34CAC0" w14:textId="77777777" w:rsidR="00CA62F9" w:rsidRDefault="00CA62F9" w:rsidP="00CA62F9">
      <w:pPr>
        <w:pStyle w:val="Notedebasdepage"/>
      </w:pPr>
      <w:r>
        <w:rPr>
          <w:rStyle w:val="Appelnotedebasdep"/>
        </w:rPr>
        <w:footnoteRef/>
      </w:r>
      <w:r>
        <w:t xml:space="preserve"> </w:t>
      </w:r>
      <w:hyperlink r:id="rId1" w:history="1">
        <w:r w:rsidRPr="00006F5D">
          <w:rPr>
            <w:rStyle w:val="Lienhypertexte"/>
          </w:rPr>
          <w:t>https://www.unil.ch</w:t>
        </w:r>
      </w:hyperlink>
    </w:p>
  </w:footnote>
  <w:footnote w:id="2">
    <w:p w14:paraId="4D53191E" w14:textId="77777777" w:rsidR="00CA62F9" w:rsidRPr="001665F3" w:rsidRDefault="00CA62F9" w:rsidP="00CA62F9">
      <w:pPr>
        <w:pStyle w:val="Notedebasdepage"/>
        <w:rPr>
          <w:lang w:val="fr-FR"/>
        </w:rPr>
      </w:pPr>
      <w:r>
        <w:rPr>
          <w:rStyle w:val="Appelnotedebasdep"/>
        </w:rPr>
        <w:footnoteRef/>
      </w:r>
      <w:r w:rsidRPr="001665F3">
        <w:rPr>
          <w:lang w:val="fr-FR"/>
        </w:rPr>
        <w:t xml:space="preserve"> </w:t>
      </w:r>
      <w:r>
        <w:rPr>
          <w:lang w:val="fr-FR"/>
        </w:rPr>
        <w:t xml:space="preserve">Le Cluster est une grappe de serveurs qui regroupe plusieurs ordinateurs sous forme de nœuds. </w:t>
      </w:r>
      <w:hyperlink r:id="rId2" w:history="1">
        <w:r w:rsidRPr="00EE19F8">
          <w:rPr>
            <w:rStyle w:val="Lienhypertexte"/>
            <w:lang w:val="fr-FR"/>
          </w:rPr>
          <w:t>https://fr.wikipedia.org/wiki/Grappe_de_serveurs</w:t>
        </w:r>
      </w:hyperlink>
      <w:r>
        <w:rPr>
          <w:lang w:val="fr-FR"/>
        </w:rPr>
        <w:t xml:space="preserve"> </w:t>
      </w:r>
    </w:p>
  </w:footnote>
  <w:footnote w:id="3">
    <w:p w14:paraId="07F766EC" w14:textId="77777777" w:rsidR="00CA62F9" w:rsidRPr="000205AA" w:rsidRDefault="00CA62F9" w:rsidP="00CA62F9">
      <w:pPr>
        <w:pStyle w:val="Notedebasdepage"/>
      </w:pPr>
      <w:r>
        <w:rPr>
          <w:rStyle w:val="Appelnotedebasdep"/>
        </w:rPr>
        <w:footnoteRef/>
      </w:r>
      <w:r w:rsidRPr="000205AA">
        <w:rPr>
          <w:lang w:val="fr-FR"/>
        </w:rPr>
        <w:t xml:space="preserve"> </w:t>
      </w:r>
      <w:r>
        <w:t xml:space="preserve">Un Nœuds est un ensemble disposant d’un CPU est d’un système de stockage, il est généralement de plusieurs disques durs. </w:t>
      </w:r>
      <w:hyperlink r:id="rId3" w:history="1">
        <w:r w:rsidRPr="00EE19F8">
          <w:rPr>
            <w:rStyle w:val="Lienhypertexte"/>
          </w:rPr>
          <w:t>https://fr.wikipedia.org/wiki/N%C5%93ud_(r%C3%A9seau)</w:t>
        </w:r>
      </w:hyperlink>
      <w:r>
        <w:t xml:space="preserve"> </w:t>
      </w:r>
    </w:p>
  </w:footnote>
  <w:footnote w:id="4">
    <w:p w14:paraId="3934291A" w14:textId="77777777" w:rsidR="00CA62F9" w:rsidRPr="00B55C34" w:rsidRDefault="00CA62F9" w:rsidP="00CA62F9">
      <w:pPr>
        <w:pStyle w:val="Notedebasdepage"/>
      </w:pPr>
      <w:r>
        <w:rPr>
          <w:rStyle w:val="Appelnotedebasdep"/>
        </w:rPr>
        <w:footnoteRef/>
      </w:r>
      <w:r w:rsidRPr="00B55C34">
        <w:rPr>
          <w:lang w:val="fr-FR"/>
        </w:rPr>
        <w:t xml:space="preserve"> </w:t>
      </w:r>
      <w:r>
        <w:t>L’incremental-forever backup est une sauvegarde où on effectue une seule fois au début une sauvegarde full et on effectue en continue une sauvegarde incrémentale.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6CF44" w14:textId="77777777" w:rsidR="00733767" w:rsidRDefault="00733767" w:rsidP="00372478">
    <w:pPr>
      <w:pStyle w:val="En-tte"/>
      <w:pBdr>
        <w:bottom w:val="single" w:sz="4" w:space="1" w:color="auto"/>
      </w:pBdr>
    </w:pPr>
    <w:r>
      <w:t>ICT 143</w:t>
    </w:r>
    <w:r>
      <w:tab/>
    </w:r>
    <w:r>
      <w:tab/>
      <w:t>Rapport de groupe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D3DF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FC4D2E"/>
    <w:multiLevelType w:val="hybridMultilevel"/>
    <w:tmpl w:val="63AC34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9E7657B"/>
    <w:multiLevelType w:val="hybridMultilevel"/>
    <w:tmpl w:val="954633DA"/>
    <w:lvl w:ilvl="0" w:tplc="29062FCE">
      <w:start w:val="1"/>
      <w:numFmt w:val="bullet"/>
      <w:pStyle w:val="Paragraphedeliste"/>
      <w:lvlText w:val=""/>
      <w:lvlJc w:val="left"/>
      <w:pPr>
        <w:ind w:left="787" w:hanging="360"/>
      </w:pPr>
      <w:rPr>
        <w:rFonts w:ascii="Symbol" w:hAnsi="Symbol" w:hint="default"/>
      </w:rPr>
    </w:lvl>
    <w:lvl w:ilvl="1" w:tplc="100C0003" w:tentative="1">
      <w:start w:val="1"/>
      <w:numFmt w:val="bullet"/>
      <w:lvlText w:val="o"/>
      <w:lvlJc w:val="left"/>
      <w:pPr>
        <w:ind w:left="1507" w:hanging="360"/>
      </w:pPr>
      <w:rPr>
        <w:rFonts w:ascii="Courier New" w:hAnsi="Courier New" w:cs="Courier New" w:hint="default"/>
      </w:rPr>
    </w:lvl>
    <w:lvl w:ilvl="2" w:tplc="100C0005" w:tentative="1">
      <w:start w:val="1"/>
      <w:numFmt w:val="bullet"/>
      <w:lvlText w:val=""/>
      <w:lvlJc w:val="left"/>
      <w:pPr>
        <w:ind w:left="2227" w:hanging="360"/>
      </w:pPr>
      <w:rPr>
        <w:rFonts w:ascii="Wingdings" w:hAnsi="Wingdings" w:hint="default"/>
      </w:rPr>
    </w:lvl>
    <w:lvl w:ilvl="3" w:tplc="100C0001" w:tentative="1">
      <w:start w:val="1"/>
      <w:numFmt w:val="bullet"/>
      <w:lvlText w:val=""/>
      <w:lvlJc w:val="left"/>
      <w:pPr>
        <w:ind w:left="2947" w:hanging="360"/>
      </w:pPr>
      <w:rPr>
        <w:rFonts w:ascii="Symbol" w:hAnsi="Symbol" w:hint="default"/>
      </w:rPr>
    </w:lvl>
    <w:lvl w:ilvl="4" w:tplc="100C0003" w:tentative="1">
      <w:start w:val="1"/>
      <w:numFmt w:val="bullet"/>
      <w:lvlText w:val="o"/>
      <w:lvlJc w:val="left"/>
      <w:pPr>
        <w:ind w:left="3667" w:hanging="360"/>
      </w:pPr>
      <w:rPr>
        <w:rFonts w:ascii="Courier New" w:hAnsi="Courier New" w:cs="Courier New" w:hint="default"/>
      </w:rPr>
    </w:lvl>
    <w:lvl w:ilvl="5" w:tplc="100C0005" w:tentative="1">
      <w:start w:val="1"/>
      <w:numFmt w:val="bullet"/>
      <w:lvlText w:val=""/>
      <w:lvlJc w:val="left"/>
      <w:pPr>
        <w:ind w:left="4387" w:hanging="360"/>
      </w:pPr>
      <w:rPr>
        <w:rFonts w:ascii="Wingdings" w:hAnsi="Wingdings" w:hint="default"/>
      </w:rPr>
    </w:lvl>
    <w:lvl w:ilvl="6" w:tplc="100C0001" w:tentative="1">
      <w:start w:val="1"/>
      <w:numFmt w:val="bullet"/>
      <w:lvlText w:val=""/>
      <w:lvlJc w:val="left"/>
      <w:pPr>
        <w:ind w:left="5107" w:hanging="360"/>
      </w:pPr>
      <w:rPr>
        <w:rFonts w:ascii="Symbol" w:hAnsi="Symbol" w:hint="default"/>
      </w:rPr>
    </w:lvl>
    <w:lvl w:ilvl="7" w:tplc="100C0003" w:tentative="1">
      <w:start w:val="1"/>
      <w:numFmt w:val="bullet"/>
      <w:lvlText w:val="o"/>
      <w:lvlJc w:val="left"/>
      <w:pPr>
        <w:ind w:left="5827" w:hanging="360"/>
      </w:pPr>
      <w:rPr>
        <w:rFonts w:ascii="Courier New" w:hAnsi="Courier New" w:cs="Courier New" w:hint="default"/>
      </w:rPr>
    </w:lvl>
    <w:lvl w:ilvl="8" w:tplc="100C0005" w:tentative="1">
      <w:start w:val="1"/>
      <w:numFmt w:val="bullet"/>
      <w:lvlText w:val=""/>
      <w:lvlJc w:val="left"/>
      <w:pPr>
        <w:ind w:left="6547" w:hanging="360"/>
      </w:pPr>
      <w:rPr>
        <w:rFonts w:ascii="Wingdings" w:hAnsi="Wingdings" w:hint="default"/>
      </w:rPr>
    </w:lvl>
  </w:abstractNum>
  <w:abstractNum w:abstractNumId="3" w15:restartNumberingAfterBreak="0">
    <w:nsid w:val="275363CB"/>
    <w:multiLevelType w:val="hybridMultilevel"/>
    <w:tmpl w:val="6476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DF3986"/>
    <w:multiLevelType w:val="hybridMultilevel"/>
    <w:tmpl w:val="217CE3E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41936C9"/>
    <w:multiLevelType w:val="multilevel"/>
    <w:tmpl w:val="5150FD4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1146"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47873DAC"/>
    <w:multiLevelType w:val="hybridMultilevel"/>
    <w:tmpl w:val="7E8E8F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A724234"/>
    <w:multiLevelType w:val="hybridMultilevel"/>
    <w:tmpl w:val="81CA8F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BC63C2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C2F7877"/>
    <w:multiLevelType w:val="hybridMultilevel"/>
    <w:tmpl w:val="9222CB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EC11895"/>
    <w:multiLevelType w:val="multilevel"/>
    <w:tmpl w:val="E9980C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008033D"/>
    <w:multiLevelType w:val="hybridMultilevel"/>
    <w:tmpl w:val="E990C2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4BD2D01"/>
    <w:multiLevelType w:val="hybridMultilevel"/>
    <w:tmpl w:val="5D8EAB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59631FD"/>
    <w:multiLevelType w:val="multilevel"/>
    <w:tmpl w:val="99607F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D9E48B9"/>
    <w:multiLevelType w:val="hybridMultilevel"/>
    <w:tmpl w:val="3C365D5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644500B3"/>
    <w:multiLevelType w:val="hybridMultilevel"/>
    <w:tmpl w:val="193EB162"/>
    <w:lvl w:ilvl="0" w:tplc="100C0001">
      <w:start w:val="1"/>
      <w:numFmt w:val="bullet"/>
      <w:lvlText w:val=""/>
      <w:lvlJc w:val="left"/>
      <w:pPr>
        <w:ind w:left="776" w:hanging="360"/>
      </w:pPr>
      <w:rPr>
        <w:rFonts w:ascii="Symbol" w:hAnsi="Symbol" w:hint="default"/>
      </w:rPr>
    </w:lvl>
    <w:lvl w:ilvl="1" w:tplc="100C0003" w:tentative="1">
      <w:start w:val="1"/>
      <w:numFmt w:val="bullet"/>
      <w:lvlText w:val="o"/>
      <w:lvlJc w:val="left"/>
      <w:pPr>
        <w:ind w:left="1496" w:hanging="360"/>
      </w:pPr>
      <w:rPr>
        <w:rFonts w:ascii="Courier New" w:hAnsi="Courier New" w:cs="Courier New" w:hint="default"/>
      </w:rPr>
    </w:lvl>
    <w:lvl w:ilvl="2" w:tplc="100C0005" w:tentative="1">
      <w:start w:val="1"/>
      <w:numFmt w:val="bullet"/>
      <w:lvlText w:val=""/>
      <w:lvlJc w:val="left"/>
      <w:pPr>
        <w:ind w:left="2216" w:hanging="360"/>
      </w:pPr>
      <w:rPr>
        <w:rFonts w:ascii="Wingdings" w:hAnsi="Wingdings" w:hint="default"/>
      </w:rPr>
    </w:lvl>
    <w:lvl w:ilvl="3" w:tplc="100C0001" w:tentative="1">
      <w:start w:val="1"/>
      <w:numFmt w:val="bullet"/>
      <w:lvlText w:val=""/>
      <w:lvlJc w:val="left"/>
      <w:pPr>
        <w:ind w:left="2936" w:hanging="360"/>
      </w:pPr>
      <w:rPr>
        <w:rFonts w:ascii="Symbol" w:hAnsi="Symbol" w:hint="default"/>
      </w:rPr>
    </w:lvl>
    <w:lvl w:ilvl="4" w:tplc="100C0003" w:tentative="1">
      <w:start w:val="1"/>
      <w:numFmt w:val="bullet"/>
      <w:lvlText w:val="o"/>
      <w:lvlJc w:val="left"/>
      <w:pPr>
        <w:ind w:left="3656" w:hanging="360"/>
      </w:pPr>
      <w:rPr>
        <w:rFonts w:ascii="Courier New" w:hAnsi="Courier New" w:cs="Courier New" w:hint="default"/>
      </w:rPr>
    </w:lvl>
    <w:lvl w:ilvl="5" w:tplc="100C0005" w:tentative="1">
      <w:start w:val="1"/>
      <w:numFmt w:val="bullet"/>
      <w:lvlText w:val=""/>
      <w:lvlJc w:val="left"/>
      <w:pPr>
        <w:ind w:left="4376" w:hanging="360"/>
      </w:pPr>
      <w:rPr>
        <w:rFonts w:ascii="Wingdings" w:hAnsi="Wingdings" w:hint="default"/>
      </w:rPr>
    </w:lvl>
    <w:lvl w:ilvl="6" w:tplc="100C0001" w:tentative="1">
      <w:start w:val="1"/>
      <w:numFmt w:val="bullet"/>
      <w:lvlText w:val=""/>
      <w:lvlJc w:val="left"/>
      <w:pPr>
        <w:ind w:left="5096" w:hanging="360"/>
      </w:pPr>
      <w:rPr>
        <w:rFonts w:ascii="Symbol" w:hAnsi="Symbol" w:hint="default"/>
      </w:rPr>
    </w:lvl>
    <w:lvl w:ilvl="7" w:tplc="100C0003" w:tentative="1">
      <w:start w:val="1"/>
      <w:numFmt w:val="bullet"/>
      <w:lvlText w:val="o"/>
      <w:lvlJc w:val="left"/>
      <w:pPr>
        <w:ind w:left="5816" w:hanging="360"/>
      </w:pPr>
      <w:rPr>
        <w:rFonts w:ascii="Courier New" w:hAnsi="Courier New" w:cs="Courier New" w:hint="default"/>
      </w:rPr>
    </w:lvl>
    <w:lvl w:ilvl="8" w:tplc="100C0005" w:tentative="1">
      <w:start w:val="1"/>
      <w:numFmt w:val="bullet"/>
      <w:lvlText w:val=""/>
      <w:lvlJc w:val="left"/>
      <w:pPr>
        <w:ind w:left="6536" w:hanging="360"/>
      </w:pPr>
      <w:rPr>
        <w:rFonts w:ascii="Wingdings" w:hAnsi="Wingdings" w:hint="default"/>
      </w:rPr>
    </w:lvl>
  </w:abstractNum>
  <w:abstractNum w:abstractNumId="16" w15:restartNumberingAfterBreak="0">
    <w:nsid w:val="6AD403FC"/>
    <w:multiLevelType w:val="hybridMultilevel"/>
    <w:tmpl w:val="3842B0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8"/>
  </w:num>
  <w:num w:numId="4">
    <w:abstractNumId w:val="0"/>
  </w:num>
  <w:num w:numId="5">
    <w:abstractNumId w:val="13"/>
  </w:num>
  <w:num w:numId="6">
    <w:abstractNumId w:val="10"/>
  </w:num>
  <w:num w:numId="7">
    <w:abstractNumId w:val="5"/>
  </w:num>
  <w:num w:numId="8">
    <w:abstractNumId w:val="9"/>
  </w:num>
  <w:num w:numId="9">
    <w:abstractNumId w:val="3"/>
  </w:num>
  <w:num w:numId="10">
    <w:abstractNumId w:val="15"/>
  </w:num>
  <w:num w:numId="11">
    <w:abstractNumId w:val="11"/>
  </w:num>
  <w:num w:numId="12">
    <w:abstractNumId w:val="4"/>
  </w:num>
  <w:num w:numId="13">
    <w:abstractNumId w:val="14"/>
  </w:num>
  <w:num w:numId="14">
    <w:abstractNumId w:val="12"/>
  </w:num>
  <w:num w:numId="15">
    <w:abstractNumId w:val="16"/>
  </w:num>
  <w:num w:numId="16">
    <w:abstractNumId w:val="2"/>
  </w:num>
  <w:num w:numId="17">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ylan Métral">
    <w15:presenceInfo w15:providerId="AD" w15:userId="S-1-5-21-220523388-57989841-1801674531-235899"/>
  </w15:person>
  <w15:person w15:author="Marc-André Baillifard">
    <w15:presenceInfo w15:providerId="AD" w15:userId="S-1-5-21-220523388-57989841-1801674531-480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D54"/>
    <w:rsid w:val="000002EE"/>
    <w:rsid w:val="00006F5D"/>
    <w:rsid w:val="00010C0E"/>
    <w:rsid w:val="00016F35"/>
    <w:rsid w:val="0002726E"/>
    <w:rsid w:val="00035D2C"/>
    <w:rsid w:val="00076E34"/>
    <w:rsid w:val="0008051F"/>
    <w:rsid w:val="00080AB5"/>
    <w:rsid w:val="000B0E89"/>
    <w:rsid w:val="000B40B9"/>
    <w:rsid w:val="000C0F9C"/>
    <w:rsid w:val="000C663C"/>
    <w:rsid w:val="000C79C4"/>
    <w:rsid w:val="000D2104"/>
    <w:rsid w:val="000E4E78"/>
    <w:rsid w:val="000E55E1"/>
    <w:rsid w:val="000F05F8"/>
    <w:rsid w:val="000F15BF"/>
    <w:rsid w:val="00105B71"/>
    <w:rsid w:val="00127389"/>
    <w:rsid w:val="0012748E"/>
    <w:rsid w:val="00131E0C"/>
    <w:rsid w:val="001368E3"/>
    <w:rsid w:val="00136BD8"/>
    <w:rsid w:val="00183C01"/>
    <w:rsid w:val="001962A3"/>
    <w:rsid w:val="001A267F"/>
    <w:rsid w:val="001A56EF"/>
    <w:rsid w:val="001A58BF"/>
    <w:rsid w:val="001B15C9"/>
    <w:rsid w:val="001C0C3C"/>
    <w:rsid w:val="001C28D8"/>
    <w:rsid w:val="001C5A09"/>
    <w:rsid w:val="001D0DD0"/>
    <w:rsid w:val="001D17C9"/>
    <w:rsid w:val="001D3F53"/>
    <w:rsid w:val="001D5B90"/>
    <w:rsid w:val="001D73E6"/>
    <w:rsid w:val="001E0226"/>
    <w:rsid w:val="001E3BA0"/>
    <w:rsid w:val="002037AA"/>
    <w:rsid w:val="00213D03"/>
    <w:rsid w:val="00217891"/>
    <w:rsid w:val="00220947"/>
    <w:rsid w:val="00220D09"/>
    <w:rsid w:val="00231B33"/>
    <w:rsid w:val="00242F35"/>
    <w:rsid w:val="00263DF6"/>
    <w:rsid w:val="00272E81"/>
    <w:rsid w:val="002737E2"/>
    <w:rsid w:val="00274307"/>
    <w:rsid w:val="00275197"/>
    <w:rsid w:val="00285A14"/>
    <w:rsid w:val="00296BCE"/>
    <w:rsid w:val="002A20AC"/>
    <w:rsid w:val="002A3BD5"/>
    <w:rsid w:val="002A5532"/>
    <w:rsid w:val="002A5BC2"/>
    <w:rsid w:val="002A7374"/>
    <w:rsid w:val="002C3375"/>
    <w:rsid w:val="002D5754"/>
    <w:rsid w:val="002D7338"/>
    <w:rsid w:val="002E7F19"/>
    <w:rsid w:val="002F76DC"/>
    <w:rsid w:val="00301B7E"/>
    <w:rsid w:val="00311293"/>
    <w:rsid w:val="00340066"/>
    <w:rsid w:val="003415FD"/>
    <w:rsid w:val="0034315A"/>
    <w:rsid w:val="003510BF"/>
    <w:rsid w:val="003537F7"/>
    <w:rsid w:val="00355D04"/>
    <w:rsid w:val="00363E3D"/>
    <w:rsid w:val="00372478"/>
    <w:rsid w:val="00377A1C"/>
    <w:rsid w:val="003805B1"/>
    <w:rsid w:val="00384159"/>
    <w:rsid w:val="00392083"/>
    <w:rsid w:val="00393D7F"/>
    <w:rsid w:val="003B0B86"/>
    <w:rsid w:val="003B28B7"/>
    <w:rsid w:val="003C32A4"/>
    <w:rsid w:val="003C79B1"/>
    <w:rsid w:val="003C7DBF"/>
    <w:rsid w:val="003D007D"/>
    <w:rsid w:val="003F547E"/>
    <w:rsid w:val="00410E42"/>
    <w:rsid w:val="00413807"/>
    <w:rsid w:val="004207B1"/>
    <w:rsid w:val="004220BC"/>
    <w:rsid w:val="00425E2E"/>
    <w:rsid w:val="00426FF7"/>
    <w:rsid w:val="00442226"/>
    <w:rsid w:val="004603DD"/>
    <w:rsid w:val="004708A7"/>
    <w:rsid w:val="0047481D"/>
    <w:rsid w:val="00480BB8"/>
    <w:rsid w:val="00492884"/>
    <w:rsid w:val="00492B29"/>
    <w:rsid w:val="004A176F"/>
    <w:rsid w:val="004B0DE4"/>
    <w:rsid w:val="004B2998"/>
    <w:rsid w:val="004B2D1E"/>
    <w:rsid w:val="004C47E0"/>
    <w:rsid w:val="004C4E01"/>
    <w:rsid w:val="004C7230"/>
    <w:rsid w:val="004D4F99"/>
    <w:rsid w:val="004D769E"/>
    <w:rsid w:val="00500409"/>
    <w:rsid w:val="005113DB"/>
    <w:rsid w:val="00512BD6"/>
    <w:rsid w:val="005131E4"/>
    <w:rsid w:val="00516E35"/>
    <w:rsid w:val="005428AB"/>
    <w:rsid w:val="00545088"/>
    <w:rsid w:val="005569A8"/>
    <w:rsid w:val="00564293"/>
    <w:rsid w:val="00584457"/>
    <w:rsid w:val="00585833"/>
    <w:rsid w:val="00592F69"/>
    <w:rsid w:val="00595B95"/>
    <w:rsid w:val="005B5B89"/>
    <w:rsid w:val="005B612B"/>
    <w:rsid w:val="005C14F6"/>
    <w:rsid w:val="005C5226"/>
    <w:rsid w:val="005E6D54"/>
    <w:rsid w:val="005F48AB"/>
    <w:rsid w:val="00603CB4"/>
    <w:rsid w:val="00603E12"/>
    <w:rsid w:val="0061211D"/>
    <w:rsid w:val="00635EF9"/>
    <w:rsid w:val="006373EE"/>
    <w:rsid w:val="006405CA"/>
    <w:rsid w:val="00647D27"/>
    <w:rsid w:val="00655539"/>
    <w:rsid w:val="00657A35"/>
    <w:rsid w:val="006708E9"/>
    <w:rsid w:val="00677D06"/>
    <w:rsid w:val="006A590F"/>
    <w:rsid w:val="006A6BAE"/>
    <w:rsid w:val="006A73A8"/>
    <w:rsid w:val="006B2019"/>
    <w:rsid w:val="006B460B"/>
    <w:rsid w:val="006C4B44"/>
    <w:rsid w:val="006E17E9"/>
    <w:rsid w:val="006E3384"/>
    <w:rsid w:val="006F6223"/>
    <w:rsid w:val="0070473D"/>
    <w:rsid w:val="007051C2"/>
    <w:rsid w:val="007153B4"/>
    <w:rsid w:val="00724DF3"/>
    <w:rsid w:val="0072716F"/>
    <w:rsid w:val="00733767"/>
    <w:rsid w:val="0073791E"/>
    <w:rsid w:val="00744A1C"/>
    <w:rsid w:val="00744B4A"/>
    <w:rsid w:val="00750665"/>
    <w:rsid w:val="00764212"/>
    <w:rsid w:val="00765A24"/>
    <w:rsid w:val="00770B10"/>
    <w:rsid w:val="007734BD"/>
    <w:rsid w:val="00791F1B"/>
    <w:rsid w:val="007B1F58"/>
    <w:rsid w:val="007C172B"/>
    <w:rsid w:val="007C525E"/>
    <w:rsid w:val="007E7C3C"/>
    <w:rsid w:val="007F6229"/>
    <w:rsid w:val="00803301"/>
    <w:rsid w:val="0082292C"/>
    <w:rsid w:val="00832F15"/>
    <w:rsid w:val="00852E8B"/>
    <w:rsid w:val="00855571"/>
    <w:rsid w:val="00870B2C"/>
    <w:rsid w:val="0087303A"/>
    <w:rsid w:val="00884944"/>
    <w:rsid w:val="00887CA8"/>
    <w:rsid w:val="008A343E"/>
    <w:rsid w:val="008A6FA1"/>
    <w:rsid w:val="008D020E"/>
    <w:rsid w:val="008D4D51"/>
    <w:rsid w:val="008E5498"/>
    <w:rsid w:val="0091562E"/>
    <w:rsid w:val="00931CFC"/>
    <w:rsid w:val="00935A52"/>
    <w:rsid w:val="00937F16"/>
    <w:rsid w:val="00952C48"/>
    <w:rsid w:val="00975EB0"/>
    <w:rsid w:val="00991580"/>
    <w:rsid w:val="00994779"/>
    <w:rsid w:val="009A5BC9"/>
    <w:rsid w:val="009C45E9"/>
    <w:rsid w:val="009D351D"/>
    <w:rsid w:val="009E0444"/>
    <w:rsid w:val="009E264F"/>
    <w:rsid w:val="009E52CF"/>
    <w:rsid w:val="009F07B6"/>
    <w:rsid w:val="009F0C12"/>
    <w:rsid w:val="009F4F61"/>
    <w:rsid w:val="00A03392"/>
    <w:rsid w:val="00A1680F"/>
    <w:rsid w:val="00A23D6E"/>
    <w:rsid w:val="00A3384D"/>
    <w:rsid w:val="00A43FD6"/>
    <w:rsid w:val="00A458E6"/>
    <w:rsid w:val="00A52A68"/>
    <w:rsid w:val="00A72687"/>
    <w:rsid w:val="00A7461C"/>
    <w:rsid w:val="00A75EF2"/>
    <w:rsid w:val="00A76554"/>
    <w:rsid w:val="00A8317B"/>
    <w:rsid w:val="00A9221A"/>
    <w:rsid w:val="00A92FFA"/>
    <w:rsid w:val="00A93004"/>
    <w:rsid w:val="00A953E1"/>
    <w:rsid w:val="00A97195"/>
    <w:rsid w:val="00AA0F25"/>
    <w:rsid w:val="00AB17F1"/>
    <w:rsid w:val="00AC1585"/>
    <w:rsid w:val="00AC34C9"/>
    <w:rsid w:val="00AD1601"/>
    <w:rsid w:val="00AD3931"/>
    <w:rsid w:val="00AE396D"/>
    <w:rsid w:val="00AE41E3"/>
    <w:rsid w:val="00AF1209"/>
    <w:rsid w:val="00AF54F8"/>
    <w:rsid w:val="00AF7A9C"/>
    <w:rsid w:val="00B32163"/>
    <w:rsid w:val="00B37012"/>
    <w:rsid w:val="00B4398D"/>
    <w:rsid w:val="00B55685"/>
    <w:rsid w:val="00B57248"/>
    <w:rsid w:val="00B62CB3"/>
    <w:rsid w:val="00B82D83"/>
    <w:rsid w:val="00BA3F1C"/>
    <w:rsid w:val="00BA4492"/>
    <w:rsid w:val="00BA54B8"/>
    <w:rsid w:val="00BB56AF"/>
    <w:rsid w:val="00BB6AF6"/>
    <w:rsid w:val="00BD2E05"/>
    <w:rsid w:val="00BD54BE"/>
    <w:rsid w:val="00BE336F"/>
    <w:rsid w:val="00BE3F00"/>
    <w:rsid w:val="00BF10AF"/>
    <w:rsid w:val="00BF2EC9"/>
    <w:rsid w:val="00C01154"/>
    <w:rsid w:val="00C13C93"/>
    <w:rsid w:val="00C17B63"/>
    <w:rsid w:val="00C32031"/>
    <w:rsid w:val="00C37BCF"/>
    <w:rsid w:val="00C4001E"/>
    <w:rsid w:val="00C44B66"/>
    <w:rsid w:val="00C60C95"/>
    <w:rsid w:val="00C6462B"/>
    <w:rsid w:val="00C67346"/>
    <w:rsid w:val="00C73DC9"/>
    <w:rsid w:val="00C81BAE"/>
    <w:rsid w:val="00C82886"/>
    <w:rsid w:val="00C82B46"/>
    <w:rsid w:val="00C92CCB"/>
    <w:rsid w:val="00CA3342"/>
    <w:rsid w:val="00CA62F9"/>
    <w:rsid w:val="00CA79C9"/>
    <w:rsid w:val="00CC5AC6"/>
    <w:rsid w:val="00CD2AD4"/>
    <w:rsid w:val="00CD3B85"/>
    <w:rsid w:val="00CE192C"/>
    <w:rsid w:val="00CF1B4B"/>
    <w:rsid w:val="00D03ADF"/>
    <w:rsid w:val="00D12D19"/>
    <w:rsid w:val="00D13D78"/>
    <w:rsid w:val="00D1689F"/>
    <w:rsid w:val="00D2278D"/>
    <w:rsid w:val="00D32C0E"/>
    <w:rsid w:val="00D471FD"/>
    <w:rsid w:val="00D477B3"/>
    <w:rsid w:val="00D55A95"/>
    <w:rsid w:val="00D66835"/>
    <w:rsid w:val="00D66CF5"/>
    <w:rsid w:val="00D70F50"/>
    <w:rsid w:val="00D75970"/>
    <w:rsid w:val="00D84EFF"/>
    <w:rsid w:val="00D85867"/>
    <w:rsid w:val="00DA2687"/>
    <w:rsid w:val="00DA6430"/>
    <w:rsid w:val="00DB2DFE"/>
    <w:rsid w:val="00DB7028"/>
    <w:rsid w:val="00DC51BF"/>
    <w:rsid w:val="00DD2FC8"/>
    <w:rsid w:val="00DE1404"/>
    <w:rsid w:val="00DE3FD2"/>
    <w:rsid w:val="00DF3DE9"/>
    <w:rsid w:val="00E11D6B"/>
    <w:rsid w:val="00E12B5C"/>
    <w:rsid w:val="00E27919"/>
    <w:rsid w:val="00E30988"/>
    <w:rsid w:val="00E71B05"/>
    <w:rsid w:val="00E813BF"/>
    <w:rsid w:val="00E95DFF"/>
    <w:rsid w:val="00EA4CDF"/>
    <w:rsid w:val="00EC137C"/>
    <w:rsid w:val="00ED54AC"/>
    <w:rsid w:val="00EE0F4E"/>
    <w:rsid w:val="00EE0F63"/>
    <w:rsid w:val="00EF2BF6"/>
    <w:rsid w:val="00F00779"/>
    <w:rsid w:val="00F01060"/>
    <w:rsid w:val="00F022E4"/>
    <w:rsid w:val="00F023F9"/>
    <w:rsid w:val="00F23A19"/>
    <w:rsid w:val="00F26897"/>
    <w:rsid w:val="00F43CDC"/>
    <w:rsid w:val="00F64578"/>
    <w:rsid w:val="00F67BCD"/>
    <w:rsid w:val="00F8195D"/>
    <w:rsid w:val="00F9502B"/>
    <w:rsid w:val="00FA3780"/>
    <w:rsid w:val="00FA72A3"/>
    <w:rsid w:val="00FB64D1"/>
    <w:rsid w:val="00FF49A1"/>
    <w:rsid w:val="00FF6CA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139B9"/>
  <w15:chartTrackingRefBased/>
  <w15:docId w15:val="{96B200F3-66FF-4002-B46C-F50697916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2F35"/>
    <w:rPr>
      <w:rFonts w:ascii="Arial" w:hAnsi="Arial" w:cs="Arial"/>
      <w:shd w:val="clear" w:color="auto" w:fill="FFFFFF"/>
    </w:rPr>
  </w:style>
  <w:style w:type="paragraph" w:styleId="Titre1">
    <w:name w:val="heading 1"/>
    <w:basedOn w:val="Normal"/>
    <w:next w:val="Normal"/>
    <w:link w:val="Titre1Car"/>
    <w:uiPriority w:val="9"/>
    <w:qFormat/>
    <w:rsid w:val="000B40B9"/>
    <w:pPr>
      <w:keepNext/>
      <w:keepLines/>
      <w:numPr>
        <w:numId w:val="7"/>
      </w:numPr>
      <w:spacing w:before="240" w:after="120"/>
      <w:ind w:left="431" w:hanging="431"/>
      <w:outlineLvl w:val="0"/>
    </w:pPr>
    <w:rPr>
      <w:rFonts w:eastAsiaTheme="majorEastAsia"/>
      <w:b/>
      <w:color w:val="000000" w:themeColor="text1"/>
      <w:sz w:val="28"/>
      <w:szCs w:val="32"/>
    </w:rPr>
  </w:style>
  <w:style w:type="paragraph" w:styleId="Titre2">
    <w:name w:val="heading 2"/>
    <w:basedOn w:val="Normal"/>
    <w:next w:val="Normal"/>
    <w:link w:val="Titre2Car"/>
    <w:uiPriority w:val="9"/>
    <w:unhideWhenUsed/>
    <w:qFormat/>
    <w:rsid w:val="00AE41E3"/>
    <w:pPr>
      <w:keepNext/>
      <w:keepLines/>
      <w:numPr>
        <w:ilvl w:val="1"/>
        <w:numId w:val="7"/>
      </w:numPr>
      <w:spacing w:before="40" w:after="120"/>
      <w:ind w:left="578" w:hanging="578"/>
      <w:outlineLvl w:val="1"/>
    </w:pPr>
    <w:rPr>
      <w:rFonts w:eastAsiaTheme="majorEastAsia"/>
      <w:b/>
      <w:color w:val="000000" w:themeColor="text1"/>
      <w:sz w:val="32"/>
      <w:szCs w:val="26"/>
    </w:rPr>
  </w:style>
  <w:style w:type="paragraph" w:styleId="Titre3">
    <w:name w:val="heading 3"/>
    <w:basedOn w:val="Normal"/>
    <w:next w:val="Normal"/>
    <w:link w:val="Titre3Car"/>
    <w:uiPriority w:val="9"/>
    <w:unhideWhenUsed/>
    <w:qFormat/>
    <w:rsid w:val="003C32A4"/>
    <w:pPr>
      <w:keepNext/>
      <w:keepLines/>
      <w:numPr>
        <w:ilvl w:val="2"/>
        <w:numId w:val="7"/>
      </w:numPr>
      <w:spacing w:before="40" w:after="120"/>
      <w:ind w:left="720"/>
      <w:outlineLvl w:val="2"/>
    </w:pPr>
    <w:rPr>
      <w:rFonts w:eastAsiaTheme="majorEastAsia"/>
      <w:b/>
      <w:color w:val="000000" w:themeColor="text1"/>
      <w:sz w:val="24"/>
      <w:szCs w:val="24"/>
    </w:rPr>
  </w:style>
  <w:style w:type="paragraph" w:styleId="Titre4">
    <w:name w:val="heading 4"/>
    <w:basedOn w:val="Normal"/>
    <w:next w:val="Normal"/>
    <w:link w:val="Titre4Car"/>
    <w:uiPriority w:val="9"/>
    <w:unhideWhenUsed/>
    <w:qFormat/>
    <w:rsid w:val="00DA6430"/>
    <w:pPr>
      <w:keepNext/>
      <w:keepLines/>
      <w:numPr>
        <w:ilvl w:val="3"/>
        <w:numId w:val="7"/>
      </w:numPr>
      <w:spacing w:before="40" w:after="120"/>
      <w:ind w:left="992" w:hanging="992"/>
      <w:outlineLvl w:val="3"/>
    </w:pPr>
    <w:rPr>
      <w:rFonts w:eastAsiaTheme="majorEastAsia"/>
      <w:b/>
      <w:iCs/>
      <w:color w:val="000000" w:themeColor="text1"/>
      <w:sz w:val="24"/>
    </w:rPr>
  </w:style>
  <w:style w:type="paragraph" w:styleId="Titre5">
    <w:name w:val="heading 5"/>
    <w:basedOn w:val="Normal"/>
    <w:next w:val="Normal"/>
    <w:link w:val="Titre5Car"/>
    <w:uiPriority w:val="9"/>
    <w:unhideWhenUsed/>
    <w:qFormat/>
    <w:rsid w:val="00AE41E3"/>
    <w:pPr>
      <w:keepNext/>
      <w:keepLines/>
      <w:numPr>
        <w:ilvl w:val="4"/>
        <w:numId w:val="7"/>
      </w:numPr>
      <w:spacing w:before="40" w:after="120"/>
      <w:ind w:left="1009" w:hanging="1009"/>
      <w:outlineLvl w:val="4"/>
    </w:pPr>
    <w:rPr>
      <w:rFonts w:eastAsiaTheme="majorEastAsia"/>
      <w:b/>
      <w:color w:val="000000" w:themeColor="text1"/>
    </w:rPr>
  </w:style>
  <w:style w:type="paragraph" w:styleId="Titre6">
    <w:name w:val="heading 6"/>
    <w:basedOn w:val="Normal"/>
    <w:next w:val="Normal"/>
    <w:link w:val="Titre6Car"/>
    <w:uiPriority w:val="9"/>
    <w:semiHidden/>
    <w:unhideWhenUsed/>
    <w:qFormat/>
    <w:rsid w:val="00765A24"/>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65A24"/>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65A2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65A2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32163"/>
    <w:pPr>
      <w:tabs>
        <w:tab w:val="center" w:pos="4536"/>
        <w:tab w:val="right" w:pos="9072"/>
      </w:tabs>
      <w:spacing w:after="0" w:line="240" w:lineRule="auto"/>
    </w:pPr>
  </w:style>
  <w:style w:type="character" w:customStyle="1" w:styleId="En-tteCar">
    <w:name w:val="En-tête Car"/>
    <w:basedOn w:val="Policepardfaut"/>
    <w:link w:val="En-tte"/>
    <w:uiPriority w:val="99"/>
    <w:rsid w:val="00B32163"/>
  </w:style>
  <w:style w:type="paragraph" w:styleId="Pieddepage">
    <w:name w:val="footer"/>
    <w:basedOn w:val="Normal"/>
    <w:link w:val="PieddepageCar"/>
    <w:uiPriority w:val="99"/>
    <w:unhideWhenUsed/>
    <w:rsid w:val="00B321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2163"/>
  </w:style>
  <w:style w:type="paragraph" w:styleId="Titre">
    <w:name w:val="Title"/>
    <w:basedOn w:val="Normal"/>
    <w:next w:val="Normal"/>
    <w:link w:val="TitreCar"/>
    <w:uiPriority w:val="10"/>
    <w:qFormat/>
    <w:rsid w:val="00744B4A"/>
    <w:pPr>
      <w:spacing w:after="0" w:line="216" w:lineRule="auto"/>
      <w:contextualSpacing/>
      <w:jc w:val="center"/>
    </w:pPr>
    <w:rPr>
      <w:rFonts w:eastAsiaTheme="majorEastAsia"/>
      <w:b/>
      <w:color w:val="404040" w:themeColor="text1" w:themeTint="BF"/>
      <w:spacing w:val="-10"/>
      <w:kern w:val="28"/>
      <w:sz w:val="96"/>
      <w:szCs w:val="56"/>
      <w:lang w:eastAsia="fr-CH"/>
    </w:rPr>
  </w:style>
  <w:style w:type="character" w:customStyle="1" w:styleId="TitreCar">
    <w:name w:val="Titre Car"/>
    <w:basedOn w:val="Policepardfaut"/>
    <w:link w:val="Titre"/>
    <w:uiPriority w:val="10"/>
    <w:rsid w:val="00744B4A"/>
    <w:rPr>
      <w:rFonts w:ascii="Arial" w:eastAsiaTheme="majorEastAsia" w:hAnsi="Arial" w:cs="Arial"/>
      <w:b/>
      <w:color w:val="404040" w:themeColor="text1" w:themeTint="BF"/>
      <w:spacing w:val="-10"/>
      <w:kern w:val="28"/>
      <w:sz w:val="96"/>
      <w:szCs w:val="56"/>
      <w:lang w:eastAsia="fr-CH"/>
    </w:rPr>
  </w:style>
  <w:style w:type="paragraph" w:styleId="Sous-titre">
    <w:name w:val="Subtitle"/>
    <w:basedOn w:val="Normal"/>
    <w:next w:val="Normal"/>
    <w:link w:val="Sous-titreCar"/>
    <w:uiPriority w:val="11"/>
    <w:qFormat/>
    <w:rsid w:val="001E3BA0"/>
    <w:pPr>
      <w:numPr>
        <w:ilvl w:val="1"/>
      </w:numPr>
    </w:pPr>
    <w:rPr>
      <w:rFonts w:eastAsiaTheme="minorEastAsia"/>
      <w:color w:val="000000" w:themeColor="text1"/>
      <w:spacing w:val="15"/>
      <w:sz w:val="32"/>
      <w:lang w:val="fr-FR" w:eastAsia="fr-CH"/>
    </w:rPr>
  </w:style>
  <w:style w:type="character" w:customStyle="1" w:styleId="Sous-titreCar">
    <w:name w:val="Sous-titre Car"/>
    <w:basedOn w:val="Policepardfaut"/>
    <w:link w:val="Sous-titre"/>
    <w:uiPriority w:val="11"/>
    <w:rsid w:val="001E3BA0"/>
    <w:rPr>
      <w:rFonts w:ascii="Arial" w:eastAsiaTheme="minorEastAsia" w:hAnsi="Arial" w:cs="Arial"/>
      <w:color w:val="000000" w:themeColor="text1"/>
      <w:spacing w:val="15"/>
      <w:sz w:val="32"/>
      <w:lang w:val="fr-FR" w:eastAsia="fr-CH"/>
    </w:rPr>
  </w:style>
  <w:style w:type="character" w:customStyle="1" w:styleId="Titre1Car">
    <w:name w:val="Titre 1 Car"/>
    <w:basedOn w:val="Policepardfaut"/>
    <w:link w:val="Titre1"/>
    <w:uiPriority w:val="9"/>
    <w:rsid w:val="000B40B9"/>
    <w:rPr>
      <w:rFonts w:ascii="Arial" w:eastAsiaTheme="majorEastAsia" w:hAnsi="Arial" w:cs="Arial"/>
      <w:b/>
      <w:color w:val="000000" w:themeColor="text1"/>
      <w:sz w:val="28"/>
      <w:szCs w:val="32"/>
    </w:rPr>
  </w:style>
  <w:style w:type="paragraph" w:styleId="En-ttedetabledesmatires">
    <w:name w:val="TOC Heading"/>
    <w:basedOn w:val="Titre1"/>
    <w:next w:val="Normal"/>
    <w:uiPriority w:val="39"/>
    <w:unhideWhenUsed/>
    <w:qFormat/>
    <w:rsid w:val="0047481D"/>
    <w:pPr>
      <w:outlineLvl w:val="9"/>
    </w:pPr>
    <w:rPr>
      <w:lang w:eastAsia="fr-CH"/>
    </w:rPr>
  </w:style>
  <w:style w:type="paragraph" w:styleId="Paragraphedeliste">
    <w:name w:val="List Paragraph"/>
    <w:basedOn w:val="Normal"/>
    <w:uiPriority w:val="34"/>
    <w:qFormat/>
    <w:rsid w:val="007734BD"/>
    <w:pPr>
      <w:numPr>
        <w:numId w:val="16"/>
      </w:numPr>
      <w:contextualSpacing/>
    </w:pPr>
    <w:rPr>
      <w:szCs w:val="24"/>
    </w:rPr>
  </w:style>
  <w:style w:type="character" w:customStyle="1" w:styleId="Titre2Car">
    <w:name w:val="Titre 2 Car"/>
    <w:basedOn w:val="Policepardfaut"/>
    <w:link w:val="Titre2"/>
    <w:uiPriority w:val="9"/>
    <w:rsid w:val="00AE41E3"/>
    <w:rPr>
      <w:rFonts w:ascii="Arial" w:eastAsiaTheme="majorEastAsia" w:hAnsi="Arial" w:cs="Arial"/>
      <w:b/>
      <w:color w:val="000000" w:themeColor="text1"/>
      <w:sz w:val="32"/>
      <w:szCs w:val="26"/>
    </w:rPr>
  </w:style>
  <w:style w:type="character" w:customStyle="1" w:styleId="Titre3Car">
    <w:name w:val="Titre 3 Car"/>
    <w:basedOn w:val="Policepardfaut"/>
    <w:link w:val="Titre3"/>
    <w:uiPriority w:val="9"/>
    <w:rsid w:val="003C32A4"/>
    <w:rPr>
      <w:rFonts w:ascii="Arial" w:eastAsiaTheme="majorEastAsia" w:hAnsi="Arial" w:cs="Arial"/>
      <w:b/>
      <w:color w:val="000000" w:themeColor="text1"/>
      <w:sz w:val="24"/>
      <w:szCs w:val="24"/>
    </w:rPr>
  </w:style>
  <w:style w:type="character" w:customStyle="1" w:styleId="Titre4Car">
    <w:name w:val="Titre 4 Car"/>
    <w:basedOn w:val="Policepardfaut"/>
    <w:link w:val="Titre4"/>
    <w:uiPriority w:val="9"/>
    <w:rsid w:val="00DA6430"/>
    <w:rPr>
      <w:rFonts w:ascii="Arial" w:eastAsiaTheme="majorEastAsia" w:hAnsi="Arial" w:cs="Arial"/>
      <w:b/>
      <w:iCs/>
      <w:color w:val="000000" w:themeColor="text1"/>
      <w:sz w:val="24"/>
    </w:rPr>
  </w:style>
  <w:style w:type="character" w:customStyle="1" w:styleId="Titre5Car">
    <w:name w:val="Titre 5 Car"/>
    <w:basedOn w:val="Policepardfaut"/>
    <w:link w:val="Titre5"/>
    <w:uiPriority w:val="9"/>
    <w:rsid w:val="00AE41E3"/>
    <w:rPr>
      <w:rFonts w:ascii="Arial" w:eastAsiaTheme="majorEastAsia" w:hAnsi="Arial" w:cs="Arial"/>
      <w:b/>
      <w:color w:val="000000" w:themeColor="text1"/>
    </w:rPr>
  </w:style>
  <w:style w:type="character" w:customStyle="1" w:styleId="Titre6Car">
    <w:name w:val="Titre 6 Car"/>
    <w:basedOn w:val="Policepardfaut"/>
    <w:link w:val="Titre6"/>
    <w:uiPriority w:val="9"/>
    <w:semiHidden/>
    <w:rsid w:val="00765A2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65A2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65A2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65A24"/>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213D03"/>
    <w:pPr>
      <w:spacing w:before="360" w:after="0"/>
    </w:pPr>
    <w:rPr>
      <w:rFonts w:cstheme="majorHAnsi"/>
      <w:b/>
      <w:bCs/>
      <w:caps/>
      <w:sz w:val="24"/>
      <w:szCs w:val="24"/>
    </w:rPr>
  </w:style>
  <w:style w:type="paragraph" w:styleId="TM2">
    <w:name w:val="toc 2"/>
    <w:basedOn w:val="Normal"/>
    <w:next w:val="Normal"/>
    <w:autoRedefine/>
    <w:uiPriority w:val="39"/>
    <w:unhideWhenUsed/>
    <w:rsid w:val="00213D03"/>
    <w:pPr>
      <w:spacing w:before="240" w:after="0"/>
    </w:pPr>
    <w:rPr>
      <w:rFonts w:cstheme="minorHAnsi"/>
      <w:b/>
      <w:bCs/>
      <w:sz w:val="20"/>
      <w:szCs w:val="20"/>
    </w:rPr>
  </w:style>
  <w:style w:type="character" w:styleId="Lienhypertexte">
    <w:name w:val="Hyperlink"/>
    <w:basedOn w:val="Policepardfaut"/>
    <w:uiPriority w:val="99"/>
    <w:unhideWhenUsed/>
    <w:rsid w:val="001E3BA0"/>
    <w:rPr>
      <w:color w:val="0563C1" w:themeColor="hyperlink"/>
      <w:u w:val="single"/>
    </w:rPr>
  </w:style>
  <w:style w:type="paragraph" w:styleId="TM3">
    <w:name w:val="toc 3"/>
    <w:basedOn w:val="Normal"/>
    <w:next w:val="Normal"/>
    <w:autoRedefine/>
    <w:uiPriority w:val="39"/>
    <w:unhideWhenUsed/>
    <w:rsid w:val="00213D03"/>
    <w:pPr>
      <w:spacing w:after="0"/>
      <w:ind w:left="220"/>
    </w:pPr>
    <w:rPr>
      <w:rFonts w:cstheme="minorHAnsi"/>
      <w:sz w:val="20"/>
      <w:szCs w:val="20"/>
    </w:rPr>
  </w:style>
  <w:style w:type="paragraph" w:styleId="Notedebasdepage">
    <w:name w:val="footnote text"/>
    <w:basedOn w:val="Normal"/>
    <w:link w:val="NotedebasdepageCar"/>
    <w:uiPriority w:val="99"/>
    <w:unhideWhenUsed/>
    <w:rsid w:val="0082292C"/>
    <w:pPr>
      <w:spacing w:after="0" w:line="240" w:lineRule="auto"/>
    </w:pPr>
    <w:rPr>
      <w:sz w:val="20"/>
      <w:szCs w:val="20"/>
    </w:rPr>
  </w:style>
  <w:style w:type="character" w:customStyle="1" w:styleId="NotedebasdepageCar">
    <w:name w:val="Note de bas de page Car"/>
    <w:basedOn w:val="Policepardfaut"/>
    <w:link w:val="Notedebasdepage"/>
    <w:uiPriority w:val="99"/>
    <w:rsid w:val="0082292C"/>
    <w:rPr>
      <w:rFonts w:ascii="Arial" w:hAnsi="Arial" w:cs="Arial"/>
      <w:sz w:val="20"/>
      <w:szCs w:val="20"/>
    </w:rPr>
  </w:style>
  <w:style w:type="character" w:styleId="Appelnotedebasdep">
    <w:name w:val="footnote reference"/>
    <w:basedOn w:val="Policepardfaut"/>
    <w:uiPriority w:val="99"/>
    <w:semiHidden/>
    <w:unhideWhenUsed/>
    <w:rsid w:val="0082292C"/>
    <w:rPr>
      <w:vertAlign w:val="superscript"/>
    </w:rPr>
  </w:style>
  <w:style w:type="character" w:styleId="Lienhypertextesuivivisit">
    <w:name w:val="FollowedHyperlink"/>
    <w:basedOn w:val="Policepardfaut"/>
    <w:uiPriority w:val="99"/>
    <w:semiHidden/>
    <w:unhideWhenUsed/>
    <w:rsid w:val="00D1689F"/>
    <w:rPr>
      <w:color w:val="954F72" w:themeColor="followedHyperlink"/>
      <w:u w:val="single"/>
    </w:rPr>
  </w:style>
  <w:style w:type="paragraph" w:styleId="NormalWeb">
    <w:name w:val="Normal (Web)"/>
    <w:basedOn w:val="Normal"/>
    <w:uiPriority w:val="99"/>
    <w:semiHidden/>
    <w:unhideWhenUsed/>
    <w:rsid w:val="001D73E6"/>
    <w:pPr>
      <w:spacing w:before="100" w:beforeAutospacing="1" w:after="100" w:afterAutospacing="1" w:line="240" w:lineRule="auto"/>
    </w:pPr>
    <w:rPr>
      <w:rFonts w:ascii="Times New Roman" w:eastAsiaTheme="minorEastAsia" w:hAnsi="Times New Roman" w:cs="Times New Roman"/>
      <w:sz w:val="24"/>
      <w:szCs w:val="24"/>
      <w:shd w:val="clear" w:color="auto" w:fill="auto"/>
      <w:lang w:eastAsia="fr-CH"/>
    </w:rPr>
  </w:style>
  <w:style w:type="character" w:customStyle="1" w:styleId="Mentionnonrsolue1">
    <w:name w:val="Mention non résolue1"/>
    <w:basedOn w:val="Policepardfaut"/>
    <w:uiPriority w:val="99"/>
    <w:semiHidden/>
    <w:unhideWhenUsed/>
    <w:rsid w:val="008D4D51"/>
    <w:rPr>
      <w:color w:val="605E5C"/>
      <w:shd w:val="clear" w:color="auto" w:fill="E1DFDD"/>
    </w:rPr>
  </w:style>
  <w:style w:type="paragraph" w:styleId="Lgende">
    <w:name w:val="caption"/>
    <w:basedOn w:val="Normal"/>
    <w:next w:val="Normal"/>
    <w:uiPriority w:val="35"/>
    <w:unhideWhenUsed/>
    <w:qFormat/>
    <w:rsid w:val="001962A3"/>
    <w:pPr>
      <w:spacing w:after="200" w:line="240" w:lineRule="auto"/>
    </w:pPr>
    <w:rPr>
      <w:i/>
      <w:iCs/>
      <w:color w:val="44546A" w:themeColor="text2"/>
      <w:sz w:val="18"/>
      <w:szCs w:val="18"/>
    </w:rPr>
  </w:style>
  <w:style w:type="paragraph" w:styleId="TM5">
    <w:name w:val="toc 5"/>
    <w:basedOn w:val="Normal"/>
    <w:next w:val="Normal"/>
    <w:autoRedefine/>
    <w:uiPriority w:val="39"/>
    <w:unhideWhenUsed/>
    <w:rsid w:val="00213D03"/>
    <w:pPr>
      <w:spacing w:after="0"/>
      <w:ind w:left="660"/>
    </w:pPr>
    <w:rPr>
      <w:rFonts w:cstheme="minorHAnsi"/>
      <w:sz w:val="20"/>
      <w:szCs w:val="20"/>
    </w:rPr>
  </w:style>
  <w:style w:type="paragraph" w:styleId="TM4">
    <w:name w:val="toc 4"/>
    <w:basedOn w:val="Normal"/>
    <w:next w:val="Normal"/>
    <w:autoRedefine/>
    <w:uiPriority w:val="39"/>
    <w:unhideWhenUsed/>
    <w:rsid w:val="00213D03"/>
    <w:pPr>
      <w:spacing w:after="0"/>
      <w:ind w:left="440"/>
    </w:pPr>
    <w:rPr>
      <w:rFonts w:cstheme="minorHAnsi"/>
      <w:sz w:val="20"/>
      <w:szCs w:val="20"/>
    </w:rPr>
  </w:style>
  <w:style w:type="paragraph" w:styleId="TM6">
    <w:name w:val="toc 6"/>
    <w:basedOn w:val="Normal"/>
    <w:next w:val="Normal"/>
    <w:autoRedefine/>
    <w:uiPriority w:val="39"/>
    <w:unhideWhenUsed/>
    <w:rsid w:val="00DE3FD2"/>
    <w:pPr>
      <w:spacing w:after="0"/>
      <w:ind w:left="880"/>
    </w:pPr>
    <w:rPr>
      <w:rFonts w:asciiTheme="minorHAnsi" w:hAnsiTheme="minorHAnsi" w:cstheme="minorHAnsi"/>
      <w:sz w:val="20"/>
      <w:szCs w:val="20"/>
    </w:rPr>
  </w:style>
  <w:style w:type="paragraph" w:styleId="TM7">
    <w:name w:val="toc 7"/>
    <w:basedOn w:val="Normal"/>
    <w:next w:val="Normal"/>
    <w:autoRedefine/>
    <w:uiPriority w:val="39"/>
    <w:unhideWhenUsed/>
    <w:rsid w:val="00DE3FD2"/>
    <w:pPr>
      <w:spacing w:after="0"/>
      <w:ind w:left="1100"/>
    </w:pPr>
    <w:rPr>
      <w:rFonts w:asciiTheme="minorHAnsi" w:hAnsiTheme="minorHAnsi" w:cstheme="minorHAnsi"/>
      <w:sz w:val="20"/>
      <w:szCs w:val="20"/>
    </w:rPr>
  </w:style>
  <w:style w:type="paragraph" w:styleId="TM8">
    <w:name w:val="toc 8"/>
    <w:basedOn w:val="Normal"/>
    <w:next w:val="Normal"/>
    <w:autoRedefine/>
    <w:uiPriority w:val="39"/>
    <w:unhideWhenUsed/>
    <w:rsid w:val="00DE3FD2"/>
    <w:pPr>
      <w:spacing w:after="0"/>
      <w:ind w:left="1320"/>
    </w:pPr>
    <w:rPr>
      <w:rFonts w:asciiTheme="minorHAnsi" w:hAnsiTheme="minorHAnsi" w:cstheme="minorHAnsi"/>
      <w:sz w:val="20"/>
      <w:szCs w:val="20"/>
    </w:rPr>
  </w:style>
  <w:style w:type="paragraph" w:styleId="TM9">
    <w:name w:val="toc 9"/>
    <w:basedOn w:val="Normal"/>
    <w:next w:val="Normal"/>
    <w:autoRedefine/>
    <w:uiPriority w:val="39"/>
    <w:unhideWhenUsed/>
    <w:rsid w:val="00DE3FD2"/>
    <w:pPr>
      <w:spacing w:after="0"/>
      <w:ind w:left="1540"/>
    </w:pPr>
    <w:rPr>
      <w:rFonts w:asciiTheme="minorHAnsi" w:hAnsiTheme="minorHAnsi" w:cstheme="minorHAnsi"/>
      <w:sz w:val="20"/>
      <w:szCs w:val="20"/>
    </w:rPr>
  </w:style>
  <w:style w:type="paragraph" w:customStyle="1" w:styleId="Standard">
    <w:name w:val="Standard"/>
    <w:rsid w:val="00935A52"/>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character" w:customStyle="1" w:styleId="Mentionnonrsolue2">
    <w:name w:val="Mention non résolue2"/>
    <w:basedOn w:val="Policepardfaut"/>
    <w:uiPriority w:val="99"/>
    <w:semiHidden/>
    <w:unhideWhenUsed/>
    <w:rsid w:val="00AE396D"/>
    <w:rPr>
      <w:color w:val="605E5C"/>
      <w:shd w:val="clear" w:color="auto" w:fill="E1DFDD"/>
    </w:rPr>
  </w:style>
  <w:style w:type="table" w:styleId="Grilledutableau">
    <w:name w:val="Table Grid"/>
    <w:basedOn w:val="TableauNormal"/>
    <w:uiPriority w:val="39"/>
    <w:rsid w:val="003D00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3">
    <w:name w:val="Grid Table 1 Light Accent 3"/>
    <w:basedOn w:val="TableauNormal"/>
    <w:uiPriority w:val="46"/>
    <w:rsid w:val="003D007D"/>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3D007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3D007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simple1">
    <w:name w:val="Plain Table 1"/>
    <w:basedOn w:val="TableauNormal"/>
    <w:uiPriority w:val="41"/>
    <w:rsid w:val="003D007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3D007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3">
    <w:name w:val="Grid Table 3"/>
    <w:basedOn w:val="TableauNormal"/>
    <w:uiPriority w:val="48"/>
    <w:rsid w:val="003D00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Accentuation3">
    <w:name w:val="Grid Table 3 Accent 3"/>
    <w:basedOn w:val="TableauNormal"/>
    <w:uiPriority w:val="48"/>
    <w:rsid w:val="003D007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2">
    <w:name w:val="Grid Table 2"/>
    <w:basedOn w:val="TableauNormal"/>
    <w:uiPriority w:val="47"/>
    <w:rsid w:val="003D007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
    <w:name w:val="Unresolved Mention"/>
    <w:basedOn w:val="Policepardfaut"/>
    <w:uiPriority w:val="99"/>
    <w:semiHidden/>
    <w:unhideWhenUsed/>
    <w:rsid w:val="00263D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package" Target="embeddings/Dessin_Microsoft_Visio1.vsdx"/><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casinosbarriere.com/fr/montreux.html" TargetMode="External"/><Relationship Id="rId50" Type="http://schemas.openxmlformats.org/officeDocument/2006/relationships/hyperlink" Target="https://fr.wikipedia.org/wiki/Grappe_de_serveurs" TargetMode="External"/><Relationship Id="rId55" Type="http://schemas.openxmlformats.org/officeDocument/2006/relationships/hyperlink" Target="https://fr.wikipedia.org/wiki/RAID_(informatique)" TargetMode="External"/><Relationship Id="rId63" Type="http://schemas.openxmlformats.org/officeDocument/2006/relationships/hyperlink" Target="https://www.ldlc.com/guides/AL00000601/guide+les+onduleurs/" TargetMode="External"/><Relationship Id="rId68" Type="http://schemas.openxmlformats.org/officeDocument/2006/relationships/hyperlink" Target="https://www.snia.org/sites/default/orig/sdc_archives/2010_presentations/monday/MahmoudJibbe_ISCSI_FCoE__testing-verA.pdf" TargetMode="External"/><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m.youtube.com/watch?v=OUMGp3HHel4" TargetMode="External"/><Relationship Id="rId58" Type="http://schemas.openxmlformats.org/officeDocument/2006/relationships/hyperlink" Target="https://fr.wikipedia.org/wiki/Stockage_d%27information" TargetMode="External"/><Relationship Id="rId66" Type="http://schemas.openxmlformats.org/officeDocument/2006/relationships/hyperlink" Target="https://fr.wikipedia.org/wiki/Small_Computer_System_Interfac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vtx.ch" TargetMode="External"/><Relationship Id="rId57" Type="http://schemas.openxmlformats.org/officeDocument/2006/relationships/hyperlink" Target="https://stuff.mit.edu/afs/athena/project/rhel-doc/3/rhel-sag-fr-3/s1-raid-approaches.html" TargetMode="External"/><Relationship Id="rId61" Type="http://schemas.openxmlformats.org/officeDocument/2006/relationships/hyperlink" Target="https://www.commentcamarche.com/contents/994-onduleur" TargetMode="Externa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admin.ch/opc/fr/classified-compilation/19920153/index.html" TargetMode="External"/><Relationship Id="rId60" Type="http://schemas.openxmlformats.org/officeDocument/2006/relationships/hyperlink" Target="https://fr.wikipedia.org/wiki/Cl%C3%A9_USB" TargetMode="External"/><Relationship Id="rId65" Type="http://schemas.openxmlformats.org/officeDocument/2006/relationships/hyperlink" Target="https://fr.wikipedia.org/wiki/Plan_de_reprise_d%27activit%C3%A9"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loro.ch" TargetMode="External"/><Relationship Id="rId56" Type="http://schemas.openxmlformats.org/officeDocument/2006/relationships/hyperlink" Target="http://www.hardware-attitude.com/fiche-885-carte-raid-sata-adaptec-2820sa---8-ports-sata-ii-pci-x.html" TargetMode="External"/><Relationship Id="rId64" Type="http://schemas.openxmlformats.org/officeDocument/2006/relationships/hyperlink" Target="http://www.europ-computer.com/dossiers/dossier_6_18.html" TargetMode="External"/><Relationship Id="rId69" Type="http://schemas.openxmlformats.org/officeDocument/2006/relationships/hyperlink" Target="https://www.01net.com/actualites/le-protocole-iscsi-152216.html" TargetMode="External"/><Relationship Id="rId8" Type="http://schemas.openxmlformats.org/officeDocument/2006/relationships/header" Target="header1.xml"/><Relationship Id="rId51" Type="http://schemas.openxmlformats.org/officeDocument/2006/relationships/hyperlink" Target="https://fr.wikipedia.org/wiki/N%C5%93ud_(r%C3%A9seau)"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commentcamarche.com/contents/739-cle-usb" TargetMode="External"/><Relationship Id="rId67" Type="http://schemas.openxmlformats.org/officeDocument/2006/relationships/hyperlink" Target="https://blog.netapp.com/wp-content/uploads/2016/05/iscsi_blog_images-1.jpg"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urlz.fr/7Kpu" TargetMode="External"/><Relationship Id="rId62" Type="http://schemas.openxmlformats.org/officeDocument/2006/relationships/hyperlink" Target="https://sitelec.org/cours/abati/flash/onduleur.htm" TargetMode="External"/><Relationship Id="rId7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N%C5%93ud_(r%C3%A9seau)" TargetMode="External"/><Relationship Id="rId2" Type="http://schemas.openxmlformats.org/officeDocument/2006/relationships/hyperlink" Target="https://fr.wikipedia.org/wiki/Grappe_de_serveurs" TargetMode="External"/><Relationship Id="rId1" Type="http://schemas.openxmlformats.org/officeDocument/2006/relationships/hyperlink" Target="https://www.unil.ch"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C8B2DF-B9D2-4914-83DE-5C2AA6CF3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4485</TotalTime>
  <Pages>34</Pages>
  <Words>8159</Words>
  <Characters>44878</Characters>
  <Application>Microsoft Office Word</Application>
  <DocSecurity>0</DocSecurity>
  <Lines>373</Lines>
  <Paragraphs>105</Paragraphs>
  <ScaleCrop>false</ScaleCrop>
  <HeadingPairs>
    <vt:vector size="2" baseType="variant">
      <vt:variant>
        <vt:lpstr>Titre</vt:lpstr>
      </vt:variant>
      <vt:variant>
        <vt:i4>1</vt:i4>
      </vt:variant>
    </vt:vector>
  </HeadingPairs>
  <TitlesOfParts>
    <vt:vector size="1" baseType="lpstr">
      <vt:lpstr/>
    </vt:vector>
  </TitlesOfParts>
  <Company>Loterie Romande</Company>
  <LinksUpToDate>false</LinksUpToDate>
  <CharactersWithSpaces>52932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Krenger Quentin</dc:creator>
  <cp:keywords/>
  <dc:description/>
  <cp:lastModifiedBy>Dylan Métral</cp:lastModifiedBy>
  <cp:revision>47</cp:revision>
  <cp:lastPrinted>2018-09-08T15:16:00Z</cp:lastPrinted>
  <dcterms:created xsi:type="dcterms:W3CDTF">2018-09-08T15:31:00Z</dcterms:created>
  <dcterms:modified xsi:type="dcterms:W3CDTF">2018-11-28T09:29:00Z</dcterms:modified>
</cp:coreProperties>
</file>