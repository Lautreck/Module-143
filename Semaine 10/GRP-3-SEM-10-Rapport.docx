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val="fr-FR" w:eastAsia="fr-FR"/>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3BA96E9F" w14:textId="77777777" w:rsidR="00071265"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bookmarkStart w:id="0" w:name="_GoBack"/>
          <w:bookmarkEnd w:id="0"/>
          <w:r w:rsidR="00071265" w:rsidRPr="00D30381">
            <w:rPr>
              <w:rStyle w:val="Lienhypertexte"/>
              <w:noProof/>
            </w:rPr>
            <w:fldChar w:fldCharType="begin"/>
          </w:r>
          <w:r w:rsidR="00071265" w:rsidRPr="00D30381">
            <w:rPr>
              <w:rStyle w:val="Lienhypertexte"/>
              <w:noProof/>
            </w:rPr>
            <w:instrText xml:space="preserve"> </w:instrText>
          </w:r>
          <w:r w:rsidR="00071265">
            <w:rPr>
              <w:noProof/>
            </w:rPr>
            <w:instrText>HYPERLINK \l "_Toc531165035"</w:instrText>
          </w:r>
          <w:r w:rsidR="00071265" w:rsidRPr="00D30381">
            <w:rPr>
              <w:rStyle w:val="Lienhypertexte"/>
              <w:noProof/>
            </w:rPr>
            <w:instrText xml:space="preserve"> </w:instrText>
          </w:r>
          <w:r w:rsidR="00071265" w:rsidRPr="00D30381">
            <w:rPr>
              <w:rStyle w:val="Lienhypertexte"/>
              <w:noProof/>
            </w:rPr>
          </w:r>
          <w:r w:rsidR="00071265" w:rsidRPr="00D30381">
            <w:rPr>
              <w:rStyle w:val="Lienhypertexte"/>
              <w:noProof/>
            </w:rPr>
            <w:fldChar w:fldCharType="separate"/>
          </w:r>
          <w:r w:rsidR="00071265" w:rsidRPr="00D30381">
            <w:rPr>
              <w:rStyle w:val="Lienhypertexte"/>
              <w:noProof/>
            </w:rPr>
            <w:t>2</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rPr>
            <w:t>Partie 1</w:t>
          </w:r>
          <w:r w:rsidR="00071265">
            <w:rPr>
              <w:noProof/>
              <w:webHidden/>
            </w:rPr>
            <w:tab/>
          </w:r>
          <w:r w:rsidR="00071265">
            <w:rPr>
              <w:noProof/>
              <w:webHidden/>
            </w:rPr>
            <w:fldChar w:fldCharType="begin"/>
          </w:r>
          <w:r w:rsidR="00071265">
            <w:rPr>
              <w:noProof/>
              <w:webHidden/>
            </w:rPr>
            <w:instrText xml:space="preserve"> PAGEREF _Toc531165035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r w:rsidR="00071265" w:rsidRPr="00D30381">
            <w:rPr>
              <w:rStyle w:val="Lienhypertexte"/>
              <w:noProof/>
            </w:rPr>
            <w:fldChar w:fldCharType="end"/>
          </w:r>
        </w:p>
        <w:p w14:paraId="6E059943" w14:textId="77777777" w:rsidR="00071265" w:rsidRDefault="00071265">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36" w:history="1">
            <w:r w:rsidRPr="00D30381">
              <w:rPr>
                <w:rStyle w:val="Lienhypertexte"/>
                <w:noProof/>
              </w:rPr>
              <w:t>2.1</w:t>
            </w:r>
            <w:r>
              <w:rPr>
                <w:rFonts w:asciiTheme="minorHAnsi" w:eastAsiaTheme="minorEastAsia" w:hAnsiTheme="minorHAnsi" w:cstheme="minorBidi"/>
                <w:b w:val="0"/>
                <w:bCs w:val="0"/>
                <w:noProof/>
                <w:sz w:val="22"/>
                <w:szCs w:val="22"/>
                <w:shd w:val="clear" w:color="auto" w:fill="auto"/>
                <w:lang w:val="fr-FR" w:eastAsia="fr-FR"/>
              </w:rPr>
              <w:tab/>
            </w:r>
            <w:r w:rsidRPr="00D30381">
              <w:rPr>
                <w:rStyle w:val="Lienhypertexte"/>
                <w:noProof/>
              </w:rPr>
              <w:t>Casino de Montreux</w:t>
            </w:r>
            <w:r>
              <w:rPr>
                <w:noProof/>
                <w:webHidden/>
              </w:rPr>
              <w:tab/>
            </w:r>
            <w:r>
              <w:rPr>
                <w:noProof/>
                <w:webHidden/>
              </w:rPr>
              <w:fldChar w:fldCharType="begin"/>
            </w:r>
            <w:r>
              <w:rPr>
                <w:noProof/>
                <w:webHidden/>
              </w:rPr>
              <w:instrText xml:space="preserve"> PAGEREF _Toc531165036 \h </w:instrText>
            </w:r>
            <w:r>
              <w:rPr>
                <w:noProof/>
                <w:webHidden/>
              </w:rPr>
            </w:r>
            <w:r>
              <w:rPr>
                <w:noProof/>
                <w:webHidden/>
              </w:rPr>
              <w:fldChar w:fldCharType="separate"/>
            </w:r>
            <w:r>
              <w:rPr>
                <w:noProof/>
                <w:webHidden/>
              </w:rPr>
              <w:t>6</w:t>
            </w:r>
            <w:r>
              <w:rPr>
                <w:noProof/>
                <w:webHidden/>
              </w:rPr>
              <w:fldChar w:fldCharType="end"/>
            </w:r>
          </w:hyperlink>
        </w:p>
        <w:p w14:paraId="67D58577"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7" w:history="1">
            <w:r w:rsidRPr="00D30381">
              <w:rPr>
                <w:rStyle w:val="Lienhypertexte"/>
                <w:noProof/>
              </w:rPr>
              <w:t>2.1.1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Introduction</w:t>
            </w:r>
            <w:r>
              <w:rPr>
                <w:noProof/>
                <w:webHidden/>
              </w:rPr>
              <w:tab/>
            </w:r>
            <w:r>
              <w:rPr>
                <w:noProof/>
                <w:webHidden/>
              </w:rPr>
              <w:fldChar w:fldCharType="begin"/>
            </w:r>
            <w:r>
              <w:rPr>
                <w:noProof/>
                <w:webHidden/>
              </w:rPr>
              <w:instrText xml:space="preserve"> PAGEREF _Toc531165037 \h </w:instrText>
            </w:r>
            <w:r>
              <w:rPr>
                <w:noProof/>
                <w:webHidden/>
              </w:rPr>
            </w:r>
            <w:r>
              <w:rPr>
                <w:noProof/>
                <w:webHidden/>
              </w:rPr>
              <w:fldChar w:fldCharType="separate"/>
            </w:r>
            <w:r>
              <w:rPr>
                <w:noProof/>
                <w:webHidden/>
              </w:rPr>
              <w:t>6</w:t>
            </w:r>
            <w:r>
              <w:rPr>
                <w:noProof/>
                <w:webHidden/>
              </w:rPr>
              <w:fldChar w:fldCharType="end"/>
            </w:r>
          </w:hyperlink>
        </w:p>
        <w:p w14:paraId="056E1641"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8" w:history="1">
            <w:r w:rsidRPr="00D30381">
              <w:rPr>
                <w:rStyle w:val="Lienhypertexte"/>
                <w:noProof/>
              </w:rPr>
              <w:t>2.1.2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Traitement de données.</w:t>
            </w:r>
            <w:r>
              <w:rPr>
                <w:noProof/>
                <w:webHidden/>
              </w:rPr>
              <w:tab/>
            </w:r>
            <w:r>
              <w:rPr>
                <w:noProof/>
                <w:webHidden/>
              </w:rPr>
              <w:fldChar w:fldCharType="begin"/>
            </w:r>
            <w:r>
              <w:rPr>
                <w:noProof/>
                <w:webHidden/>
              </w:rPr>
              <w:instrText xml:space="preserve"> PAGEREF _Toc531165038 \h </w:instrText>
            </w:r>
            <w:r>
              <w:rPr>
                <w:noProof/>
                <w:webHidden/>
              </w:rPr>
            </w:r>
            <w:r>
              <w:rPr>
                <w:noProof/>
                <w:webHidden/>
              </w:rPr>
              <w:fldChar w:fldCharType="separate"/>
            </w:r>
            <w:r>
              <w:rPr>
                <w:noProof/>
                <w:webHidden/>
              </w:rPr>
              <w:t>6</w:t>
            </w:r>
            <w:r>
              <w:rPr>
                <w:noProof/>
                <w:webHidden/>
              </w:rPr>
              <w:fldChar w:fldCharType="end"/>
            </w:r>
          </w:hyperlink>
        </w:p>
        <w:p w14:paraId="6B585DEE"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9" w:history="1">
            <w:r w:rsidRPr="00D30381">
              <w:rPr>
                <w:rStyle w:val="Lienhypertexte"/>
                <w:noProof/>
              </w:rPr>
              <w:t>2.1.3</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Actions et mesures prises.</w:t>
            </w:r>
            <w:r>
              <w:rPr>
                <w:noProof/>
                <w:webHidden/>
              </w:rPr>
              <w:tab/>
            </w:r>
            <w:r>
              <w:rPr>
                <w:noProof/>
                <w:webHidden/>
              </w:rPr>
              <w:fldChar w:fldCharType="begin"/>
            </w:r>
            <w:r>
              <w:rPr>
                <w:noProof/>
                <w:webHidden/>
              </w:rPr>
              <w:instrText xml:space="preserve"> PAGEREF _Toc531165039 \h </w:instrText>
            </w:r>
            <w:r>
              <w:rPr>
                <w:noProof/>
                <w:webHidden/>
              </w:rPr>
            </w:r>
            <w:r>
              <w:rPr>
                <w:noProof/>
                <w:webHidden/>
              </w:rPr>
              <w:fldChar w:fldCharType="separate"/>
            </w:r>
            <w:r>
              <w:rPr>
                <w:noProof/>
                <w:webHidden/>
              </w:rPr>
              <w:t>6</w:t>
            </w:r>
            <w:r>
              <w:rPr>
                <w:noProof/>
                <w:webHidden/>
              </w:rPr>
              <w:fldChar w:fldCharType="end"/>
            </w:r>
          </w:hyperlink>
        </w:p>
        <w:p w14:paraId="381854A5"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0" w:history="1">
            <w:r w:rsidRPr="00D30381">
              <w:rPr>
                <w:rStyle w:val="Lienhypertexte"/>
                <w:noProof/>
              </w:rPr>
              <w:t>2.1.4</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Techniques de protections des données.</w:t>
            </w:r>
            <w:r>
              <w:rPr>
                <w:noProof/>
                <w:webHidden/>
              </w:rPr>
              <w:tab/>
            </w:r>
            <w:r>
              <w:rPr>
                <w:noProof/>
                <w:webHidden/>
              </w:rPr>
              <w:fldChar w:fldCharType="begin"/>
            </w:r>
            <w:r>
              <w:rPr>
                <w:noProof/>
                <w:webHidden/>
              </w:rPr>
              <w:instrText xml:space="preserve"> PAGEREF _Toc531165040 \h </w:instrText>
            </w:r>
            <w:r>
              <w:rPr>
                <w:noProof/>
                <w:webHidden/>
              </w:rPr>
            </w:r>
            <w:r>
              <w:rPr>
                <w:noProof/>
                <w:webHidden/>
              </w:rPr>
              <w:fldChar w:fldCharType="separate"/>
            </w:r>
            <w:r>
              <w:rPr>
                <w:noProof/>
                <w:webHidden/>
              </w:rPr>
              <w:t>6</w:t>
            </w:r>
            <w:r>
              <w:rPr>
                <w:noProof/>
                <w:webHidden/>
              </w:rPr>
              <w:fldChar w:fldCharType="end"/>
            </w:r>
          </w:hyperlink>
        </w:p>
        <w:p w14:paraId="1874080C" w14:textId="77777777" w:rsidR="00071265" w:rsidRDefault="00071265">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41" w:history="1">
            <w:r w:rsidRPr="00D30381">
              <w:rPr>
                <w:rStyle w:val="Lienhypertexte"/>
                <w:noProof/>
              </w:rPr>
              <w:t>2.2</w:t>
            </w:r>
            <w:r>
              <w:rPr>
                <w:rFonts w:asciiTheme="minorHAnsi" w:eastAsiaTheme="minorEastAsia" w:hAnsiTheme="minorHAnsi" w:cstheme="minorBidi"/>
                <w:b w:val="0"/>
                <w:bCs w:val="0"/>
                <w:noProof/>
                <w:sz w:val="22"/>
                <w:szCs w:val="22"/>
                <w:shd w:val="clear" w:color="auto" w:fill="auto"/>
                <w:lang w:val="fr-FR" w:eastAsia="fr-FR"/>
              </w:rPr>
              <w:tab/>
            </w:r>
            <w:r w:rsidRPr="00D30381">
              <w:rPr>
                <w:rStyle w:val="Lienhypertexte"/>
                <w:noProof/>
              </w:rPr>
              <w:t>La Loterie Romande</w:t>
            </w:r>
            <w:r>
              <w:rPr>
                <w:noProof/>
                <w:webHidden/>
              </w:rPr>
              <w:tab/>
            </w:r>
            <w:r>
              <w:rPr>
                <w:noProof/>
                <w:webHidden/>
              </w:rPr>
              <w:fldChar w:fldCharType="begin"/>
            </w:r>
            <w:r>
              <w:rPr>
                <w:noProof/>
                <w:webHidden/>
              </w:rPr>
              <w:instrText xml:space="preserve"> PAGEREF _Toc531165041 \h </w:instrText>
            </w:r>
            <w:r>
              <w:rPr>
                <w:noProof/>
                <w:webHidden/>
              </w:rPr>
            </w:r>
            <w:r>
              <w:rPr>
                <w:noProof/>
                <w:webHidden/>
              </w:rPr>
              <w:fldChar w:fldCharType="separate"/>
            </w:r>
            <w:r>
              <w:rPr>
                <w:noProof/>
                <w:webHidden/>
              </w:rPr>
              <w:t>8</w:t>
            </w:r>
            <w:r>
              <w:rPr>
                <w:noProof/>
                <w:webHidden/>
              </w:rPr>
              <w:fldChar w:fldCharType="end"/>
            </w:r>
          </w:hyperlink>
        </w:p>
        <w:p w14:paraId="3665807D"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2" w:history="1">
            <w:r w:rsidRPr="00D30381">
              <w:rPr>
                <w:rStyle w:val="Lienhypertexte"/>
                <w:noProof/>
              </w:rPr>
              <w:t>2.2.1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Introduction</w:t>
            </w:r>
            <w:r>
              <w:rPr>
                <w:noProof/>
                <w:webHidden/>
              </w:rPr>
              <w:tab/>
            </w:r>
            <w:r>
              <w:rPr>
                <w:noProof/>
                <w:webHidden/>
              </w:rPr>
              <w:fldChar w:fldCharType="begin"/>
            </w:r>
            <w:r>
              <w:rPr>
                <w:noProof/>
                <w:webHidden/>
              </w:rPr>
              <w:instrText xml:space="preserve"> PAGEREF _Toc531165042 \h </w:instrText>
            </w:r>
            <w:r>
              <w:rPr>
                <w:noProof/>
                <w:webHidden/>
              </w:rPr>
            </w:r>
            <w:r>
              <w:rPr>
                <w:noProof/>
                <w:webHidden/>
              </w:rPr>
              <w:fldChar w:fldCharType="separate"/>
            </w:r>
            <w:r>
              <w:rPr>
                <w:noProof/>
                <w:webHidden/>
              </w:rPr>
              <w:t>8</w:t>
            </w:r>
            <w:r>
              <w:rPr>
                <w:noProof/>
                <w:webHidden/>
              </w:rPr>
              <w:fldChar w:fldCharType="end"/>
            </w:r>
          </w:hyperlink>
        </w:p>
        <w:p w14:paraId="6EFF03DD"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3" w:history="1">
            <w:r w:rsidRPr="00D30381">
              <w:rPr>
                <w:rStyle w:val="Lienhypertexte"/>
                <w:noProof/>
              </w:rPr>
              <w:t>2.2.2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Les données au sein de la Loterie Romande</w:t>
            </w:r>
            <w:r>
              <w:rPr>
                <w:noProof/>
                <w:webHidden/>
              </w:rPr>
              <w:tab/>
            </w:r>
            <w:r>
              <w:rPr>
                <w:noProof/>
                <w:webHidden/>
              </w:rPr>
              <w:fldChar w:fldCharType="begin"/>
            </w:r>
            <w:r>
              <w:rPr>
                <w:noProof/>
                <w:webHidden/>
              </w:rPr>
              <w:instrText xml:space="preserve"> PAGEREF _Toc531165043 \h </w:instrText>
            </w:r>
            <w:r>
              <w:rPr>
                <w:noProof/>
                <w:webHidden/>
              </w:rPr>
            </w:r>
            <w:r>
              <w:rPr>
                <w:noProof/>
                <w:webHidden/>
              </w:rPr>
              <w:fldChar w:fldCharType="separate"/>
            </w:r>
            <w:r>
              <w:rPr>
                <w:noProof/>
                <w:webHidden/>
              </w:rPr>
              <w:t>8</w:t>
            </w:r>
            <w:r>
              <w:rPr>
                <w:noProof/>
                <w:webHidden/>
              </w:rPr>
              <w:fldChar w:fldCharType="end"/>
            </w:r>
          </w:hyperlink>
        </w:p>
        <w:p w14:paraId="484427ED"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4" w:history="1">
            <w:r w:rsidRPr="00D30381">
              <w:rPr>
                <w:rStyle w:val="Lienhypertexte"/>
                <w:noProof/>
              </w:rPr>
              <w:t>2.2.3</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Actions et mesures</w:t>
            </w:r>
            <w:r>
              <w:rPr>
                <w:noProof/>
                <w:webHidden/>
              </w:rPr>
              <w:tab/>
            </w:r>
            <w:r>
              <w:rPr>
                <w:noProof/>
                <w:webHidden/>
              </w:rPr>
              <w:fldChar w:fldCharType="begin"/>
            </w:r>
            <w:r>
              <w:rPr>
                <w:noProof/>
                <w:webHidden/>
              </w:rPr>
              <w:instrText xml:space="preserve"> PAGEREF _Toc531165044 \h </w:instrText>
            </w:r>
            <w:r>
              <w:rPr>
                <w:noProof/>
                <w:webHidden/>
              </w:rPr>
            </w:r>
            <w:r>
              <w:rPr>
                <w:noProof/>
                <w:webHidden/>
              </w:rPr>
              <w:fldChar w:fldCharType="separate"/>
            </w:r>
            <w:r>
              <w:rPr>
                <w:noProof/>
                <w:webHidden/>
              </w:rPr>
              <w:t>8</w:t>
            </w:r>
            <w:r>
              <w:rPr>
                <w:noProof/>
                <w:webHidden/>
              </w:rPr>
              <w:fldChar w:fldCharType="end"/>
            </w:r>
          </w:hyperlink>
        </w:p>
        <w:p w14:paraId="79BC85A3"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5" w:history="1">
            <w:r w:rsidRPr="00D30381">
              <w:rPr>
                <w:rStyle w:val="Lienhypertexte"/>
                <w:noProof/>
              </w:rPr>
              <w:t>2.2.3.1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Protections logiques</w:t>
            </w:r>
            <w:r>
              <w:rPr>
                <w:noProof/>
                <w:webHidden/>
              </w:rPr>
              <w:tab/>
            </w:r>
            <w:r>
              <w:rPr>
                <w:noProof/>
                <w:webHidden/>
              </w:rPr>
              <w:fldChar w:fldCharType="begin"/>
            </w:r>
            <w:r>
              <w:rPr>
                <w:noProof/>
                <w:webHidden/>
              </w:rPr>
              <w:instrText xml:space="preserve"> PAGEREF _Toc531165045 \h </w:instrText>
            </w:r>
            <w:r>
              <w:rPr>
                <w:noProof/>
                <w:webHidden/>
              </w:rPr>
            </w:r>
            <w:r>
              <w:rPr>
                <w:noProof/>
                <w:webHidden/>
              </w:rPr>
              <w:fldChar w:fldCharType="separate"/>
            </w:r>
            <w:r>
              <w:rPr>
                <w:noProof/>
                <w:webHidden/>
              </w:rPr>
              <w:t>8</w:t>
            </w:r>
            <w:r>
              <w:rPr>
                <w:noProof/>
                <w:webHidden/>
              </w:rPr>
              <w:fldChar w:fldCharType="end"/>
            </w:r>
          </w:hyperlink>
        </w:p>
        <w:p w14:paraId="505FB68D"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6" w:history="1">
            <w:r w:rsidRPr="00D30381">
              <w:rPr>
                <w:rStyle w:val="Lienhypertexte"/>
                <w:noProof/>
              </w:rPr>
              <w:t>2.2.3.2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Protections techniques</w:t>
            </w:r>
            <w:r>
              <w:rPr>
                <w:noProof/>
                <w:webHidden/>
              </w:rPr>
              <w:tab/>
            </w:r>
            <w:r>
              <w:rPr>
                <w:noProof/>
                <w:webHidden/>
              </w:rPr>
              <w:fldChar w:fldCharType="begin"/>
            </w:r>
            <w:r>
              <w:rPr>
                <w:noProof/>
                <w:webHidden/>
              </w:rPr>
              <w:instrText xml:space="preserve"> PAGEREF _Toc531165046 \h </w:instrText>
            </w:r>
            <w:r>
              <w:rPr>
                <w:noProof/>
                <w:webHidden/>
              </w:rPr>
            </w:r>
            <w:r>
              <w:rPr>
                <w:noProof/>
                <w:webHidden/>
              </w:rPr>
              <w:fldChar w:fldCharType="separate"/>
            </w:r>
            <w:r>
              <w:rPr>
                <w:noProof/>
                <w:webHidden/>
              </w:rPr>
              <w:t>8</w:t>
            </w:r>
            <w:r>
              <w:rPr>
                <w:noProof/>
                <w:webHidden/>
              </w:rPr>
              <w:fldChar w:fldCharType="end"/>
            </w:r>
          </w:hyperlink>
        </w:p>
        <w:p w14:paraId="02EB0E47"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7" w:history="1">
            <w:r w:rsidRPr="00D30381">
              <w:rPr>
                <w:rStyle w:val="Lienhypertexte"/>
                <w:noProof/>
              </w:rPr>
              <w:t>2.2.4</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Stratégies de sauvegardes</w:t>
            </w:r>
            <w:r>
              <w:rPr>
                <w:noProof/>
                <w:webHidden/>
              </w:rPr>
              <w:tab/>
            </w:r>
            <w:r>
              <w:rPr>
                <w:noProof/>
                <w:webHidden/>
              </w:rPr>
              <w:fldChar w:fldCharType="begin"/>
            </w:r>
            <w:r>
              <w:rPr>
                <w:noProof/>
                <w:webHidden/>
              </w:rPr>
              <w:instrText xml:space="preserve"> PAGEREF _Toc531165047 \h </w:instrText>
            </w:r>
            <w:r>
              <w:rPr>
                <w:noProof/>
                <w:webHidden/>
              </w:rPr>
            </w:r>
            <w:r>
              <w:rPr>
                <w:noProof/>
                <w:webHidden/>
              </w:rPr>
              <w:fldChar w:fldCharType="separate"/>
            </w:r>
            <w:r>
              <w:rPr>
                <w:noProof/>
                <w:webHidden/>
              </w:rPr>
              <w:t>9</w:t>
            </w:r>
            <w:r>
              <w:rPr>
                <w:noProof/>
                <w:webHidden/>
              </w:rPr>
              <w:fldChar w:fldCharType="end"/>
            </w:r>
          </w:hyperlink>
        </w:p>
        <w:p w14:paraId="0E8F5F1C"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8" w:history="1">
            <w:r w:rsidRPr="00D30381">
              <w:rPr>
                <w:rStyle w:val="Lienhypertexte"/>
                <w:noProof/>
              </w:rPr>
              <w:t>2.2.4.1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Infrastructures</w:t>
            </w:r>
            <w:r>
              <w:rPr>
                <w:noProof/>
                <w:webHidden/>
              </w:rPr>
              <w:tab/>
            </w:r>
            <w:r>
              <w:rPr>
                <w:noProof/>
                <w:webHidden/>
              </w:rPr>
              <w:fldChar w:fldCharType="begin"/>
            </w:r>
            <w:r>
              <w:rPr>
                <w:noProof/>
                <w:webHidden/>
              </w:rPr>
              <w:instrText xml:space="preserve"> PAGEREF _Toc531165048 \h </w:instrText>
            </w:r>
            <w:r>
              <w:rPr>
                <w:noProof/>
                <w:webHidden/>
              </w:rPr>
            </w:r>
            <w:r>
              <w:rPr>
                <w:noProof/>
                <w:webHidden/>
              </w:rPr>
              <w:fldChar w:fldCharType="separate"/>
            </w:r>
            <w:r>
              <w:rPr>
                <w:noProof/>
                <w:webHidden/>
              </w:rPr>
              <w:t>9</w:t>
            </w:r>
            <w:r>
              <w:rPr>
                <w:noProof/>
                <w:webHidden/>
              </w:rPr>
              <w:fldChar w:fldCharType="end"/>
            </w:r>
          </w:hyperlink>
        </w:p>
        <w:p w14:paraId="2D407A2F"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9" w:history="1">
            <w:r w:rsidRPr="00D30381">
              <w:rPr>
                <w:rStyle w:val="Lienhypertexte"/>
                <w:noProof/>
              </w:rPr>
              <w:t>2.2.4.2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Stratégie de conservation des sauvegardes</w:t>
            </w:r>
            <w:r>
              <w:rPr>
                <w:noProof/>
                <w:webHidden/>
              </w:rPr>
              <w:tab/>
            </w:r>
            <w:r>
              <w:rPr>
                <w:noProof/>
                <w:webHidden/>
              </w:rPr>
              <w:fldChar w:fldCharType="begin"/>
            </w:r>
            <w:r>
              <w:rPr>
                <w:noProof/>
                <w:webHidden/>
              </w:rPr>
              <w:instrText xml:space="preserve"> PAGEREF _Toc531165049 \h </w:instrText>
            </w:r>
            <w:r>
              <w:rPr>
                <w:noProof/>
                <w:webHidden/>
              </w:rPr>
            </w:r>
            <w:r>
              <w:rPr>
                <w:noProof/>
                <w:webHidden/>
              </w:rPr>
              <w:fldChar w:fldCharType="separate"/>
            </w:r>
            <w:r>
              <w:rPr>
                <w:noProof/>
                <w:webHidden/>
              </w:rPr>
              <w:t>9</w:t>
            </w:r>
            <w:r>
              <w:rPr>
                <w:noProof/>
                <w:webHidden/>
              </w:rPr>
              <w:fldChar w:fldCharType="end"/>
            </w:r>
          </w:hyperlink>
        </w:p>
        <w:p w14:paraId="1D9C32B8" w14:textId="77777777" w:rsidR="00071265" w:rsidRDefault="00071265">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50" w:history="1">
            <w:r w:rsidRPr="00D30381">
              <w:rPr>
                <w:rStyle w:val="Lienhypertexte"/>
                <w:noProof/>
              </w:rPr>
              <w:t>2.3</w:t>
            </w:r>
            <w:r>
              <w:rPr>
                <w:rFonts w:asciiTheme="minorHAnsi" w:eastAsiaTheme="minorEastAsia" w:hAnsiTheme="minorHAnsi" w:cstheme="minorBidi"/>
                <w:b w:val="0"/>
                <w:bCs w:val="0"/>
                <w:noProof/>
                <w:sz w:val="22"/>
                <w:szCs w:val="22"/>
                <w:shd w:val="clear" w:color="auto" w:fill="auto"/>
                <w:lang w:val="fr-FR" w:eastAsia="fr-FR"/>
              </w:rPr>
              <w:tab/>
            </w:r>
            <w:r w:rsidRPr="00D30381">
              <w:rPr>
                <w:rStyle w:val="Lienhypertexte"/>
                <w:noProof/>
              </w:rPr>
              <w:t>VTX</w:t>
            </w:r>
            <w:r>
              <w:rPr>
                <w:noProof/>
                <w:webHidden/>
              </w:rPr>
              <w:tab/>
            </w:r>
            <w:r>
              <w:rPr>
                <w:noProof/>
                <w:webHidden/>
              </w:rPr>
              <w:fldChar w:fldCharType="begin"/>
            </w:r>
            <w:r>
              <w:rPr>
                <w:noProof/>
                <w:webHidden/>
              </w:rPr>
              <w:instrText xml:space="preserve"> PAGEREF _Toc531165050 \h </w:instrText>
            </w:r>
            <w:r>
              <w:rPr>
                <w:noProof/>
                <w:webHidden/>
              </w:rPr>
            </w:r>
            <w:r>
              <w:rPr>
                <w:noProof/>
                <w:webHidden/>
              </w:rPr>
              <w:fldChar w:fldCharType="separate"/>
            </w:r>
            <w:r>
              <w:rPr>
                <w:noProof/>
                <w:webHidden/>
              </w:rPr>
              <w:t>12</w:t>
            </w:r>
            <w:r>
              <w:rPr>
                <w:noProof/>
                <w:webHidden/>
              </w:rPr>
              <w:fldChar w:fldCharType="end"/>
            </w:r>
          </w:hyperlink>
        </w:p>
        <w:p w14:paraId="0C5287ED"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1" w:history="1">
            <w:r w:rsidRPr="00D30381">
              <w:rPr>
                <w:rStyle w:val="Lienhypertexte"/>
                <w:noProof/>
              </w:rPr>
              <w:t>2.3.1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Introduction</w:t>
            </w:r>
            <w:r>
              <w:rPr>
                <w:noProof/>
                <w:webHidden/>
              </w:rPr>
              <w:tab/>
            </w:r>
            <w:r>
              <w:rPr>
                <w:noProof/>
                <w:webHidden/>
              </w:rPr>
              <w:fldChar w:fldCharType="begin"/>
            </w:r>
            <w:r>
              <w:rPr>
                <w:noProof/>
                <w:webHidden/>
              </w:rPr>
              <w:instrText xml:space="preserve"> PAGEREF _Toc531165051 \h </w:instrText>
            </w:r>
            <w:r>
              <w:rPr>
                <w:noProof/>
                <w:webHidden/>
              </w:rPr>
            </w:r>
            <w:r>
              <w:rPr>
                <w:noProof/>
                <w:webHidden/>
              </w:rPr>
              <w:fldChar w:fldCharType="separate"/>
            </w:r>
            <w:r>
              <w:rPr>
                <w:noProof/>
                <w:webHidden/>
              </w:rPr>
              <w:t>12</w:t>
            </w:r>
            <w:r>
              <w:rPr>
                <w:noProof/>
                <w:webHidden/>
              </w:rPr>
              <w:fldChar w:fldCharType="end"/>
            </w:r>
          </w:hyperlink>
        </w:p>
        <w:p w14:paraId="553542B9"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2" w:history="1">
            <w:r w:rsidRPr="00D30381">
              <w:rPr>
                <w:rStyle w:val="Lienhypertexte"/>
                <w:noProof/>
              </w:rPr>
              <w:t>2.3.2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Les techniques utilisées</w:t>
            </w:r>
            <w:r>
              <w:rPr>
                <w:noProof/>
                <w:webHidden/>
              </w:rPr>
              <w:tab/>
            </w:r>
            <w:r>
              <w:rPr>
                <w:noProof/>
                <w:webHidden/>
              </w:rPr>
              <w:fldChar w:fldCharType="begin"/>
            </w:r>
            <w:r>
              <w:rPr>
                <w:noProof/>
                <w:webHidden/>
              </w:rPr>
              <w:instrText xml:space="preserve"> PAGEREF _Toc531165052 \h </w:instrText>
            </w:r>
            <w:r>
              <w:rPr>
                <w:noProof/>
                <w:webHidden/>
              </w:rPr>
            </w:r>
            <w:r>
              <w:rPr>
                <w:noProof/>
                <w:webHidden/>
              </w:rPr>
              <w:fldChar w:fldCharType="separate"/>
            </w:r>
            <w:r>
              <w:rPr>
                <w:noProof/>
                <w:webHidden/>
              </w:rPr>
              <w:t>12</w:t>
            </w:r>
            <w:r>
              <w:rPr>
                <w:noProof/>
                <w:webHidden/>
              </w:rPr>
              <w:fldChar w:fldCharType="end"/>
            </w:r>
          </w:hyperlink>
        </w:p>
        <w:p w14:paraId="774D92D0" w14:textId="77777777" w:rsidR="00071265" w:rsidRDefault="00071265">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53" w:history="1">
            <w:r w:rsidRPr="00D30381">
              <w:rPr>
                <w:rStyle w:val="Lienhypertexte"/>
                <w:noProof/>
              </w:rPr>
              <w:t>2.4</w:t>
            </w:r>
            <w:r>
              <w:rPr>
                <w:rFonts w:asciiTheme="minorHAnsi" w:eastAsiaTheme="minorEastAsia" w:hAnsiTheme="minorHAnsi" w:cstheme="minorBidi"/>
                <w:b w:val="0"/>
                <w:bCs w:val="0"/>
                <w:noProof/>
                <w:sz w:val="22"/>
                <w:szCs w:val="22"/>
                <w:shd w:val="clear" w:color="auto" w:fill="auto"/>
                <w:lang w:val="fr-FR" w:eastAsia="fr-FR"/>
              </w:rPr>
              <w:tab/>
            </w:r>
            <w:r w:rsidRPr="00D30381">
              <w:rPr>
                <w:rStyle w:val="Lienhypertexte"/>
                <w:noProof/>
              </w:rPr>
              <w:t>Université de Lausanne</w:t>
            </w:r>
            <w:r>
              <w:rPr>
                <w:noProof/>
                <w:webHidden/>
              </w:rPr>
              <w:tab/>
            </w:r>
            <w:r>
              <w:rPr>
                <w:noProof/>
                <w:webHidden/>
              </w:rPr>
              <w:fldChar w:fldCharType="begin"/>
            </w:r>
            <w:r>
              <w:rPr>
                <w:noProof/>
                <w:webHidden/>
              </w:rPr>
              <w:instrText xml:space="preserve"> PAGEREF _Toc531165053 \h </w:instrText>
            </w:r>
            <w:r>
              <w:rPr>
                <w:noProof/>
                <w:webHidden/>
              </w:rPr>
            </w:r>
            <w:r>
              <w:rPr>
                <w:noProof/>
                <w:webHidden/>
              </w:rPr>
              <w:fldChar w:fldCharType="separate"/>
            </w:r>
            <w:r>
              <w:rPr>
                <w:noProof/>
                <w:webHidden/>
              </w:rPr>
              <w:t>14</w:t>
            </w:r>
            <w:r>
              <w:rPr>
                <w:noProof/>
                <w:webHidden/>
              </w:rPr>
              <w:fldChar w:fldCharType="end"/>
            </w:r>
          </w:hyperlink>
        </w:p>
        <w:p w14:paraId="76062D12"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4" w:history="1">
            <w:r w:rsidRPr="00D30381">
              <w:rPr>
                <w:rStyle w:val="Lienhypertexte"/>
                <w:noProof/>
              </w:rPr>
              <w:t>2.4.1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Présentation entreprise</w:t>
            </w:r>
            <w:r>
              <w:rPr>
                <w:noProof/>
                <w:webHidden/>
              </w:rPr>
              <w:tab/>
            </w:r>
            <w:r>
              <w:rPr>
                <w:noProof/>
                <w:webHidden/>
              </w:rPr>
              <w:fldChar w:fldCharType="begin"/>
            </w:r>
            <w:r>
              <w:rPr>
                <w:noProof/>
                <w:webHidden/>
              </w:rPr>
              <w:instrText xml:space="preserve"> PAGEREF _Toc531165054 \h </w:instrText>
            </w:r>
            <w:r>
              <w:rPr>
                <w:noProof/>
                <w:webHidden/>
              </w:rPr>
            </w:r>
            <w:r>
              <w:rPr>
                <w:noProof/>
                <w:webHidden/>
              </w:rPr>
              <w:fldChar w:fldCharType="separate"/>
            </w:r>
            <w:r>
              <w:rPr>
                <w:noProof/>
                <w:webHidden/>
              </w:rPr>
              <w:t>14</w:t>
            </w:r>
            <w:r>
              <w:rPr>
                <w:noProof/>
                <w:webHidden/>
              </w:rPr>
              <w:fldChar w:fldCharType="end"/>
            </w:r>
          </w:hyperlink>
        </w:p>
        <w:p w14:paraId="65FC00F3"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5" w:history="1">
            <w:r w:rsidRPr="00D30381">
              <w:rPr>
                <w:rStyle w:val="Lienhypertexte"/>
                <w:noProof/>
              </w:rPr>
              <w:t>2.4.2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Présentation du système</w:t>
            </w:r>
            <w:r>
              <w:rPr>
                <w:noProof/>
                <w:webHidden/>
              </w:rPr>
              <w:tab/>
            </w:r>
            <w:r>
              <w:rPr>
                <w:noProof/>
                <w:webHidden/>
              </w:rPr>
              <w:fldChar w:fldCharType="begin"/>
            </w:r>
            <w:r>
              <w:rPr>
                <w:noProof/>
                <w:webHidden/>
              </w:rPr>
              <w:instrText xml:space="preserve"> PAGEREF _Toc531165055 \h </w:instrText>
            </w:r>
            <w:r>
              <w:rPr>
                <w:noProof/>
                <w:webHidden/>
              </w:rPr>
            </w:r>
            <w:r>
              <w:rPr>
                <w:noProof/>
                <w:webHidden/>
              </w:rPr>
              <w:fldChar w:fldCharType="separate"/>
            </w:r>
            <w:r>
              <w:rPr>
                <w:noProof/>
                <w:webHidden/>
              </w:rPr>
              <w:t>14</w:t>
            </w:r>
            <w:r>
              <w:rPr>
                <w:noProof/>
                <w:webHidden/>
              </w:rPr>
              <w:fldChar w:fldCharType="end"/>
            </w:r>
          </w:hyperlink>
        </w:p>
        <w:p w14:paraId="0FBD5C65"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6" w:history="1">
            <w:r w:rsidRPr="00D30381">
              <w:rPr>
                <w:rStyle w:val="Lienhypertexte"/>
                <w:noProof/>
              </w:rPr>
              <w:t>2.4.3</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Problématique</w:t>
            </w:r>
            <w:r>
              <w:rPr>
                <w:noProof/>
                <w:webHidden/>
              </w:rPr>
              <w:tab/>
            </w:r>
            <w:r>
              <w:rPr>
                <w:noProof/>
                <w:webHidden/>
              </w:rPr>
              <w:fldChar w:fldCharType="begin"/>
            </w:r>
            <w:r>
              <w:rPr>
                <w:noProof/>
                <w:webHidden/>
              </w:rPr>
              <w:instrText xml:space="preserve"> PAGEREF _Toc531165056 \h </w:instrText>
            </w:r>
            <w:r>
              <w:rPr>
                <w:noProof/>
                <w:webHidden/>
              </w:rPr>
            </w:r>
            <w:r>
              <w:rPr>
                <w:noProof/>
                <w:webHidden/>
              </w:rPr>
              <w:fldChar w:fldCharType="separate"/>
            </w:r>
            <w:r>
              <w:rPr>
                <w:noProof/>
                <w:webHidden/>
              </w:rPr>
              <w:t>14</w:t>
            </w:r>
            <w:r>
              <w:rPr>
                <w:noProof/>
                <w:webHidden/>
              </w:rPr>
              <w:fldChar w:fldCharType="end"/>
            </w:r>
          </w:hyperlink>
        </w:p>
        <w:p w14:paraId="6E8E5AAB"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7" w:history="1">
            <w:r w:rsidRPr="00D30381">
              <w:rPr>
                <w:rStyle w:val="Lienhypertexte"/>
                <w:noProof/>
              </w:rPr>
              <w:t>2.4.3.1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Hardware</w:t>
            </w:r>
            <w:r>
              <w:rPr>
                <w:noProof/>
                <w:webHidden/>
              </w:rPr>
              <w:tab/>
            </w:r>
            <w:r>
              <w:rPr>
                <w:noProof/>
                <w:webHidden/>
              </w:rPr>
              <w:fldChar w:fldCharType="begin"/>
            </w:r>
            <w:r>
              <w:rPr>
                <w:noProof/>
                <w:webHidden/>
              </w:rPr>
              <w:instrText xml:space="preserve"> PAGEREF _Toc531165057 \h </w:instrText>
            </w:r>
            <w:r>
              <w:rPr>
                <w:noProof/>
                <w:webHidden/>
              </w:rPr>
            </w:r>
            <w:r>
              <w:rPr>
                <w:noProof/>
                <w:webHidden/>
              </w:rPr>
              <w:fldChar w:fldCharType="separate"/>
            </w:r>
            <w:r>
              <w:rPr>
                <w:noProof/>
                <w:webHidden/>
              </w:rPr>
              <w:t>14</w:t>
            </w:r>
            <w:r>
              <w:rPr>
                <w:noProof/>
                <w:webHidden/>
              </w:rPr>
              <w:fldChar w:fldCharType="end"/>
            </w:r>
          </w:hyperlink>
        </w:p>
        <w:p w14:paraId="66393300"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8" w:history="1">
            <w:r w:rsidRPr="00D30381">
              <w:rPr>
                <w:rStyle w:val="Lienhypertexte"/>
                <w:noProof/>
              </w:rPr>
              <w:t>2.4.3.2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Humaine</w:t>
            </w:r>
            <w:r>
              <w:rPr>
                <w:noProof/>
                <w:webHidden/>
              </w:rPr>
              <w:tab/>
            </w:r>
            <w:r>
              <w:rPr>
                <w:noProof/>
                <w:webHidden/>
              </w:rPr>
              <w:fldChar w:fldCharType="begin"/>
            </w:r>
            <w:r>
              <w:rPr>
                <w:noProof/>
                <w:webHidden/>
              </w:rPr>
              <w:instrText xml:space="preserve"> PAGEREF _Toc531165058 \h </w:instrText>
            </w:r>
            <w:r>
              <w:rPr>
                <w:noProof/>
                <w:webHidden/>
              </w:rPr>
            </w:r>
            <w:r>
              <w:rPr>
                <w:noProof/>
                <w:webHidden/>
              </w:rPr>
              <w:fldChar w:fldCharType="separate"/>
            </w:r>
            <w:r>
              <w:rPr>
                <w:noProof/>
                <w:webHidden/>
              </w:rPr>
              <w:t>15</w:t>
            </w:r>
            <w:r>
              <w:rPr>
                <w:noProof/>
                <w:webHidden/>
              </w:rPr>
              <w:fldChar w:fldCharType="end"/>
            </w:r>
          </w:hyperlink>
        </w:p>
        <w:p w14:paraId="3B6681F5"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9" w:history="1">
            <w:r w:rsidRPr="00D30381">
              <w:rPr>
                <w:rStyle w:val="Lienhypertexte"/>
                <w:noProof/>
              </w:rPr>
              <w:t>2.4.3.3</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Évènement majeur</w:t>
            </w:r>
            <w:r>
              <w:rPr>
                <w:noProof/>
                <w:webHidden/>
              </w:rPr>
              <w:tab/>
            </w:r>
            <w:r>
              <w:rPr>
                <w:noProof/>
                <w:webHidden/>
              </w:rPr>
              <w:fldChar w:fldCharType="begin"/>
            </w:r>
            <w:r>
              <w:rPr>
                <w:noProof/>
                <w:webHidden/>
              </w:rPr>
              <w:instrText xml:space="preserve"> PAGEREF _Toc531165059 \h </w:instrText>
            </w:r>
            <w:r>
              <w:rPr>
                <w:noProof/>
                <w:webHidden/>
              </w:rPr>
            </w:r>
            <w:r>
              <w:rPr>
                <w:noProof/>
                <w:webHidden/>
              </w:rPr>
              <w:fldChar w:fldCharType="separate"/>
            </w:r>
            <w:r>
              <w:rPr>
                <w:noProof/>
                <w:webHidden/>
              </w:rPr>
              <w:t>15</w:t>
            </w:r>
            <w:r>
              <w:rPr>
                <w:noProof/>
                <w:webHidden/>
              </w:rPr>
              <w:fldChar w:fldCharType="end"/>
            </w:r>
          </w:hyperlink>
        </w:p>
        <w:p w14:paraId="6694709D"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0" w:history="1">
            <w:r w:rsidRPr="00D30381">
              <w:rPr>
                <w:rStyle w:val="Lienhypertexte"/>
                <w:noProof/>
              </w:rPr>
              <w:t>2.4.3.4</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Archivage</w:t>
            </w:r>
            <w:r>
              <w:rPr>
                <w:noProof/>
                <w:webHidden/>
              </w:rPr>
              <w:tab/>
            </w:r>
            <w:r>
              <w:rPr>
                <w:noProof/>
                <w:webHidden/>
              </w:rPr>
              <w:fldChar w:fldCharType="begin"/>
            </w:r>
            <w:r>
              <w:rPr>
                <w:noProof/>
                <w:webHidden/>
              </w:rPr>
              <w:instrText xml:space="preserve"> PAGEREF _Toc531165060 \h </w:instrText>
            </w:r>
            <w:r>
              <w:rPr>
                <w:noProof/>
                <w:webHidden/>
              </w:rPr>
            </w:r>
            <w:r>
              <w:rPr>
                <w:noProof/>
                <w:webHidden/>
              </w:rPr>
              <w:fldChar w:fldCharType="separate"/>
            </w:r>
            <w:r>
              <w:rPr>
                <w:noProof/>
                <w:webHidden/>
              </w:rPr>
              <w:t>16</w:t>
            </w:r>
            <w:r>
              <w:rPr>
                <w:noProof/>
                <w:webHidden/>
              </w:rPr>
              <w:fldChar w:fldCharType="end"/>
            </w:r>
          </w:hyperlink>
        </w:p>
        <w:p w14:paraId="67B1245A"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1" w:history="1">
            <w:r w:rsidRPr="00D30381">
              <w:rPr>
                <w:rStyle w:val="Lienhypertexte"/>
                <w:noProof/>
              </w:rPr>
              <w:t>2.4.4</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Les stratégies de sauvegardes</w:t>
            </w:r>
            <w:r>
              <w:rPr>
                <w:noProof/>
                <w:webHidden/>
              </w:rPr>
              <w:tab/>
            </w:r>
            <w:r>
              <w:rPr>
                <w:noProof/>
                <w:webHidden/>
              </w:rPr>
              <w:fldChar w:fldCharType="begin"/>
            </w:r>
            <w:r>
              <w:rPr>
                <w:noProof/>
                <w:webHidden/>
              </w:rPr>
              <w:instrText xml:space="preserve"> PAGEREF _Toc531165061 \h </w:instrText>
            </w:r>
            <w:r>
              <w:rPr>
                <w:noProof/>
                <w:webHidden/>
              </w:rPr>
            </w:r>
            <w:r>
              <w:rPr>
                <w:noProof/>
                <w:webHidden/>
              </w:rPr>
              <w:fldChar w:fldCharType="separate"/>
            </w:r>
            <w:r>
              <w:rPr>
                <w:noProof/>
                <w:webHidden/>
              </w:rPr>
              <w:t>16</w:t>
            </w:r>
            <w:r>
              <w:rPr>
                <w:noProof/>
                <w:webHidden/>
              </w:rPr>
              <w:fldChar w:fldCharType="end"/>
            </w:r>
          </w:hyperlink>
        </w:p>
        <w:p w14:paraId="11CC916D"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2" w:history="1">
            <w:r w:rsidRPr="00D30381">
              <w:rPr>
                <w:rStyle w:val="Lienhypertexte"/>
                <w:noProof/>
              </w:rPr>
              <w:t>2.4.4.1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Cohesity</w:t>
            </w:r>
            <w:r>
              <w:rPr>
                <w:noProof/>
                <w:webHidden/>
              </w:rPr>
              <w:tab/>
            </w:r>
            <w:r>
              <w:rPr>
                <w:noProof/>
                <w:webHidden/>
              </w:rPr>
              <w:fldChar w:fldCharType="begin"/>
            </w:r>
            <w:r>
              <w:rPr>
                <w:noProof/>
                <w:webHidden/>
              </w:rPr>
              <w:instrText xml:space="preserve"> PAGEREF _Toc531165062 \h </w:instrText>
            </w:r>
            <w:r>
              <w:rPr>
                <w:noProof/>
                <w:webHidden/>
              </w:rPr>
            </w:r>
            <w:r>
              <w:rPr>
                <w:noProof/>
                <w:webHidden/>
              </w:rPr>
              <w:fldChar w:fldCharType="separate"/>
            </w:r>
            <w:r>
              <w:rPr>
                <w:noProof/>
                <w:webHidden/>
              </w:rPr>
              <w:t>16</w:t>
            </w:r>
            <w:r>
              <w:rPr>
                <w:noProof/>
                <w:webHidden/>
              </w:rPr>
              <w:fldChar w:fldCharType="end"/>
            </w:r>
          </w:hyperlink>
        </w:p>
        <w:p w14:paraId="6FF3B852"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3" w:history="1">
            <w:r w:rsidRPr="00D30381">
              <w:rPr>
                <w:rStyle w:val="Lienhypertexte"/>
                <w:noProof/>
              </w:rPr>
              <w:t>2.4.4.2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Networker</w:t>
            </w:r>
            <w:r>
              <w:rPr>
                <w:noProof/>
                <w:webHidden/>
              </w:rPr>
              <w:tab/>
            </w:r>
            <w:r>
              <w:rPr>
                <w:noProof/>
                <w:webHidden/>
              </w:rPr>
              <w:fldChar w:fldCharType="begin"/>
            </w:r>
            <w:r>
              <w:rPr>
                <w:noProof/>
                <w:webHidden/>
              </w:rPr>
              <w:instrText xml:space="preserve"> PAGEREF _Toc531165063 \h </w:instrText>
            </w:r>
            <w:r>
              <w:rPr>
                <w:noProof/>
                <w:webHidden/>
              </w:rPr>
            </w:r>
            <w:r>
              <w:rPr>
                <w:noProof/>
                <w:webHidden/>
              </w:rPr>
              <w:fldChar w:fldCharType="separate"/>
            </w:r>
            <w:r>
              <w:rPr>
                <w:noProof/>
                <w:webHidden/>
              </w:rPr>
              <w:t>16</w:t>
            </w:r>
            <w:r>
              <w:rPr>
                <w:noProof/>
                <w:webHidden/>
              </w:rPr>
              <w:fldChar w:fldCharType="end"/>
            </w:r>
          </w:hyperlink>
        </w:p>
        <w:p w14:paraId="73F304B1"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4" w:history="1">
            <w:r w:rsidRPr="00D30381">
              <w:rPr>
                <w:rStyle w:val="Lienhypertexte"/>
                <w:noProof/>
              </w:rPr>
              <w:t>2.4.4.3</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Avamar</w:t>
            </w:r>
            <w:r>
              <w:rPr>
                <w:noProof/>
                <w:webHidden/>
              </w:rPr>
              <w:tab/>
            </w:r>
            <w:r>
              <w:rPr>
                <w:noProof/>
                <w:webHidden/>
              </w:rPr>
              <w:fldChar w:fldCharType="begin"/>
            </w:r>
            <w:r>
              <w:rPr>
                <w:noProof/>
                <w:webHidden/>
              </w:rPr>
              <w:instrText xml:space="preserve"> PAGEREF _Toc531165064 \h </w:instrText>
            </w:r>
            <w:r>
              <w:rPr>
                <w:noProof/>
                <w:webHidden/>
              </w:rPr>
            </w:r>
            <w:r>
              <w:rPr>
                <w:noProof/>
                <w:webHidden/>
              </w:rPr>
              <w:fldChar w:fldCharType="separate"/>
            </w:r>
            <w:r>
              <w:rPr>
                <w:noProof/>
                <w:webHidden/>
              </w:rPr>
              <w:t>16</w:t>
            </w:r>
            <w:r>
              <w:rPr>
                <w:noProof/>
                <w:webHidden/>
              </w:rPr>
              <w:fldChar w:fldCharType="end"/>
            </w:r>
          </w:hyperlink>
        </w:p>
        <w:p w14:paraId="4D07F183"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5" w:history="1">
            <w:r w:rsidRPr="00D30381">
              <w:rPr>
                <w:rStyle w:val="Lienhypertexte"/>
                <w:noProof/>
              </w:rPr>
              <w:t>2.4.5</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Les stratégies en cas de récupération</w:t>
            </w:r>
            <w:r>
              <w:rPr>
                <w:noProof/>
                <w:webHidden/>
              </w:rPr>
              <w:tab/>
            </w:r>
            <w:r>
              <w:rPr>
                <w:noProof/>
                <w:webHidden/>
              </w:rPr>
              <w:fldChar w:fldCharType="begin"/>
            </w:r>
            <w:r>
              <w:rPr>
                <w:noProof/>
                <w:webHidden/>
              </w:rPr>
              <w:instrText xml:space="preserve"> PAGEREF _Toc531165065 \h </w:instrText>
            </w:r>
            <w:r>
              <w:rPr>
                <w:noProof/>
                <w:webHidden/>
              </w:rPr>
            </w:r>
            <w:r>
              <w:rPr>
                <w:noProof/>
                <w:webHidden/>
              </w:rPr>
              <w:fldChar w:fldCharType="separate"/>
            </w:r>
            <w:r>
              <w:rPr>
                <w:noProof/>
                <w:webHidden/>
              </w:rPr>
              <w:t>17</w:t>
            </w:r>
            <w:r>
              <w:rPr>
                <w:noProof/>
                <w:webHidden/>
              </w:rPr>
              <w:fldChar w:fldCharType="end"/>
            </w:r>
          </w:hyperlink>
        </w:p>
        <w:p w14:paraId="44C90821" w14:textId="77777777" w:rsidR="00071265" w:rsidRDefault="00071265">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066" w:history="1">
            <w:r w:rsidRPr="00D30381">
              <w:rPr>
                <w:rStyle w:val="Lienhypertexte"/>
                <w:noProof/>
              </w:rPr>
              <w:t>3</w:t>
            </w:r>
            <w:r>
              <w:rPr>
                <w:rFonts w:asciiTheme="minorHAnsi" w:eastAsiaTheme="minorEastAsia" w:hAnsiTheme="minorHAnsi" w:cstheme="minorBidi"/>
                <w:b w:val="0"/>
                <w:bCs w:val="0"/>
                <w:caps w:val="0"/>
                <w:noProof/>
                <w:sz w:val="22"/>
                <w:szCs w:val="22"/>
                <w:shd w:val="clear" w:color="auto" w:fill="auto"/>
                <w:lang w:val="fr-FR" w:eastAsia="fr-FR"/>
              </w:rPr>
              <w:tab/>
            </w:r>
            <w:r w:rsidRPr="00D30381">
              <w:rPr>
                <w:rStyle w:val="Lienhypertexte"/>
                <w:noProof/>
              </w:rPr>
              <w:t>Partie 2</w:t>
            </w:r>
            <w:r>
              <w:rPr>
                <w:noProof/>
                <w:webHidden/>
              </w:rPr>
              <w:tab/>
            </w:r>
            <w:r>
              <w:rPr>
                <w:noProof/>
                <w:webHidden/>
              </w:rPr>
              <w:fldChar w:fldCharType="begin"/>
            </w:r>
            <w:r>
              <w:rPr>
                <w:noProof/>
                <w:webHidden/>
              </w:rPr>
              <w:instrText xml:space="preserve"> PAGEREF _Toc531165066 \h </w:instrText>
            </w:r>
            <w:r>
              <w:rPr>
                <w:noProof/>
                <w:webHidden/>
              </w:rPr>
            </w:r>
            <w:r>
              <w:rPr>
                <w:noProof/>
                <w:webHidden/>
              </w:rPr>
              <w:fldChar w:fldCharType="separate"/>
            </w:r>
            <w:r>
              <w:rPr>
                <w:noProof/>
                <w:webHidden/>
              </w:rPr>
              <w:t>18</w:t>
            </w:r>
            <w:r>
              <w:rPr>
                <w:noProof/>
                <w:webHidden/>
              </w:rPr>
              <w:fldChar w:fldCharType="end"/>
            </w:r>
          </w:hyperlink>
        </w:p>
        <w:p w14:paraId="6F49B626" w14:textId="77777777" w:rsidR="00071265" w:rsidRDefault="00071265">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67" w:history="1">
            <w:r w:rsidRPr="00D30381">
              <w:rPr>
                <w:rStyle w:val="Lienhypertexte"/>
                <w:noProof/>
              </w:rPr>
              <w:t>3.1</w:t>
            </w:r>
            <w:r>
              <w:rPr>
                <w:rFonts w:asciiTheme="minorHAnsi" w:eastAsiaTheme="minorEastAsia" w:hAnsiTheme="minorHAnsi" w:cstheme="minorBidi"/>
                <w:b w:val="0"/>
                <w:bCs w:val="0"/>
                <w:noProof/>
                <w:sz w:val="22"/>
                <w:szCs w:val="22"/>
                <w:shd w:val="clear" w:color="auto" w:fill="auto"/>
                <w:lang w:val="fr-FR" w:eastAsia="fr-FR"/>
              </w:rPr>
              <w:tab/>
            </w:r>
            <w:r w:rsidRPr="00D30381">
              <w:rPr>
                <w:rStyle w:val="Lienhypertexte"/>
                <w:noProof/>
              </w:rPr>
              <w:t>Lois sur les protections des données</w:t>
            </w:r>
            <w:r>
              <w:rPr>
                <w:noProof/>
                <w:webHidden/>
              </w:rPr>
              <w:tab/>
            </w:r>
            <w:r>
              <w:rPr>
                <w:noProof/>
                <w:webHidden/>
              </w:rPr>
              <w:fldChar w:fldCharType="begin"/>
            </w:r>
            <w:r>
              <w:rPr>
                <w:noProof/>
                <w:webHidden/>
              </w:rPr>
              <w:instrText xml:space="preserve"> PAGEREF _Toc531165067 \h </w:instrText>
            </w:r>
            <w:r>
              <w:rPr>
                <w:noProof/>
                <w:webHidden/>
              </w:rPr>
            </w:r>
            <w:r>
              <w:rPr>
                <w:noProof/>
                <w:webHidden/>
              </w:rPr>
              <w:fldChar w:fldCharType="separate"/>
            </w:r>
            <w:r>
              <w:rPr>
                <w:noProof/>
                <w:webHidden/>
              </w:rPr>
              <w:t>18</w:t>
            </w:r>
            <w:r>
              <w:rPr>
                <w:noProof/>
                <w:webHidden/>
              </w:rPr>
              <w:fldChar w:fldCharType="end"/>
            </w:r>
          </w:hyperlink>
        </w:p>
        <w:p w14:paraId="79DDB9AD"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8" w:history="1">
            <w:r w:rsidRPr="00D30381">
              <w:rPr>
                <w:rStyle w:val="Lienhypertexte"/>
                <w:noProof/>
              </w:rPr>
              <w:t>3.1.1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LPD</w:t>
            </w:r>
            <w:r>
              <w:rPr>
                <w:noProof/>
                <w:webHidden/>
              </w:rPr>
              <w:tab/>
            </w:r>
            <w:r>
              <w:rPr>
                <w:noProof/>
                <w:webHidden/>
              </w:rPr>
              <w:fldChar w:fldCharType="begin"/>
            </w:r>
            <w:r>
              <w:rPr>
                <w:noProof/>
                <w:webHidden/>
              </w:rPr>
              <w:instrText xml:space="preserve"> PAGEREF _Toc531165068 \h </w:instrText>
            </w:r>
            <w:r>
              <w:rPr>
                <w:noProof/>
                <w:webHidden/>
              </w:rPr>
            </w:r>
            <w:r>
              <w:rPr>
                <w:noProof/>
                <w:webHidden/>
              </w:rPr>
              <w:fldChar w:fldCharType="separate"/>
            </w:r>
            <w:r>
              <w:rPr>
                <w:noProof/>
                <w:webHidden/>
              </w:rPr>
              <w:t>18</w:t>
            </w:r>
            <w:r>
              <w:rPr>
                <w:noProof/>
                <w:webHidden/>
              </w:rPr>
              <w:fldChar w:fldCharType="end"/>
            </w:r>
          </w:hyperlink>
        </w:p>
        <w:p w14:paraId="4A291503"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9" w:history="1">
            <w:r w:rsidRPr="00D30381">
              <w:rPr>
                <w:rStyle w:val="Lienhypertexte"/>
                <w:noProof/>
              </w:rPr>
              <w:t>3.1.2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RGPD</w:t>
            </w:r>
            <w:r>
              <w:rPr>
                <w:noProof/>
                <w:webHidden/>
              </w:rPr>
              <w:tab/>
            </w:r>
            <w:r>
              <w:rPr>
                <w:noProof/>
                <w:webHidden/>
              </w:rPr>
              <w:fldChar w:fldCharType="begin"/>
            </w:r>
            <w:r>
              <w:rPr>
                <w:noProof/>
                <w:webHidden/>
              </w:rPr>
              <w:instrText xml:space="preserve"> PAGEREF _Toc531165069 \h </w:instrText>
            </w:r>
            <w:r>
              <w:rPr>
                <w:noProof/>
                <w:webHidden/>
              </w:rPr>
            </w:r>
            <w:r>
              <w:rPr>
                <w:noProof/>
                <w:webHidden/>
              </w:rPr>
              <w:fldChar w:fldCharType="separate"/>
            </w:r>
            <w:r>
              <w:rPr>
                <w:noProof/>
                <w:webHidden/>
              </w:rPr>
              <w:t>18</w:t>
            </w:r>
            <w:r>
              <w:rPr>
                <w:noProof/>
                <w:webHidden/>
              </w:rPr>
              <w:fldChar w:fldCharType="end"/>
            </w:r>
          </w:hyperlink>
        </w:p>
        <w:p w14:paraId="2517F4F9"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0" w:history="1">
            <w:r w:rsidRPr="00D30381">
              <w:rPr>
                <w:rStyle w:val="Lienhypertexte"/>
                <w:noProof/>
              </w:rPr>
              <w:t>3.1.2.1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Première chose à se demander : Qu’est qu’une donnée personnelle ?</w:t>
            </w:r>
            <w:r>
              <w:rPr>
                <w:noProof/>
                <w:webHidden/>
              </w:rPr>
              <w:tab/>
            </w:r>
            <w:r>
              <w:rPr>
                <w:noProof/>
                <w:webHidden/>
              </w:rPr>
              <w:fldChar w:fldCharType="begin"/>
            </w:r>
            <w:r>
              <w:rPr>
                <w:noProof/>
                <w:webHidden/>
              </w:rPr>
              <w:instrText xml:space="preserve"> PAGEREF _Toc531165070 \h </w:instrText>
            </w:r>
            <w:r>
              <w:rPr>
                <w:noProof/>
                <w:webHidden/>
              </w:rPr>
            </w:r>
            <w:r>
              <w:rPr>
                <w:noProof/>
                <w:webHidden/>
              </w:rPr>
              <w:fldChar w:fldCharType="separate"/>
            </w:r>
            <w:r>
              <w:rPr>
                <w:noProof/>
                <w:webHidden/>
              </w:rPr>
              <w:t>18</w:t>
            </w:r>
            <w:r>
              <w:rPr>
                <w:noProof/>
                <w:webHidden/>
              </w:rPr>
              <w:fldChar w:fldCharType="end"/>
            </w:r>
          </w:hyperlink>
        </w:p>
        <w:p w14:paraId="231DC8FA"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1" w:history="1">
            <w:r w:rsidRPr="00D30381">
              <w:rPr>
                <w:rStyle w:val="Lienhypertexte"/>
                <w:noProof/>
              </w:rPr>
              <w:t>3.1.2.2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En vrai, à quoi servent ces deux lois ?</w:t>
            </w:r>
            <w:r>
              <w:rPr>
                <w:noProof/>
                <w:webHidden/>
              </w:rPr>
              <w:tab/>
            </w:r>
            <w:r>
              <w:rPr>
                <w:noProof/>
                <w:webHidden/>
              </w:rPr>
              <w:fldChar w:fldCharType="begin"/>
            </w:r>
            <w:r>
              <w:rPr>
                <w:noProof/>
                <w:webHidden/>
              </w:rPr>
              <w:instrText xml:space="preserve"> PAGEREF _Toc531165071 \h </w:instrText>
            </w:r>
            <w:r>
              <w:rPr>
                <w:noProof/>
                <w:webHidden/>
              </w:rPr>
            </w:r>
            <w:r>
              <w:rPr>
                <w:noProof/>
                <w:webHidden/>
              </w:rPr>
              <w:fldChar w:fldCharType="separate"/>
            </w:r>
            <w:r>
              <w:rPr>
                <w:noProof/>
                <w:webHidden/>
              </w:rPr>
              <w:t>18</w:t>
            </w:r>
            <w:r>
              <w:rPr>
                <w:noProof/>
                <w:webHidden/>
              </w:rPr>
              <w:fldChar w:fldCharType="end"/>
            </w:r>
          </w:hyperlink>
        </w:p>
        <w:p w14:paraId="48B3F477"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2" w:history="1">
            <w:r w:rsidRPr="00D30381">
              <w:rPr>
                <w:rStyle w:val="Lienhypertexte"/>
                <w:noProof/>
              </w:rPr>
              <w:t>3.1.2.3</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Qui est concerné ?</w:t>
            </w:r>
            <w:r>
              <w:rPr>
                <w:noProof/>
                <w:webHidden/>
              </w:rPr>
              <w:tab/>
            </w:r>
            <w:r>
              <w:rPr>
                <w:noProof/>
                <w:webHidden/>
              </w:rPr>
              <w:fldChar w:fldCharType="begin"/>
            </w:r>
            <w:r>
              <w:rPr>
                <w:noProof/>
                <w:webHidden/>
              </w:rPr>
              <w:instrText xml:space="preserve"> PAGEREF _Toc531165072 \h </w:instrText>
            </w:r>
            <w:r>
              <w:rPr>
                <w:noProof/>
                <w:webHidden/>
              </w:rPr>
            </w:r>
            <w:r>
              <w:rPr>
                <w:noProof/>
                <w:webHidden/>
              </w:rPr>
              <w:fldChar w:fldCharType="separate"/>
            </w:r>
            <w:r>
              <w:rPr>
                <w:noProof/>
                <w:webHidden/>
              </w:rPr>
              <w:t>18</w:t>
            </w:r>
            <w:r>
              <w:rPr>
                <w:noProof/>
                <w:webHidden/>
              </w:rPr>
              <w:fldChar w:fldCharType="end"/>
            </w:r>
          </w:hyperlink>
        </w:p>
        <w:p w14:paraId="3AB6444F"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3" w:history="1">
            <w:r w:rsidRPr="00D30381">
              <w:rPr>
                <w:rStyle w:val="Lienhypertexte"/>
                <w:noProof/>
              </w:rPr>
              <w:t>3.1.3</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Mise en conformité</w:t>
            </w:r>
            <w:r>
              <w:rPr>
                <w:noProof/>
                <w:webHidden/>
              </w:rPr>
              <w:tab/>
            </w:r>
            <w:r>
              <w:rPr>
                <w:noProof/>
                <w:webHidden/>
              </w:rPr>
              <w:fldChar w:fldCharType="begin"/>
            </w:r>
            <w:r>
              <w:rPr>
                <w:noProof/>
                <w:webHidden/>
              </w:rPr>
              <w:instrText xml:space="preserve"> PAGEREF _Toc531165073 \h </w:instrText>
            </w:r>
            <w:r>
              <w:rPr>
                <w:noProof/>
                <w:webHidden/>
              </w:rPr>
            </w:r>
            <w:r>
              <w:rPr>
                <w:noProof/>
                <w:webHidden/>
              </w:rPr>
              <w:fldChar w:fldCharType="separate"/>
            </w:r>
            <w:r>
              <w:rPr>
                <w:noProof/>
                <w:webHidden/>
              </w:rPr>
              <w:t>18</w:t>
            </w:r>
            <w:r>
              <w:rPr>
                <w:noProof/>
                <w:webHidden/>
              </w:rPr>
              <w:fldChar w:fldCharType="end"/>
            </w:r>
          </w:hyperlink>
        </w:p>
        <w:p w14:paraId="7D6764AF"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4" w:history="1">
            <w:r w:rsidRPr="00D30381">
              <w:rPr>
                <w:rStyle w:val="Lienhypertexte"/>
                <w:noProof/>
              </w:rPr>
              <w:t>3.1.4</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Organisation et actions :</w:t>
            </w:r>
            <w:r>
              <w:rPr>
                <w:noProof/>
                <w:webHidden/>
              </w:rPr>
              <w:tab/>
            </w:r>
            <w:r>
              <w:rPr>
                <w:noProof/>
                <w:webHidden/>
              </w:rPr>
              <w:fldChar w:fldCharType="begin"/>
            </w:r>
            <w:r>
              <w:rPr>
                <w:noProof/>
                <w:webHidden/>
              </w:rPr>
              <w:instrText xml:space="preserve"> PAGEREF _Toc531165074 \h </w:instrText>
            </w:r>
            <w:r>
              <w:rPr>
                <w:noProof/>
                <w:webHidden/>
              </w:rPr>
            </w:r>
            <w:r>
              <w:rPr>
                <w:noProof/>
                <w:webHidden/>
              </w:rPr>
              <w:fldChar w:fldCharType="separate"/>
            </w:r>
            <w:r>
              <w:rPr>
                <w:noProof/>
                <w:webHidden/>
              </w:rPr>
              <w:t>19</w:t>
            </w:r>
            <w:r>
              <w:rPr>
                <w:noProof/>
                <w:webHidden/>
              </w:rPr>
              <w:fldChar w:fldCharType="end"/>
            </w:r>
          </w:hyperlink>
        </w:p>
        <w:p w14:paraId="028E938D"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5" w:history="1">
            <w:r w:rsidRPr="00D30381">
              <w:rPr>
                <w:rStyle w:val="Lienhypertexte"/>
                <w:noProof/>
              </w:rPr>
              <w:t>3.1.5</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Mesures techniques adéquates</w:t>
            </w:r>
            <w:r>
              <w:rPr>
                <w:noProof/>
                <w:webHidden/>
              </w:rPr>
              <w:tab/>
            </w:r>
            <w:r>
              <w:rPr>
                <w:noProof/>
                <w:webHidden/>
              </w:rPr>
              <w:fldChar w:fldCharType="begin"/>
            </w:r>
            <w:r>
              <w:rPr>
                <w:noProof/>
                <w:webHidden/>
              </w:rPr>
              <w:instrText xml:space="preserve"> PAGEREF _Toc531165075 \h </w:instrText>
            </w:r>
            <w:r>
              <w:rPr>
                <w:noProof/>
                <w:webHidden/>
              </w:rPr>
            </w:r>
            <w:r>
              <w:rPr>
                <w:noProof/>
                <w:webHidden/>
              </w:rPr>
              <w:fldChar w:fldCharType="separate"/>
            </w:r>
            <w:r>
              <w:rPr>
                <w:noProof/>
                <w:webHidden/>
              </w:rPr>
              <w:t>19</w:t>
            </w:r>
            <w:r>
              <w:rPr>
                <w:noProof/>
                <w:webHidden/>
              </w:rPr>
              <w:fldChar w:fldCharType="end"/>
            </w:r>
          </w:hyperlink>
        </w:p>
        <w:p w14:paraId="32BF3302" w14:textId="77777777" w:rsidR="00071265" w:rsidRDefault="00071265">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76" w:history="1">
            <w:r w:rsidRPr="00D30381">
              <w:rPr>
                <w:rStyle w:val="Lienhypertexte"/>
                <w:noProof/>
              </w:rPr>
              <w:t>3.2</w:t>
            </w:r>
            <w:r>
              <w:rPr>
                <w:rFonts w:asciiTheme="minorHAnsi" w:eastAsiaTheme="minorEastAsia" w:hAnsiTheme="minorHAnsi" w:cstheme="minorBidi"/>
                <w:b w:val="0"/>
                <w:bCs w:val="0"/>
                <w:noProof/>
                <w:sz w:val="22"/>
                <w:szCs w:val="22"/>
                <w:shd w:val="clear" w:color="auto" w:fill="auto"/>
                <w:lang w:val="fr-FR" w:eastAsia="fr-FR"/>
              </w:rPr>
              <w:tab/>
            </w:r>
            <w:r w:rsidRPr="00D30381">
              <w:rPr>
                <w:rStyle w:val="Lienhypertexte"/>
                <w:noProof/>
              </w:rPr>
              <w:t>Les disques durs et le systèmes RAIDs</w:t>
            </w:r>
            <w:r>
              <w:rPr>
                <w:noProof/>
                <w:webHidden/>
              </w:rPr>
              <w:tab/>
            </w:r>
            <w:r>
              <w:rPr>
                <w:noProof/>
                <w:webHidden/>
              </w:rPr>
              <w:fldChar w:fldCharType="begin"/>
            </w:r>
            <w:r>
              <w:rPr>
                <w:noProof/>
                <w:webHidden/>
              </w:rPr>
              <w:instrText xml:space="preserve"> PAGEREF _Toc531165076 \h </w:instrText>
            </w:r>
            <w:r>
              <w:rPr>
                <w:noProof/>
                <w:webHidden/>
              </w:rPr>
            </w:r>
            <w:r>
              <w:rPr>
                <w:noProof/>
                <w:webHidden/>
              </w:rPr>
              <w:fldChar w:fldCharType="separate"/>
            </w:r>
            <w:r>
              <w:rPr>
                <w:noProof/>
                <w:webHidden/>
              </w:rPr>
              <w:t>20</w:t>
            </w:r>
            <w:r>
              <w:rPr>
                <w:noProof/>
                <w:webHidden/>
              </w:rPr>
              <w:fldChar w:fldCharType="end"/>
            </w:r>
          </w:hyperlink>
        </w:p>
        <w:p w14:paraId="6C14A2B3"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7" w:history="1">
            <w:r w:rsidRPr="00D30381">
              <w:rPr>
                <w:rStyle w:val="Lienhypertexte"/>
                <w:noProof/>
              </w:rPr>
              <w:t>3.2.1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Raid Logiciel et matériel</w:t>
            </w:r>
            <w:r>
              <w:rPr>
                <w:noProof/>
                <w:webHidden/>
              </w:rPr>
              <w:tab/>
            </w:r>
            <w:r>
              <w:rPr>
                <w:noProof/>
                <w:webHidden/>
              </w:rPr>
              <w:fldChar w:fldCharType="begin"/>
            </w:r>
            <w:r>
              <w:rPr>
                <w:noProof/>
                <w:webHidden/>
              </w:rPr>
              <w:instrText xml:space="preserve"> PAGEREF _Toc531165077 \h </w:instrText>
            </w:r>
            <w:r>
              <w:rPr>
                <w:noProof/>
                <w:webHidden/>
              </w:rPr>
            </w:r>
            <w:r>
              <w:rPr>
                <w:noProof/>
                <w:webHidden/>
              </w:rPr>
              <w:fldChar w:fldCharType="separate"/>
            </w:r>
            <w:r>
              <w:rPr>
                <w:noProof/>
                <w:webHidden/>
              </w:rPr>
              <w:t>20</w:t>
            </w:r>
            <w:r>
              <w:rPr>
                <w:noProof/>
                <w:webHidden/>
              </w:rPr>
              <w:fldChar w:fldCharType="end"/>
            </w:r>
          </w:hyperlink>
        </w:p>
        <w:p w14:paraId="6EB2AF1A"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8" w:history="1">
            <w:r w:rsidRPr="00D30381">
              <w:rPr>
                <w:rStyle w:val="Lienhypertexte"/>
                <w:noProof/>
              </w:rPr>
              <w:t>3.2.1.1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Raid matériel</w:t>
            </w:r>
            <w:r>
              <w:rPr>
                <w:noProof/>
                <w:webHidden/>
              </w:rPr>
              <w:tab/>
            </w:r>
            <w:r>
              <w:rPr>
                <w:noProof/>
                <w:webHidden/>
              </w:rPr>
              <w:fldChar w:fldCharType="begin"/>
            </w:r>
            <w:r>
              <w:rPr>
                <w:noProof/>
                <w:webHidden/>
              </w:rPr>
              <w:instrText xml:space="preserve"> PAGEREF _Toc531165078 \h </w:instrText>
            </w:r>
            <w:r>
              <w:rPr>
                <w:noProof/>
                <w:webHidden/>
              </w:rPr>
            </w:r>
            <w:r>
              <w:rPr>
                <w:noProof/>
                <w:webHidden/>
              </w:rPr>
              <w:fldChar w:fldCharType="separate"/>
            </w:r>
            <w:r>
              <w:rPr>
                <w:noProof/>
                <w:webHidden/>
              </w:rPr>
              <w:t>20</w:t>
            </w:r>
            <w:r>
              <w:rPr>
                <w:noProof/>
                <w:webHidden/>
              </w:rPr>
              <w:fldChar w:fldCharType="end"/>
            </w:r>
          </w:hyperlink>
        </w:p>
        <w:p w14:paraId="57F45EDF"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9" w:history="1">
            <w:r w:rsidRPr="00D30381">
              <w:rPr>
                <w:rStyle w:val="Lienhypertexte"/>
                <w:noProof/>
              </w:rPr>
              <w:t>3.2.1.2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Raid Logiciel</w:t>
            </w:r>
            <w:r>
              <w:rPr>
                <w:noProof/>
                <w:webHidden/>
              </w:rPr>
              <w:tab/>
            </w:r>
            <w:r>
              <w:rPr>
                <w:noProof/>
                <w:webHidden/>
              </w:rPr>
              <w:fldChar w:fldCharType="begin"/>
            </w:r>
            <w:r>
              <w:rPr>
                <w:noProof/>
                <w:webHidden/>
              </w:rPr>
              <w:instrText xml:space="preserve"> PAGEREF _Toc531165079 \h </w:instrText>
            </w:r>
            <w:r>
              <w:rPr>
                <w:noProof/>
                <w:webHidden/>
              </w:rPr>
            </w:r>
            <w:r>
              <w:rPr>
                <w:noProof/>
                <w:webHidden/>
              </w:rPr>
              <w:fldChar w:fldCharType="separate"/>
            </w:r>
            <w:r>
              <w:rPr>
                <w:noProof/>
                <w:webHidden/>
              </w:rPr>
              <w:t>21</w:t>
            </w:r>
            <w:r>
              <w:rPr>
                <w:noProof/>
                <w:webHidden/>
              </w:rPr>
              <w:fldChar w:fldCharType="end"/>
            </w:r>
          </w:hyperlink>
        </w:p>
        <w:p w14:paraId="54E8768A"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0" w:history="1">
            <w:r w:rsidRPr="00D30381">
              <w:rPr>
                <w:rStyle w:val="Lienhypertexte"/>
                <w:noProof/>
                <w:lang w:val="en-GB"/>
              </w:rPr>
              <w:t>3.2.2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lang w:val="en-GB"/>
              </w:rPr>
              <w:t>Le JBOD (Just A Bunch Of Disks):</w:t>
            </w:r>
            <w:r>
              <w:rPr>
                <w:noProof/>
                <w:webHidden/>
              </w:rPr>
              <w:tab/>
            </w:r>
            <w:r>
              <w:rPr>
                <w:noProof/>
                <w:webHidden/>
              </w:rPr>
              <w:fldChar w:fldCharType="begin"/>
            </w:r>
            <w:r>
              <w:rPr>
                <w:noProof/>
                <w:webHidden/>
              </w:rPr>
              <w:instrText xml:space="preserve"> PAGEREF _Toc531165080 \h </w:instrText>
            </w:r>
            <w:r>
              <w:rPr>
                <w:noProof/>
                <w:webHidden/>
              </w:rPr>
            </w:r>
            <w:r>
              <w:rPr>
                <w:noProof/>
                <w:webHidden/>
              </w:rPr>
              <w:fldChar w:fldCharType="separate"/>
            </w:r>
            <w:r>
              <w:rPr>
                <w:noProof/>
                <w:webHidden/>
              </w:rPr>
              <w:t>21</w:t>
            </w:r>
            <w:r>
              <w:rPr>
                <w:noProof/>
                <w:webHidden/>
              </w:rPr>
              <w:fldChar w:fldCharType="end"/>
            </w:r>
          </w:hyperlink>
        </w:p>
        <w:p w14:paraId="75186AB0"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1" w:history="1">
            <w:r w:rsidRPr="00D30381">
              <w:rPr>
                <w:rStyle w:val="Lienhypertexte"/>
                <w:noProof/>
              </w:rPr>
              <w:t>3.2.3</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RAID 0 (entrelacement) :</w:t>
            </w:r>
            <w:r>
              <w:rPr>
                <w:noProof/>
                <w:webHidden/>
              </w:rPr>
              <w:tab/>
            </w:r>
            <w:r>
              <w:rPr>
                <w:noProof/>
                <w:webHidden/>
              </w:rPr>
              <w:fldChar w:fldCharType="begin"/>
            </w:r>
            <w:r>
              <w:rPr>
                <w:noProof/>
                <w:webHidden/>
              </w:rPr>
              <w:instrText xml:space="preserve"> PAGEREF _Toc531165081 \h </w:instrText>
            </w:r>
            <w:r>
              <w:rPr>
                <w:noProof/>
                <w:webHidden/>
              </w:rPr>
            </w:r>
            <w:r>
              <w:rPr>
                <w:noProof/>
                <w:webHidden/>
              </w:rPr>
              <w:fldChar w:fldCharType="separate"/>
            </w:r>
            <w:r>
              <w:rPr>
                <w:noProof/>
                <w:webHidden/>
              </w:rPr>
              <w:t>21</w:t>
            </w:r>
            <w:r>
              <w:rPr>
                <w:noProof/>
                <w:webHidden/>
              </w:rPr>
              <w:fldChar w:fldCharType="end"/>
            </w:r>
          </w:hyperlink>
        </w:p>
        <w:p w14:paraId="44C1EAFB"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2" w:history="1">
            <w:r w:rsidRPr="00D30381">
              <w:rPr>
                <w:rStyle w:val="Lienhypertexte"/>
                <w:noProof/>
              </w:rPr>
              <w:t>3.2.4</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RAID 1 (écriture miroir) :</w:t>
            </w:r>
            <w:r>
              <w:rPr>
                <w:noProof/>
                <w:webHidden/>
              </w:rPr>
              <w:tab/>
            </w:r>
            <w:r>
              <w:rPr>
                <w:noProof/>
                <w:webHidden/>
              </w:rPr>
              <w:fldChar w:fldCharType="begin"/>
            </w:r>
            <w:r>
              <w:rPr>
                <w:noProof/>
                <w:webHidden/>
              </w:rPr>
              <w:instrText xml:space="preserve"> PAGEREF _Toc531165082 \h </w:instrText>
            </w:r>
            <w:r>
              <w:rPr>
                <w:noProof/>
                <w:webHidden/>
              </w:rPr>
            </w:r>
            <w:r>
              <w:rPr>
                <w:noProof/>
                <w:webHidden/>
              </w:rPr>
              <w:fldChar w:fldCharType="separate"/>
            </w:r>
            <w:r>
              <w:rPr>
                <w:noProof/>
                <w:webHidden/>
              </w:rPr>
              <w:t>21</w:t>
            </w:r>
            <w:r>
              <w:rPr>
                <w:noProof/>
                <w:webHidden/>
              </w:rPr>
              <w:fldChar w:fldCharType="end"/>
            </w:r>
          </w:hyperlink>
        </w:p>
        <w:p w14:paraId="5E608190"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3" w:history="1">
            <w:r w:rsidRPr="00D30381">
              <w:rPr>
                <w:rStyle w:val="Lienhypertexte"/>
                <w:noProof/>
              </w:rPr>
              <w:t>3.2.5</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RAID 1E (écriture miroir entrelacée) :</w:t>
            </w:r>
            <w:r>
              <w:rPr>
                <w:noProof/>
                <w:webHidden/>
              </w:rPr>
              <w:tab/>
            </w:r>
            <w:r>
              <w:rPr>
                <w:noProof/>
                <w:webHidden/>
              </w:rPr>
              <w:fldChar w:fldCharType="begin"/>
            </w:r>
            <w:r>
              <w:rPr>
                <w:noProof/>
                <w:webHidden/>
              </w:rPr>
              <w:instrText xml:space="preserve"> PAGEREF _Toc531165083 \h </w:instrText>
            </w:r>
            <w:r>
              <w:rPr>
                <w:noProof/>
                <w:webHidden/>
              </w:rPr>
            </w:r>
            <w:r>
              <w:rPr>
                <w:noProof/>
                <w:webHidden/>
              </w:rPr>
              <w:fldChar w:fldCharType="separate"/>
            </w:r>
            <w:r>
              <w:rPr>
                <w:noProof/>
                <w:webHidden/>
              </w:rPr>
              <w:t>22</w:t>
            </w:r>
            <w:r>
              <w:rPr>
                <w:noProof/>
                <w:webHidden/>
              </w:rPr>
              <w:fldChar w:fldCharType="end"/>
            </w:r>
          </w:hyperlink>
        </w:p>
        <w:p w14:paraId="37575E1C"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4" w:history="1">
            <w:r w:rsidRPr="00D30381">
              <w:rPr>
                <w:rStyle w:val="Lienhypertexte"/>
                <w:noProof/>
              </w:rPr>
              <w:t>3.2.6</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RAID 5 (entrelacement avec parité) :</w:t>
            </w:r>
            <w:r>
              <w:rPr>
                <w:noProof/>
                <w:webHidden/>
              </w:rPr>
              <w:tab/>
            </w:r>
            <w:r>
              <w:rPr>
                <w:noProof/>
                <w:webHidden/>
              </w:rPr>
              <w:fldChar w:fldCharType="begin"/>
            </w:r>
            <w:r>
              <w:rPr>
                <w:noProof/>
                <w:webHidden/>
              </w:rPr>
              <w:instrText xml:space="preserve"> PAGEREF _Toc531165084 \h </w:instrText>
            </w:r>
            <w:r>
              <w:rPr>
                <w:noProof/>
                <w:webHidden/>
              </w:rPr>
            </w:r>
            <w:r>
              <w:rPr>
                <w:noProof/>
                <w:webHidden/>
              </w:rPr>
              <w:fldChar w:fldCharType="separate"/>
            </w:r>
            <w:r>
              <w:rPr>
                <w:noProof/>
                <w:webHidden/>
              </w:rPr>
              <w:t>22</w:t>
            </w:r>
            <w:r>
              <w:rPr>
                <w:noProof/>
                <w:webHidden/>
              </w:rPr>
              <w:fldChar w:fldCharType="end"/>
            </w:r>
          </w:hyperlink>
        </w:p>
        <w:p w14:paraId="2DC2281F"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5" w:history="1">
            <w:r w:rsidRPr="00D30381">
              <w:rPr>
                <w:rStyle w:val="Lienhypertexte"/>
                <w:noProof/>
              </w:rPr>
              <w:t>3.2.7</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RAID 6 (entrelacement avec double parité) :</w:t>
            </w:r>
            <w:r>
              <w:rPr>
                <w:noProof/>
                <w:webHidden/>
              </w:rPr>
              <w:tab/>
            </w:r>
            <w:r>
              <w:rPr>
                <w:noProof/>
                <w:webHidden/>
              </w:rPr>
              <w:fldChar w:fldCharType="begin"/>
            </w:r>
            <w:r>
              <w:rPr>
                <w:noProof/>
                <w:webHidden/>
              </w:rPr>
              <w:instrText xml:space="preserve"> PAGEREF _Toc531165085 \h </w:instrText>
            </w:r>
            <w:r>
              <w:rPr>
                <w:noProof/>
                <w:webHidden/>
              </w:rPr>
            </w:r>
            <w:r>
              <w:rPr>
                <w:noProof/>
                <w:webHidden/>
              </w:rPr>
              <w:fldChar w:fldCharType="separate"/>
            </w:r>
            <w:r>
              <w:rPr>
                <w:noProof/>
                <w:webHidden/>
              </w:rPr>
              <w:t>22</w:t>
            </w:r>
            <w:r>
              <w:rPr>
                <w:noProof/>
                <w:webHidden/>
              </w:rPr>
              <w:fldChar w:fldCharType="end"/>
            </w:r>
          </w:hyperlink>
        </w:p>
        <w:p w14:paraId="0C89FFD6"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6" w:history="1">
            <w:r w:rsidRPr="00D30381">
              <w:rPr>
                <w:rStyle w:val="Lienhypertexte"/>
                <w:noProof/>
              </w:rPr>
              <w:t>3.2.8</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RAID 10 (ensembles RAID 1 entrelacés) :</w:t>
            </w:r>
            <w:r>
              <w:rPr>
                <w:noProof/>
                <w:webHidden/>
              </w:rPr>
              <w:tab/>
            </w:r>
            <w:r>
              <w:rPr>
                <w:noProof/>
                <w:webHidden/>
              </w:rPr>
              <w:fldChar w:fldCharType="begin"/>
            </w:r>
            <w:r>
              <w:rPr>
                <w:noProof/>
                <w:webHidden/>
              </w:rPr>
              <w:instrText xml:space="preserve"> PAGEREF _Toc531165086 \h </w:instrText>
            </w:r>
            <w:r>
              <w:rPr>
                <w:noProof/>
                <w:webHidden/>
              </w:rPr>
            </w:r>
            <w:r>
              <w:rPr>
                <w:noProof/>
                <w:webHidden/>
              </w:rPr>
              <w:fldChar w:fldCharType="separate"/>
            </w:r>
            <w:r>
              <w:rPr>
                <w:noProof/>
                <w:webHidden/>
              </w:rPr>
              <w:t>23</w:t>
            </w:r>
            <w:r>
              <w:rPr>
                <w:noProof/>
                <w:webHidden/>
              </w:rPr>
              <w:fldChar w:fldCharType="end"/>
            </w:r>
          </w:hyperlink>
        </w:p>
        <w:p w14:paraId="25286EAA"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7" w:history="1">
            <w:r w:rsidRPr="00D30381">
              <w:rPr>
                <w:rStyle w:val="Lienhypertexte"/>
                <w:noProof/>
              </w:rPr>
              <w:t>3.2.9</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RAID 50 (ensembles RAID 5 entrelacés) :</w:t>
            </w:r>
            <w:r>
              <w:rPr>
                <w:noProof/>
                <w:webHidden/>
              </w:rPr>
              <w:tab/>
            </w:r>
            <w:r>
              <w:rPr>
                <w:noProof/>
                <w:webHidden/>
              </w:rPr>
              <w:fldChar w:fldCharType="begin"/>
            </w:r>
            <w:r>
              <w:rPr>
                <w:noProof/>
                <w:webHidden/>
              </w:rPr>
              <w:instrText xml:space="preserve"> PAGEREF _Toc531165087 \h </w:instrText>
            </w:r>
            <w:r>
              <w:rPr>
                <w:noProof/>
                <w:webHidden/>
              </w:rPr>
            </w:r>
            <w:r>
              <w:rPr>
                <w:noProof/>
                <w:webHidden/>
              </w:rPr>
              <w:fldChar w:fldCharType="separate"/>
            </w:r>
            <w:r>
              <w:rPr>
                <w:noProof/>
                <w:webHidden/>
              </w:rPr>
              <w:t>23</w:t>
            </w:r>
            <w:r>
              <w:rPr>
                <w:noProof/>
                <w:webHidden/>
              </w:rPr>
              <w:fldChar w:fldCharType="end"/>
            </w:r>
          </w:hyperlink>
        </w:p>
        <w:p w14:paraId="1B2A32E5"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8" w:history="1">
            <w:r w:rsidRPr="00D30381">
              <w:rPr>
                <w:rStyle w:val="Lienhypertexte"/>
                <w:noProof/>
              </w:rPr>
              <w:t>3.2.10</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RAID 60 (ensembles RAID 6 entrelacés) :</w:t>
            </w:r>
            <w:r>
              <w:rPr>
                <w:noProof/>
                <w:webHidden/>
              </w:rPr>
              <w:tab/>
            </w:r>
            <w:r>
              <w:rPr>
                <w:noProof/>
                <w:webHidden/>
              </w:rPr>
              <w:fldChar w:fldCharType="begin"/>
            </w:r>
            <w:r>
              <w:rPr>
                <w:noProof/>
                <w:webHidden/>
              </w:rPr>
              <w:instrText xml:space="preserve"> PAGEREF _Toc531165088 \h </w:instrText>
            </w:r>
            <w:r>
              <w:rPr>
                <w:noProof/>
                <w:webHidden/>
              </w:rPr>
            </w:r>
            <w:r>
              <w:rPr>
                <w:noProof/>
                <w:webHidden/>
              </w:rPr>
              <w:fldChar w:fldCharType="separate"/>
            </w:r>
            <w:r>
              <w:rPr>
                <w:noProof/>
                <w:webHidden/>
              </w:rPr>
              <w:t>23</w:t>
            </w:r>
            <w:r>
              <w:rPr>
                <w:noProof/>
                <w:webHidden/>
              </w:rPr>
              <w:fldChar w:fldCharType="end"/>
            </w:r>
          </w:hyperlink>
        </w:p>
        <w:p w14:paraId="3CEF4B71" w14:textId="77777777" w:rsidR="00071265" w:rsidRDefault="00071265">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89" w:history="1">
            <w:r w:rsidRPr="00D30381">
              <w:rPr>
                <w:rStyle w:val="Lienhypertexte"/>
                <w:noProof/>
              </w:rPr>
              <w:t>3.3</w:t>
            </w:r>
            <w:r>
              <w:rPr>
                <w:rFonts w:asciiTheme="minorHAnsi" w:eastAsiaTheme="minorEastAsia" w:hAnsiTheme="minorHAnsi" w:cstheme="minorBidi"/>
                <w:b w:val="0"/>
                <w:bCs w:val="0"/>
                <w:noProof/>
                <w:sz w:val="22"/>
                <w:szCs w:val="22"/>
                <w:shd w:val="clear" w:color="auto" w:fill="auto"/>
                <w:lang w:val="fr-FR" w:eastAsia="fr-FR"/>
              </w:rPr>
              <w:tab/>
            </w:r>
            <w:r w:rsidRPr="00D30381">
              <w:rPr>
                <w:rStyle w:val="Lienhypertexte"/>
                <w:noProof/>
              </w:rPr>
              <w:t>Les différents systèmes de stockages</w:t>
            </w:r>
            <w:r>
              <w:rPr>
                <w:noProof/>
                <w:webHidden/>
              </w:rPr>
              <w:tab/>
            </w:r>
            <w:r>
              <w:rPr>
                <w:noProof/>
                <w:webHidden/>
              </w:rPr>
              <w:fldChar w:fldCharType="begin"/>
            </w:r>
            <w:r>
              <w:rPr>
                <w:noProof/>
                <w:webHidden/>
              </w:rPr>
              <w:instrText xml:space="preserve"> PAGEREF _Toc531165089 \h </w:instrText>
            </w:r>
            <w:r>
              <w:rPr>
                <w:noProof/>
                <w:webHidden/>
              </w:rPr>
            </w:r>
            <w:r>
              <w:rPr>
                <w:noProof/>
                <w:webHidden/>
              </w:rPr>
              <w:fldChar w:fldCharType="separate"/>
            </w:r>
            <w:r>
              <w:rPr>
                <w:noProof/>
                <w:webHidden/>
              </w:rPr>
              <w:t>23</w:t>
            </w:r>
            <w:r>
              <w:rPr>
                <w:noProof/>
                <w:webHidden/>
              </w:rPr>
              <w:fldChar w:fldCharType="end"/>
            </w:r>
          </w:hyperlink>
        </w:p>
        <w:p w14:paraId="432DF622"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0" w:history="1">
            <w:r w:rsidRPr="00D30381">
              <w:rPr>
                <w:rStyle w:val="Lienhypertexte"/>
                <w:noProof/>
              </w:rPr>
              <w:t>3.3.1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Première génération – supports physiques</w:t>
            </w:r>
            <w:r>
              <w:rPr>
                <w:noProof/>
                <w:webHidden/>
              </w:rPr>
              <w:tab/>
            </w:r>
            <w:r>
              <w:rPr>
                <w:noProof/>
                <w:webHidden/>
              </w:rPr>
              <w:fldChar w:fldCharType="begin"/>
            </w:r>
            <w:r>
              <w:rPr>
                <w:noProof/>
                <w:webHidden/>
              </w:rPr>
              <w:instrText xml:space="preserve"> PAGEREF _Toc531165090 \h </w:instrText>
            </w:r>
            <w:r>
              <w:rPr>
                <w:noProof/>
                <w:webHidden/>
              </w:rPr>
            </w:r>
            <w:r>
              <w:rPr>
                <w:noProof/>
                <w:webHidden/>
              </w:rPr>
              <w:fldChar w:fldCharType="separate"/>
            </w:r>
            <w:r>
              <w:rPr>
                <w:noProof/>
                <w:webHidden/>
              </w:rPr>
              <w:t>23</w:t>
            </w:r>
            <w:r>
              <w:rPr>
                <w:noProof/>
                <w:webHidden/>
              </w:rPr>
              <w:fldChar w:fldCharType="end"/>
            </w:r>
          </w:hyperlink>
        </w:p>
        <w:p w14:paraId="55484626"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1" w:history="1">
            <w:r w:rsidRPr="00D30381">
              <w:rPr>
                <w:rStyle w:val="Lienhypertexte"/>
                <w:noProof/>
              </w:rPr>
              <w:t>3.3.1.1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Le ruban perforé</w:t>
            </w:r>
            <w:r>
              <w:rPr>
                <w:noProof/>
                <w:webHidden/>
              </w:rPr>
              <w:tab/>
            </w:r>
            <w:r>
              <w:rPr>
                <w:noProof/>
                <w:webHidden/>
              </w:rPr>
              <w:fldChar w:fldCharType="begin"/>
            </w:r>
            <w:r>
              <w:rPr>
                <w:noProof/>
                <w:webHidden/>
              </w:rPr>
              <w:instrText xml:space="preserve"> PAGEREF _Toc531165091 \h </w:instrText>
            </w:r>
            <w:r>
              <w:rPr>
                <w:noProof/>
                <w:webHidden/>
              </w:rPr>
            </w:r>
            <w:r>
              <w:rPr>
                <w:noProof/>
                <w:webHidden/>
              </w:rPr>
              <w:fldChar w:fldCharType="separate"/>
            </w:r>
            <w:r>
              <w:rPr>
                <w:noProof/>
                <w:webHidden/>
              </w:rPr>
              <w:t>23</w:t>
            </w:r>
            <w:r>
              <w:rPr>
                <w:noProof/>
                <w:webHidden/>
              </w:rPr>
              <w:fldChar w:fldCharType="end"/>
            </w:r>
          </w:hyperlink>
        </w:p>
        <w:p w14:paraId="50B80ACD"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2" w:history="1">
            <w:r w:rsidRPr="00D30381">
              <w:rPr>
                <w:rStyle w:val="Lienhypertexte"/>
                <w:noProof/>
              </w:rPr>
              <w:t>3.3.1.2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La carte perforée</w:t>
            </w:r>
            <w:r>
              <w:rPr>
                <w:noProof/>
                <w:webHidden/>
              </w:rPr>
              <w:tab/>
            </w:r>
            <w:r>
              <w:rPr>
                <w:noProof/>
                <w:webHidden/>
              </w:rPr>
              <w:fldChar w:fldCharType="begin"/>
            </w:r>
            <w:r>
              <w:rPr>
                <w:noProof/>
                <w:webHidden/>
              </w:rPr>
              <w:instrText xml:space="preserve"> PAGEREF _Toc531165092 \h </w:instrText>
            </w:r>
            <w:r>
              <w:rPr>
                <w:noProof/>
                <w:webHidden/>
              </w:rPr>
            </w:r>
            <w:r>
              <w:rPr>
                <w:noProof/>
                <w:webHidden/>
              </w:rPr>
              <w:fldChar w:fldCharType="separate"/>
            </w:r>
            <w:r>
              <w:rPr>
                <w:noProof/>
                <w:webHidden/>
              </w:rPr>
              <w:t>23</w:t>
            </w:r>
            <w:r>
              <w:rPr>
                <w:noProof/>
                <w:webHidden/>
              </w:rPr>
              <w:fldChar w:fldCharType="end"/>
            </w:r>
          </w:hyperlink>
        </w:p>
        <w:p w14:paraId="3F8342FF"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3" w:history="1">
            <w:r w:rsidRPr="00D30381">
              <w:rPr>
                <w:rStyle w:val="Lienhypertexte"/>
                <w:noProof/>
              </w:rPr>
              <w:t>3.3.2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Deuxième génération – supports magnétiques</w:t>
            </w:r>
            <w:r>
              <w:rPr>
                <w:noProof/>
                <w:webHidden/>
              </w:rPr>
              <w:tab/>
            </w:r>
            <w:r>
              <w:rPr>
                <w:noProof/>
                <w:webHidden/>
              </w:rPr>
              <w:fldChar w:fldCharType="begin"/>
            </w:r>
            <w:r>
              <w:rPr>
                <w:noProof/>
                <w:webHidden/>
              </w:rPr>
              <w:instrText xml:space="preserve"> PAGEREF _Toc531165093 \h </w:instrText>
            </w:r>
            <w:r>
              <w:rPr>
                <w:noProof/>
                <w:webHidden/>
              </w:rPr>
            </w:r>
            <w:r>
              <w:rPr>
                <w:noProof/>
                <w:webHidden/>
              </w:rPr>
              <w:fldChar w:fldCharType="separate"/>
            </w:r>
            <w:r>
              <w:rPr>
                <w:noProof/>
                <w:webHidden/>
              </w:rPr>
              <w:t>24</w:t>
            </w:r>
            <w:r>
              <w:rPr>
                <w:noProof/>
                <w:webHidden/>
              </w:rPr>
              <w:fldChar w:fldCharType="end"/>
            </w:r>
          </w:hyperlink>
        </w:p>
        <w:p w14:paraId="29AE1963"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4" w:history="1">
            <w:r w:rsidRPr="00D30381">
              <w:rPr>
                <w:rStyle w:val="Lienhypertexte"/>
                <w:noProof/>
              </w:rPr>
              <w:t>3.3.2.1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La bande magnétique</w:t>
            </w:r>
            <w:r>
              <w:rPr>
                <w:noProof/>
                <w:webHidden/>
              </w:rPr>
              <w:tab/>
            </w:r>
            <w:r>
              <w:rPr>
                <w:noProof/>
                <w:webHidden/>
              </w:rPr>
              <w:fldChar w:fldCharType="begin"/>
            </w:r>
            <w:r>
              <w:rPr>
                <w:noProof/>
                <w:webHidden/>
              </w:rPr>
              <w:instrText xml:space="preserve"> PAGEREF _Toc531165094 \h </w:instrText>
            </w:r>
            <w:r>
              <w:rPr>
                <w:noProof/>
                <w:webHidden/>
              </w:rPr>
            </w:r>
            <w:r>
              <w:rPr>
                <w:noProof/>
                <w:webHidden/>
              </w:rPr>
              <w:fldChar w:fldCharType="separate"/>
            </w:r>
            <w:r>
              <w:rPr>
                <w:noProof/>
                <w:webHidden/>
              </w:rPr>
              <w:t>24</w:t>
            </w:r>
            <w:r>
              <w:rPr>
                <w:noProof/>
                <w:webHidden/>
              </w:rPr>
              <w:fldChar w:fldCharType="end"/>
            </w:r>
          </w:hyperlink>
        </w:p>
        <w:p w14:paraId="1710C242"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5" w:history="1">
            <w:r w:rsidRPr="00D30381">
              <w:rPr>
                <w:rStyle w:val="Lienhypertexte"/>
                <w:noProof/>
              </w:rPr>
              <w:t>3.3.2.2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La cassette audio</w:t>
            </w:r>
            <w:r>
              <w:rPr>
                <w:noProof/>
                <w:webHidden/>
              </w:rPr>
              <w:tab/>
            </w:r>
            <w:r>
              <w:rPr>
                <w:noProof/>
                <w:webHidden/>
              </w:rPr>
              <w:fldChar w:fldCharType="begin"/>
            </w:r>
            <w:r>
              <w:rPr>
                <w:noProof/>
                <w:webHidden/>
              </w:rPr>
              <w:instrText xml:space="preserve"> PAGEREF _Toc531165095 \h </w:instrText>
            </w:r>
            <w:r>
              <w:rPr>
                <w:noProof/>
                <w:webHidden/>
              </w:rPr>
            </w:r>
            <w:r>
              <w:rPr>
                <w:noProof/>
                <w:webHidden/>
              </w:rPr>
              <w:fldChar w:fldCharType="separate"/>
            </w:r>
            <w:r>
              <w:rPr>
                <w:noProof/>
                <w:webHidden/>
              </w:rPr>
              <w:t>24</w:t>
            </w:r>
            <w:r>
              <w:rPr>
                <w:noProof/>
                <w:webHidden/>
              </w:rPr>
              <w:fldChar w:fldCharType="end"/>
            </w:r>
          </w:hyperlink>
        </w:p>
        <w:p w14:paraId="78F928E7"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6" w:history="1">
            <w:r w:rsidRPr="00D30381">
              <w:rPr>
                <w:rStyle w:val="Lienhypertexte"/>
                <w:noProof/>
              </w:rPr>
              <w:t>3.3.2.3</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La cassette vidéo</w:t>
            </w:r>
            <w:r>
              <w:rPr>
                <w:noProof/>
                <w:webHidden/>
              </w:rPr>
              <w:tab/>
            </w:r>
            <w:r>
              <w:rPr>
                <w:noProof/>
                <w:webHidden/>
              </w:rPr>
              <w:fldChar w:fldCharType="begin"/>
            </w:r>
            <w:r>
              <w:rPr>
                <w:noProof/>
                <w:webHidden/>
              </w:rPr>
              <w:instrText xml:space="preserve"> PAGEREF _Toc531165096 \h </w:instrText>
            </w:r>
            <w:r>
              <w:rPr>
                <w:noProof/>
                <w:webHidden/>
              </w:rPr>
            </w:r>
            <w:r>
              <w:rPr>
                <w:noProof/>
                <w:webHidden/>
              </w:rPr>
              <w:fldChar w:fldCharType="separate"/>
            </w:r>
            <w:r>
              <w:rPr>
                <w:noProof/>
                <w:webHidden/>
              </w:rPr>
              <w:t>24</w:t>
            </w:r>
            <w:r>
              <w:rPr>
                <w:noProof/>
                <w:webHidden/>
              </w:rPr>
              <w:fldChar w:fldCharType="end"/>
            </w:r>
          </w:hyperlink>
        </w:p>
        <w:p w14:paraId="09A31856"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7" w:history="1">
            <w:r w:rsidRPr="00D30381">
              <w:rPr>
                <w:rStyle w:val="Lienhypertexte"/>
                <w:noProof/>
              </w:rPr>
              <w:t>3.3.2.4</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Le disque dur</w:t>
            </w:r>
            <w:r>
              <w:rPr>
                <w:noProof/>
                <w:webHidden/>
              </w:rPr>
              <w:tab/>
            </w:r>
            <w:r>
              <w:rPr>
                <w:noProof/>
                <w:webHidden/>
              </w:rPr>
              <w:fldChar w:fldCharType="begin"/>
            </w:r>
            <w:r>
              <w:rPr>
                <w:noProof/>
                <w:webHidden/>
              </w:rPr>
              <w:instrText xml:space="preserve"> PAGEREF _Toc531165097 \h </w:instrText>
            </w:r>
            <w:r>
              <w:rPr>
                <w:noProof/>
                <w:webHidden/>
              </w:rPr>
            </w:r>
            <w:r>
              <w:rPr>
                <w:noProof/>
                <w:webHidden/>
              </w:rPr>
              <w:fldChar w:fldCharType="separate"/>
            </w:r>
            <w:r>
              <w:rPr>
                <w:noProof/>
                <w:webHidden/>
              </w:rPr>
              <w:t>24</w:t>
            </w:r>
            <w:r>
              <w:rPr>
                <w:noProof/>
                <w:webHidden/>
              </w:rPr>
              <w:fldChar w:fldCharType="end"/>
            </w:r>
          </w:hyperlink>
        </w:p>
        <w:p w14:paraId="50E95CCE"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8" w:history="1">
            <w:r w:rsidRPr="00D30381">
              <w:rPr>
                <w:rStyle w:val="Lienhypertexte"/>
                <w:noProof/>
              </w:rPr>
              <w:t>3.3.2.5</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La disquette</w:t>
            </w:r>
            <w:r>
              <w:rPr>
                <w:noProof/>
                <w:webHidden/>
              </w:rPr>
              <w:tab/>
            </w:r>
            <w:r>
              <w:rPr>
                <w:noProof/>
                <w:webHidden/>
              </w:rPr>
              <w:fldChar w:fldCharType="begin"/>
            </w:r>
            <w:r>
              <w:rPr>
                <w:noProof/>
                <w:webHidden/>
              </w:rPr>
              <w:instrText xml:space="preserve"> PAGEREF _Toc531165098 \h </w:instrText>
            </w:r>
            <w:r>
              <w:rPr>
                <w:noProof/>
                <w:webHidden/>
              </w:rPr>
            </w:r>
            <w:r>
              <w:rPr>
                <w:noProof/>
                <w:webHidden/>
              </w:rPr>
              <w:fldChar w:fldCharType="separate"/>
            </w:r>
            <w:r>
              <w:rPr>
                <w:noProof/>
                <w:webHidden/>
              </w:rPr>
              <w:t>25</w:t>
            </w:r>
            <w:r>
              <w:rPr>
                <w:noProof/>
                <w:webHidden/>
              </w:rPr>
              <w:fldChar w:fldCharType="end"/>
            </w:r>
          </w:hyperlink>
        </w:p>
        <w:p w14:paraId="239A2234"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9" w:history="1">
            <w:r w:rsidRPr="00D30381">
              <w:rPr>
                <w:rStyle w:val="Lienhypertexte"/>
                <w:noProof/>
              </w:rPr>
              <w:t>3.3.3</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Troisième génération – supports optiques</w:t>
            </w:r>
            <w:r>
              <w:rPr>
                <w:noProof/>
                <w:webHidden/>
              </w:rPr>
              <w:tab/>
            </w:r>
            <w:r>
              <w:rPr>
                <w:noProof/>
                <w:webHidden/>
              </w:rPr>
              <w:fldChar w:fldCharType="begin"/>
            </w:r>
            <w:r>
              <w:rPr>
                <w:noProof/>
                <w:webHidden/>
              </w:rPr>
              <w:instrText xml:space="preserve"> PAGEREF _Toc531165099 \h </w:instrText>
            </w:r>
            <w:r>
              <w:rPr>
                <w:noProof/>
                <w:webHidden/>
              </w:rPr>
            </w:r>
            <w:r>
              <w:rPr>
                <w:noProof/>
                <w:webHidden/>
              </w:rPr>
              <w:fldChar w:fldCharType="separate"/>
            </w:r>
            <w:r>
              <w:rPr>
                <w:noProof/>
                <w:webHidden/>
              </w:rPr>
              <w:t>25</w:t>
            </w:r>
            <w:r>
              <w:rPr>
                <w:noProof/>
                <w:webHidden/>
              </w:rPr>
              <w:fldChar w:fldCharType="end"/>
            </w:r>
          </w:hyperlink>
        </w:p>
        <w:p w14:paraId="6B1EF6C9"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0" w:history="1">
            <w:r w:rsidRPr="00D30381">
              <w:rPr>
                <w:rStyle w:val="Lienhypertexte"/>
                <w:noProof/>
              </w:rPr>
              <w:t>3.3.3.1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Le disque compact</w:t>
            </w:r>
            <w:r>
              <w:rPr>
                <w:noProof/>
                <w:webHidden/>
              </w:rPr>
              <w:tab/>
            </w:r>
            <w:r>
              <w:rPr>
                <w:noProof/>
                <w:webHidden/>
              </w:rPr>
              <w:fldChar w:fldCharType="begin"/>
            </w:r>
            <w:r>
              <w:rPr>
                <w:noProof/>
                <w:webHidden/>
              </w:rPr>
              <w:instrText xml:space="preserve"> PAGEREF _Toc531165100 \h </w:instrText>
            </w:r>
            <w:r>
              <w:rPr>
                <w:noProof/>
                <w:webHidden/>
              </w:rPr>
            </w:r>
            <w:r>
              <w:rPr>
                <w:noProof/>
                <w:webHidden/>
              </w:rPr>
              <w:fldChar w:fldCharType="separate"/>
            </w:r>
            <w:r>
              <w:rPr>
                <w:noProof/>
                <w:webHidden/>
              </w:rPr>
              <w:t>25</w:t>
            </w:r>
            <w:r>
              <w:rPr>
                <w:noProof/>
                <w:webHidden/>
              </w:rPr>
              <w:fldChar w:fldCharType="end"/>
            </w:r>
          </w:hyperlink>
        </w:p>
        <w:p w14:paraId="1DEE6B51"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1" w:history="1">
            <w:r w:rsidRPr="00D30381">
              <w:rPr>
                <w:rStyle w:val="Lienhypertexte"/>
                <w:noProof/>
              </w:rPr>
              <w:t>3.3.3.2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Le DVD</w:t>
            </w:r>
            <w:r>
              <w:rPr>
                <w:noProof/>
                <w:webHidden/>
              </w:rPr>
              <w:tab/>
            </w:r>
            <w:r>
              <w:rPr>
                <w:noProof/>
                <w:webHidden/>
              </w:rPr>
              <w:fldChar w:fldCharType="begin"/>
            </w:r>
            <w:r>
              <w:rPr>
                <w:noProof/>
                <w:webHidden/>
              </w:rPr>
              <w:instrText xml:space="preserve"> PAGEREF _Toc531165101 \h </w:instrText>
            </w:r>
            <w:r>
              <w:rPr>
                <w:noProof/>
                <w:webHidden/>
              </w:rPr>
            </w:r>
            <w:r>
              <w:rPr>
                <w:noProof/>
                <w:webHidden/>
              </w:rPr>
              <w:fldChar w:fldCharType="separate"/>
            </w:r>
            <w:r>
              <w:rPr>
                <w:noProof/>
                <w:webHidden/>
              </w:rPr>
              <w:t>25</w:t>
            </w:r>
            <w:r>
              <w:rPr>
                <w:noProof/>
                <w:webHidden/>
              </w:rPr>
              <w:fldChar w:fldCharType="end"/>
            </w:r>
          </w:hyperlink>
        </w:p>
        <w:p w14:paraId="5E97C449"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2" w:history="1">
            <w:r w:rsidRPr="00D30381">
              <w:rPr>
                <w:rStyle w:val="Lienhypertexte"/>
                <w:noProof/>
              </w:rPr>
              <w:t>3.3.3.3</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Le Blu-ray</w:t>
            </w:r>
            <w:r>
              <w:rPr>
                <w:noProof/>
                <w:webHidden/>
              </w:rPr>
              <w:tab/>
            </w:r>
            <w:r>
              <w:rPr>
                <w:noProof/>
                <w:webHidden/>
              </w:rPr>
              <w:fldChar w:fldCharType="begin"/>
            </w:r>
            <w:r>
              <w:rPr>
                <w:noProof/>
                <w:webHidden/>
              </w:rPr>
              <w:instrText xml:space="preserve"> PAGEREF _Toc531165102 \h </w:instrText>
            </w:r>
            <w:r>
              <w:rPr>
                <w:noProof/>
                <w:webHidden/>
              </w:rPr>
            </w:r>
            <w:r>
              <w:rPr>
                <w:noProof/>
                <w:webHidden/>
              </w:rPr>
              <w:fldChar w:fldCharType="separate"/>
            </w:r>
            <w:r>
              <w:rPr>
                <w:noProof/>
                <w:webHidden/>
              </w:rPr>
              <w:t>25</w:t>
            </w:r>
            <w:r>
              <w:rPr>
                <w:noProof/>
                <w:webHidden/>
              </w:rPr>
              <w:fldChar w:fldCharType="end"/>
            </w:r>
          </w:hyperlink>
        </w:p>
        <w:p w14:paraId="7F5217C1"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3" w:history="1">
            <w:r w:rsidRPr="00D30381">
              <w:rPr>
                <w:rStyle w:val="Lienhypertexte"/>
                <w:noProof/>
              </w:rPr>
              <w:t>3.3.4</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Quatrième génération – supports numériques</w:t>
            </w:r>
            <w:r>
              <w:rPr>
                <w:noProof/>
                <w:webHidden/>
              </w:rPr>
              <w:tab/>
            </w:r>
            <w:r>
              <w:rPr>
                <w:noProof/>
                <w:webHidden/>
              </w:rPr>
              <w:fldChar w:fldCharType="begin"/>
            </w:r>
            <w:r>
              <w:rPr>
                <w:noProof/>
                <w:webHidden/>
              </w:rPr>
              <w:instrText xml:space="preserve"> PAGEREF _Toc531165103 \h </w:instrText>
            </w:r>
            <w:r>
              <w:rPr>
                <w:noProof/>
                <w:webHidden/>
              </w:rPr>
            </w:r>
            <w:r>
              <w:rPr>
                <w:noProof/>
                <w:webHidden/>
              </w:rPr>
              <w:fldChar w:fldCharType="separate"/>
            </w:r>
            <w:r>
              <w:rPr>
                <w:noProof/>
                <w:webHidden/>
              </w:rPr>
              <w:t>25</w:t>
            </w:r>
            <w:r>
              <w:rPr>
                <w:noProof/>
                <w:webHidden/>
              </w:rPr>
              <w:fldChar w:fldCharType="end"/>
            </w:r>
          </w:hyperlink>
        </w:p>
        <w:p w14:paraId="0B665541"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4" w:history="1">
            <w:r w:rsidRPr="00D30381">
              <w:rPr>
                <w:rStyle w:val="Lienhypertexte"/>
                <w:noProof/>
              </w:rPr>
              <w:t>3.3.4.1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La clé USB</w:t>
            </w:r>
            <w:r>
              <w:rPr>
                <w:noProof/>
                <w:webHidden/>
              </w:rPr>
              <w:tab/>
            </w:r>
            <w:r>
              <w:rPr>
                <w:noProof/>
                <w:webHidden/>
              </w:rPr>
              <w:fldChar w:fldCharType="begin"/>
            </w:r>
            <w:r>
              <w:rPr>
                <w:noProof/>
                <w:webHidden/>
              </w:rPr>
              <w:instrText xml:space="preserve"> PAGEREF _Toc531165104 \h </w:instrText>
            </w:r>
            <w:r>
              <w:rPr>
                <w:noProof/>
                <w:webHidden/>
              </w:rPr>
            </w:r>
            <w:r>
              <w:rPr>
                <w:noProof/>
                <w:webHidden/>
              </w:rPr>
              <w:fldChar w:fldCharType="separate"/>
            </w:r>
            <w:r>
              <w:rPr>
                <w:noProof/>
                <w:webHidden/>
              </w:rPr>
              <w:t>25</w:t>
            </w:r>
            <w:r>
              <w:rPr>
                <w:noProof/>
                <w:webHidden/>
              </w:rPr>
              <w:fldChar w:fldCharType="end"/>
            </w:r>
          </w:hyperlink>
        </w:p>
        <w:p w14:paraId="6FE1681E" w14:textId="77777777" w:rsidR="00071265" w:rsidRDefault="00071265">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05" w:history="1">
            <w:r w:rsidRPr="00D30381">
              <w:rPr>
                <w:rStyle w:val="Lienhypertexte"/>
                <w:noProof/>
              </w:rPr>
              <w:t>3.4</w:t>
            </w:r>
            <w:r>
              <w:rPr>
                <w:rFonts w:asciiTheme="minorHAnsi" w:eastAsiaTheme="minorEastAsia" w:hAnsiTheme="minorHAnsi" w:cstheme="minorBidi"/>
                <w:b w:val="0"/>
                <w:bCs w:val="0"/>
                <w:noProof/>
                <w:sz w:val="22"/>
                <w:szCs w:val="22"/>
                <w:shd w:val="clear" w:color="auto" w:fill="auto"/>
                <w:lang w:val="fr-FR" w:eastAsia="fr-FR"/>
              </w:rPr>
              <w:tab/>
            </w:r>
            <w:r w:rsidRPr="00D30381">
              <w:rPr>
                <w:rStyle w:val="Lienhypertexte"/>
                <w:noProof/>
              </w:rPr>
              <w:t>Les types de sauvegardes</w:t>
            </w:r>
            <w:r>
              <w:rPr>
                <w:noProof/>
                <w:webHidden/>
              </w:rPr>
              <w:tab/>
            </w:r>
            <w:r>
              <w:rPr>
                <w:noProof/>
                <w:webHidden/>
              </w:rPr>
              <w:fldChar w:fldCharType="begin"/>
            </w:r>
            <w:r>
              <w:rPr>
                <w:noProof/>
                <w:webHidden/>
              </w:rPr>
              <w:instrText xml:space="preserve"> PAGEREF _Toc531165105 \h </w:instrText>
            </w:r>
            <w:r>
              <w:rPr>
                <w:noProof/>
                <w:webHidden/>
              </w:rPr>
            </w:r>
            <w:r>
              <w:rPr>
                <w:noProof/>
                <w:webHidden/>
              </w:rPr>
              <w:fldChar w:fldCharType="separate"/>
            </w:r>
            <w:r>
              <w:rPr>
                <w:noProof/>
                <w:webHidden/>
              </w:rPr>
              <w:t>26</w:t>
            </w:r>
            <w:r>
              <w:rPr>
                <w:noProof/>
                <w:webHidden/>
              </w:rPr>
              <w:fldChar w:fldCharType="end"/>
            </w:r>
          </w:hyperlink>
        </w:p>
        <w:p w14:paraId="35642802"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6" w:history="1">
            <w:r w:rsidRPr="00D30381">
              <w:rPr>
                <w:rStyle w:val="Lienhypertexte"/>
                <w:noProof/>
              </w:rPr>
              <w:t>3.4.1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Sauvegarde complète</w:t>
            </w:r>
            <w:r>
              <w:rPr>
                <w:noProof/>
                <w:webHidden/>
              </w:rPr>
              <w:tab/>
            </w:r>
            <w:r>
              <w:rPr>
                <w:noProof/>
                <w:webHidden/>
              </w:rPr>
              <w:fldChar w:fldCharType="begin"/>
            </w:r>
            <w:r>
              <w:rPr>
                <w:noProof/>
                <w:webHidden/>
              </w:rPr>
              <w:instrText xml:space="preserve"> PAGEREF _Toc531165106 \h </w:instrText>
            </w:r>
            <w:r>
              <w:rPr>
                <w:noProof/>
                <w:webHidden/>
              </w:rPr>
            </w:r>
            <w:r>
              <w:rPr>
                <w:noProof/>
                <w:webHidden/>
              </w:rPr>
              <w:fldChar w:fldCharType="separate"/>
            </w:r>
            <w:r>
              <w:rPr>
                <w:noProof/>
                <w:webHidden/>
              </w:rPr>
              <w:t>26</w:t>
            </w:r>
            <w:r>
              <w:rPr>
                <w:noProof/>
                <w:webHidden/>
              </w:rPr>
              <w:fldChar w:fldCharType="end"/>
            </w:r>
          </w:hyperlink>
        </w:p>
        <w:p w14:paraId="5E5F97C9"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7" w:history="1">
            <w:r w:rsidRPr="00D30381">
              <w:rPr>
                <w:rStyle w:val="Lienhypertexte"/>
                <w:noProof/>
              </w:rPr>
              <w:t>3.4.1.1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Point positif :</w:t>
            </w:r>
            <w:r>
              <w:rPr>
                <w:noProof/>
                <w:webHidden/>
              </w:rPr>
              <w:tab/>
            </w:r>
            <w:r>
              <w:rPr>
                <w:noProof/>
                <w:webHidden/>
              </w:rPr>
              <w:fldChar w:fldCharType="begin"/>
            </w:r>
            <w:r>
              <w:rPr>
                <w:noProof/>
                <w:webHidden/>
              </w:rPr>
              <w:instrText xml:space="preserve"> PAGEREF _Toc531165107 \h </w:instrText>
            </w:r>
            <w:r>
              <w:rPr>
                <w:noProof/>
                <w:webHidden/>
              </w:rPr>
            </w:r>
            <w:r>
              <w:rPr>
                <w:noProof/>
                <w:webHidden/>
              </w:rPr>
              <w:fldChar w:fldCharType="separate"/>
            </w:r>
            <w:r>
              <w:rPr>
                <w:noProof/>
                <w:webHidden/>
              </w:rPr>
              <w:t>26</w:t>
            </w:r>
            <w:r>
              <w:rPr>
                <w:noProof/>
                <w:webHidden/>
              </w:rPr>
              <w:fldChar w:fldCharType="end"/>
            </w:r>
          </w:hyperlink>
        </w:p>
        <w:p w14:paraId="144EE9AA"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8" w:history="1">
            <w:r w:rsidRPr="00D30381">
              <w:rPr>
                <w:rStyle w:val="Lienhypertexte"/>
                <w:noProof/>
              </w:rPr>
              <w:t>3.4.1.2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Point Négatif :</w:t>
            </w:r>
            <w:r>
              <w:rPr>
                <w:noProof/>
                <w:webHidden/>
              </w:rPr>
              <w:tab/>
            </w:r>
            <w:r>
              <w:rPr>
                <w:noProof/>
                <w:webHidden/>
              </w:rPr>
              <w:fldChar w:fldCharType="begin"/>
            </w:r>
            <w:r>
              <w:rPr>
                <w:noProof/>
                <w:webHidden/>
              </w:rPr>
              <w:instrText xml:space="preserve"> PAGEREF _Toc531165108 \h </w:instrText>
            </w:r>
            <w:r>
              <w:rPr>
                <w:noProof/>
                <w:webHidden/>
              </w:rPr>
            </w:r>
            <w:r>
              <w:rPr>
                <w:noProof/>
                <w:webHidden/>
              </w:rPr>
              <w:fldChar w:fldCharType="separate"/>
            </w:r>
            <w:r>
              <w:rPr>
                <w:noProof/>
                <w:webHidden/>
              </w:rPr>
              <w:t>26</w:t>
            </w:r>
            <w:r>
              <w:rPr>
                <w:noProof/>
                <w:webHidden/>
              </w:rPr>
              <w:fldChar w:fldCharType="end"/>
            </w:r>
          </w:hyperlink>
        </w:p>
        <w:p w14:paraId="3266EAF6"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9" w:history="1">
            <w:r w:rsidRPr="00D30381">
              <w:rPr>
                <w:rStyle w:val="Lienhypertexte"/>
                <w:noProof/>
              </w:rPr>
              <w:t>3.4.2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Sauvegarde incrémentale</w:t>
            </w:r>
            <w:r>
              <w:rPr>
                <w:noProof/>
                <w:webHidden/>
              </w:rPr>
              <w:tab/>
            </w:r>
            <w:r>
              <w:rPr>
                <w:noProof/>
                <w:webHidden/>
              </w:rPr>
              <w:fldChar w:fldCharType="begin"/>
            </w:r>
            <w:r>
              <w:rPr>
                <w:noProof/>
                <w:webHidden/>
              </w:rPr>
              <w:instrText xml:space="preserve"> PAGEREF _Toc531165109 \h </w:instrText>
            </w:r>
            <w:r>
              <w:rPr>
                <w:noProof/>
                <w:webHidden/>
              </w:rPr>
            </w:r>
            <w:r>
              <w:rPr>
                <w:noProof/>
                <w:webHidden/>
              </w:rPr>
              <w:fldChar w:fldCharType="separate"/>
            </w:r>
            <w:r>
              <w:rPr>
                <w:noProof/>
                <w:webHidden/>
              </w:rPr>
              <w:t>26</w:t>
            </w:r>
            <w:r>
              <w:rPr>
                <w:noProof/>
                <w:webHidden/>
              </w:rPr>
              <w:fldChar w:fldCharType="end"/>
            </w:r>
          </w:hyperlink>
        </w:p>
        <w:p w14:paraId="3150AECB"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0" w:history="1">
            <w:r w:rsidRPr="00D30381">
              <w:rPr>
                <w:rStyle w:val="Lienhypertexte"/>
                <w:noProof/>
              </w:rPr>
              <w:t>3.4.2.1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Point positif :</w:t>
            </w:r>
            <w:r>
              <w:rPr>
                <w:noProof/>
                <w:webHidden/>
              </w:rPr>
              <w:tab/>
            </w:r>
            <w:r>
              <w:rPr>
                <w:noProof/>
                <w:webHidden/>
              </w:rPr>
              <w:fldChar w:fldCharType="begin"/>
            </w:r>
            <w:r>
              <w:rPr>
                <w:noProof/>
                <w:webHidden/>
              </w:rPr>
              <w:instrText xml:space="preserve"> PAGEREF _Toc531165110 \h </w:instrText>
            </w:r>
            <w:r>
              <w:rPr>
                <w:noProof/>
                <w:webHidden/>
              </w:rPr>
            </w:r>
            <w:r>
              <w:rPr>
                <w:noProof/>
                <w:webHidden/>
              </w:rPr>
              <w:fldChar w:fldCharType="separate"/>
            </w:r>
            <w:r>
              <w:rPr>
                <w:noProof/>
                <w:webHidden/>
              </w:rPr>
              <w:t>26</w:t>
            </w:r>
            <w:r>
              <w:rPr>
                <w:noProof/>
                <w:webHidden/>
              </w:rPr>
              <w:fldChar w:fldCharType="end"/>
            </w:r>
          </w:hyperlink>
        </w:p>
        <w:p w14:paraId="7F4E69E6"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1" w:history="1">
            <w:r w:rsidRPr="00D30381">
              <w:rPr>
                <w:rStyle w:val="Lienhypertexte"/>
                <w:noProof/>
              </w:rPr>
              <w:t>3.4.2.2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Point Négatif :</w:t>
            </w:r>
            <w:r>
              <w:rPr>
                <w:noProof/>
                <w:webHidden/>
              </w:rPr>
              <w:tab/>
            </w:r>
            <w:r>
              <w:rPr>
                <w:noProof/>
                <w:webHidden/>
              </w:rPr>
              <w:fldChar w:fldCharType="begin"/>
            </w:r>
            <w:r>
              <w:rPr>
                <w:noProof/>
                <w:webHidden/>
              </w:rPr>
              <w:instrText xml:space="preserve"> PAGEREF _Toc531165111 \h </w:instrText>
            </w:r>
            <w:r>
              <w:rPr>
                <w:noProof/>
                <w:webHidden/>
              </w:rPr>
            </w:r>
            <w:r>
              <w:rPr>
                <w:noProof/>
                <w:webHidden/>
              </w:rPr>
              <w:fldChar w:fldCharType="separate"/>
            </w:r>
            <w:r>
              <w:rPr>
                <w:noProof/>
                <w:webHidden/>
              </w:rPr>
              <w:t>26</w:t>
            </w:r>
            <w:r>
              <w:rPr>
                <w:noProof/>
                <w:webHidden/>
              </w:rPr>
              <w:fldChar w:fldCharType="end"/>
            </w:r>
          </w:hyperlink>
        </w:p>
        <w:p w14:paraId="7E4199AE"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2" w:history="1">
            <w:r w:rsidRPr="00D30381">
              <w:rPr>
                <w:rStyle w:val="Lienhypertexte"/>
                <w:noProof/>
              </w:rPr>
              <w:t>3.4.3</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Sauvegarde différentielle</w:t>
            </w:r>
            <w:r>
              <w:rPr>
                <w:noProof/>
                <w:webHidden/>
              </w:rPr>
              <w:tab/>
            </w:r>
            <w:r>
              <w:rPr>
                <w:noProof/>
                <w:webHidden/>
              </w:rPr>
              <w:fldChar w:fldCharType="begin"/>
            </w:r>
            <w:r>
              <w:rPr>
                <w:noProof/>
                <w:webHidden/>
              </w:rPr>
              <w:instrText xml:space="preserve"> PAGEREF _Toc531165112 \h </w:instrText>
            </w:r>
            <w:r>
              <w:rPr>
                <w:noProof/>
                <w:webHidden/>
              </w:rPr>
            </w:r>
            <w:r>
              <w:rPr>
                <w:noProof/>
                <w:webHidden/>
              </w:rPr>
              <w:fldChar w:fldCharType="separate"/>
            </w:r>
            <w:r>
              <w:rPr>
                <w:noProof/>
                <w:webHidden/>
              </w:rPr>
              <w:t>27</w:t>
            </w:r>
            <w:r>
              <w:rPr>
                <w:noProof/>
                <w:webHidden/>
              </w:rPr>
              <w:fldChar w:fldCharType="end"/>
            </w:r>
          </w:hyperlink>
        </w:p>
        <w:p w14:paraId="35B1B59A"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3" w:history="1">
            <w:r w:rsidRPr="00D30381">
              <w:rPr>
                <w:rStyle w:val="Lienhypertexte"/>
                <w:noProof/>
              </w:rPr>
              <w:t>3.4.4</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Sauvegarde décrémentale</w:t>
            </w:r>
            <w:r>
              <w:rPr>
                <w:noProof/>
                <w:webHidden/>
              </w:rPr>
              <w:tab/>
            </w:r>
            <w:r>
              <w:rPr>
                <w:noProof/>
                <w:webHidden/>
              </w:rPr>
              <w:fldChar w:fldCharType="begin"/>
            </w:r>
            <w:r>
              <w:rPr>
                <w:noProof/>
                <w:webHidden/>
              </w:rPr>
              <w:instrText xml:space="preserve"> PAGEREF _Toc531165113 \h </w:instrText>
            </w:r>
            <w:r>
              <w:rPr>
                <w:noProof/>
                <w:webHidden/>
              </w:rPr>
            </w:r>
            <w:r>
              <w:rPr>
                <w:noProof/>
                <w:webHidden/>
              </w:rPr>
              <w:fldChar w:fldCharType="separate"/>
            </w:r>
            <w:r>
              <w:rPr>
                <w:noProof/>
                <w:webHidden/>
              </w:rPr>
              <w:t>27</w:t>
            </w:r>
            <w:r>
              <w:rPr>
                <w:noProof/>
                <w:webHidden/>
              </w:rPr>
              <w:fldChar w:fldCharType="end"/>
            </w:r>
          </w:hyperlink>
        </w:p>
        <w:p w14:paraId="7D90A57D" w14:textId="77777777" w:rsidR="00071265" w:rsidRDefault="00071265">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14" w:history="1">
            <w:r w:rsidRPr="00D30381">
              <w:rPr>
                <w:rStyle w:val="Lienhypertexte"/>
                <w:noProof/>
              </w:rPr>
              <w:t>3.5</w:t>
            </w:r>
            <w:r>
              <w:rPr>
                <w:rFonts w:asciiTheme="minorHAnsi" w:eastAsiaTheme="minorEastAsia" w:hAnsiTheme="minorHAnsi" w:cstheme="minorBidi"/>
                <w:b w:val="0"/>
                <w:bCs w:val="0"/>
                <w:noProof/>
                <w:sz w:val="22"/>
                <w:szCs w:val="22"/>
                <w:shd w:val="clear" w:color="auto" w:fill="auto"/>
                <w:lang w:val="fr-FR" w:eastAsia="fr-FR"/>
              </w:rPr>
              <w:tab/>
            </w:r>
            <w:r w:rsidRPr="00D30381">
              <w:rPr>
                <w:rStyle w:val="Lienhypertexte"/>
                <w:noProof/>
              </w:rPr>
              <w:t>Onduleurs – UPS</w:t>
            </w:r>
            <w:r>
              <w:rPr>
                <w:noProof/>
                <w:webHidden/>
              </w:rPr>
              <w:tab/>
            </w:r>
            <w:r>
              <w:rPr>
                <w:noProof/>
                <w:webHidden/>
              </w:rPr>
              <w:fldChar w:fldCharType="begin"/>
            </w:r>
            <w:r>
              <w:rPr>
                <w:noProof/>
                <w:webHidden/>
              </w:rPr>
              <w:instrText xml:space="preserve"> PAGEREF _Toc531165114 \h </w:instrText>
            </w:r>
            <w:r>
              <w:rPr>
                <w:noProof/>
                <w:webHidden/>
              </w:rPr>
            </w:r>
            <w:r>
              <w:rPr>
                <w:noProof/>
                <w:webHidden/>
              </w:rPr>
              <w:fldChar w:fldCharType="separate"/>
            </w:r>
            <w:r>
              <w:rPr>
                <w:noProof/>
                <w:webHidden/>
              </w:rPr>
              <w:t>27</w:t>
            </w:r>
            <w:r>
              <w:rPr>
                <w:noProof/>
                <w:webHidden/>
              </w:rPr>
              <w:fldChar w:fldCharType="end"/>
            </w:r>
          </w:hyperlink>
        </w:p>
        <w:p w14:paraId="3129B6BB"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5" w:history="1">
            <w:r w:rsidRPr="00D30381">
              <w:rPr>
                <w:rStyle w:val="Lienhypertexte"/>
                <w:noProof/>
              </w:rPr>
              <w:t>3.5.1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Types d’UPS</w:t>
            </w:r>
            <w:r>
              <w:rPr>
                <w:noProof/>
                <w:webHidden/>
              </w:rPr>
              <w:tab/>
            </w:r>
            <w:r>
              <w:rPr>
                <w:noProof/>
                <w:webHidden/>
              </w:rPr>
              <w:fldChar w:fldCharType="begin"/>
            </w:r>
            <w:r>
              <w:rPr>
                <w:noProof/>
                <w:webHidden/>
              </w:rPr>
              <w:instrText xml:space="preserve"> PAGEREF _Toc531165115 \h </w:instrText>
            </w:r>
            <w:r>
              <w:rPr>
                <w:noProof/>
                <w:webHidden/>
              </w:rPr>
            </w:r>
            <w:r>
              <w:rPr>
                <w:noProof/>
                <w:webHidden/>
              </w:rPr>
              <w:fldChar w:fldCharType="separate"/>
            </w:r>
            <w:r>
              <w:rPr>
                <w:noProof/>
                <w:webHidden/>
              </w:rPr>
              <w:t>27</w:t>
            </w:r>
            <w:r>
              <w:rPr>
                <w:noProof/>
                <w:webHidden/>
              </w:rPr>
              <w:fldChar w:fldCharType="end"/>
            </w:r>
          </w:hyperlink>
        </w:p>
        <w:p w14:paraId="2853E366"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6" w:history="1">
            <w:r w:rsidRPr="00D30381">
              <w:rPr>
                <w:rStyle w:val="Lienhypertexte"/>
                <w:noProof/>
              </w:rPr>
              <w:t>3.5.1.1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Off-line (Passive Standby)</w:t>
            </w:r>
            <w:r>
              <w:rPr>
                <w:noProof/>
                <w:webHidden/>
              </w:rPr>
              <w:tab/>
            </w:r>
            <w:r>
              <w:rPr>
                <w:noProof/>
                <w:webHidden/>
              </w:rPr>
              <w:fldChar w:fldCharType="begin"/>
            </w:r>
            <w:r>
              <w:rPr>
                <w:noProof/>
                <w:webHidden/>
              </w:rPr>
              <w:instrText xml:space="preserve"> PAGEREF _Toc531165116 \h </w:instrText>
            </w:r>
            <w:r>
              <w:rPr>
                <w:noProof/>
                <w:webHidden/>
              </w:rPr>
            </w:r>
            <w:r>
              <w:rPr>
                <w:noProof/>
                <w:webHidden/>
              </w:rPr>
              <w:fldChar w:fldCharType="separate"/>
            </w:r>
            <w:r>
              <w:rPr>
                <w:noProof/>
                <w:webHidden/>
              </w:rPr>
              <w:t>27</w:t>
            </w:r>
            <w:r>
              <w:rPr>
                <w:noProof/>
                <w:webHidden/>
              </w:rPr>
              <w:fldChar w:fldCharType="end"/>
            </w:r>
          </w:hyperlink>
        </w:p>
        <w:p w14:paraId="35479420"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7" w:history="1">
            <w:r w:rsidRPr="00D30381">
              <w:rPr>
                <w:rStyle w:val="Lienhypertexte"/>
                <w:noProof/>
              </w:rPr>
              <w:t>3.5.1.2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In-line (Line-Interactive):</w:t>
            </w:r>
            <w:r>
              <w:rPr>
                <w:noProof/>
                <w:webHidden/>
              </w:rPr>
              <w:tab/>
            </w:r>
            <w:r>
              <w:rPr>
                <w:noProof/>
                <w:webHidden/>
              </w:rPr>
              <w:fldChar w:fldCharType="begin"/>
            </w:r>
            <w:r>
              <w:rPr>
                <w:noProof/>
                <w:webHidden/>
              </w:rPr>
              <w:instrText xml:space="preserve"> PAGEREF _Toc531165117 \h </w:instrText>
            </w:r>
            <w:r>
              <w:rPr>
                <w:noProof/>
                <w:webHidden/>
              </w:rPr>
            </w:r>
            <w:r>
              <w:rPr>
                <w:noProof/>
                <w:webHidden/>
              </w:rPr>
              <w:fldChar w:fldCharType="separate"/>
            </w:r>
            <w:r>
              <w:rPr>
                <w:noProof/>
                <w:webHidden/>
              </w:rPr>
              <w:t>28</w:t>
            </w:r>
            <w:r>
              <w:rPr>
                <w:noProof/>
                <w:webHidden/>
              </w:rPr>
              <w:fldChar w:fldCharType="end"/>
            </w:r>
          </w:hyperlink>
        </w:p>
        <w:p w14:paraId="160A61D3" w14:textId="77777777" w:rsidR="00071265" w:rsidRDefault="00071265">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8" w:history="1">
            <w:r w:rsidRPr="00D30381">
              <w:rPr>
                <w:rStyle w:val="Lienhypertexte"/>
                <w:noProof/>
              </w:rPr>
              <w:t>3.5.1.3</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On-line (Double conversion)</w:t>
            </w:r>
            <w:r>
              <w:rPr>
                <w:noProof/>
                <w:webHidden/>
              </w:rPr>
              <w:tab/>
            </w:r>
            <w:r>
              <w:rPr>
                <w:noProof/>
                <w:webHidden/>
              </w:rPr>
              <w:fldChar w:fldCharType="begin"/>
            </w:r>
            <w:r>
              <w:rPr>
                <w:noProof/>
                <w:webHidden/>
              </w:rPr>
              <w:instrText xml:space="preserve"> PAGEREF _Toc531165118 \h </w:instrText>
            </w:r>
            <w:r>
              <w:rPr>
                <w:noProof/>
                <w:webHidden/>
              </w:rPr>
            </w:r>
            <w:r>
              <w:rPr>
                <w:noProof/>
                <w:webHidden/>
              </w:rPr>
              <w:fldChar w:fldCharType="separate"/>
            </w:r>
            <w:r>
              <w:rPr>
                <w:noProof/>
                <w:webHidden/>
              </w:rPr>
              <w:t>29</w:t>
            </w:r>
            <w:r>
              <w:rPr>
                <w:noProof/>
                <w:webHidden/>
              </w:rPr>
              <w:fldChar w:fldCharType="end"/>
            </w:r>
          </w:hyperlink>
        </w:p>
        <w:p w14:paraId="27579918"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9" w:history="1">
            <w:r w:rsidRPr="00D30381">
              <w:rPr>
                <w:rStyle w:val="Lienhypertexte"/>
                <w:noProof/>
              </w:rPr>
              <w:t>3.5.2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Comment choisir son Onduleur</w:t>
            </w:r>
            <w:r>
              <w:rPr>
                <w:noProof/>
                <w:webHidden/>
              </w:rPr>
              <w:tab/>
            </w:r>
            <w:r>
              <w:rPr>
                <w:noProof/>
                <w:webHidden/>
              </w:rPr>
              <w:fldChar w:fldCharType="begin"/>
            </w:r>
            <w:r>
              <w:rPr>
                <w:noProof/>
                <w:webHidden/>
              </w:rPr>
              <w:instrText xml:space="preserve"> PAGEREF _Toc531165119 \h </w:instrText>
            </w:r>
            <w:r>
              <w:rPr>
                <w:noProof/>
                <w:webHidden/>
              </w:rPr>
            </w:r>
            <w:r>
              <w:rPr>
                <w:noProof/>
                <w:webHidden/>
              </w:rPr>
              <w:fldChar w:fldCharType="separate"/>
            </w:r>
            <w:r>
              <w:rPr>
                <w:noProof/>
                <w:webHidden/>
              </w:rPr>
              <w:t>30</w:t>
            </w:r>
            <w:r>
              <w:rPr>
                <w:noProof/>
                <w:webHidden/>
              </w:rPr>
              <w:fldChar w:fldCharType="end"/>
            </w:r>
          </w:hyperlink>
        </w:p>
        <w:p w14:paraId="66990575" w14:textId="77777777" w:rsidR="00071265" w:rsidRDefault="00071265">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20" w:history="1">
            <w:r w:rsidRPr="00D30381">
              <w:rPr>
                <w:rStyle w:val="Lienhypertexte"/>
                <w:noProof/>
              </w:rPr>
              <w:t>3.6</w:t>
            </w:r>
            <w:r>
              <w:rPr>
                <w:rFonts w:asciiTheme="minorHAnsi" w:eastAsiaTheme="minorEastAsia" w:hAnsiTheme="minorHAnsi" w:cstheme="minorBidi"/>
                <w:b w:val="0"/>
                <w:bCs w:val="0"/>
                <w:noProof/>
                <w:sz w:val="22"/>
                <w:szCs w:val="22"/>
                <w:shd w:val="clear" w:color="auto" w:fill="auto"/>
                <w:lang w:val="fr-FR" w:eastAsia="fr-FR"/>
              </w:rPr>
              <w:tab/>
            </w:r>
            <w:r w:rsidRPr="00D30381">
              <w:rPr>
                <w:rStyle w:val="Lienhypertexte"/>
                <w:noProof/>
              </w:rPr>
              <w:t>DRP – Plan de reprise d’activité</w:t>
            </w:r>
            <w:r>
              <w:rPr>
                <w:noProof/>
                <w:webHidden/>
              </w:rPr>
              <w:tab/>
            </w:r>
            <w:r>
              <w:rPr>
                <w:noProof/>
                <w:webHidden/>
              </w:rPr>
              <w:fldChar w:fldCharType="begin"/>
            </w:r>
            <w:r>
              <w:rPr>
                <w:noProof/>
                <w:webHidden/>
              </w:rPr>
              <w:instrText xml:space="preserve"> PAGEREF _Toc531165120 \h </w:instrText>
            </w:r>
            <w:r>
              <w:rPr>
                <w:noProof/>
                <w:webHidden/>
              </w:rPr>
            </w:r>
            <w:r>
              <w:rPr>
                <w:noProof/>
                <w:webHidden/>
              </w:rPr>
              <w:fldChar w:fldCharType="separate"/>
            </w:r>
            <w:r>
              <w:rPr>
                <w:noProof/>
                <w:webHidden/>
              </w:rPr>
              <w:t>31</w:t>
            </w:r>
            <w:r>
              <w:rPr>
                <w:noProof/>
                <w:webHidden/>
              </w:rPr>
              <w:fldChar w:fldCharType="end"/>
            </w:r>
          </w:hyperlink>
        </w:p>
        <w:p w14:paraId="17734E3F"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1" w:history="1">
            <w:r w:rsidRPr="00D30381">
              <w:rPr>
                <w:rStyle w:val="Lienhypertexte"/>
                <w:noProof/>
              </w:rPr>
              <w:t>3.6.1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RTO</w:t>
            </w:r>
            <w:r>
              <w:rPr>
                <w:noProof/>
                <w:webHidden/>
              </w:rPr>
              <w:tab/>
            </w:r>
            <w:r>
              <w:rPr>
                <w:noProof/>
                <w:webHidden/>
              </w:rPr>
              <w:fldChar w:fldCharType="begin"/>
            </w:r>
            <w:r>
              <w:rPr>
                <w:noProof/>
                <w:webHidden/>
              </w:rPr>
              <w:instrText xml:space="preserve"> PAGEREF _Toc531165121 \h </w:instrText>
            </w:r>
            <w:r>
              <w:rPr>
                <w:noProof/>
                <w:webHidden/>
              </w:rPr>
            </w:r>
            <w:r>
              <w:rPr>
                <w:noProof/>
                <w:webHidden/>
              </w:rPr>
              <w:fldChar w:fldCharType="separate"/>
            </w:r>
            <w:r>
              <w:rPr>
                <w:noProof/>
                <w:webHidden/>
              </w:rPr>
              <w:t>31</w:t>
            </w:r>
            <w:r>
              <w:rPr>
                <w:noProof/>
                <w:webHidden/>
              </w:rPr>
              <w:fldChar w:fldCharType="end"/>
            </w:r>
          </w:hyperlink>
        </w:p>
        <w:p w14:paraId="3D8D7A37"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2" w:history="1">
            <w:r w:rsidRPr="00D30381">
              <w:rPr>
                <w:rStyle w:val="Lienhypertexte"/>
                <w:noProof/>
              </w:rPr>
              <w:t>3.6.2</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RPO</w:t>
            </w:r>
            <w:r>
              <w:rPr>
                <w:noProof/>
                <w:webHidden/>
              </w:rPr>
              <w:tab/>
            </w:r>
            <w:r>
              <w:rPr>
                <w:noProof/>
                <w:webHidden/>
              </w:rPr>
              <w:fldChar w:fldCharType="begin"/>
            </w:r>
            <w:r>
              <w:rPr>
                <w:noProof/>
                <w:webHidden/>
              </w:rPr>
              <w:instrText xml:space="preserve"> PAGEREF _Toc531165122 \h </w:instrText>
            </w:r>
            <w:r>
              <w:rPr>
                <w:noProof/>
                <w:webHidden/>
              </w:rPr>
            </w:r>
            <w:r>
              <w:rPr>
                <w:noProof/>
                <w:webHidden/>
              </w:rPr>
              <w:fldChar w:fldCharType="separate"/>
            </w:r>
            <w:r>
              <w:rPr>
                <w:noProof/>
                <w:webHidden/>
              </w:rPr>
              <w:t>31</w:t>
            </w:r>
            <w:r>
              <w:rPr>
                <w:noProof/>
                <w:webHidden/>
              </w:rPr>
              <w:fldChar w:fldCharType="end"/>
            </w:r>
          </w:hyperlink>
        </w:p>
        <w:p w14:paraId="779653B6"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3" w:history="1">
            <w:r w:rsidRPr="00D30381">
              <w:rPr>
                <w:rStyle w:val="Lienhypertexte"/>
                <w:noProof/>
              </w:rPr>
              <w:t>3.6.3</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Schématisation d’un incident</w:t>
            </w:r>
            <w:r>
              <w:rPr>
                <w:noProof/>
                <w:webHidden/>
              </w:rPr>
              <w:tab/>
            </w:r>
            <w:r>
              <w:rPr>
                <w:noProof/>
                <w:webHidden/>
              </w:rPr>
              <w:fldChar w:fldCharType="begin"/>
            </w:r>
            <w:r>
              <w:rPr>
                <w:noProof/>
                <w:webHidden/>
              </w:rPr>
              <w:instrText xml:space="preserve"> PAGEREF _Toc531165123 \h </w:instrText>
            </w:r>
            <w:r>
              <w:rPr>
                <w:noProof/>
                <w:webHidden/>
              </w:rPr>
            </w:r>
            <w:r>
              <w:rPr>
                <w:noProof/>
                <w:webHidden/>
              </w:rPr>
              <w:fldChar w:fldCharType="separate"/>
            </w:r>
            <w:r>
              <w:rPr>
                <w:noProof/>
                <w:webHidden/>
              </w:rPr>
              <w:t>31</w:t>
            </w:r>
            <w:r>
              <w:rPr>
                <w:noProof/>
                <w:webHidden/>
              </w:rPr>
              <w:fldChar w:fldCharType="end"/>
            </w:r>
          </w:hyperlink>
        </w:p>
        <w:p w14:paraId="5D16751C" w14:textId="77777777" w:rsidR="00071265" w:rsidRDefault="00071265">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24" w:history="1">
            <w:r w:rsidRPr="00D30381">
              <w:rPr>
                <w:rStyle w:val="Lienhypertexte"/>
                <w:noProof/>
              </w:rPr>
              <w:t>3.7</w:t>
            </w:r>
            <w:r>
              <w:rPr>
                <w:rFonts w:asciiTheme="minorHAnsi" w:eastAsiaTheme="minorEastAsia" w:hAnsiTheme="minorHAnsi" w:cstheme="minorBidi"/>
                <w:b w:val="0"/>
                <w:bCs w:val="0"/>
                <w:noProof/>
                <w:sz w:val="22"/>
                <w:szCs w:val="22"/>
                <w:shd w:val="clear" w:color="auto" w:fill="auto"/>
                <w:lang w:val="fr-FR" w:eastAsia="fr-FR"/>
              </w:rPr>
              <w:tab/>
            </w:r>
            <w:r w:rsidRPr="00D30381">
              <w:rPr>
                <w:rStyle w:val="Lienhypertexte"/>
                <w:noProof/>
              </w:rPr>
              <w:t>iSCSI</w:t>
            </w:r>
            <w:r>
              <w:rPr>
                <w:noProof/>
                <w:webHidden/>
              </w:rPr>
              <w:tab/>
            </w:r>
            <w:r>
              <w:rPr>
                <w:noProof/>
                <w:webHidden/>
              </w:rPr>
              <w:fldChar w:fldCharType="begin"/>
            </w:r>
            <w:r>
              <w:rPr>
                <w:noProof/>
                <w:webHidden/>
              </w:rPr>
              <w:instrText xml:space="preserve"> PAGEREF _Toc531165124 \h </w:instrText>
            </w:r>
            <w:r>
              <w:rPr>
                <w:noProof/>
                <w:webHidden/>
              </w:rPr>
            </w:r>
            <w:r>
              <w:rPr>
                <w:noProof/>
                <w:webHidden/>
              </w:rPr>
              <w:fldChar w:fldCharType="separate"/>
            </w:r>
            <w:r>
              <w:rPr>
                <w:noProof/>
                <w:webHidden/>
              </w:rPr>
              <w:t>32</w:t>
            </w:r>
            <w:r>
              <w:rPr>
                <w:noProof/>
                <w:webHidden/>
              </w:rPr>
              <w:fldChar w:fldCharType="end"/>
            </w:r>
          </w:hyperlink>
        </w:p>
        <w:p w14:paraId="4197A716" w14:textId="77777777" w:rsidR="00071265" w:rsidRDefault="00071265">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5" w:history="1">
            <w:r w:rsidRPr="00D30381">
              <w:rPr>
                <w:rStyle w:val="Lienhypertexte"/>
                <w:noProof/>
              </w:rPr>
              <w:t>3.7.1</w:t>
            </w:r>
            <w:r>
              <w:rPr>
                <w:rFonts w:asciiTheme="minorHAnsi" w:eastAsiaTheme="minorEastAsia" w:hAnsiTheme="minorHAnsi" w:cstheme="minorBidi"/>
                <w:noProof/>
                <w:sz w:val="22"/>
                <w:szCs w:val="22"/>
                <w:shd w:val="clear" w:color="auto" w:fill="auto"/>
                <w:lang w:val="fr-FR" w:eastAsia="fr-FR"/>
              </w:rPr>
              <w:tab/>
            </w:r>
            <w:r w:rsidRPr="00D30381">
              <w:rPr>
                <w:rStyle w:val="Lienhypertexte"/>
                <w:noProof/>
              </w:rPr>
              <w:t>Utilité</w:t>
            </w:r>
            <w:r>
              <w:rPr>
                <w:noProof/>
                <w:webHidden/>
              </w:rPr>
              <w:tab/>
            </w:r>
            <w:r>
              <w:rPr>
                <w:noProof/>
                <w:webHidden/>
              </w:rPr>
              <w:fldChar w:fldCharType="begin"/>
            </w:r>
            <w:r>
              <w:rPr>
                <w:noProof/>
                <w:webHidden/>
              </w:rPr>
              <w:instrText xml:space="preserve"> PAGEREF _Toc531165125 \h </w:instrText>
            </w:r>
            <w:r>
              <w:rPr>
                <w:noProof/>
                <w:webHidden/>
              </w:rPr>
            </w:r>
            <w:r>
              <w:rPr>
                <w:noProof/>
                <w:webHidden/>
              </w:rPr>
              <w:fldChar w:fldCharType="separate"/>
            </w:r>
            <w:r>
              <w:rPr>
                <w:noProof/>
                <w:webHidden/>
              </w:rPr>
              <w:t>32</w:t>
            </w:r>
            <w:r>
              <w:rPr>
                <w:noProof/>
                <w:webHidden/>
              </w:rPr>
              <w:fldChar w:fldCharType="end"/>
            </w:r>
          </w:hyperlink>
        </w:p>
        <w:p w14:paraId="71F1D0C1" w14:textId="77777777" w:rsidR="00071265" w:rsidRDefault="00071265">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126" w:history="1">
            <w:r w:rsidRPr="00D30381">
              <w:rPr>
                <w:rStyle w:val="Lienhypertexte"/>
                <w:noProof/>
                <w:lang w:eastAsia="fr-CH"/>
              </w:rPr>
              <w:t>4</w:t>
            </w:r>
            <w:r>
              <w:rPr>
                <w:rFonts w:asciiTheme="minorHAnsi" w:eastAsiaTheme="minorEastAsia" w:hAnsiTheme="minorHAnsi" w:cstheme="minorBidi"/>
                <w:b w:val="0"/>
                <w:bCs w:val="0"/>
                <w:caps w:val="0"/>
                <w:noProof/>
                <w:sz w:val="22"/>
                <w:szCs w:val="22"/>
                <w:shd w:val="clear" w:color="auto" w:fill="auto"/>
                <w:lang w:val="fr-FR" w:eastAsia="fr-FR"/>
              </w:rPr>
              <w:tab/>
            </w:r>
            <w:r w:rsidRPr="00D30381">
              <w:rPr>
                <w:rStyle w:val="Lienhypertexte"/>
                <w:noProof/>
                <w:lang w:eastAsia="fr-CH"/>
              </w:rPr>
              <w:t>Partie 3</w:t>
            </w:r>
            <w:r>
              <w:rPr>
                <w:noProof/>
                <w:webHidden/>
              </w:rPr>
              <w:tab/>
            </w:r>
            <w:r>
              <w:rPr>
                <w:noProof/>
                <w:webHidden/>
              </w:rPr>
              <w:fldChar w:fldCharType="begin"/>
            </w:r>
            <w:r>
              <w:rPr>
                <w:noProof/>
                <w:webHidden/>
              </w:rPr>
              <w:instrText xml:space="preserve"> PAGEREF _Toc531165126 \h </w:instrText>
            </w:r>
            <w:r>
              <w:rPr>
                <w:noProof/>
                <w:webHidden/>
              </w:rPr>
            </w:r>
            <w:r>
              <w:rPr>
                <w:noProof/>
                <w:webHidden/>
              </w:rPr>
              <w:fldChar w:fldCharType="separate"/>
            </w:r>
            <w:r>
              <w:rPr>
                <w:noProof/>
                <w:webHidden/>
              </w:rPr>
              <w:t>33</w:t>
            </w:r>
            <w:r>
              <w:rPr>
                <w:noProof/>
                <w:webHidden/>
              </w:rPr>
              <w:fldChar w:fldCharType="end"/>
            </w:r>
          </w:hyperlink>
        </w:p>
        <w:p w14:paraId="64E26D2E" w14:textId="77777777" w:rsidR="00071265" w:rsidRDefault="00071265">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127" w:history="1">
            <w:r w:rsidRPr="00D30381">
              <w:rPr>
                <w:rStyle w:val="Lienhypertexte"/>
                <w:noProof/>
                <w:lang w:eastAsia="fr-CH"/>
              </w:rPr>
              <w:t>5</w:t>
            </w:r>
            <w:r>
              <w:rPr>
                <w:rFonts w:asciiTheme="minorHAnsi" w:eastAsiaTheme="minorEastAsia" w:hAnsiTheme="minorHAnsi" w:cstheme="minorBidi"/>
                <w:b w:val="0"/>
                <w:bCs w:val="0"/>
                <w:caps w:val="0"/>
                <w:noProof/>
                <w:sz w:val="22"/>
                <w:szCs w:val="22"/>
                <w:shd w:val="clear" w:color="auto" w:fill="auto"/>
                <w:lang w:val="fr-FR" w:eastAsia="fr-FR"/>
              </w:rPr>
              <w:tab/>
            </w:r>
            <w:r w:rsidRPr="00D30381">
              <w:rPr>
                <w:rStyle w:val="Lienhypertexte"/>
                <w:noProof/>
                <w:lang w:eastAsia="fr-CH"/>
              </w:rPr>
              <w:t>Sources</w:t>
            </w:r>
            <w:r>
              <w:rPr>
                <w:noProof/>
                <w:webHidden/>
              </w:rPr>
              <w:tab/>
            </w:r>
            <w:r>
              <w:rPr>
                <w:noProof/>
                <w:webHidden/>
              </w:rPr>
              <w:fldChar w:fldCharType="begin"/>
            </w:r>
            <w:r>
              <w:rPr>
                <w:noProof/>
                <w:webHidden/>
              </w:rPr>
              <w:instrText xml:space="preserve"> PAGEREF _Toc531165127 \h </w:instrText>
            </w:r>
            <w:r>
              <w:rPr>
                <w:noProof/>
                <w:webHidden/>
              </w:rPr>
            </w:r>
            <w:r>
              <w:rPr>
                <w:noProof/>
                <w:webHidden/>
              </w:rPr>
              <w:fldChar w:fldCharType="separate"/>
            </w:r>
            <w:r>
              <w:rPr>
                <w:noProof/>
                <w:webHidden/>
              </w:rPr>
              <w:t>34</w:t>
            </w:r>
            <w:r>
              <w:rPr>
                <w:noProof/>
                <w:webHidden/>
              </w:rPr>
              <w:fldChar w:fldCharType="end"/>
            </w:r>
          </w:hyperlink>
        </w:p>
        <w:p w14:paraId="56D70317" w14:textId="4153209C" w:rsidR="005131E4" w:rsidRDefault="00213D03">
          <w:r>
            <w:rPr>
              <w:b/>
              <w:bCs/>
              <w:noProof/>
              <w:sz w:val="24"/>
              <w:szCs w:val="24"/>
              <w:u w:val="single"/>
              <w:lang w:val="fr-FR"/>
            </w:rPr>
            <w:lastRenderedPageBreak/>
            <w:fldChar w:fldCharType="end"/>
          </w:r>
        </w:p>
      </w:sdtContent>
    </w:sdt>
    <w:p w14:paraId="10C3C156" w14:textId="77777777" w:rsidR="00E71B05" w:rsidRDefault="00E71B05" w:rsidP="00F022E4">
      <w:pPr>
        <w:pStyle w:val="Titre"/>
        <w:pageBreakBefore/>
        <w:sectPr w:rsidR="00E71B05"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Default="00EF2BF6" w:rsidP="00F022E4">
      <w:pPr>
        <w:pStyle w:val="Titre"/>
        <w:pageBreakBefore/>
        <w:sectPr w:rsidR="00E71B05" w:rsidSect="00E71B05">
          <w:footnotePr>
            <w:numRestart w:val="eachPage"/>
          </w:footnotePr>
          <w:pgSz w:w="11906" w:h="16838" w:code="9"/>
          <w:pgMar w:top="1418" w:right="1418" w:bottom="1418" w:left="1418" w:header="709" w:footer="709" w:gutter="0"/>
          <w:cols w:space="708"/>
          <w:vAlign w:val="center"/>
          <w:docGrid w:linePitch="360"/>
        </w:sectPr>
      </w:pPr>
      <w:r>
        <w:rPr>
          <w:noProof/>
          <w:lang w:val="fr-FR" w:eastAsia="fr-FR"/>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w:t>
      </w:r>
      <w:r w:rsidR="00E71B05">
        <w:t>x</w:t>
      </w:r>
    </w:p>
    <w:p w14:paraId="6C1635F9" w14:textId="0D7B4C35" w:rsidR="00A97195" w:rsidRDefault="00A97195" w:rsidP="00A72687">
      <w:pPr>
        <w:pStyle w:val="Titre1"/>
        <w:pageBreakBefore/>
      </w:pPr>
      <w:bookmarkStart w:id="1" w:name="_Toc531165035"/>
      <w:r>
        <w:lastRenderedPageBreak/>
        <w:t>Partie 1</w:t>
      </w:r>
      <w:bookmarkEnd w:id="1"/>
    </w:p>
    <w:p w14:paraId="70EA5695" w14:textId="42D930F0" w:rsidR="00765A24" w:rsidRPr="009C0B1E" w:rsidRDefault="00765A24" w:rsidP="00AE41E3">
      <w:pPr>
        <w:pStyle w:val="Titre2"/>
      </w:pPr>
      <w:bookmarkStart w:id="2" w:name="_Toc531165036"/>
      <w:r w:rsidRPr="009C0B1E">
        <w:t>Casino de Montreux</w:t>
      </w:r>
      <w:bookmarkEnd w:id="2"/>
    </w:p>
    <w:p w14:paraId="690874F5" w14:textId="694463BC" w:rsidR="00765A24" w:rsidRPr="000F2ACE" w:rsidRDefault="00377A1C" w:rsidP="00A97195">
      <w:pPr>
        <w:pStyle w:val="Titre3"/>
      </w:pPr>
      <w:bookmarkStart w:id="3" w:name="_Toc531165037"/>
      <w:r>
        <w:t>Introduction</w:t>
      </w:r>
      <w:bookmarkEnd w:id="3"/>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4" w:name="_Toc524881887"/>
      <w:bookmarkStart w:id="5" w:name="_Toc531165038"/>
      <w:r>
        <w:t>Traitement de données.</w:t>
      </w:r>
      <w:bookmarkEnd w:id="4"/>
      <w:bookmarkEnd w:id="5"/>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6" w:name="_Toc524881888"/>
      <w:bookmarkStart w:id="7" w:name="_Toc531165039"/>
      <w:r w:rsidRPr="000F2ACE">
        <w:t>Actions et mesures prises.</w:t>
      </w:r>
      <w:bookmarkEnd w:id="6"/>
      <w:bookmarkEnd w:id="7"/>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8" w:name="_Toc524881889"/>
      <w:bookmarkStart w:id="9" w:name="_Toc531165040"/>
      <w:r>
        <w:t>Techniques de protections des données.</w:t>
      </w:r>
      <w:bookmarkEnd w:id="8"/>
      <w:bookmarkEnd w:id="9"/>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032C3EA2" w14:textId="77777777" w:rsidR="00DA2687" w:rsidRDefault="00DA2687"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Default="006C4B44"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vAlign w:val="center"/>
          <w:docGrid w:linePitch="360"/>
        </w:sectPr>
      </w:pPr>
      <w:r w:rsidRPr="00C01154">
        <w:rPr>
          <w:rStyle w:val="TitreCar"/>
        </w:rPr>
        <w:lastRenderedPageBreak/>
        <w:t>La Loterie Romande</w:t>
      </w:r>
      <w:r w:rsidR="00A32644">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pt;height:218.2pt">
            <v:imagedata r:id="rId12" o:title="10_LoRo15_RVB"/>
          </v:shape>
        </w:pict>
      </w:r>
    </w:p>
    <w:p w14:paraId="3465EB90" w14:textId="383F6AF2" w:rsidR="00425E2E" w:rsidRPr="00AE41E3" w:rsidRDefault="00425E2E" w:rsidP="00AE41E3">
      <w:pPr>
        <w:pStyle w:val="Titre2"/>
      </w:pPr>
      <w:bookmarkStart w:id="10" w:name="_Toc531165041"/>
      <w:r w:rsidRPr="00AE41E3">
        <w:lastRenderedPageBreak/>
        <w:t>La Loterie Romande</w:t>
      </w:r>
      <w:bookmarkEnd w:id="10"/>
    </w:p>
    <w:p w14:paraId="450ACA87" w14:textId="24752983" w:rsidR="00425E2E" w:rsidRDefault="00425E2E" w:rsidP="00A97195">
      <w:pPr>
        <w:pStyle w:val="Titre3"/>
      </w:pPr>
      <w:bookmarkStart w:id="11" w:name="_Toc531165042"/>
      <w:r>
        <w:t>Introduction</w:t>
      </w:r>
      <w:bookmarkEnd w:id="11"/>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2" w:name="_Toc531165043"/>
      <w:r>
        <w:t xml:space="preserve">Les données </w:t>
      </w:r>
      <w:r w:rsidR="005C5226">
        <w:t>au sein</w:t>
      </w:r>
      <w:r>
        <w:t xml:space="preserve"> de la Loterie Romande</w:t>
      </w:r>
      <w:bookmarkEnd w:id="12"/>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3" w:name="_Toc531165044"/>
      <w:r w:rsidRPr="00D66CF5">
        <w:t>Actions et mesures</w:t>
      </w:r>
      <w:bookmarkEnd w:id="13"/>
    </w:p>
    <w:p w14:paraId="05FD7BA7" w14:textId="3941DED4" w:rsidR="006E3384" w:rsidRPr="003C32A4" w:rsidRDefault="006E3384" w:rsidP="00DA6430">
      <w:pPr>
        <w:pStyle w:val="Titre4"/>
      </w:pPr>
      <w:bookmarkStart w:id="14" w:name="_Toc531165045"/>
      <w:r w:rsidRPr="003C32A4">
        <w:t>Protections logiques</w:t>
      </w:r>
      <w:bookmarkEnd w:id="14"/>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5" w:name="_Toc531165046"/>
      <w:r w:rsidRPr="00D66CF5">
        <w:t>Protections techniques</w:t>
      </w:r>
      <w:bookmarkEnd w:id="15"/>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12748E" w:rsidRDefault="005B5B89" w:rsidP="00B4398D">
      <w:pPr>
        <w:pStyle w:val="Titre3"/>
      </w:pPr>
      <w:bookmarkStart w:id="16" w:name="_Toc531165047"/>
      <w:r>
        <w:lastRenderedPageBreak/>
        <w:t>Stratégies de sauvegardes</w:t>
      </w:r>
      <w:bookmarkEnd w:id="16"/>
    </w:p>
    <w:p w14:paraId="35C093A7" w14:textId="2FC3051E" w:rsidR="005B5B89" w:rsidRDefault="005B5B89" w:rsidP="00DA6430">
      <w:pPr>
        <w:pStyle w:val="Titre4"/>
      </w:pPr>
      <w:r>
        <w:t xml:space="preserve"> </w:t>
      </w:r>
      <w:bookmarkStart w:id="17" w:name="_Toc531165048"/>
      <w:r w:rsidR="002A5532">
        <w:t>Infrastructures</w:t>
      </w:r>
      <w:bookmarkEnd w:id="17"/>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val="fr-FR" w:eastAsia="fr-FR"/>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0Q0DGAAAA2wAAAA8AAABkcnMvZG93bnJldi54bWxEj0trwzAQhO+B/Aexgd4SOY+a1o0SQqAk&#10;hx6apNAeF2v9aK2VkRTb+fdVoZDjMDPfMOvtYBrRkfO1ZQXzWQKCOLe65lLBx+V1+gTCB2SNjWVS&#10;cCMP2814tMZM255P1J1DKSKEfYYKqhDaTEqfV2TQz2xLHL3COoMhSldK7bCPcNPIRZKk0mDNcaHC&#10;lvYV5T/nq1Gw7L6+n/v2zb2nUhbHQ7F8TPefSj1Mht0LiEBDuIf/20etYLGCvy/xB8j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TRDQMYAAADbAAAADwAAAAAAAAAAAAAA&#10;AACfAgAAZHJzL2Rvd25yZXYueG1sUEsFBgAAAAAEAAQA9wAAAJID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LlZccA&#10;AADbAAAADwAAAGRycy9kb3ducmV2LnhtbESPQWvCQBSE74X+h+UVepG6MWIpqauIYhEUS9MeenzN&#10;viZps2/D7hqjv74rCD0OM/MNM533phEdOV9bVjAaJiCIC6trLhV8vK8fnkD4gKyxsUwKTuRhPru9&#10;mWKm7ZHfqMtDKSKEfYYKqhDaTEpfVGTQD21LHL1v6wyGKF0ptcNjhJtGpknyKA3WHBcqbGlZUfGb&#10;H4yC86vb2TTdvYy+Psd1F1aDn/12r9T9Xb94BhGoD//ha3ujFaQTuHyJP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S5WXHAAAA2wAAAA8AAAAAAAAAAAAAAAAAmAIAAGRy&#10;cy9kb3ducmV2LnhtbFBLBQYAAAAABAAEAPUAAACMAwAAAAA=&#10;" filled="f" stroked="f">
                  <v:textbox>
                    <w:txbxContent>
                      <w:p w14:paraId="2067EFA2" w14:textId="381DE776"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val="fr-FR" w:eastAsia="fr-FR"/>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D4NjFAAAA2wAAAA8AAABkcnMvZG93bnJldi54bWxEj09rAjEUxO8Fv0N4greaVelit0YRoejB&#10;Q6uCPT42b//UzcuSpLvrt28KBY/DzPyGWW0G04iOnK8tK5hNExDEudU1lwou5/fnJQgfkDU2lknB&#10;nTxs1qOnFWba9vxJ3SmUIkLYZ6igCqHNpPR5RQb91LbE0SusMxiidKXUDvsIN42cJ0kqDdYcFyps&#10;aVdRfjv9GAWL7uv7tW+P7iOVsjjsi8VLursqNRkP2zcQgYbwCP+3D1rBfAZ/X+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Q+DYxQAAANsAAAAPAAAAAAAAAAAAAAAA&#10;AJ8CAABkcnMvZG93bnJldi54bWxQSwUGAAAAAAQABAD3AAAAkQMAAAAA&#10;">
                  <v:imagedata r:id="rId14" o:title=""/>
                  <v:path arrowok="t"/>
                </v:shape>
                <v:shape id="ZoneTexte 44" o:spid="_x0000_s1031" type="#_x0000_t202" style="position:absolute;width:9520;height:41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t9EcYA&#10;AADbAAAADwAAAGRycy9kb3ducmV2LnhtbESPQWsCMRSE7wX/Q3hCL1KzRiiyNYq0tBQqiraHHl83&#10;r7tbNy9Lkq6rv94UhB6HmfmGmS9724iOfKgda5iMMxDEhTM1lxo+3p/vZiBCRDbYOCYNJwqwXAxu&#10;5pgbd+QddftYigThkKOGKsY2lzIUFVkMY9cSJ+/beYsxSV9K4/GY4LaRKsvupcWa00KFLT1WVBz2&#10;v1bDeevXTqn1y+Trc1p38Wn0s3nbaH077FcPICL18T98bb8aDUrB35f0A+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t9EcYAAADbAAAADwAAAAAAAAAAAAAAAACYAgAAZHJz&#10;L2Rvd25yZXYueG1sUEsFBgAAAAAEAAQA9QAAAIsDAAAAAA==&#10;" filled="f" stroked="f">
                  <v:textbox>
                    <w:txbxContent>
                      <w:p w14:paraId="080E1C7F" w14:textId="5E99ED9E"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val="fr-FR" w:eastAsia="fr-FR"/>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val="fr-FR" w:eastAsia="fr-FR"/>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733767" w:rsidRDefault="00733767"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m3TfFAAAA2wAAAA8AAABkcnMvZG93bnJldi54bWxEj09rAjEUxO+C3yE8obeaVXFtt0YRoeih&#10;h6qF9vjYvP3Tbl6WJO6u374pFDwOM/MbZr0dTCM6cr62rGA2TUAQ51bXXCr4uLw+PoHwAVljY5kU&#10;3MjDdjMerTHTtucTdedQighhn6GCKoQ2k9LnFRn0U9sSR6+wzmCI0pVSO+wj3DRyniSpNFhzXKiw&#10;pX1F+c/5ahQsuq/v5759c++plMXxUCyW6f5TqYfJsHsBEWgI9/B/+6gVzFfw9yX+ALn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5t03xQAAANsAAAAPAAAAAAAAAAAAAAAA&#10;AJ8CAABkcnMvZG93bnJldi54bWxQSwUGAAAAAAQABAD3AAAAkQMAAAAA&#10;">
                  <v:imagedata r:id="rId14" o:title=""/>
                  <v:path arrowok="t"/>
                </v:shape>
                <v:shape id="ZoneTexte 20" o:spid="_x0000_s1034" type="#_x0000_t202" style="position:absolute;left:783;top:174;width:9881;height:41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K+8MA&#10;AADbAAAADwAAAGRycy9kb3ducmV2LnhtbERPz2vCMBS+C/4P4Qm7jJlaYUg1ynBsDBTFuoPHZ/Ns&#10;O5uXkmS121+/HAYeP77fi1VvGtGR87VlBZNxAoK4sLrmUsHn8e1pBsIHZI2NZVLwQx5Wy+FggZm2&#10;Nz5Ql4dSxBD2GSqoQmgzKX1RkUE/ti1x5C7WGQwRulJqh7cYbhqZJsmzNFhzbKiwpXVFxTX/Ngp+&#10;925r03T7PjmfpnUXXh+/dpudUg+j/mUOIlAf7uJ/94dWkMax8U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NK+8MAAADbAAAADwAAAAAAAAAAAAAAAACYAgAAZHJzL2Rv&#10;d25yZXYueG1sUEsFBgAAAAAEAAQA9QAAAIgDAAAAAA==&#10;" filled="f" stroked="f">
                  <v:textbox>
                    <w:txbxContent>
                      <w:p w14:paraId="544C7450" w14:textId="166E2643" w:rsidR="00733767" w:rsidRDefault="00733767"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val="fr-FR" w:eastAsia="fr-FR"/>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733767" w:rsidRDefault="00733767"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057BAAAA2wAAAA8AAABkcnMvZG93bnJldi54bWxET0tLw0AQvgv+h2WE3uxGS0ON3RYpSHvw&#10;UFtBj0N28tDsbNhdk/jvO4eCx4/vvd5OrlMDhdh6NvAwz0ARl962XBv4OL/er0DFhGyx80wG/ijC&#10;dnN7s8bC+pHfaTilWkkIxwINNCn1hdaxbMhhnPueWLjKB4dJYKi1DThKuOv0Y5bl2mHL0tBgT7uG&#10;yp/TrzOwGL6+n8b+LRxzravDvlos892nMbO76eUZVKIp/Yuv7oMVn6yXL/ID9OY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W057BAAAA2wAAAA8AAAAAAAAAAAAAAAAAnwIA&#10;AGRycy9kb3ducmV2LnhtbFBLBQYAAAAABAAEAPcAAACNAwAAAAA=&#10;">
                  <v:imagedata r:id="rId14" o:title=""/>
                  <v:path arrowok="t"/>
                </v:shape>
                <v:shape id="ZoneTexte 21" o:spid="_x0000_s1037" type="#_x0000_t202" style="position:absolute;left:20047;top:148;width:9880;height:41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1u8YA&#10;AADbAAAADwAAAGRycy9kb3ducmV2LnhtbESPQWvCQBSE7wX/w/IEL1I3iVAkukqxVAoVS7UHj8/s&#10;M0nNvg2725j213cLQo/DzHzDLFa9aURHzteWFaSTBARxYXXNpYKPw/P9DIQPyBoby6TgmzysloO7&#10;BebaXvmdun0oRYSwz1FBFUKbS+mLigz6iW2Jo3e2zmCI0pVSO7xGuGlkliQP0mDNcaHCltYVFZf9&#10;l1Hw8+a2Nsu2m/R0nNZdeBp/7l53So2G/eMcRKA+/Idv7RetYJrC35f4A+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B1u8YAAADbAAAADwAAAAAAAAAAAAAAAACYAgAAZHJz&#10;L2Rvd25yZXYueG1sUEsFBgAAAAAEAAQA9QAAAIsDAAAAAA==&#10;" filled="f" stroked="f">
                  <v:textbox>
                    <w:txbxContent>
                      <w:p w14:paraId="4F6AEFB0" w14:textId="17975FEF" w:rsidR="00733767" w:rsidRDefault="00733767"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val="fr-FR" w:eastAsia="fr-FR"/>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val="fr-FR" w:eastAsia="fr-FR"/>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" filled="f" stroked="f">
                <v:textbox>
                  <w:txbxContent>
                    <w:p w14:paraId="4E60D5DE" w14:textId="1B8E4E6F"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val="fr-FR" w:eastAsia="fr-FR"/>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733767" w:rsidRDefault="00733767"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HGkHEAAAA2wAAAA8AAABkcnMvZG93bnJldi54bWxEj0FrwkAUhO8F/8PyBC+lblTQEl2lVRSh&#10;9GC0PT+yzySafRuyaxL/vSsUehxm5htmsepMKRqqXWFZwWgYgSBOrS44U3A6bt/eQTiPrLG0TAru&#10;5GC17L0sMNa25QM1ic9EgLCLUUHufRVL6dKcDLqhrYiDd7a1QR9knUldYxvgppTjKJpKgwWHhRwr&#10;WueUXpObUdC00/Lz9XfH39vk60fSaVPN7EWpQb/7mIPw1Pn/8F97rxVMZvD8En6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0HGkHEAAAA2wAAAA8AAAAAAAAAAAAAAAAA&#10;nwIAAGRycy9kb3ducmV2LnhtbFBLBQYAAAAABAAEAPcAAACQAwAAAAA=&#10;">
                  <v:imagedata r:id="rId16" o:title="DDM-DD2500-IMG-01"/>
                </v:shape>
                <v:shape id="ZoneTexte 30" o:spid="_x0000_s1041" type="#_x0000_t202" style="position:absolute;left:30410;top:-765;width:16652;height:41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rcJsMA&#10;AADbAAAADwAAAGRycy9kb3ducmV2LnhtbERPz2vCMBS+C/sfwhO8yEytIKMaRTY2BEWZ8+Dx2by1&#10;3ZqXksTa7a83B8Hjx/d7vuxMLVpyvrKsYDxKQBDnVldcKDh+vT+/gPABWWNtmRT8kYfl4qk3x0zb&#10;K39SewiFiCHsM1RQhtBkUvq8JIN+ZBviyH1bZzBE6AqpHV5juKllmiRTabDi2FBiQ68l5b+Hi1Hw&#10;v3dbm6bbj/H5NKna8Db82W12Sg363WoGIlAXHuK7e60VTOLY+CX+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rcJsMAAADbAAAADwAAAAAAAAAAAAAAAACYAgAAZHJzL2Rv&#10;d25yZXYueG1sUEsFBgAAAAAEAAQA9QAAAIgDAAAAAA==&#10;" filled="f" stroked="f">
                  <v:textbox>
                    <w:txbxContent>
                      <w:p w14:paraId="0B1CC2DE" w14:textId="1D33E5DE" w:rsidR="00733767" w:rsidRDefault="00733767"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val="fr-FR" w:eastAsia="fr-FR"/>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733767" w:rsidRDefault="00733767"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VhDbEAAAA2wAAAA8AAABkcnMvZG93bnJldi54bWxEj0FrwkAUhO+C/2F5Qi9SN23FlugqVbEU&#10;igdT9fzIPpNo9m3Irkn8925B6HGYmW+Y2aIzpWiodoVlBS+jCARxanXBmYL97+b5A4TzyBpLy6Tg&#10;Rg4W835vhrG2Le+oSXwmAoRdjApy76tYSpfmZNCNbEUcvJOtDfog60zqGtsAN6V8jaKJNFhwWMix&#10;olVO6SW5GgVNOymXw+MXbzfJz0HSfl2927NST4PucwrCU+f/w4/2t1bwNoa/L+EH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3VhDbEAAAA2wAAAA8AAAAAAAAAAAAAAAAA&#10;nwIAAGRycy9kb3ducmV2LnhtbFBLBQYAAAAABAAEAPcAAACQAwAAAAA=&#10;">
                  <v:imagedata r:id="rId16" o:title="DDM-DD2500-IMG-01"/>
                </v:shape>
                <v:shape id="ZoneTexte 29" o:spid="_x0000_s1044" type="#_x0000_t202" style="position:absolute;top:-599;width:15521;height:41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zuMcA&#10;AADbAAAADwAAAGRycy9kb3ducmV2LnhtbESPT2vCQBTE74V+h+UJvRTdGGmR6CqlpVKoWPxz8PjM&#10;PpO02bdhd43RT+8WCj0OM/MbZjrvTC1acr6yrGA4SEAQ51ZXXCjYbd/7YxA+IGusLZOCC3mYz+7v&#10;pphpe+Y1tZtQiAhhn6GCMoQmk9LnJRn0A9sQR+9oncEQpSukdniOcFPLNEmepcGK40KJDb2WlP9s&#10;TkbB9cstbZouF8PDflS14e3xe/W5Uuqh171MQATqwn/4r/2hFYye4PdL/AF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Lc7jHAAAA2wAAAA8AAAAAAAAAAAAAAAAAmAIAAGRy&#10;cy9kb3ducmV2LnhtbFBLBQYAAAAABAAEAPUAAACMAwAAAAA=&#10;" filled="f" stroked="f">
                  <v:textbox>
                    <w:txbxContent>
                      <w:p w14:paraId="1227041E" w14:textId="659E0609" w:rsidR="00733767" w:rsidRDefault="00733767"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7CEF738D" w14:textId="769F73CF" w:rsidR="00BD54BE" w:rsidRPr="00D12D19" w:rsidRDefault="00FF49A1" w:rsidP="00BD54BE">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32C5F7F9" w14:textId="2FCF6547" w:rsidR="000E55E1" w:rsidRDefault="000E55E1" w:rsidP="00DA6430">
      <w:pPr>
        <w:pStyle w:val="Titre4"/>
      </w:pPr>
      <w:bookmarkStart w:id="18" w:name="_Toc531165049"/>
      <w:r>
        <w:t>Stratégie de conservation des sauvegardes</w:t>
      </w:r>
      <w:bookmarkEnd w:id="18"/>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65pt" o:ole="">
            <v:imagedata r:id="rId17" o:title=""/>
          </v:shape>
          <o:OLEObject Type="Embed" ProgID="Visio.Drawing.15" ShapeID="_x0000_i1026" DrawAspect="Content" ObjectID="_1604906782"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lang w:val="fr-FR" w:eastAsia="fr-FR"/>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Default="000C0F9C" w:rsidP="00AE41E3">
      <w:pPr>
        <w:pStyle w:val="Titre2"/>
      </w:pPr>
      <w:bookmarkStart w:id="19" w:name="_Toc531165050"/>
      <w:r>
        <w:lastRenderedPageBreak/>
        <w:t>VTX</w:t>
      </w:r>
      <w:bookmarkEnd w:id="19"/>
    </w:p>
    <w:p w14:paraId="10F34C89" w14:textId="0E9C71D5" w:rsidR="000C0F9C" w:rsidRPr="000C0F9C" w:rsidRDefault="000C0F9C" w:rsidP="00A97195">
      <w:pPr>
        <w:pStyle w:val="Titre3"/>
      </w:pPr>
      <w:bookmarkStart w:id="20" w:name="_Toc531165051"/>
      <w:r>
        <w:t>Introduction</w:t>
      </w:r>
      <w:bookmarkEnd w:id="20"/>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7734BD">
      <w:pPr>
        <w:pStyle w:val="Paragraphedeliste"/>
        <w:numPr>
          <w:ilvl w:val="0"/>
          <w:numId w:val="8"/>
        </w:numPr>
      </w:pPr>
      <w:r>
        <w:t>Internet</w:t>
      </w:r>
    </w:p>
    <w:p w14:paraId="74C240FD" w14:textId="491E709D" w:rsidR="000C0F9C" w:rsidRDefault="000C0F9C" w:rsidP="007734BD">
      <w:pPr>
        <w:pStyle w:val="Paragraphedeliste"/>
        <w:numPr>
          <w:ilvl w:val="0"/>
          <w:numId w:val="8"/>
        </w:numPr>
      </w:pPr>
      <w:r>
        <w:t>Téléphonie</w:t>
      </w:r>
    </w:p>
    <w:p w14:paraId="5B442A09" w14:textId="45CC480F" w:rsidR="000C0F9C" w:rsidRDefault="000C0F9C" w:rsidP="007734BD">
      <w:pPr>
        <w:pStyle w:val="Paragraphedeliste"/>
        <w:numPr>
          <w:ilvl w:val="0"/>
          <w:numId w:val="8"/>
        </w:numPr>
      </w:pPr>
      <w:r>
        <w:t>Nom de domaine</w:t>
      </w:r>
    </w:p>
    <w:p w14:paraId="610D8C7C" w14:textId="174ED192" w:rsidR="000C0F9C" w:rsidRDefault="000C0F9C" w:rsidP="007734BD">
      <w:pPr>
        <w:pStyle w:val="Paragraphedeliste"/>
        <w:numPr>
          <w:ilvl w:val="0"/>
          <w:numId w:val="8"/>
        </w:numPr>
      </w:pPr>
      <w:r>
        <w:t>Hébergement</w:t>
      </w:r>
    </w:p>
    <w:p w14:paraId="5FD35C7E" w14:textId="5F7820CF" w:rsidR="000C0F9C" w:rsidRDefault="000C0F9C" w:rsidP="007734BD">
      <w:pPr>
        <w:pStyle w:val="Paragraphedeliste"/>
        <w:numPr>
          <w:ilvl w:val="0"/>
          <w:numId w:val="8"/>
        </w:numPr>
      </w:pPr>
      <w:r>
        <w:t>Mail</w:t>
      </w:r>
    </w:p>
    <w:p w14:paraId="4A9039BF" w14:textId="7DD64E4F" w:rsidR="000C0F9C" w:rsidRDefault="000C0F9C" w:rsidP="007734BD">
      <w:pPr>
        <w:pStyle w:val="Paragraphedeliste"/>
        <w:numPr>
          <w:ilvl w:val="0"/>
          <w:numId w:val="8"/>
        </w:numPr>
      </w:pPr>
      <w:r>
        <w:t>Sécurité de réseau informatique</w:t>
      </w:r>
    </w:p>
    <w:p w14:paraId="1A04246A" w14:textId="4ED3FC44" w:rsidR="000C0F9C" w:rsidRDefault="000C0F9C" w:rsidP="007734BD">
      <w:pPr>
        <w:pStyle w:val="Paragraphedeliste"/>
        <w:numPr>
          <w:ilvl w:val="0"/>
          <w:numId w:val="8"/>
        </w:numPr>
      </w:pPr>
      <w:r>
        <w:t>Télévision</w:t>
      </w:r>
    </w:p>
    <w:p w14:paraId="2BF5A9AF" w14:textId="77777777" w:rsidR="000C0F9C" w:rsidRDefault="000C0F9C" w:rsidP="007734BD">
      <w:pPr>
        <w:pStyle w:val="Paragraphedeliste"/>
        <w:numPr>
          <w:ilvl w:val="0"/>
          <w:numId w:val="8"/>
        </w:numPr>
      </w:pPr>
      <w:r>
        <w:t>Cloud</w:t>
      </w:r>
    </w:p>
    <w:p w14:paraId="0A7B7ABD" w14:textId="721B87C7" w:rsidR="00975EB0" w:rsidRDefault="00975EB0" w:rsidP="00A97195">
      <w:pPr>
        <w:pStyle w:val="Titre3"/>
      </w:pPr>
      <w:bookmarkStart w:id="21" w:name="_Toc531165052"/>
      <w:r>
        <w:t>Les techniques utilisées</w:t>
      </w:r>
      <w:bookmarkEnd w:id="21"/>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lang w:val="fr-FR" w:eastAsia="fr-FR"/>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77777777" w:rsidR="00CA62F9" w:rsidRDefault="00CA62F9" w:rsidP="00CA62F9">
      <w:pPr>
        <w:pStyle w:val="Titre2"/>
      </w:pPr>
      <w:bookmarkStart w:id="22" w:name="_Toc530150123"/>
      <w:bookmarkStart w:id="23" w:name="_Toc531165053"/>
      <w:r>
        <w:lastRenderedPageBreak/>
        <w:t>Université de Lausanne</w:t>
      </w:r>
      <w:r>
        <w:rPr>
          <w:rStyle w:val="Appelnotedebasdep"/>
        </w:rPr>
        <w:footnoteReference w:id="1"/>
      </w:r>
      <w:bookmarkEnd w:id="22"/>
      <w:bookmarkEnd w:id="23"/>
    </w:p>
    <w:p w14:paraId="42625FD9" w14:textId="77777777" w:rsidR="00CA62F9" w:rsidRPr="00267C23" w:rsidRDefault="00CA62F9" w:rsidP="00CA62F9">
      <w:pPr>
        <w:pStyle w:val="Titre3"/>
      </w:pPr>
      <w:bookmarkStart w:id="24" w:name="_Toc530150124"/>
      <w:bookmarkStart w:id="25" w:name="_Toc531165054"/>
      <w:r w:rsidRPr="00267C23">
        <w:t>Présentation entreprise</w:t>
      </w:r>
      <w:bookmarkEnd w:id="24"/>
      <w:bookmarkEnd w:id="25"/>
    </w:p>
    <w:p w14:paraId="5303E2A5" w14:textId="77777777" w:rsidR="00CA62F9" w:rsidRDefault="00CA62F9" w:rsidP="00CA62F9">
      <w:r w:rsidRPr="00267C23">
        <w:t>L’Université de Lausanne, bâtiment dédié aux étudiants, professeurs et chercheurs universitaires, est un bâtiment qui regroupe pas moins de 15'000 étudiants et 5'000 employés situés sur les bords du Lac Léman, et il est composé de 7 facultés : médecine-biologie / sciences sociales / lettre / théologie / géosciences / droit / commerciales (HEC). Ce bâtiment a eu ses débuts en 1537 et l’un</w:t>
      </w:r>
      <w:r>
        <w:t>e</w:t>
      </w:r>
      <w:r w:rsidRPr="00267C23">
        <w:t xml:space="preserve"> des plus vieilles sociétés de Suisse</w:t>
      </w:r>
      <w:r w:rsidRPr="006173A4">
        <w:rPr>
          <w:color w:val="000000" w:themeColor="text1"/>
        </w:rPr>
        <w:t>. Nous respectons la LPD et la GDPR</w:t>
      </w:r>
      <w:r>
        <w:rPr>
          <w:color w:val="000000" w:themeColor="text1"/>
        </w:rPr>
        <w:t>,</w:t>
      </w:r>
      <w:r w:rsidRPr="006173A4">
        <w:rPr>
          <w:color w:val="000000" w:themeColor="text1"/>
        </w:rPr>
        <w:t xml:space="preserve"> car nous avons des employés qui habitent sur le territoire </w:t>
      </w:r>
      <w:r w:rsidRPr="00C82B46">
        <w:t>européen (</w:t>
      </w:r>
      <w:r>
        <w:t>hors</w:t>
      </w:r>
      <w:r w:rsidRPr="00C82B46">
        <w:t xml:space="preserve"> suisse).</w:t>
      </w:r>
    </w:p>
    <w:p w14:paraId="571AB379" w14:textId="77777777" w:rsidR="00CA62F9" w:rsidRPr="00A71C39" w:rsidRDefault="00CA62F9" w:rsidP="00CA62F9">
      <w:pPr>
        <w:rPr>
          <w:color w:val="538135" w:themeColor="accent6" w:themeShade="BF"/>
        </w:rPr>
      </w:pPr>
    </w:p>
    <w:p w14:paraId="36641980" w14:textId="77777777" w:rsidR="00CA62F9" w:rsidRPr="00267C23" w:rsidRDefault="00CA62F9" w:rsidP="00CA62F9">
      <w:pPr>
        <w:pStyle w:val="Titre3"/>
      </w:pPr>
      <w:bookmarkStart w:id="26" w:name="_Toc530150125"/>
      <w:bookmarkStart w:id="27" w:name="_Toc531165055"/>
      <w:r w:rsidRPr="00267C23">
        <w:t>Présentation du système</w:t>
      </w:r>
      <w:bookmarkEnd w:id="26"/>
      <w:bookmarkEnd w:id="27"/>
      <w:r w:rsidRPr="00267C23">
        <w:t xml:space="preserve"> </w:t>
      </w:r>
    </w:p>
    <w:p w14:paraId="39331699" w14:textId="77777777" w:rsidR="00CA62F9" w:rsidRDefault="00CA62F9" w:rsidP="00CA62F9">
      <w:pPr>
        <w:spacing w:after="0" w:line="240" w:lineRule="auto"/>
      </w:pPr>
      <w:r>
        <w:t>Les systèmes sont distribués sur trois centres de calculs répartis sur le campus</w:t>
      </w:r>
      <w:r w:rsidRPr="003D3788">
        <w:t xml:space="preserve"> </w:t>
      </w:r>
      <w:r>
        <w:t>de l’Université de Lausanne. On peut distinguer trois familles d’équipement :</w:t>
      </w:r>
    </w:p>
    <w:p w14:paraId="77F6AFEA" w14:textId="77777777" w:rsidR="00CA62F9" w:rsidDel="00BF3728" w:rsidRDefault="00CA62F9" w:rsidP="00CA62F9">
      <w:pPr>
        <w:spacing w:after="0" w:line="240" w:lineRule="auto"/>
        <w:rPr>
          <w:del w:id="28" w:author="Dylan Métral" w:date="2018-11-16T16:38:00Z"/>
        </w:rPr>
      </w:pPr>
    </w:p>
    <w:p w14:paraId="4DC79706" w14:textId="77777777" w:rsidR="00CA62F9" w:rsidRDefault="00CA62F9" w:rsidP="00CA62F9">
      <w:pPr>
        <w:spacing w:after="0" w:line="240" w:lineRule="auto"/>
        <w:rPr>
          <w:color w:val="000000" w:themeColor="text1"/>
        </w:rPr>
      </w:pPr>
      <w:r w:rsidRPr="006E63F8">
        <w:rPr>
          <w:color w:val="70AD47" w:themeColor="accent6"/>
        </w:rPr>
        <w:t xml:space="preserve">Serveur virtuel &amp; SAN : </w:t>
      </w:r>
      <w:r>
        <w:rPr>
          <w:color w:val="000000" w:themeColor="text1"/>
        </w:rPr>
        <w:t xml:space="preserve">Il existe 650 serveurs virtuels hébergé sur 14 hosts vxrail connecté à un </w:t>
      </w:r>
      <w:r w:rsidRPr="002958C5">
        <w:rPr>
          <w:color w:val="000000" w:themeColor="text1"/>
        </w:rPr>
        <w:t xml:space="preserve">SAN </w:t>
      </w:r>
      <w:r>
        <w:rPr>
          <w:color w:val="000000" w:themeColor="text1"/>
        </w:rPr>
        <w:t>ceci dupliqué sur deux sites</w:t>
      </w:r>
      <w:r w:rsidRPr="002958C5">
        <w:rPr>
          <w:color w:val="000000" w:themeColor="text1"/>
        </w:rPr>
        <w:t>. Cela représente 180TB de données pour les SAN et 112Tb de données pour les serveurs</w:t>
      </w:r>
      <w:r>
        <w:rPr>
          <w:color w:val="000000" w:themeColor="text1"/>
        </w:rPr>
        <w:t xml:space="preserve">. </w:t>
      </w:r>
    </w:p>
    <w:p w14:paraId="7CF9941F" w14:textId="77777777" w:rsidR="00CA62F9" w:rsidRPr="00A65A7B" w:rsidDel="00BF3728" w:rsidRDefault="00CA62F9" w:rsidP="00CA62F9">
      <w:pPr>
        <w:spacing w:after="0" w:line="240" w:lineRule="auto"/>
        <w:rPr>
          <w:del w:id="29" w:author="Dylan Métral" w:date="2018-11-16T16:42:00Z"/>
          <w:color w:val="ED7D31" w:themeColor="accent2"/>
        </w:rPr>
      </w:pPr>
    </w:p>
    <w:p w14:paraId="0DB46C64" w14:textId="77777777" w:rsidR="00CA62F9" w:rsidRDefault="00CA62F9" w:rsidP="00CA62F9">
      <w:pPr>
        <w:spacing w:after="0" w:line="240" w:lineRule="auto"/>
        <w:rPr>
          <w:color w:val="000000" w:themeColor="text1"/>
        </w:rPr>
      </w:pPr>
      <w:r w:rsidRPr="006E63F8">
        <w:rPr>
          <w:color w:val="70AD47" w:themeColor="accent6"/>
        </w:rPr>
        <w:t xml:space="preserve">NAS : </w:t>
      </w:r>
      <w:r>
        <w:rPr>
          <w:color w:val="000000" w:themeColor="text1"/>
        </w:rPr>
        <w:t>Deux NAS fournissent un stockage de 1.26Pb aux utilisateurs.</w:t>
      </w:r>
    </w:p>
    <w:p w14:paraId="5DAEE702" w14:textId="77777777" w:rsidR="00CA62F9" w:rsidRPr="0075246C" w:rsidDel="005849B9" w:rsidRDefault="00CA62F9" w:rsidP="00CA62F9">
      <w:pPr>
        <w:spacing w:after="0" w:line="240" w:lineRule="auto"/>
        <w:rPr>
          <w:del w:id="30" w:author="Marc-André Baillifard" w:date="2018-11-16T15:11:00Z"/>
          <w:color w:val="ED7D31" w:themeColor="accent2"/>
        </w:rPr>
      </w:pPr>
    </w:p>
    <w:p w14:paraId="19E117CA" w14:textId="77777777" w:rsidR="00CA62F9" w:rsidRPr="0075246C" w:rsidRDefault="00CA62F9" w:rsidP="00CA62F9">
      <w:pPr>
        <w:spacing w:after="0" w:line="240" w:lineRule="auto"/>
        <w:rPr>
          <w:color w:val="ED7D31" w:themeColor="accent2"/>
        </w:rPr>
      </w:pPr>
      <w:r w:rsidRPr="006E63F8">
        <w:rPr>
          <w:color w:val="70AD47" w:themeColor="accent6"/>
        </w:rPr>
        <w:t xml:space="preserve">Postes individuels : </w:t>
      </w:r>
      <w:r w:rsidRPr="002958C5">
        <w:rPr>
          <w:color w:val="000000" w:themeColor="text1"/>
        </w:rPr>
        <w:t xml:space="preserve">Il y a environ 5'000 postes de travail à travers le campus. </w:t>
      </w:r>
    </w:p>
    <w:p w14:paraId="6B5A4E9C" w14:textId="77777777" w:rsidR="00CA62F9" w:rsidRPr="006E63F8" w:rsidRDefault="00CA62F9" w:rsidP="00CA62F9">
      <w:pPr>
        <w:pStyle w:val="Titre3"/>
        <w:rPr>
          <w:color w:val="70AD47" w:themeColor="accent6"/>
        </w:rPr>
      </w:pPr>
      <w:bookmarkStart w:id="31" w:name="_Toc530150126"/>
      <w:bookmarkStart w:id="32" w:name="_Toc531165056"/>
      <w:r w:rsidRPr="006E63F8">
        <w:rPr>
          <w:color w:val="70AD47" w:themeColor="accent6"/>
        </w:rPr>
        <w:t>Problématique</w:t>
      </w:r>
      <w:bookmarkEnd w:id="31"/>
      <w:bookmarkEnd w:id="32"/>
    </w:p>
    <w:p w14:paraId="0286B9A7" w14:textId="77777777" w:rsidR="00CA62F9" w:rsidRDefault="00CA62F9" w:rsidP="00CA62F9">
      <w:r>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036A76" w:rsidRDefault="00CA62F9" w:rsidP="00CA62F9">
      <w:r w:rsidRPr="0072716F">
        <w:rPr>
          <w:color w:val="000000" w:themeColor="text1"/>
        </w:rPr>
        <w:t xml:space="preserve">Pour cela, L’UNIL applique la règle 3-2-1 qui consiste à garder trois copies des données, l’original et 2 </w:t>
      </w:r>
      <w:r>
        <w:rPr>
          <w:color w:val="000000" w:themeColor="text1"/>
        </w:rPr>
        <w:t xml:space="preserve">jeux de données </w:t>
      </w:r>
      <w:r w:rsidRPr="0072716F">
        <w:rPr>
          <w:color w:val="000000" w:themeColor="text1"/>
        </w:rPr>
        <w:t>qui sont stockées sur 2 médias différents av</w:t>
      </w:r>
      <w:r>
        <w:rPr>
          <w:color w:val="000000" w:themeColor="text1"/>
        </w:rPr>
        <w:t>ec une copie qui se trouve en de</w:t>
      </w:r>
      <w:r w:rsidRPr="0072716F">
        <w:rPr>
          <w:color w:val="000000" w:themeColor="text1"/>
        </w:rPr>
        <w:t xml:space="preserve">hors de l’entreprise. </w:t>
      </w:r>
      <w:r>
        <w:rPr>
          <w:color w:val="000000" w:themeColor="text1"/>
        </w:rPr>
        <w:t>Voici les solutions</w:t>
      </w:r>
      <w:r w:rsidRPr="0072716F">
        <w:rPr>
          <w:color w:val="000000" w:themeColor="text1"/>
        </w:rPr>
        <w:t xml:space="preserve"> </w:t>
      </w:r>
      <w:r>
        <w:rPr>
          <w:color w:val="000000" w:themeColor="text1"/>
        </w:rPr>
        <w:t>misent</w:t>
      </w:r>
      <w:r w:rsidRPr="0072716F">
        <w:rPr>
          <w:color w:val="000000" w:themeColor="text1"/>
        </w:rPr>
        <w:t xml:space="preserve"> en place</w:t>
      </w:r>
      <w:r>
        <w:rPr>
          <w:color w:val="000000" w:themeColor="text1"/>
        </w:rPr>
        <w:t xml:space="preserve"> pour se prémunir des problèmes cités plus haut :</w:t>
      </w:r>
    </w:p>
    <w:p w14:paraId="07EAD0B6" w14:textId="77777777" w:rsidR="00CA62F9" w:rsidRPr="006E63F8" w:rsidRDefault="00CA62F9" w:rsidP="00CA62F9">
      <w:pPr>
        <w:pStyle w:val="Titre4"/>
        <w:rPr>
          <w:color w:val="70AD47" w:themeColor="accent6"/>
        </w:rPr>
      </w:pPr>
      <w:bookmarkStart w:id="33" w:name="_Toc530150127"/>
      <w:bookmarkStart w:id="34" w:name="_Toc531165057"/>
      <w:r w:rsidRPr="006E63F8">
        <w:rPr>
          <w:color w:val="70AD47" w:themeColor="accent6"/>
        </w:rPr>
        <w:t>Hardware</w:t>
      </w:r>
      <w:bookmarkEnd w:id="33"/>
      <w:bookmarkEnd w:id="34"/>
    </w:p>
    <w:p w14:paraId="56557C78" w14:textId="77777777" w:rsidR="00CA62F9" w:rsidRPr="006E63F8" w:rsidRDefault="00CA62F9" w:rsidP="00CA62F9">
      <w:pPr>
        <w:pStyle w:val="Titre5"/>
        <w:numPr>
          <w:ilvl w:val="0"/>
          <w:numId w:val="17"/>
        </w:numPr>
        <w:rPr>
          <w:color w:val="70AD47" w:themeColor="accent6"/>
        </w:rPr>
      </w:pPr>
      <w:r w:rsidRPr="006E63F8">
        <w:rPr>
          <w:color w:val="70AD47" w:themeColor="accent6"/>
        </w:rPr>
        <w:t>Serveur</w:t>
      </w:r>
    </w:p>
    <w:p w14:paraId="2894F88A" w14:textId="77777777" w:rsidR="00CA62F9" w:rsidRPr="00A76F9E" w:rsidRDefault="00CA62F9" w:rsidP="00CA62F9">
      <w:pPr>
        <w:rPr>
          <w:color w:val="000000" w:themeColor="text1"/>
        </w:rPr>
      </w:pPr>
      <w:r>
        <w:rPr>
          <w:color w:val="000000" w:themeColor="text1"/>
        </w:rPr>
        <w:t xml:space="preserve">Les deux serveurs SAN sont montés en mode </w:t>
      </w:r>
      <w:r w:rsidRPr="0072716F">
        <w:rPr>
          <w:color w:val="000000" w:themeColor="text1"/>
        </w:rPr>
        <w:t xml:space="preserve">raid 51. C’est-à-dire que sur </w:t>
      </w:r>
      <w:r>
        <w:rPr>
          <w:color w:val="000000" w:themeColor="text1"/>
        </w:rPr>
        <w:t>deux</w:t>
      </w:r>
      <w:r w:rsidRPr="0072716F">
        <w:rPr>
          <w:color w:val="000000" w:themeColor="text1"/>
        </w:rPr>
        <w:t xml:space="preserve"> site</w:t>
      </w:r>
      <w:r>
        <w:rPr>
          <w:color w:val="000000" w:themeColor="text1"/>
        </w:rPr>
        <w:t>s</w:t>
      </w:r>
      <w:r w:rsidRPr="0072716F">
        <w:rPr>
          <w:color w:val="000000" w:themeColor="text1"/>
        </w:rPr>
        <w:t>, le</w:t>
      </w:r>
      <w:r>
        <w:rPr>
          <w:color w:val="000000" w:themeColor="text1"/>
        </w:rPr>
        <w:t>s</w:t>
      </w:r>
      <w:r w:rsidRPr="0072716F">
        <w:rPr>
          <w:color w:val="000000" w:themeColor="text1"/>
        </w:rPr>
        <w:t xml:space="preserve"> SAN </w:t>
      </w:r>
      <w:r>
        <w:rPr>
          <w:color w:val="000000" w:themeColor="text1"/>
        </w:rPr>
        <w:t>sont en</w:t>
      </w:r>
      <w:r w:rsidRPr="0072716F">
        <w:rPr>
          <w:color w:val="000000" w:themeColor="text1"/>
        </w:rPr>
        <w:t xml:space="preserve"> </w:t>
      </w:r>
      <w:r>
        <w:rPr>
          <w:color w:val="000000" w:themeColor="text1"/>
        </w:rPr>
        <w:t>RAID</w:t>
      </w:r>
      <w:r w:rsidRPr="0072716F">
        <w:rPr>
          <w:color w:val="000000" w:themeColor="text1"/>
        </w:rPr>
        <w:t xml:space="preserve">5 et </w:t>
      </w:r>
      <w:r>
        <w:rPr>
          <w:color w:val="000000" w:themeColor="text1"/>
        </w:rPr>
        <w:t xml:space="preserve">la réplication entre eux est un RAID1 (miroir) </w:t>
      </w:r>
      <w:r w:rsidRPr="0072716F">
        <w:rPr>
          <w:color w:val="000000" w:themeColor="text1"/>
        </w:rPr>
        <w:t>sur le SAN qui se trouve sur le site2.  De cette façon, nous avons une protection accrue des données</w:t>
      </w:r>
      <w:r>
        <w:rPr>
          <w:color w:val="000000" w:themeColor="text1"/>
        </w:rPr>
        <w:t>,</w:t>
      </w:r>
      <w:r w:rsidRPr="0072716F">
        <w:rPr>
          <w:color w:val="000000" w:themeColor="text1"/>
        </w:rPr>
        <w:t xml:space="preserve"> car nous pouvons perdre un SAN complet</w:t>
      </w:r>
      <w:r>
        <w:rPr>
          <w:color w:val="000000" w:themeColor="text1"/>
        </w:rPr>
        <w:t>,</w:t>
      </w:r>
      <w:r w:rsidRPr="0072716F">
        <w:rPr>
          <w:color w:val="000000" w:themeColor="text1"/>
        </w:rPr>
        <w:t xml:space="preserve"> mais les données seront toujou</w:t>
      </w:r>
      <w:r>
        <w:rPr>
          <w:color w:val="000000" w:themeColor="text1"/>
        </w:rPr>
        <w:t xml:space="preserve">rs préservées sur l’autre site. </w:t>
      </w:r>
    </w:p>
    <w:p w14:paraId="760F9D1F" w14:textId="77777777" w:rsidR="00CA62F9" w:rsidRPr="006E63F8" w:rsidRDefault="00CA62F9" w:rsidP="00CA62F9">
      <w:pPr>
        <w:pStyle w:val="Titre5"/>
        <w:numPr>
          <w:ilvl w:val="0"/>
          <w:numId w:val="17"/>
        </w:numPr>
        <w:rPr>
          <w:color w:val="70AD47" w:themeColor="accent6"/>
        </w:rPr>
      </w:pPr>
      <w:r w:rsidRPr="006E63F8">
        <w:rPr>
          <w:color w:val="70AD47" w:themeColor="accent6"/>
        </w:rPr>
        <w:t>NAS</w:t>
      </w:r>
    </w:p>
    <w:p w14:paraId="500BAA0B" w14:textId="77777777" w:rsidR="00CA62F9" w:rsidRDefault="00CA62F9" w:rsidP="00CA62F9">
      <w:pPr>
        <w:rPr>
          <w:color w:val="000000" w:themeColor="text1"/>
        </w:rPr>
      </w:pPr>
      <w:r w:rsidRPr="00A76F9E">
        <w:rPr>
          <w:color w:val="000000" w:themeColor="text1"/>
        </w:rPr>
        <w:t>Les deux NAS sont construit en cluster</w:t>
      </w:r>
      <w:r w:rsidRPr="0072716F">
        <w:rPr>
          <w:rStyle w:val="Appelnotedebasdep"/>
          <w:color w:val="000000" w:themeColor="text1"/>
        </w:rPr>
        <w:footnoteReference w:id="2"/>
      </w:r>
      <w:r w:rsidRPr="00A76F9E">
        <w:rPr>
          <w:color w:val="000000" w:themeColor="text1"/>
        </w:rPr>
        <w:t>, c’est-à-dire qu’un NAS dispose de plusieurs nœuds</w:t>
      </w:r>
      <w:r w:rsidRPr="0072716F">
        <w:rPr>
          <w:rStyle w:val="Appelnotedebasdep"/>
          <w:color w:val="000000" w:themeColor="text1"/>
        </w:rPr>
        <w:footnoteReference w:id="3"/>
      </w:r>
      <w:r w:rsidRPr="00A76F9E">
        <w:rPr>
          <w:color w:val="000000" w:themeColor="text1"/>
        </w:rPr>
        <w:t xml:space="preserve"> qui forment un seul système de fichiers. Les utilisateurs </w:t>
      </w:r>
      <w:r>
        <w:rPr>
          <w:color w:val="000000" w:themeColor="text1"/>
        </w:rPr>
        <w:t xml:space="preserve">n’ont pas la perception des </w:t>
      </w:r>
      <w:r>
        <w:rPr>
          <w:color w:val="000000" w:themeColor="text1"/>
        </w:rPr>
        <w:lastRenderedPageBreak/>
        <w:t xml:space="preserve">espaces de stockages et ne peuvent pas déterminer </w:t>
      </w:r>
      <w:r w:rsidRPr="00A76F9E">
        <w:rPr>
          <w:color w:val="000000" w:themeColor="text1"/>
        </w:rPr>
        <w:t xml:space="preserve">sur quel disque dur sont disposés leurs documents. Lorsqu’on introduit un fichier dans le NAS, il est découpé en bloc et est répliqué plusieurs fois entre les différents nœuds. Grâce à cette méthode, les fichiers </w:t>
      </w:r>
      <w:r>
        <w:rPr>
          <w:color w:val="000000" w:themeColor="text1"/>
        </w:rPr>
        <w:t xml:space="preserve">restent accessible </w:t>
      </w:r>
      <w:r w:rsidRPr="00A76F9E">
        <w:rPr>
          <w:color w:val="000000" w:themeColor="text1"/>
        </w:rPr>
        <w:t>en haute-disponibilité et cela évite une surcharge de</w:t>
      </w:r>
      <w:r>
        <w:rPr>
          <w:color w:val="000000" w:themeColor="text1"/>
        </w:rPr>
        <w:t>s</w:t>
      </w:r>
      <w:r w:rsidRPr="00A76F9E">
        <w:rPr>
          <w:color w:val="000000" w:themeColor="text1"/>
        </w:rPr>
        <w:t xml:space="preserve"> serveurs</w:t>
      </w:r>
      <w:r>
        <w:rPr>
          <w:color w:val="000000" w:themeColor="text1"/>
        </w:rPr>
        <w:t xml:space="preserve"> et augmente les performances,</w:t>
      </w:r>
      <w:r w:rsidRPr="00A76F9E">
        <w:rPr>
          <w:color w:val="000000" w:themeColor="text1"/>
        </w:rPr>
        <w:t xml:space="preserve"> car les nœuds se réparties le travail. </w:t>
      </w:r>
      <w:r>
        <w:rPr>
          <w:color w:val="70AD47" w:themeColor="accent6"/>
        </w:rPr>
        <w:t>Un calcul de signature</w:t>
      </w:r>
      <w:r w:rsidRPr="00BF3728">
        <w:rPr>
          <w:color w:val="70AD47" w:themeColor="accent6"/>
        </w:rPr>
        <w:t xml:space="preserve"> est fait pour arranger les différents blocs afin de retrouver les données. La donnée est alors répliquée en forme de bloc et elle est redondante. Si un nœud vient à tomber en panne, la donnée se retrouvera dans un autre nœud et sera retrouvée grâce à la parité</w:t>
      </w:r>
      <w:r w:rsidRPr="00A76F9E">
        <w:rPr>
          <w:color w:val="000000" w:themeColor="text1"/>
        </w:rPr>
        <w:t>.</w:t>
      </w:r>
    </w:p>
    <w:p w14:paraId="6A874488" w14:textId="77777777" w:rsidR="00CA62F9" w:rsidRPr="00C8604A" w:rsidRDefault="00CA62F9" w:rsidP="00CA62F9">
      <w:pPr>
        <w:rPr>
          <w:color w:val="ED7D31" w:themeColor="accent2"/>
        </w:rPr>
      </w:pPr>
      <w:r>
        <w:rPr>
          <w:color w:val="000000" w:themeColor="text1"/>
        </w:rPr>
        <w:t xml:space="preserve">De plus, </w:t>
      </w:r>
      <w:r w:rsidRPr="0072716F">
        <w:rPr>
          <w:color w:val="000000" w:themeColor="text1"/>
        </w:rPr>
        <w:t>Le cluster primaire est répliqué de manière asynchrone toute</w:t>
      </w:r>
      <w:r>
        <w:rPr>
          <w:color w:val="000000" w:themeColor="text1"/>
        </w:rPr>
        <w:t>s</w:t>
      </w:r>
      <w:r w:rsidRPr="0072716F">
        <w:rPr>
          <w:color w:val="000000" w:themeColor="text1"/>
        </w:rPr>
        <w:t xml:space="preserve"> les 4 heures sur le cluster secondaire disponible dans un autre lieu sur le campus. Le sec</w:t>
      </w:r>
      <w:r>
        <w:rPr>
          <w:color w:val="000000" w:themeColor="text1"/>
        </w:rPr>
        <w:t>ond cluster est accessible qu’en</w:t>
      </w:r>
      <w:r w:rsidRPr="0072716F">
        <w:rPr>
          <w:color w:val="000000" w:themeColor="text1"/>
        </w:rPr>
        <w:t xml:space="preserve"> read-only afin que les fichiers ne soient pas modifiables. Si le cluster primaire venait à tomber en panne, nous pourrons basculer les utilisateurs sur le cluster</w:t>
      </w:r>
      <w:r>
        <w:rPr>
          <w:color w:val="000000" w:themeColor="text1"/>
        </w:rPr>
        <w:t xml:space="preserve"> secondaire. Par la suite, il faudra reconstruire le cluster primaire et le resynchroniser avec les données du cluster secondaire. </w:t>
      </w:r>
    </w:p>
    <w:p w14:paraId="625CFBC2"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Individuel</w:t>
      </w:r>
    </w:p>
    <w:p w14:paraId="24331FF7" w14:textId="77777777" w:rsidR="00CA62F9" w:rsidRPr="00C8604A" w:rsidRDefault="00CA62F9" w:rsidP="00CA62F9">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Pr>
          <w:color w:val="000000" w:themeColor="text1"/>
        </w:rPr>
        <w:t>Le faible nombre</w:t>
      </w:r>
      <w:r w:rsidRPr="0072716F">
        <w:rPr>
          <w:color w:val="000000" w:themeColor="text1"/>
        </w:rPr>
        <w:t xml:space="preserve"> de poste</w:t>
      </w:r>
      <w:r>
        <w:rPr>
          <w:color w:val="000000" w:themeColor="text1"/>
        </w:rPr>
        <w:t>s</w:t>
      </w:r>
      <w:r w:rsidRPr="0072716F">
        <w:rPr>
          <w:color w:val="000000" w:themeColor="text1"/>
        </w:rPr>
        <w:t xml:space="preserve"> de travail qui sauvegarde leur machine s’explique</w:t>
      </w:r>
      <w:r>
        <w:rPr>
          <w:color w:val="000000" w:themeColor="text1"/>
        </w:rPr>
        <w:t>, car</w:t>
      </w:r>
      <w:r w:rsidRPr="0072716F">
        <w:rPr>
          <w:color w:val="000000" w:themeColor="text1"/>
        </w:rPr>
        <w:t xml:space="preserve"> </w:t>
      </w:r>
      <w:r>
        <w:rPr>
          <w:color w:val="000000" w:themeColor="text1"/>
        </w:rPr>
        <w:t xml:space="preserve">les utilisateurs </w:t>
      </w:r>
      <w:r w:rsidRPr="0072716F">
        <w:rPr>
          <w:color w:val="000000" w:themeColor="text1"/>
        </w:rPr>
        <w:t>enregistre</w:t>
      </w:r>
      <w:r>
        <w:rPr>
          <w:color w:val="000000" w:themeColor="text1"/>
        </w:rPr>
        <w:t>nt</w:t>
      </w:r>
      <w:r w:rsidRPr="0072716F">
        <w:rPr>
          <w:color w:val="000000" w:themeColor="text1"/>
        </w:rPr>
        <w:t xml:space="preserve"> leur</w:t>
      </w:r>
      <w:r>
        <w:rPr>
          <w:color w:val="000000" w:themeColor="text1"/>
        </w:rPr>
        <w:t>s</w:t>
      </w:r>
      <w:r w:rsidRPr="0072716F">
        <w:rPr>
          <w:color w:val="000000" w:themeColor="text1"/>
        </w:rPr>
        <w:t xml:space="preserve"> donnée</w:t>
      </w:r>
      <w:r>
        <w:rPr>
          <w:color w:val="000000" w:themeColor="text1"/>
        </w:rPr>
        <w:t>s</w:t>
      </w:r>
      <w:r w:rsidRPr="0072716F">
        <w:rPr>
          <w:color w:val="000000" w:themeColor="text1"/>
        </w:rPr>
        <w:t xml:space="preserve"> sur </w:t>
      </w:r>
      <w:r>
        <w:rPr>
          <w:color w:val="000000" w:themeColor="text1"/>
        </w:rPr>
        <w:t xml:space="preserve">les </w:t>
      </w:r>
      <w:r w:rsidRPr="0072716F">
        <w:rPr>
          <w:color w:val="000000" w:themeColor="text1"/>
        </w:rPr>
        <w:t>serveur</w:t>
      </w:r>
      <w:r>
        <w:rPr>
          <w:color w:val="000000" w:themeColor="text1"/>
        </w:rPr>
        <w:t>s</w:t>
      </w:r>
      <w:r w:rsidRPr="0072716F">
        <w:rPr>
          <w:color w:val="000000" w:themeColor="text1"/>
        </w:rPr>
        <w:t>. La rétenti</w:t>
      </w:r>
      <w:r>
        <w:rPr>
          <w:color w:val="000000" w:themeColor="text1"/>
        </w:rPr>
        <w:t xml:space="preserve">on des documents avec ce logiciel est de 3 mois. De cette façon, nous nous préservons de la défaille d’un disque dur d’un poste de travail. </w:t>
      </w:r>
    </w:p>
    <w:p w14:paraId="585DFC14" w14:textId="77777777" w:rsidR="00CA62F9" w:rsidRDefault="00CA62F9" w:rsidP="00CA62F9">
      <w:pPr>
        <w:pStyle w:val="Titre4"/>
        <w:rPr>
          <w:color w:val="ED7D31" w:themeColor="accent2"/>
        </w:rPr>
      </w:pPr>
      <w:bookmarkStart w:id="35" w:name="_Toc530150128"/>
      <w:bookmarkStart w:id="36" w:name="_Toc531165058"/>
      <w:r>
        <w:rPr>
          <w:color w:val="ED7D31" w:themeColor="accent2"/>
        </w:rPr>
        <w:t>Humaine</w:t>
      </w:r>
      <w:bookmarkEnd w:id="35"/>
      <w:bookmarkEnd w:id="36"/>
    </w:p>
    <w:p w14:paraId="289C71B2"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Protection contre la malveillance</w:t>
      </w:r>
    </w:p>
    <w:p w14:paraId="14C278C2" w14:textId="77777777" w:rsidR="00CA62F9" w:rsidRPr="00C8604A" w:rsidRDefault="00CA62F9" w:rsidP="00CA62F9">
      <w:pPr>
        <w:rPr>
          <w:color w:val="000000" w:themeColor="text1"/>
        </w:rPr>
      </w:pPr>
      <w:r w:rsidRPr="0072716F">
        <w:rPr>
          <w:color w:val="000000" w:themeColor="text1"/>
        </w:rPr>
        <w:t>Afin d’éviter qu’un employé supprime l’ensemble des sauvegardes faites par l’UNIL, l’accès de ses données est restreint à 2 personnes. L’un détient la clé pour accéder aux sauvegardes des machines virtualisées et la se</w:t>
      </w:r>
      <w:r>
        <w:rPr>
          <w:color w:val="000000" w:themeColor="text1"/>
        </w:rPr>
        <w:t>conde personne ne détient que les</w:t>
      </w:r>
      <w:r w:rsidRPr="0072716F">
        <w:rPr>
          <w:color w:val="000000" w:themeColor="text1"/>
        </w:rPr>
        <w:t xml:space="preserve"> sauvegarde</w:t>
      </w:r>
      <w:r>
        <w:rPr>
          <w:color w:val="000000" w:themeColor="text1"/>
        </w:rPr>
        <w:t>s</w:t>
      </w:r>
      <w:r w:rsidRPr="0072716F">
        <w:rPr>
          <w:color w:val="000000" w:themeColor="text1"/>
        </w:rPr>
        <w:t xml:space="preserve"> des fichiers. De cette façon, un</w:t>
      </w:r>
      <w:r>
        <w:rPr>
          <w:color w:val="000000" w:themeColor="text1"/>
        </w:rPr>
        <w:t>e seule et même</w:t>
      </w:r>
      <w:r w:rsidRPr="0072716F">
        <w:rPr>
          <w:color w:val="000000" w:themeColor="text1"/>
        </w:rPr>
        <w:t xml:space="preserve"> personne ne pourrait pas détruire l’ensemble des données stockées de l’UNIL. </w:t>
      </w:r>
      <w:r>
        <w:rPr>
          <w:color w:val="000000" w:themeColor="text1"/>
        </w:rPr>
        <w:t>L’accès des centres de calculs es</w:t>
      </w:r>
      <w:r w:rsidRPr="0072716F">
        <w:rPr>
          <w:color w:val="000000" w:themeColor="text1"/>
        </w:rPr>
        <w:t>t pro</w:t>
      </w:r>
      <w:r>
        <w:rPr>
          <w:color w:val="000000" w:themeColor="text1"/>
        </w:rPr>
        <w:t xml:space="preserve">tégé par un système de badge. </w:t>
      </w:r>
    </w:p>
    <w:p w14:paraId="039F5BB5"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Erreurs humaines</w:t>
      </w:r>
    </w:p>
    <w:p w14:paraId="138DEF32" w14:textId="77777777" w:rsidR="00CA62F9" w:rsidRPr="00C8604A" w:rsidRDefault="00CA62F9" w:rsidP="00CA62F9">
      <w:pPr>
        <w:rPr>
          <w:color w:val="000000" w:themeColor="text1"/>
          <w:lang w:val="fr-FR"/>
        </w:rPr>
      </w:pPr>
      <w:r>
        <w:rPr>
          <w:color w:val="000000" w:themeColor="text1"/>
          <w:lang w:val="fr-FR"/>
        </w:rPr>
        <w:t>U</w:t>
      </w:r>
      <w:r w:rsidRPr="0072716F">
        <w:rPr>
          <w:color w:val="000000" w:themeColor="text1"/>
          <w:lang w:val="fr-FR"/>
        </w:rPr>
        <w:t xml:space="preserve">ne sauvegarde des fichiers est effectuée 2 fois par jour, à midi et le soir. Le fichier antécédent est alors disponible via l’historique des fichiers Windows. </w:t>
      </w:r>
      <w:r>
        <w:rPr>
          <w:color w:val="000000" w:themeColor="text1"/>
          <w:lang w:val="fr-FR"/>
        </w:rPr>
        <w:t>L</w:t>
      </w:r>
      <w:r>
        <w:t>a rétention des copies est de trois</w:t>
      </w:r>
      <w:r w:rsidRPr="00C82B46">
        <w:t xml:space="preserve"> mois.</w:t>
      </w:r>
    </w:p>
    <w:p w14:paraId="471E0CBB" w14:textId="77777777" w:rsidR="00CA62F9" w:rsidRPr="006E63F8" w:rsidRDefault="00CA62F9" w:rsidP="00CA62F9">
      <w:pPr>
        <w:pStyle w:val="Titre4"/>
        <w:rPr>
          <w:color w:val="70AD47" w:themeColor="accent6"/>
        </w:rPr>
      </w:pPr>
      <w:bookmarkStart w:id="37" w:name="_Toc530150129"/>
      <w:bookmarkStart w:id="38" w:name="_Toc531165059"/>
      <w:r w:rsidRPr="006E63F8">
        <w:rPr>
          <w:color w:val="70AD47" w:themeColor="accent6"/>
        </w:rPr>
        <w:t>Évènement majeur</w:t>
      </w:r>
      <w:bookmarkEnd w:id="37"/>
      <w:bookmarkEnd w:id="38"/>
      <w:r w:rsidRPr="006E63F8">
        <w:rPr>
          <w:color w:val="70AD47" w:themeColor="accent6"/>
        </w:rPr>
        <w:t xml:space="preserve"> </w:t>
      </w:r>
    </w:p>
    <w:p w14:paraId="66DB4B48" w14:textId="77777777" w:rsidR="00CA62F9" w:rsidRPr="0072716F" w:rsidRDefault="00CA62F9" w:rsidP="00CA62F9">
      <w:pPr>
        <w:rPr>
          <w:color w:val="000000" w:themeColor="text1"/>
        </w:rPr>
      </w:pPr>
      <w:r>
        <w:t>Il se peut qu’</w:t>
      </w:r>
      <w:r w:rsidRPr="00C82B46">
        <w:t>une catastrophe naturelle ou un incendie</w:t>
      </w:r>
      <w:r>
        <w:t xml:space="preserve"> se produise sur le campus, l</w:t>
      </w:r>
      <w:r w:rsidRPr="00C82B46">
        <w:t xml:space="preserve">es données sont </w:t>
      </w:r>
      <w:r>
        <w:t xml:space="preserve">alors </w:t>
      </w:r>
      <w:r w:rsidRPr="00C82B46">
        <w:t>sauvegardées sur des disques et exporté</w:t>
      </w:r>
      <w:r>
        <w:t>e</w:t>
      </w:r>
      <w:r w:rsidRPr="00C82B46">
        <w:t xml:space="preserve">s sur un lieu externe de manière physique. Cette sauvegarde est aussi offline, elle n’est pas accessible via le réseau pour éviter tout accès </w:t>
      </w:r>
      <w:r>
        <w:t>par l’extérieur</w:t>
      </w:r>
      <w:r w:rsidRPr="00C82B46">
        <w:t xml:space="preserve">. </w:t>
      </w:r>
      <w:r>
        <w:rPr>
          <w:color w:val="000000" w:themeColor="text1"/>
        </w:rPr>
        <w:t xml:space="preserve">La </w:t>
      </w:r>
      <w:r w:rsidRPr="0072716F">
        <w:rPr>
          <w:color w:val="000000" w:themeColor="text1"/>
        </w:rPr>
        <w:t xml:space="preserve">sauvegarde </w:t>
      </w:r>
      <w:r>
        <w:rPr>
          <w:color w:val="000000" w:themeColor="text1"/>
        </w:rPr>
        <w:t xml:space="preserve"> est une </w:t>
      </w:r>
      <w:r w:rsidRPr="0072716F">
        <w:rPr>
          <w:color w:val="000000" w:themeColor="text1"/>
        </w:rPr>
        <w:t>« incremental-forever backup</w:t>
      </w:r>
      <w:r w:rsidRPr="0072716F">
        <w:rPr>
          <w:rStyle w:val="Appelnotedebasdep"/>
          <w:color w:val="000000" w:themeColor="text1"/>
        </w:rPr>
        <w:footnoteReference w:id="4"/>
      </w:r>
      <w:r w:rsidRPr="0072716F">
        <w:rPr>
          <w:color w:val="000000" w:themeColor="text1"/>
        </w:rPr>
        <w:t> »</w:t>
      </w:r>
      <w:r>
        <w:rPr>
          <w:color w:val="000000" w:themeColor="text1"/>
        </w:rPr>
        <w:t>, elle</w:t>
      </w:r>
      <w:r w:rsidRPr="0072716F">
        <w:rPr>
          <w:color w:val="000000" w:themeColor="text1"/>
        </w:rPr>
        <w:t xml:space="preserve"> est effectué</w:t>
      </w:r>
      <w:r>
        <w:rPr>
          <w:color w:val="000000" w:themeColor="text1"/>
        </w:rPr>
        <w:t>e</w:t>
      </w:r>
      <w:r w:rsidRPr="0072716F">
        <w:rPr>
          <w:color w:val="000000" w:themeColor="text1"/>
        </w:rPr>
        <w:t xml:space="preserve"> chaque mois et est stocké sur un serveur Linux en dehors du campus. La sauvegarde es</w:t>
      </w:r>
      <w:r>
        <w:rPr>
          <w:color w:val="000000" w:themeColor="text1"/>
        </w:rPr>
        <w:t xml:space="preserve">t alors conservée pour toujours et elle est utilisée en dernier recours. </w:t>
      </w:r>
    </w:p>
    <w:p w14:paraId="05E3F1D6" w14:textId="77777777" w:rsidR="00CA62F9" w:rsidRPr="00C82B46" w:rsidRDefault="00CA62F9" w:rsidP="00CA62F9"/>
    <w:p w14:paraId="14C148B4" w14:textId="77777777" w:rsidR="00CA62F9" w:rsidRPr="006E63F8" w:rsidRDefault="00CA62F9" w:rsidP="00CA62F9">
      <w:pPr>
        <w:pStyle w:val="Titre4"/>
        <w:rPr>
          <w:color w:val="70AD47" w:themeColor="accent6"/>
        </w:rPr>
      </w:pPr>
      <w:bookmarkStart w:id="39" w:name="_Toc530150130"/>
      <w:bookmarkStart w:id="40" w:name="_Toc531165060"/>
      <w:r w:rsidRPr="006E63F8">
        <w:rPr>
          <w:color w:val="70AD47" w:themeColor="accent6"/>
        </w:rPr>
        <w:t>Archivage</w:t>
      </w:r>
      <w:bookmarkEnd w:id="39"/>
      <w:bookmarkEnd w:id="40"/>
    </w:p>
    <w:p w14:paraId="560EF070" w14:textId="77777777" w:rsidR="00CA62F9" w:rsidRPr="0072716F" w:rsidRDefault="00CA62F9" w:rsidP="00CA62F9">
      <w:pPr>
        <w:rPr>
          <w:color w:val="000000" w:themeColor="text1"/>
        </w:rPr>
      </w:pPr>
      <w:r w:rsidRPr="0072716F">
        <w:rPr>
          <w:color w:val="000000" w:themeColor="text1"/>
        </w:rPr>
        <w:t xml:space="preserve">La quantité de données de l’UNIL </w:t>
      </w:r>
      <w:r>
        <w:rPr>
          <w:color w:val="000000" w:themeColor="text1"/>
        </w:rPr>
        <w:t>à</w:t>
      </w:r>
      <w:r w:rsidRPr="0072716F">
        <w:rPr>
          <w:color w:val="000000" w:themeColor="text1"/>
        </w:rPr>
        <w:t xml:space="preserve"> sauvegard</w:t>
      </w:r>
      <w:r>
        <w:rPr>
          <w:color w:val="000000" w:themeColor="text1"/>
        </w:rPr>
        <w:t>er</w:t>
      </w:r>
      <w:r w:rsidRPr="0072716F">
        <w:rPr>
          <w:color w:val="000000" w:themeColor="text1"/>
        </w:rPr>
        <w:t xml:space="preserve"> étant conséquente, nous utilisons la déduplication pour compresser les données. Ce système est assez pratique et permet de gagner énormément d’espace, le gain d’espace est tel que les données sont de 50x à 70x fois plus lég</w:t>
      </w:r>
      <w:r>
        <w:rPr>
          <w:color w:val="000000" w:themeColor="text1"/>
        </w:rPr>
        <w:t>ère</w:t>
      </w:r>
      <w:r w:rsidRPr="0072716F">
        <w:rPr>
          <w:color w:val="000000" w:themeColor="text1"/>
        </w:rPr>
        <w:t>.  Il permet de mettre ensemble les blocs qui se répètent, et un index est créé pour indiquer où se trouve</w:t>
      </w:r>
      <w:r>
        <w:rPr>
          <w:color w:val="000000" w:themeColor="text1"/>
        </w:rPr>
        <w:t>-</w:t>
      </w:r>
      <w:r w:rsidRPr="0072716F">
        <w:rPr>
          <w:color w:val="000000" w:themeColor="text1"/>
        </w:rPr>
        <w:t>le</w:t>
      </w:r>
      <w:r>
        <w:rPr>
          <w:color w:val="000000" w:themeColor="text1"/>
        </w:rPr>
        <w:t xml:space="preserve"> ou les</w:t>
      </w:r>
      <w:r w:rsidRPr="0072716F">
        <w:rPr>
          <w:color w:val="000000" w:themeColor="text1"/>
        </w:rPr>
        <w:t xml:space="preserve"> bloc</w:t>
      </w:r>
      <w:r>
        <w:rPr>
          <w:color w:val="000000" w:themeColor="text1"/>
        </w:rPr>
        <w:t>/s</w:t>
      </w:r>
      <w:r w:rsidRPr="0072716F">
        <w:rPr>
          <w:color w:val="000000" w:themeColor="text1"/>
        </w:rPr>
        <w:t xml:space="preserve"> compressé</w:t>
      </w:r>
      <w:r>
        <w:rPr>
          <w:color w:val="000000" w:themeColor="text1"/>
        </w:rPr>
        <w:t>/s</w:t>
      </w:r>
      <w:r w:rsidRPr="0072716F">
        <w:rPr>
          <w:color w:val="000000" w:themeColor="text1"/>
        </w:rPr>
        <w:t>.</w:t>
      </w:r>
    </w:p>
    <w:p w14:paraId="162AEABB" w14:textId="77777777" w:rsidR="00CA62F9" w:rsidRDefault="00CA62F9" w:rsidP="00CA62F9">
      <w:r w:rsidRPr="000654B1">
        <w:rPr>
          <w:noProof/>
          <w:lang w:val="fr-FR" w:eastAsia="fr-FR"/>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val="fr-FR" w:eastAsia="fr-FR"/>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2A3931" w:rsidRDefault="00CA62F9" w:rsidP="00CA62F9">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33721E8E" w14:textId="77777777" w:rsidR="00CA62F9" w:rsidRPr="00C8604A" w:rsidRDefault="00CA62F9" w:rsidP="00CA62F9"/>
    <w:p w14:paraId="3C0B01BB" w14:textId="77777777" w:rsidR="00CA62F9" w:rsidRDefault="00CA62F9" w:rsidP="00CA62F9">
      <w:pPr>
        <w:pStyle w:val="Titre3"/>
      </w:pPr>
      <w:bookmarkStart w:id="41" w:name="_Toc530150131"/>
      <w:bookmarkStart w:id="42" w:name="_Toc531165061"/>
      <w:r>
        <w:t>Les stratégies de sauvegardes</w:t>
      </w:r>
      <w:bookmarkEnd w:id="41"/>
      <w:bookmarkEnd w:id="42"/>
    </w:p>
    <w:p w14:paraId="0D4E3C1A" w14:textId="77777777" w:rsidR="00CA62F9" w:rsidRDefault="00CA62F9" w:rsidP="00CA62F9">
      <w:r>
        <w:t xml:space="preserve">L’UNIL utilise deux logiciels pour effectuer les sauvegardes des différents serveurs (serveur, serveur virtualisé, serveur de fichier). </w:t>
      </w:r>
    </w:p>
    <w:p w14:paraId="0D646AC5" w14:textId="77777777" w:rsidR="00CA62F9" w:rsidRDefault="00CA62F9" w:rsidP="00CA62F9">
      <w:pPr>
        <w:pStyle w:val="Titre4"/>
      </w:pPr>
      <w:bookmarkStart w:id="43" w:name="_Toc530150132"/>
      <w:bookmarkStart w:id="44" w:name="_Toc531165062"/>
      <w:r>
        <w:t>Cohesity</w:t>
      </w:r>
      <w:bookmarkEnd w:id="43"/>
      <w:bookmarkEnd w:id="44"/>
    </w:p>
    <w:p w14:paraId="6060B951" w14:textId="77777777" w:rsidR="00CA62F9" w:rsidRDefault="00CA62F9" w:rsidP="00CA62F9">
      <w:r>
        <w:t>Le logiciel Cohesity est utilisé pour les sauvegardes ponctuelles des 650 machines et machines virtualisées. Il effectue une image de chaque VMs de manière quotidienne en incrémental, sauf le samedi où il effectue une sauvegarde complète</w:t>
      </w:r>
      <w:r w:rsidRPr="006E63F8">
        <w:rPr>
          <w:color w:val="70AD47" w:themeColor="accent6"/>
        </w:rPr>
        <w:t xml:space="preserve">. Les sauvegardes incrémentales se font par un système CBT(Change Block Tracking), où les données sont enregistrées sous forme de blocs, seuls les blocs qui ont changé sont sauvegardés. </w:t>
      </w:r>
      <w:r>
        <w:t>Les sauvegardes effectuées par Cohesity passent par une connexion dédiée uniquement aux sauvegardes afin d’avoir une sécurité contre une attaque extérieure.</w:t>
      </w:r>
    </w:p>
    <w:p w14:paraId="79B249A4" w14:textId="77777777" w:rsidR="00CA62F9" w:rsidRPr="00ED54AC" w:rsidRDefault="00CA62F9" w:rsidP="00CA62F9">
      <w:pPr>
        <w:rPr>
          <w:color w:val="000000" w:themeColor="text1"/>
        </w:rPr>
      </w:pPr>
      <w:r>
        <w:t xml:space="preserve">La rétention des sauvegardes est de 90 jours </w:t>
      </w:r>
      <w:r w:rsidRPr="00ED54AC">
        <w:rPr>
          <w:color w:val="000000" w:themeColor="text1"/>
        </w:rPr>
        <w:t xml:space="preserve">et </w:t>
      </w:r>
      <w:r>
        <w:rPr>
          <w:color w:val="000000" w:themeColor="text1"/>
        </w:rPr>
        <w:t>l</w:t>
      </w:r>
      <w:r w:rsidRPr="00ED54AC">
        <w:rPr>
          <w:color w:val="000000" w:themeColor="text1"/>
        </w:rPr>
        <w:t>e RPO maximum est de 24 heures.</w:t>
      </w:r>
    </w:p>
    <w:p w14:paraId="47C00406" w14:textId="77777777" w:rsidR="00CA62F9" w:rsidRDefault="00CA62F9" w:rsidP="00CA62F9">
      <w:pPr>
        <w:pStyle w:val="Titre4"/>
      </w:pPr>
      <w:bookmarkStart w:id="45" w:name="_Toc530150133"/>
      <w:bookmarkStart w:id="46" w:name="_Toc531165063"/>
      <w:r>
        <w:t>Networker</w:t>
      </w:r>
      <w:bookmarkEnd w:id="45"/>
      <w:bookmarkEnd w:id="46"/>
    </w:p>
    <w:p w14:paraId="2C67464D" w14:textId="77777777" w:rsidR="00CA62F9" w:rsidRDefault="00CA62F9" w:rsidP="00CA62F9">
      <w:r>
        <w:t>Networker permet la sauvegarde de certaines bases de données au fil de l’eau et aussi de proposer une conservation jusqu’à trois mois des documents pour les serveurs.</w:t>
      </w:r>
    </w:p>
    <w:p w14:paraId="1100D5F0" w14:textId="77777777" w:rsidR="00CA62F9" w:rsidRDefault="00CA62F9" w:rsidP="00CA62F9">
      <w:r>
        <w:t xml:space="preserve">Network effectue une sauvegarde quotidienne incrémentale chaque nuit sauf le samedi, car il effectue une sauvegarde full chaque vendredi. La rétention des fichiers est de 3 mois selon les directives de la SLA (Service Level agreement). </w:t>
      </w:r>
    </w:p>
    <w:p w14:paraId="681C031F" w14:textId="77777777" w:rsidR="00CA62F9" w:rsidRDefault="00CA62F9" w:rsidP="00CA62F9">
      <w:r>
        <w:t>Il est également utilisé pour sauvegarder les données du serveur Microsoft exchange de manière particulière.</w:t>
      </w:r>
    </w:p>
    <w:p w14:paraId="15B0992D" w14:textId="77777777" w:rsidR="00CA62F9" w:rsidRDefault="00CA62F9" w:rsidP="00CA62F9">
      <w:r>
        <w:t xml:space="preserve">Un Recover Point Objective (RPO) d’un maximum de 24 heures pour les fichiers et un RPO maximum de 8h pour les bases de données. </w:t>
      </w:r>
    </w:p>
    <w:p w14:paraId="32F10FD1" w14:textId="77777777" w:rsidR="00CA62F9" w:rsidRPr="006E63F8" w:rsidRDefault="00CA62F9" w:rsidP="00CA62F9">
      <w:pPr>
        <w:pStyle w:val="Titre4"/>
        <w:rPr>
          <w:color w:val="70AD47" w:themeColor="accent6"/>
        </w:rPr>
      </w:pPr>
      <w:bookmarkStart w:id="47" w:name="_Toc531165064"/>
      <w:r w:rsidRPr="006E63F8">
        <w:rPr>
          <w:color w:val="70AD47" w:themeColor="accent6"/>
        </w:rPr>
        <w:lastRenderedPageBreak/>
        <w:t>Avamar</w:t>
      </w:r>
      <w:bookmarkEnd w:id="47"/>
    </w:p>
    <w:p w14:paraId="64F88ECE" w14:textId="2A207700" w:rsidR="00CA62F9" w:rsidRPr="006E63F8" w:rsidRDefault="00CA62F9" w:rsidP="00CA62F9">
      <w:pPr>
        <w:rPr>
          <w:color w:val="70AD47" w:themeColor="accent6"/>
        </w:rPr>
      </w:pPr>
      <w:r w:rsidRPr="006E63F8">
        <w:rPr>
          <w:color w:val="70AD47" w:themeColor="accent6"/>
        </w:rPr>
        <w:t xml:space="preserve">Les sauvegardes des images de machine virtuelle dans un site distant s’effectuent à l’aide d’Avamar. </w:t>
      </w:r>
      <w:r>
        <w:rPr>
          <w:color w:val="70AD47" w:themeColor="accent6"/>
        </w:rPr>
        <w:t>Il effectue les sauvegardes en « incrémental forever-backup ».</w:t>
      </w:r>
    </w:p>
    <w:p w14:paraId="2E8B526C" w14:textId="77777777" w:rsidR="00CA62F9" w:rsidRDefault="00CA62F9" w:rsidP="00CA62F9">
      <w:pPr>
        <w:pStyle w:val="Titre3"/>
      </w:pPr>
      <w:bookmarkStart w:id="48" w:name="_Toc530150134"/>
      <w:bookmarkStart w:id="49" w:name="_Toc531165065"/>
      <w:r w:rsidRPr="00267C23">
        <w:t>Les stratégies en cas de récupération</w:t>
      </w:r>
      <w:bookmarkEnd w:id="48"/>
      <w:bookmarkEnd w:id="49"/>
    </w:p>
    <w:p w14:paraId="31E5CE0E" w14:textId="77777777" w:rsidR="00CA62F9" w:rsidRPr="0072716F" w:rsidRDefault="00CA62F9" w:rsidP="00CA62F9">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w:t>
      </w:r>
      <w:r>
        <w:rPr>
          <w:color w:val="000000" w:themeColor="text1"/>
        </w:rPr>
        <w:t xml:space="preserve">aucun </w:t>
      </w:r>
      <w:r w:rsidRPr="0072716F">
        <w:rPr>
          <w:color w:val="000000" w:themeColor="text1"/>
        </w:rPr>
        <w:t xml:space="preserve">spécialiste IT s’il utilise le point de restauration Windows, les utilisateurs sont capables de le faire eux-mêmes sur le serveur. Concernant les postes individuelles, à condition que les collaborateurs </w:t>
      </w:r>
      <w:r>
        <w:rPr>
          <w:color w:val="000000" w:themeColor="text1"/>
        </w:rPr>
        <w:t>aie</w:t>
      </w:r>
      <w:r w:rsidRPr="0072716F">
        <w:rPr>
          <w:color w:val="000000" w:themeColor="text1"/>
        </w:rPr>
        <w:t>nt souscri</w:t>
      </w:r>
      <w:r>
        <w:rPr>
          <w:color w:val="000000" w:themeColor="text1"/>
        </w:rPr>
        <w:t>t</w:t>
      </w:r>
      <w:r w:rsidRPr="0072716F">
        <w:rPr>
          <w:color w:val="000000" w:themeColor="text1"/>
        </w:rPr>
        <w:t xml:space="preserve"> à une sauvegarde avec le logiciel Crash Plan. Il peut également restaurer ses données de lui-même. </w:t>
      </w:r>
    </w:p>
    <w:p w14:paraId="581EBA3D" w14:textId="77777777" w:rsidR="00CA62F9" w:rsidRPr="0072716F" w:rsidRDefault="00CA62F9" w:rsidP="00CA62F9">
      <w:pPr>
        <w:rPr>
          <w:color w:val="000000" w:themeColor="text1"/>
        </w:rPr>
      </w:pPr>
      <w:r w:rsidRPr="0072716F">
        <w:rPr>
          <w:color w:val="000000" w:themeColor="text1"/>
        </w:rPr>
        <w:t xml:space="preserve">En cas d’un problème d’un serveur virtualisé, le logiciel </w:t>
      </w:r>
      <w:r>
        <w:rPr>
          <w:color w:val="000000" w:themeColor="text1"/>
        </w:rPr>
        <w:t>Cohesity</w:t>
      </w:r>
      <w:r w:rsidRPr="0072716F">
        <w:rPr>
          <w:color w:val="000000" w:themeColor="text1"/>
        </w:rPr>
        <w:t xml:space="preserve"> est utilisé pour restaurer</w:t>
      </w:r>
      <w:r>
        <w:rPr>
          <w:color w:val="000000" w:themeColor="text1"/>
        </w:rPr>
        <w:t xml:space="preserve"> la machine ou un fichier.</w:t>
      </w:r>
    </w:p>
    <w:p w14:paraId="37BBED7B" w14:textId="17E0078D" w:rsidR="00A97195" w:rsidRDefault="00A97195" w:rsidP="00F9502B">
      <w:pPr>
        <w:pStyle w:val="Titre1"/>
        <w:pageBreakBefore/>
      </w:pPr>
      <w:bookmarkStart w:id="50" w:name="_Toc531165066"/>
      <w:r>
        <w:lastRenderedPageBreak/>
        <w:t>Partie 2</w:t>
      </w:r>
      <w:bookmarkEnd w:id="50"/>
    </w:p>
    <w:p w14:paraId="65591096" w14:textId="22616732" w:rsidR="00F67BCD" w:rsidRPr="000B40B9" w:rsidRDefault="00F67BCD" w:rsidP="00AE41E3">
      <w:pPr>
        <w:pStyle w:val="Titre2"/>
      </w:pPr>
      <w:bookmarkStart w:id="51" w:name="_Toc531165067"/>
      <w:r w:rsidRPr="000B40B9">
        <w:t>Lois sur les protections des données</w:t>
      </w:r>
      <w:bookmarkEnd w:id="51"/>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0B40B9" w:rsidRDefault="00F67BCD" w:rsidP="00A97195">
      <w:pPr>
        <w:pStyle w:val="Titre3"/>
      </w:pPr>
      <w:bookmarkStart w:id="52" w:name="_Toc531165068"/>
      <w:r w:rsidRPr="000B40B9">
        <w:t>LPD</w:t>
      </w:r>
      <w:bookmarkEnd w:id="52"/>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292596" w:rsidRDefault="00F67BCD" w:rsidP="00A97195">
      <w:pPr>
        <w:pStyle w:val="Titre3"/>
      </w:pPr>
      <w:bookmarkStart w:id="53" w:name="_Toc531165069"/>
      <w:r w:rsidRPr="00292596">
        <w:t>RGPD</w:t>
      </w:r>
      <w:bookmarkEnd w:id="53"/>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54" w:name="_Toc531165070"/>
      <w:r w:rsidRPr="00CC53F1">
        <w:t xml:space="preserve">Première chose à se demander : </w:t>
      </w:r>
      <w:r w:rsidRPr="00242F35">
        <w:t>Qu’est qu’une donnée personnelle ?</w:t>
      </w:r>
      <w:bookmarkEnd w:id="54"/>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55" w:name="_Toc531165071"/>
      <w:r w:rsidRPr="00CC53F1">
        <w:t xml:space="preserve">En vrai, </w:t>
      </w:r>
      <w:r w:rsidR="00A97195">
        <w:t>à quoi servent</w:t>
      </w:r>
      <w:r w:rsidRPr="00242F35">
        <w:t xml:space="preserve"> ces deux lois ?</w:t>
      </w:r>
      <w:bookmarkEnd w:id="55"/>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DA6430">
      <w:pPr>
        <w:pStyle w:val="Titre4"/>
      </w:pPr>
      <w:bookmarkStart w:id="56" w:name="_Toc531165072"/>
      <w:r w:rsidRPr="00242F35">
        <w:t>Qui est concerné ?</w:t>
      </w:r>
      <w:bookmarkEnd w:id="56"/>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57" w:name="_Toc531165073"/>
      <w:r w:rsidRPr="00377A1C">
        <w:t>Mise en conformité</w:t>
      </w:r>
      <w:bookmarkEnd w:id="57"/>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lastRenderedPageBreak/>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58" w:name="_Toc531165074"/>
      <w:r w:rsidRPr="00292596">
        <w:t>Organisation et actions :</w:t>
      </w:r>
      <w:bookmarkEnd w:id="58"/>
    </w:p>
    <w:p w14:paraId="051B34FC" w14:textId="77777777" w:rsidR="00F67BCD" w:rsidRPr="00677D06" w:rsidRDefault="00F67BCD" w:rsidP="007734BD">
      <w:pPr>
        <w:pStyle w:val="Paragraphedeliste"/>
        <w:numPr>
          <w:ilvl w:val="0"/>
          <w:numId w:val="1"/>
        </w:numPr>
      </w:pPr>
      <w:r w:rsidRPr="00677D06">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7734BD">
      <w:pPr>
        <w:pStyle w:val="Paragraphedeliste"/>
        <w:numPr>
          <w:ilvl w:val="0"/>
          <w:numId w:val="1"/>
        </w:numPr>
      </w:pPr>
      <w:r w:rsidRPr="00677D06">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7734BD">
      <w:pPr>
        <w:pStyle w:val="Paragraphedeliste"/>
        <w:numPr>
          <w:ilvl w:val="0"/>
          <w:numId w:val="1"/>
        </w:numPr>
      </w:pPr>
      <w:r w:rsidRPr="00677D06">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7734BD">
      <w:pPr>
        <w:pStyle w:val="Paragraphedeliste"/>
        <w:numPr>
          <w:ilvl w:val="0"/>
          <w:numId w:val="1"/>
        </w:numPr>
      </w:pPr>
      <w:r w:rsidRPr="00677D06">
        <w:t>Demander l’accord aux personnes et leur donner la possibilité de retirer cet accord.</w:t>
      </w:r>
    </w:p>
    <w:p w14:paraId="793465FF" w14:textId="77777777" w:rsidR="00F67BCD" w:rsidRPr="00677D06" w:rsidRDefault="00F67BCD" w:rsidP="007734BD">
      <w:pPr>
        <w:pStyle w:val="Paragraphedeliste"/>
        <w:numPr>
          <w:ilvl w:val="0"/>
          <w:numId w:val="1"/>
        </w:numPr>
      </w:pPr>
      <w:r w:rsidRPr="00677D06">
        <w:t>Mettre en place des mesures de sécurité adaptées à la sensibilité de la donnée sauvegardée. Données sensibles, exemple : ethnie ou race, religion, options sexuelles, etc.</w:t>
      </w:r>
    </w:p>
    <w:p w14:paraId="6A39D375" w14:textId="77777777" w:rsidR="00F67BCD" w:rsidRDefault="00F67BCD" w:rsidP="007734BD">
      <w:pPr>
        <w:pStyle w:val="Paragraphedeliste"/>
        <w:numPr>
          <w:ilvl w:val="0"/>
          <w:numId w:val="1"/>
        </w:numPr>
      </w:pPr>
      <w:r w:rsidRPr="00677D06">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59" w:name="_Toc531165075"/>
      <w:r w:rsidRPr="00292596">
        <w:t>Mesures techniques adéquates</w:t>
      </w:r>
      <w:bookmarkEnd w:id="59"/>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7734BD">
      <w:pPr>
        <w:pStyle w:val="Paragraphedeliste"/>
        <w:numPr>
          <w:ilvl w:val="0"/>
          <w:numId w:val="2"/>
        </w:numPr>
        <w:rPr>
          <w:lang w:eastAsia="fr-CH"/>
        </w:rPr>
      </w:pPr>
      <w:r w:rsidRPr="00677D06">
        <w:t>Sensibiliser les utilisateurs</w:t>
      </w:r>
      <w:r w:rsidRPr="00677D06">
        <w:rPr>
          <w:lang w:eastAsia="fr-CH"/>
        </w:rPr>
        <w:t xml:space="preserve"> ;</w:t>
      </w:r>
    </w:p>
    <w:p w14:paraId="0774E052" w14:textId="77777777" w:rsidR="00F67BCD" w:rsidRPr="00677D06" w:rsidRDefault="00F67BCD" w:rsidP="007734BD">
      <w:pPr>
        <w:pStyle w:val="Paragraphedeliste"/>
        <w:numPr>
          <w:ilvl w:val="0"/>
          <w:numId w:val="2"/>
        </w:numPr>
        <w:rPr>
          <w:lang w:eastAsia="fr-CH"/>
        </w:rPr>
      </w:pPr>
      <w:r w:rsidRPr="00677D06">
        <w:rPr>
          <w:lang w:eastAsia="fr-CH"/>
        </w:rPr>
        <w:t>Authentifier les utilisateurs ;</w:t>
      </w:r>
    </w:p>
    <w:p w14:paraId="29CE644F" w14:textId="77777777" w:rsidR="00F67BCD" w:rsidRPr="00677D06" w:rsidRDefault="00F67BCD" w:rsidP="007734BD">
      <w:pPr>
        <w:pStyle w:val="Paragraphedeliste"/>
        <w:numPr>
          <w:ilvl w:val="0"/>
          <w:numId w:val="2"/>
        </w:numPr>
        <w:rPr>
          <w:lang w:eastAsia="fr-CH"/>
        </w:rPr>
      </w:pPr>
      <w:r w:rsidRPr="00677D06">
        <w:rPr>
          <w:lang w:eastAsia="fr-CH"/>
        </w:rPr>
        <w:t>Tracer les accès et gérer les incidents ;</w:t>
      </w:r>
    </w:p>
    <w:p w14:paraId="6DEAFF37" w14:textId="77777777" w:rsidR="00F67BCD" w:rsidRPr="00677D06" w:rsidRDefault="00F67BCD" w:rsidP="007734BD">
      <w:pPr>
        <w:pStyle w:val="Paragraphedeliste"/>
        <w:numPr>
          <w:ilvl w:val="0"/>
          <w:numId w:val="2"/>
        </w:numPr>
        <w:rPr>
          <w:lang w:eastAsia="fr-CH"/>
        </w:rPr>
      </w:pPr>
      <w:r w:rsidRPr="00677D06">
        <w:rPr>
          <w:lang w:eastAsia="fr-CH"/>
        </w:rPr>
        <w:t>Sécuriser les postes de travail ;</w:t>
      </w:r>
    </w:p>
    <w:p w14:paraId="6B4DDCFC" w14:textId="77777777" w:rsidR="00F67BCD" w:rsidRPr="00677D06" w:rsidRDefault="00F67BCD" w:rsidP="007734BD">
      <w:pPr>
        <w:pStyle w:val="Paragraphedeliste"/>
        <w:numPr>
          <w:ilvl w:val="0"/>
          <w:numId w:val="2"/>
        </w:numPr>
        <w:rPr>
          <w:lang w:eastAsia="fr-CH"/>
        </w:rPr>
      </w:pPr>
      <w:r w:rsidRPr="00677D06">
        <w:rPr>
          <w:lang w:eastAsia="fr-CH"/>
        </w:rPr>
        <w:t>Sécuriser l’informatique mobile ;</w:t>
      </w:r>
    </w:p>
    <w:p w14:paraId="2523A111" w14:textId="77777777" w:rsidR="00F67BCD" w:rsidRPr="00677D06" w:rsidRDefault="00F67BCD" w:rsidP="007734BD">
      <w:pPr>
        <w:pStyle w:val="Paragraphedeliste"/>
        <w:numPr>
          <w:ilvl w:val="0"/>
          <w:numId w:val="2"/>
        </w:numPr>
        <w:rPr>
          <w:lang w:eastAsia="fr-CH"/>
        </w:rPr>
      </w:pPr>
      <w:r w:rsidRPr="00677D06">
        <w:rPr>
          <w:lang w:eastAsia="fr-CH"/>
        </w:rPr>
        <w:t>Protéger le réseau informatique interne ;</w:t>
      </w:r>
    </w:p>
    <w:p w14:paraId="62E6C3D8" w14:textId="77777777" w:rsidR="00F67BCD" w:rsidRPr="00677D06" w:rsidRDefault="00F67BCD" w:rsidP="007734BD">
      <w:pPr>
        <w:pStyle w:val="Paragraphedeliste"/>
        <w:numPr>
          <w:ilvl w:val="0"/>
          <w:numId w:val="2"/>
        </w:numPr>
        <w:rPr>
          <w:lang w:eastAsia="fr-CH"/>
        </w:rPr>
      </w:pPr>
      <w:r w:rsidRPr="00677D06">
        <w:rPr>
          <w:lang w:eastAsia="fr-CH"/>
        </w:rPr>
        <w:t>Sécuriser les serveurs ;</w:t>
      </w:r>
    </w:p>
    <w:p w14:paraId="49F417ED" w14:textId="77777777" w:rsidR="00F67BCD" w:rsidRPr="00677D06" w:rsidRDefault="00F67BCD" w:rsidP="007734BD">
      <w:pPr>
        <w:pStyle w:val="Paragraphedeliste"/>
        <w:numPr>
          <w:ilvl w:val="0"/>
          <w:numId w:val="2"/>
        </w:numPr>
        <w:rPr>
          <w:lang w:eastAsia="fr-CH"/>
        </w:rPr>
      </w:pPr>
      <w:r w:rsidRPr="00677D06">
        <w:rPr>
          <w:lang w:eastAsia="fr-CH"/>
        </w:rPr>
        <w:t>Sécuriser les sites web ;</w:t>
      </w:r>
    </w:p>
    <w:p w14:paraId="3446AC80" w14:textId="77777777" w:rsidR="00F67BCD" w:rsidRPr="00677D06" w:rsidRDefault="00F67BCD" w:rsidP="007734BD">
      <w:pPr>
        <w:pStyle w:val="Paragraphedeliste"/>
        <w:numPr>
          <w:ilvl w:val="0"/>
          <w:numId w:val="2"/>
        </w:numPr>
        <w:rPr>
          <w:lang w:eastAsia="fr-CH"/>
        </w:rPr>
      </w:pPr>
      <w:r w:rsidRPr="00677D06">
        <w:rPr>
          <w:lang w:eastAsia="fr-CH"/>
        </w:rPr>
        <w:t>Sauvegarder et prévoir la continuité d’activité ;</w:t>
      </w:r>
    </w:p>
    <w:p w14:paraId="16547655" w14:textId="77777777" w:rsidR="00F67BCD" w:rsidRPr="00677D06" w:rsidRDefault="00F67BCD" w:rsidP="007734BD">
      <w:pPr>
        <w:pStyle w:val="Paragraphedeliste"/>
        <w:numPr>
          <w:ilvl w:val="0"/>
          <w:numId w:val="2"/>
        </w:numPr>
        <w:rPr>
          <w:lang w:eastAsia="fr-CH"/>
        </w:rPr>
      </w:pPr>
      <w:r w:rsidRPr="00677D06">
        <w:rPr>
          <w:lang w:eastAsia="fr-CH"/>
        </w:rPr>
        <w:t>Archiver de manière sécurisée ;</w:t>
      </w:r>
    </w:p>
    <w:p w14:paraId="414C4776" w14:textId="77777777" w:rsidR="00F67BCD" w:rsidRPr="00677D06" w:rsidRDefault="00F67BCD" w:rsidP="007734BD">
      <w:pPr>
        <w:pStyle w:val="Paragraphedeliste"/>
        <w:numPr>
          <w:ilvl w:val="0"/>
          <w:numId w:val="2"/>
        </w:numPr>
        <w:rPr>
          <w:lang w:eastAsia="fr-CH"/>
        </w:rPr>
      </w:pPr>
      <w:r w:rsidRPr="00677D06">
        <w:rPr>
          <w:lang w:eastAsia="fr-CH"/>
        </w:rPr>
        <w:t>Encadrer la maintenance et la destruction des données ;</w:t>
      </w:r>
    </w:p>
    <w:p w14:paraId="265E56A1" w14:textId="77777777" w:rsidR="00F67BCD" w:rsidRPr="00677D06" w:rsidRDefault="00F67BCD" w:rsidP="007734BD">
      <w:pPr>
        <w:pStyle w:val="Paragraphedeliste"/>
        <w:numPr>
          <w:ilvl w:val="0"/>
          <w:numId w:val="2"/>
        </w:numPr>
        <w:rPr>
          <w:lang w:eastAsia="fr-CH"/>
        </w:rPr>
      </w:pPr>
      <w:r w:rsidRPr="00677D06">
        <w:rPr>
          <w:lang w:eastAsia="fr-CH"/>
        </w:rPr>
        <w:t>Sécuriser les échanges avec d’autres organismes ;</w:t>
      </w:r>
    </w:p>
    <w:p w14:paraId="0C2E3363" w14:textId="1FCDAD2F" w:rsidR="00F67BCD" w:rsidRPr="00677D06" w:rsidRDefault="00F67BCD" w:rsidP="007734BD">
      <w:pPr>
        <w:pStyle w:val="Paragraphedeliste"/>
        <w:numPr>
          <w:ilvl w:val="0"/>
          <w:numId w:val="2"/>
        </w:numPr>
        <w:rPr>
          <w:lang w:eastAsia="fr-CH"/>
        </w:rPr>
      </w:pPr>
      <w:r w:rsidRPr="00677D06">
        <w:rPr>
          <w:lang w:eastAsia="fr-CH"/>
        </w:rPr>
        <w:t>Protéger les locaux ;</w:t>
      </w:r>
    </w:p>
    <w:p w14:paraId="7E1A7C8C" w14:textId="77777777" w:rsidR="00F67BCD" w:rsidRPr="00A97195" w:rsidRDefault="00F67BCD" w:rsidP="007734BD">
      <w:pPr>
        <w:pStyle w:val="Paragraphedeliste"/>
        <w:numPr>
          <w:ilvl w:val="0"/>
          <w:numId w:val="2"/>
        </w:numPr>
        <w:rPr>
          <w:lang w:eastAsia="fr-CH"/>
        </w:rPr>
      </w:pPr>
      <w:r w:rsidRPr="00A97195">
        <w:rPr>
          <w:lang w:eastAsia="fr-CH"/>
        </w:rPr>
        <w:t>Encadrer les développements informatiques ;</w:t>
      </w:r>
    </w:p>
    <w:p w14:paraId="63A6F405" w14:textId="1F6C1B73" w:rsidR="00A97195" w:rsidRDefault="00F67BCD" w:rsidP="007734BD">
      <w:pPr>
        <w:pStyle w:val="Paragraphedeliste"/>
        <w:numPr>
          <w:ilvl w:val="0"/>
          <w:numId w:val="2"/>
        </w:numPr>
        <w:rPr>
          <w:lang w:eastAsia="fr-CH"/>
        </w:rPr>
      </w:pPr>
      <w:r w:rsidRPr="00A97195">
        <w:rPr>
          <w:lang w:eastAsia="fr-CH"/>
        </w:rPr>
        <w:t>Chiffrer, garantir l’intégrité ou signer</w:t>
      </w:r>
      <w:r w:rsidRPr="00F67BCD">
        <w:rPr>
          <w:lang w:eastAsia="fr-CH"/>
        </w:rPr>
        <w:t>.</w:t>
      </w:r>
    </w:p>
    <w:p w14:paraId="6A2C0BBA" w14:textId="12375EBA" w:rsidR="00935A52" w:rsidRPr="00935A52" w:rsidRDefault="00935A52" w:rsidP="00935A52"/>
    <w:p w14:paraId="6910F6A1" w14:textId="55F0E60A" w:rsidR="003F547E" w:rsidRDefault="003F547E" w:rsidP="00AE41E3">
      <w:pPr>
        <w:pStyle w:val="Titre2"/>
      </w:pPr>
      <w:bookmarkStart w:id="60" w:name="_Toc531165076"/>
      <w:r>
        <w:lastRenderedPageBreak/>
        <w:t>Les disques durs et le systèmes RAIDs</w:t>
      </w:r>
      <w:bookmarkEnd w:id="60"/>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La technologie RAID qui veux dire Redundant Array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Le JBOD (Just A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RAID 60 (ensembles RAID 6 entrelacés)</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61" w:name="_Toc531165077"/>
      <w:r w:rsidRPr="00426FF7">
        <w:rPr>
          <w:color w:val="auto"/>
        </w:rPr>
        <w:t>Raid Logiciel et matériel</w:t>
      </w:r>
      <w:bookmarkEnd w:id="61"/>
    </w:p>
    <w:p w14:paraId="6D4D3389" w14:textId="5FCCD23F" w:rsidR="00C82B46" w:rsidRPr="00426FF7" w:rsidRDefault="00C82B46" w:rsidP="00C82B46">
      <w:r w:rsidRPr="00426FF7">
        <w:t xml:space="preserve">Un système Raid peut être créé de deux </w:t>
      </w:r>
      <w:r w:rsidR="001D0DD0" w:rsidRPr="00426FF7">
        <w:t>formes :</w:t>
      </w:r>
      <w:r w:rsidRPr="00426FF7">
        <w:t xml:space="preserve"> Logiciel et matériel.</w:t>
      </w:r>
    </w:p>
    <w:p w14:paraId="0C8706C1" w14:textId="196E71B2" w:rsidR="006708E9" w:rsidRPr="00426FF7" w:rsidRDefault="006708E9" w:rsidP="00DA6430">
      <w:pPr>
        <w:pStyle w:val="Titre4"/>
        <w:rPr>
          <w:color w:val="auto"/>
        </w:rPr>
      </w:pPr>
      <w:bookmarkStart w:id="62" w:name="_Toc531165078"/>
      <w:r w:rsidRPr="00426FF7">
        <w:rPr>
          <w:color w:val="auto"/>
        </w:rPr>
        <w:t>Raid matériel</w:t>
      </w:r>
      <w:bookmarkEnd w:id="62"/>
    </w:p>
    <w:p w14:paraId="5F5BF335" w14:textId="00BE4E21" w:rsidR="006708E9" w:rsidRPr="00426FF7" w:rsidRDefault="002737E2" w:rsidP="009A5BC9">
      <w:pPr>
        <w:jc w:val="both"/>
      </w:pPr>
      <w:r w:rsidRPr="00426FF7">
        <w:rPr>
          <w:noProof/>
          <w:lang w:val="fr-FR" w:eastAsia="fr-FR"/>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val="fr-FR" w:eastAsia="fr-FR"/>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bookmarkStart w:id="63" w:name="_Toc531165079"/>
    <w:p w14:paraId="6E06ADC2" w14:textId="782B72AA" w:rsidR="009A5BC9" w:rsidRPr="00426FF7" w:rsidRDefault="001962A3" w:rsidP="00DA6430">
      <w:pPr>
        <w:pStyle w:val="Titre4"/>
        <w:rPr>
          <w:color w:val="auto"/>
        </w:rPr>
      </w:pPr>
      <w:r w:rsidRPr="00426FF7">
        <w:rPr>
          <w:noProof/>
          <w:color w:val="auto"/>
          <w:lang w:val="fr-FR" w:eastAsia="fr-FR"/>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733767" w:rsidRPr="00794D7B" w:rsidRDefault="00733767"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733767" w:rsidRPr="00794D7B" w:rsidRDefault="00733767"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63"/>
    </w:p>
    <w:p w14:paraId="5795AFB6" w14:textId="35DACE9B" w:rsidR="009A5BC9" w:rsidRPr="00426FF7" w:rsidRDefault="00C13C93" w:rsidP="00C13C93">
      <w:pPr>
        <w:jc w:val="both"/>
      </w:pPr>
      <w:r w:rsidRPr="00426FF7">
        <w:rPr>
          <w:noProof/>
          <w:lang w:val="fr-FR" w:eastAsia="fr-FR"/>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64" w:name="_Toc531165080"/>
      <w:r w:rsidRPr="003F547E">
        <w:rPr>
          <w:lang w:val="en-GB"/>
        </w:rPr>
        <w:t xml:space="preserve">Le JBOD (Just A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64"/>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65" w:name="_Toc531165081"/>
      <w:r>
        <w:rPr>
          <w:noProof/>
          <w:lang w:val="fr-FR" w:eastAsia="fr-FR"/>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65"/>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66" w:name="_Toc531165082"/>
      <w:r>
        <w:rPr>
          <w:noProof/>
          <w:lang w:val="fr-FR" w:eastAsia="fr-FR"/>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66"/>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val="fr-FR" w:eastAsia="fr-FR"/>
        </w:rPr>
        <w:lastRenderedPageBreak/>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67" w:name="_Toc531165083"/>
      <w:r w:rsidRPr="007B39AD">
        <w:t>RAID 1E (écriture miroir entrelacée)</w:t>
      </w:r>
      <w:r>
        <w:t> :</w:t>
      </w:r>
      <w:bookmarkEnd w:id="67"/>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68" w:name="_Toc531165084"/>
      <w:r w:rsidRPr="007B39AD">
        <w:t>RAID 5 (entrelacement avec parité)</w:t>
      </w:r>
      <w:r>
        <w:t> :</w:t>
      </w:r>
      <w:bookmarkEnd w:id="68"/>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val="fr-FR" w:eastAsia="fr-FR"/>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69" w:name="_Toc531165085"/>
      <w:r>
        <w:rPr>
          <w:rFonts w:ascii="Minion-Italic" w:hAnsi="Minion-Italic" w:cs="Minion-Italic"/>
          <w:i/>
          <w:iCs/>
          <w:noProof/>
          <w:sz w:val="19"/>
          <w:szCs w:val="19"/>
          <w:lang w:val="fr-FR" w:eastAsia="fr-FR"/>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69"/>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70" w:name="_Toc531165086"/>
      <w:r>
        <w:rPr>
          <w:rFonts w:ascii="Minion-Italic" w:hAnsi="Minion-Italic" w:cs="Minion-Italic"/>
          <w:i/>
          <w:iCs/>
          <w:noProof/>
          <w:sz w:val="19"/>
          <w:szCs w:val="19"/>
          <w:lang w:val="fr-FR" w:eastAsia="fr-FR"/>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70"/>
    </w:p>
    <w:p w14:paraId="6387EBD3" w14:textId="2FCEB7C9"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val="fr-FR" w:eastAsia="fr-FR"/>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w:t>
      </w:r>
      <w:r w:rsidR="004220BC" w:rsidRPr="00A458E6">
        <w:rPr>
          <w:color w:val="000000" w:themeColor="text1"/>
        </w:rPr>
        <w:t>un deuxième pair</w:t>
      </w:r>
      <w:r w:rsidR="003F547E"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71" w:name="_Toc531165087"/>
      <w:r w:rsidRPr="007B39AD">
        <w:t>RAID 50 (ensembles RAID 5 entrelacés)</w:t>
      </w:r>
      <w:r>
        <w:t> :</w:t>
      </w:r>
      <w:bookmarkEnd w:id="71"/>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72" w:name="_Toc531165088"/>
      <w:r>
        <w:rPr>
          <w:rFonts w:ascii="Minion-Italic" w:hAnsi="Minion-Italic" w:cs="Minion-Italic"/>
          <w:i/>
          <w:iCs/>
          <w:noProof/>
          <w:sz w:val="19"/>
          <w:szCs w:val="19"/>
          <w:lang w:val="fr-FR" w:eastAsia="fr-FR"/>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72"/>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2525816D" w:rsidR="000B0E89" w:rsidRDefault="0091562E" w:rsidP="00AE41E3">
      <w:pPr>
        <w:pStyle w:val="Titre2"/>
      </w:pPr>
      <w:bookmarkStart w:id="73" w:name="_Toc531165089"/>
      <w:r>
        <w:t>Les différents systèmes de stockages</w:t>
      </w:r>
      <w:bookmarkEnd w:id="73"/>
    </w:p>
    <w:p w14:paraId="590B346F" w14:textId="3D79C286" w:rsidR="003510BF" w:rsidRDefault="003510BF" w:rsidP="003510BF">
      <w:pPr>
        <w:pStyle w:val="Titre3"/>
      </w:pPr>
      <w:bookmarkStart w:id="74" w:name="_Toc531165090"/>
      <w:r>
        <w:t>Première génération</w:t>
      </w:r>
      <w:r w:rsidR="0008051F">
        <w:t xml:space="preserve"> – supports physiques</w:t>
      </w:r>
      <w:bookmarkEnd w:id="74"/>
    </w:p>
    <w:p w14:paraId="4AC53D5A" w14:textId="5A86FCA5" w:rsidR="00A52A68" w:rsidRPr="001D0DD0" w:rsidRDefault="00A52A68" w:rsidP="00DA6430">
      <w:pPr>
        <w:pStyle w:val="Titre4"/>
      </w:pPr>
      <w:bookmarkStart w:id="75" w:name="_Toc531165091"/>
      <w:r w:rsidRPr="001D0DD0">
        <w:t xml:space="preserve">Le </w:t>
      </w:r>
      <w:r w:rsidR="00A03392" w:rsidRPr="001D0DD0">
        <w:t>r</w:t>
      </w:r>
      <w:r w:rsidRPr="001D0DD0">
        <w:t>uban perforé</w:t>
      </w:r>
      <w:bookmarkEnd w:id="75"/>
    </w:p>
    <w:p w14:paraId="0797373D" w14:textId="48437E79" w:rsidR="00EA4CDF" w:rsidRPr="001D0DD0" w:rsidRDefault="00EA4CDF" w:rsidP="00EA4CDF">
      <w:pPr>
        <w:rPr>
          <w:color w:val="000000" w:themeColor="text1"/>
        </w:rPr>
      </w:pPr>
      <w:r w:rsidRPr="001D0DD0">
        <w:rPr>
          <w:color w:val="000000" w:themeColor="text1"/>
        </w:rPr>
        <w:t>Le premier ruban perforé est apparu en 1725</w:t>
      </w:r>
      <w:r w:rsidR="00AD3931" w:rsidRPr="001D0DD0">
        <w:rPr>
          <w:color w:val="000000" w:themeColor="text1"/>
        </w:rPr>
        <w:t>. Son inventeur Basile Bouchon l’utilisa dans son métier à tisser. Cette technologie est très vite devenue obsolète dû à l’arrivée de la « carte perforée ».</w:t>
      </w:r>
    </w:p>
    <w:p w14:paraId="62862283" w14:textId="77777777" w:rsidR="00016F35" w:rsidRPr="001D0DD0" w:rsidRDefault="00016F35" w:rsidP="00016F35">
      <w:pPr>
        <w:pStyle w:val="Titre4"/>
      </w:pPr>
      <w:bookmarkStart w:id="76" w:name="_Toc531165092"/>
      <w:r w:rsidRPr="001D0DD0">
        <w:t>La carte perforée</w:t>
      </w:r>
      <w:bookmarkEnd w:id="76"/>
    </w:p>
    <w:p w14:paraId="75B823E9" w14:textId="1530000D" w:rsidR="004C47E0" w:rsidRPr="001D0DD0" w:rsidRDefault="00AF1209" w:rsidP="00EA4CDF">
      <w:pPr>
        <w:rPr>
          <w:color w:val="000000" w:themeColor="text1"/>
        </w:rPr>
      </w:pPr>
      <w:r w:rsidRPr="001D0DD0">
        <w:rPr>
          <w:color w:val="000000" w:themeColor="text1"/>
        </w:rPr>
        <w:t>La carte perforée est l’un des premiers systèmes de mémoires de masse. Elles seront utilisées dans les débuts de l’informatique.</w:t>
      </w:r>
      <w:r w:rsidR="00D32C0E" w:rsidRPr="001D0DD0">
        <w:rPr>
          <w:color w:val="000000" w:themeColor="text1"/>
        </w:rPr>
        <w:t xml:space="preserve"> La carte perforée est un perfectionnement du ruban perforé apparu dans </w:t>
      </w:r>
      <w:r w:rsidR="004220BC" w:rsidRPr="001D0DD0">
        <w:rPr>
          <w:color w:val="000000" w:themeColor="text1"/>
        </w:rPr>
        <w:t>les années</w:t>
      </w:r>
      <w:r w:rsidR="00D32C0E" w:rsidRPr="001D0DD0">
        <w:rPr>
          <w:color w:val="000000" w:themeColor="text1"/>
        </w:rPr>
        <w:t xml:space="preserve"> 1884 pour donner des instructions</w:t>
      </w:r>
      <w:r w:rsidR="001B15C9" w:rsidRPr="001D0DD0">
        <w:rPr>
          <w:color w:val="000000" w:themeColor="text1"/>
        </w:rPr>
        <w:t xml:space="preserve"> à des machines analytiques.</w:t>
      </w:r>
    </w:p>
    <w:p w14:paraId="29FCBE0E" w14:textId="0E66268F" w:rsidR="00016F35" w:rsidRPr="001D0DD0" w:rsidRDefault="004C47E0" w:rsidP="00EA4CDF">
      <w:pPr>
        <w:rPr>
          <w:color w:val="000000" w:themeColor="text1"/>
        </w:rPr>
      </w:pPr>
      <w:r w:rsidRPr="001D0DD0">
        <w:rPr>
          <w:color w:val="000000" w:themeColor="text1"/>
        </w:rPr>
        <w:t>Dans les années 1950, la spécification Hollerith/IBM apparait pour les cartes 8 colonnes. Sa longueur doit être de 187.32mm et sa largeur de 82.55mm avec une marge de 2 dixièmes.</w:t>
      </w:r>
      <w:r w:rsidR="00D85867" w:rsidRPr="001D0DD0">
        <w:rPr>
          <w:color w:val="000000" w:themeColor="text1"/>
        </w:rPr>
        <w:t xml:space="preserve"> Il doit être propre (sans poussière) lors de son utilisation, afin de ne pas abimer la machine.</w:t>
      </w:r>
    </w:p>
    <w:p w14:paraId="4E1BE184" w14:textId="7A00B5AD" w:rsidR="00A8317B" w:rsidRPr="001D0DD0" w:rsidRDefault="00A8317B" w:rsidP="00EA4CDF">
      <w:pPr>
        <w:rPr>
          <w:color w:val="000000" w:themeColor="text1"/>
        </w:rPr>
      </w:pPr>
      <w:r w:rsidRPr="001D0DD0">
        <w:rPr>
          <w:color w:val="000000" w:themeColor="text1"/>
        </w:rPr>
        <w:t xml:space="preserve">Les cartes perforées étaient généralement utilisées pour faire </w:t>
      </w:r>
      <w:r w:rsidR="007C172B" w:rsidRPr="001D0DD0">
        <w:rPr>
          <w:color w:val="000000" w:themeColor="text1"/>
        </w:rPr>
        <w:t>l</w:t>
      </w:r>
      <w:r w:rsidR="00E11D6B" w:rsidRPr="001D0DD0">
        <w:rPr>
          <w:color w:val="000000" w:themeColor="text1"/>
        </w:rPr>
        <w:t>es traitements automatiques</w:t>
      </w:r>
      <w:r w:rsidRPr="001D0DD0">
        <w:rPr>
          <w:color w:val="000000" w:themeColor="text1"/>
        </w:rPr>
        <w:t xml:space="preserve"> des bulletins de salaires, faire des calculs et des statistiques, écrire des codes sources.</w:t>
      </w:r>
    </w:p>
    <w:p w14:paraId="0A3A85DA" w14:textId="52B25429" w:rsidR="003510BF" w:rsidRPr="001D0DD0" w:rsidRDefault="003510BF" w:rsidP="003510BF">
      <w:pPr>
        <w:pStyle w:val="Titre3"/>
      </w:pPr>
      <w:bookmarkStart w:id="77" w:name="_Toc531165093"/>
      <w:r w:rsidRPr="001D0DD0">
        <w:lastRenderedPageBreak/>
        <w:t>Deuxième génération</w:t>
      </w:r>
      <w:r w:rsidR="0008051F" w:rsidRPr="001D0DD0">
        <w:t xml:space="preserve"> – supports magnétiques</w:t>
      </w:r>
      <w:bookmarkEnd w:id="77"/>
    </w:p>
    <w:p w14:paraId="4B9B467B" w14:textId="7926D37C" w:rsidR="00D471FD" w:rsidRPr="001D0DD0" w:rsidRDefault="00A03392" w:rsidP="008A6FA1">
      <w:pPr>
        <w:pStyle w:val="Titre4"/>
      </w:pPr>
      <w:bookmarkStart w:id="78" w:name="_Toc531165094"/>
      <w:r w:rsidRPr="001D0DD0">
        <w:t>La bande magnétique</w:t>
      </w:r>
      <w:bookmarkEnd w:id="78"/>
    </w:p>
    <w:p w14:paraId="618C3F78" w14:textId="5444FDA4" w:rsidR="009E52CF" w:rsidRPr="001D0DD0" w:rsidRDefault="009E52CF" w:rsidP="009E52CF">
      <w:pPr>
        <w:rPr>
          <w:color w:val="000000" w:themeColor="text1"/>
        </w:rPr>
      </w:pPr>
      <w:r w:rsidRPr="001D0DD0">
        <w:rPr>
          <w:color w:val="000000" w:themeColor="text1"/>
        </w:rPr>
        <w:t xml:space="preserve">La bande magnétique, développée en Allemagne en 1928, est utilisée pour enregistrer et écouter des informations analogiques ou numériques. Le magnétophone servira alors à écouter </w:t>
      </w:r>
      <w:r w:rsidR="00080AB5" w:rsidRPr="001D0DD0">
        <w:rPr>
          <w:color w:val="000000" w:themeColor="text1"/>
        </w:rPr>
        <w:t>les signaux audios</w:t>
      </w:r>
      <w:r w:rsidRPr="001D0DD0">
        <w:rPr>
          <w:color w:val="000000" w:themeColor="text1"/>
        </w:rPr>
        <w:t xml:space="preserve"> et le magnétoscope pour les signaux </w:t>
      </w:r>
      <w:r w:rsidR="004220BC" w:rsidRPr="001D0DD0">
        <w:rPr>
          <w:color w:val="000000" w:themeColor="text1"/>
        </w:rPr>
        <w:t>vidéo</w:t>
      </w:r>
      <w:r w:rsidR="00DC51BF" w:rsidRPr="001D0DD0">
        <w:rPr>
          <w:color w:val="000000" w:themeColor="text1"/>
        </w:rPr>
        <w:t>.</w:t>
      </w:r>
    </w:p>
    <w:p w14:paraId="525C0D65" w14:textId="437786A3" w:rsidR="00DC51BF" w:rsidRPr="001D0DD0" w:rsidRDefault="00DC51BF" w:rsidP="009E52CF">
      <w:pPr>
        <w:rPr>
          <w:color w:val="000000" w:themeColor="text1"/>
        </w:rPr>
      </w:pPr>
      <w:r w:rsidRPr="001D0DD0">
        <w:rPr>
          <w:color w:val="000000" w:themeColor="text1"/>
        </w:rPr>
        <w:t>L’utilisation d’une bande magnétique se caractérisera à l’aide de la largeur de la bande et à son nombre de pistes.</w:t>
      </w:r>
    </w:p>
    <w:p w14:paraId="695C71C6" w14:textId="7E684D81" w:rsidR="00F8195D" w:rsidRPr="001D0DD0" w:rsidRDefault="00F8195D" w:rsidP="00F8195D">
      <w:pPr>
        <w:rPr>
          <w:color w:val="000000" w:themeColor="text1"/>
        </w:rPr>
      </w:pPr>
      <w:r w:rsidRPr="001D0DD0">
        <w:rPr>
          <w:color w:val="000000" w:themeColor="text1"/>
        </w:rPr>
        <w:t xml:space="preserve">Les bandes magnétiques sont très vite devenues le système de mémoire de masse </w:t>
      </w:r>
      <w:r w:rsidR="00C81BAE" w:rsidRPr="001D0DD0">
        <w:rPr>
          <w:color w:val="000000" w:themeColor="text1"/>
        </w:rPr>
        <w:t>par excellence.</w:t>
      </w:r>
    </w:p>
    <w:p w14:paraId="490284D5" w14:textId="1A01E97E" w:rsidR="00CD2AD4" w:rsidRPr="001D0DD0" w:rsidRDefault="00CD2AD4" w:rsidP="008A6FA1">
      <w:pPr>
        <w:pStyle w:val="Titre4"/>
      </w:pPr>
      <w:bookmarkStart w:id="79" w:name="_Toc531165095"/>
      <w:r w:rsidRPr="001D0DD0">
        <w:t>La cassette</w:t>
      </w:r>
      <w:r w:rsidR="004C7230" w:rsidRPr="001D0DD0">
        <w:t xml:space="preserve"> audio</w:t>
      </w:r>
      <w:bookmarkEnd w:id="79"/>
    </w:p>
    <w:p w14:paraId="56674064" w14:textId="4444861C" w:rsidR="00BF10AF" w:rsidRPr="001D0DD0" w:rsidRDefault="00BF10AF" w:rsidP="00BF10AF">
      <w:pPr>
        <w:rPr>
          <w:color w:val="000000" w:themeColor="text1"/>
        </w:rPr>
      </w:pPr>
      <w:r w:rsidRPr="001D0DD0">
        <w:rPr>
          <w:color w:val="000000" w:themeColor="text1"/>
        </w:rPr>
        <w:t>La cassette audio / minicassette / musicassette a été introduit</w:t>
      </w:r>
      <w:r w:rsidR="00F023F9" w:rsidRPr="001D0DD0">
        <w:rPr>
          <w:color w:val="000000" w:themeColor="text1"/>
        </w:rPr>
        <w:t>e</w:t>
      </w:r>
      <w:r w:rsidRPr="001D0DD0">
        <w:rPr>
          <w:color w:val="000000" w:themeColor="text1"/>
        </w:rPr>
        <w:t xml:space="preserve"> par Philips. Une cassette contient deux bobines où est enroulée </w:t>
      </w:r>
      <w:r w:rsidR="00035D2C" w:rsidRPr="001D0DD0">
        <w:rPr>
          <w:color w:val="000000" w:themeColor="text1"/>
        </w:rPr>
        <w:t>une bande magnétique</w:t>
      </w:r>
      <w:r w:rsidRPr="001D0DD0">
        <w:rPr>
          <w:color w:val="000000" w:themeColor="text1"/>
        </w:rPr>
        <w:t>.</w:t>
      </w:r>
    </w:p>
    <w:p w14:paraId="6AB16A1D" w14:textId="6E2A1A14" w:rsidR="00035D2C" w:rsidRPr="001D0DD0" w:rsidRDefault="00035D2C" w:rsidP="00BF10AF">
      <w:pPr>
        <w:rPr>
          <w:color w:val="000000" w:themeColor="text1"/>
        </w:rPr>
      </w:pPr>
      <w:r w:rsidRPr="001D0DD0">
        <w:rPr>
          <w:color w:val="000000" w:themeColor="text1"/>
        </w:rPr>
        <w:t>Elle s’utilise pour écouter ou enregistrer des sons et s’utilise à l’aide d’un magnétophone.</w:t>
      </w:r>
      <w:r w:rsidR="002A3BD5" w:rsidRPr="001D0DD0">
        <w:rPr>
          <w:color w:val="000000" w:themeColor="text1"/>
        </w:rPr>
        <w:t xml:space="preserve"> Plus tard, elles furent intégrées à des appareils plus complexes comme </w:t>
      </w:r>
      <w:r w:rsidR="003415FD" w:rsidRPr="001D0DD0">
        <w:rPr>
          <w:color w:val="000000" w:themeColor="text1"/>
        </w:rPr>
        <w:t>un autoradio</w:t>
      </w:r>
      <w:r w:rsidR="002A3BD5" w:rsidRPr="001D0DD0">
        <w:rPr>
          <w:color w:val="000000" w:themeColor="text1"/>
        </w:rPr>
        <w:t xml:space="preserve"> ou un radiocassette.</w:t>
      </w:r>
    </w:p>
    <w:p w14:paraId="76B65BF0" w14:textId="58870060" w:rsidR="003415FD" w:rsidRPr="001D0DD0" w:rsidRDefault="008A343E" w:rsidP="00BF10AF">
      <w:pPr>
        <w:rPr>
          <w:color w:val="000000" w:themeColor="text1"/>
        </w:rPr>
      </w:pPr>
      <w:r w:rsidRPr="001D0DD0">
        <w:rPr>
          <w:color w:val="000000" w:themeColor="text1"/>
        </w:rPr>
        <w:t>Une cassette est composée de quatre canaux qui sont écrits en parallèle sur la bande, deux par côté. C’est pour cela qu’il faut retourner la cassette, chaque face comporte deux bandes.</w:t>
      </w:r>
    </w:p>
    <w:p w14:paraId="5C532ECB" w14:textId="77777777" w:rsidR="00994779" w:rsidRPr="001D0DD0" w:rsidRDefault="00994779" w:rsidP="00BF10AF">
      <w:pPr>
        <w:rPr>
          <w:color w:val="000000" w:themeColor="text1"/>
        </w:rPr>
      </w:pPr>
      <w:r w:rsidRPr="001D0DD0">
        <w:rPr>
          <w:color w:val="000000" w:themeColor="text1"/>
        </w:rPr>
        <w:t>Il existe différents types de cassettes, ces types se différencient par leurs matériaux de constructions et leurs performances :</w:t>
      </w:r>
    </w:p>
    <w:p w14:paraId="4E2638F8" w14:textId="561A985E" w:rsidR="00994779" w:rsidRPr="001D0DD0" w:rsidRDefault="00994779" w:rsidP="007734BD">
      <w:pPr>
        <w:pStyle w:val="Paragraphedeliste"/>
        <w:numPr>
          <w:ilvl w:val="0"/>
          <w:numId w:val="10"/>
        </w:numPr>
      </w:pPr>
      <w:r w:rsidRPr="001D0DD0">
        <w:t>Type 1 – normale : de 30Hz à 15kHz</w:t>
      </w:r>
    </w:p>
    <w:p w14:paraId="5554395F" w14:textId="63E558CB" w:rsidR="00994779" w:rsidRPr="001D0DD0" w:rsidRDefault="00994779" w:rsidP="007734BD">
      <w:pPr>
        <w:pStyle w:val="Paragraphedeliste"/>
        <w:numPr>
          <w:ilvl w:val="0"/>
          <w:numId w:val="10"/>
        </w:numPr>
      </w:pPr>
      <w:r w:rsidRPr="001D0DD0">
        <w:t>Type 2 – chrome : de 30Hz à 16kHz</w:t>
      </w:r>
    </w:p>
    <w:p w14:paraId="4F4D3312" w14:textId="77777777" w:rsidR="00994779" w:rsidRPr="001D0DD0" w:rsidRDefault="00994779" w:rsidP="007734BD">
      <w:pPr>
        <w:pStyle w:val="Paragraphedeliste"/>
        <w:numPr>
          <w:ilvl w:val="0"/>
          <w:numId w:val="10"/>
        </w:numPr>
      </w:pPr>
      <w:r w:rsidRPr="001D0DD0">
        <w:t>Type 3 – ferrichrome : de 30Hz à 16kHz</w:t>
      </w:r>
    </w:p>
    <w:p w14:paraId="2EFB4FEE" w14:textId="4D8F9B36" w:rsidR="001A58BF" w:rsidRPr="001D0DD0" w:rsidRDefault="00994779" w:rsidP="007734BD">
      <w:pPr>
        <w:pStyle w:val="Paragraphedeliste"/>
        <w:numPr>
          <w:ilvl w:val="0"/>
          <w:numId w:val="10"/>
        </w:numPr>
      </w:pPr>
      <w:r w:rsidRPr="001D0DD0">
        <w:t>Type 4 – métal : de 30Hz à 18kHz</w:t>
      </w:r>
    </w:p>
    <w:p w14:paraId="19423D63" w14:textId="1B177DC4" w:rsidR="001A58BF" w:rsidRPr="001D0DD0" w:rsidRDefault="001A58BF" w:rsidP="001A58BF">
      <w:pPr>
        <w:rPr>
          <w:color w:val="000000" w:themeColor="text1"/>
        </w:rPr>
      </w:pPr>
      <w:r w:rsidRPr="001D0DD0">
        <w:rPr>
          <w:color w:val="000000" w:themeColor="text1"/>
        </w:rPr>
        <w:t xml:space="preserve">La durée d’une cassette </w:t>
      </w:r>
      <w:r w:rsidR="002E7F19" w:rsidRPr="001D0DD0">
        <w:rPr>
          <w:color w:val="000000" w:themeColor="text1"/>
        </w:rPr>
        <w:t>peut</w:t>
      </w:r>
      <w:r w:rsidRPr="001D0DD0">
        <w:rPr>
          <w:color w:val="000000" w:themeColor="text1"/>
        </w:rPr>
        <w:t xml:space="preserve"> varier en fonction de la longueur de la bande et de la vitesse de défilement.</w:t>
      </w:r>
    </w:p>
    <w:p w14:paraId="19ED2160" w14:textId="3EEDCF52" w:rsidR="004C7230" w:rsidRPr="001D0DD0" w:rsidRDefault="004C7230" w:rsidP="004C7230">
      <w:pPr>
        <w:pStyle w:val="Titre4"/>
      </w:pPr>
      <w:bookmarkStart w:id="80" w:name="_Toc531165096"/>
      <w:r w:rsidRPr="001D0DD0">
        <w:t>La cassette vidéo</w:t>
      </w:r>
      <w:bookmarkEnd w:id="80"/>
    </w:p>
    <w:p w14:paraId="44374A7D" w14:textId="3970DEF4" w:rsidR="002E7F19" w:rsidRPr="001D0DD0" w:rsidRDefault="002E7F19" w:rsidP="002E7F19">
      <w:pPr>
        <w:rPr>
          <w:color w:val="000000" w:themeColor="text1"/>
        </w:rPr>
      </w:pPr>
      <w:r w:rsidRPr="001D0DD0">
        <w:rPr>
          <w:color w:val="000000" w:themeColor="text1"/>
        </w:rPr>
        <w:t xml:space="preserve">La cassette vidéo fonctionne de la même manière qu’une cassette audio : elle comprend </w:t>
      </w:r>
      <w:r w:rsidR="000F15BF" w:rsidRPr="001D0DD0">
        <w:rPr>
          <w:color w:val="000000" w:themeColor="text1"/>
        </w:rPr>
        <w:t>une bobine</w:t>
      </w:r>
      <w:r w:rsidRPr="001D0DD0">
        <w:rPr>
          <w:color w:val="000000" w:themeColor="text1"/>
        </w:rPr>
        <w:t xml:space="preserve"> de magnétique capable de défiler afin de pouvoir lire ou enregistrer </w:t>
      </w:r>
      <w:r w:rsidR="00080AB5" w:rsidRPr="001D0DD0">
        <w:rPr>
          <w:color w:val="000000" w:themeColor="text1"/>
        </w:rPr>
        <w:t>des signaux audios</w:t>
      </w:r>
      <w:r w:rsidRPr="001D0DD0">
        <w:rPr>
          <w:color w:val="000000" w:themeColor="text1"/>
        </w:rPr>
        <w:t xml:space="preserve"> ou vidéos</w:t>
      </w:r>
      <w:r w:rsidR="000F15BF" w:rsidRPr="001D0DD0">
        <w:rPr>
          <w:color w:val="000000" w:themeColor="text1"/>
        </w:rPr>
        <w:t>.</w:t>
      </w:r>
    </w:p>
    <w:p w14:paraId="3B5AF4D6" w14:textId="60CDDCA5" w:rsidR="000F15BF" w:rsidRPr="001D0DD0" w:rsidRDefault="003805B1" w:rsidP="002E7F19">
      <w:pPr>
        <w:rPr>
          <w:color w:val="000000" w:themeColor="text1"/>
        </w:rPr>
      </w:pPr>
      <w:r w:rsidRPr="001D0DD0">
        <w:rPr>
          <w:color w:val="000000" w:themeColor="text1"/>
        </w:rPr>
        <w:t>Il existe différents</w:t>
      </w:r>
      <w:r w:rsidR="0034315A" w:rsidRPr="001D0DD0">
        <w:rPr>
          <w:color w:val="000000" w:themeColor="text1"/>
        </w:rPr>
        <w:t xml:space="preserve"> formats de cassettes </w:t>
      </w:r>
      <w:r w:rsidR="00080AB5" w:rsidRPr="001D0DD0">
        <w:rPr>
          <w:color w:val="000000" w:themeColor="text1"/>
        </w:rPr>
        <w:t>vidéo</w:t>
      </w:r>
      <w:r w:rsidR="0034315A" w:rsidRPr="001D0DD0">
        <w:rPr>
          <w:color w:val="000000" w:themeColor="text1"/>
        </w:rPr>
        <w:t xml:space="preserve"> comme </w:t>
      </w:r>
      <w:r w:rsidRPr="001D0DD0">
        <w:rPr>
          <w:color w:val="000000" w:themeColor="text1"/>
        </w:rPr>
        <w:t>la VHS, le VCR, le U-matic, etc… La différence entre ces formats se caractérise par une différente largeur de bande pour la luminance et une différente largeur de bande pour la chrominance.</w:t>
      </w:r>
    </w:p>
    <w:p w14:paraId="1CCD58D5" w14:textId="4538EDD9" w:rsidR="00CD2AD4" w:rsidRDefault="00CD2AD4" w:rsidP="008A6FA1">
      <w:pPr>
        <w:pStyle w:val="Titre4"/>
      </w:pPr>
      <w:bookmarkStart w:id="81" w:name="_Toc531165097"/>
      <w:r>
        <w:t>Le disque dur</w:t>
      </w:r>
      <w:bookmarkEnd w:id="81"/>
    </w:p>
    <w:p w14:paraId="060A2E07" w14:textId="61FCE999" w:rsidR="00C73DC9" w:rsidRPr="00584457" w:rsidRDefault="00F023F9" w:rsidP="00F023F9">
      <w:r w:rsidRPr="00584457">
        <w:t>Le disque dur</w:t>
      </w:r>
      <w:r w:rsidR="00657A35" w:rsidRPr="00584457">
        <w:t xml:space="preserve"> aussi appelé Hard Disk Drive (HDD) est un support magnétique permettant de stocker des données sur de la mémoire morte.</w:t>
      </w:r>
      <w:r w:rsidR="00311293" w:rsidRPr="00584457">
        <w:t xml:space="preserve"> Apparu en 1980, il est à présent le système de stockage qui </w:t>
      </w:r>
      <w:r w:rsidR="003805B1" w:rsidRPr="00584457">
        <w:t xml:space="preserve">possède </w:t>
      </w:r>
      <w:r w:rsidR="00311293" w:rsidRPr="00584457">
        <w:t>les plus importantes c</w:t>
      </w:r>
      <w:r w:rsidR="003805B1" w:rsidRPr="00584457">
        <w:t>apacités de</w:t>
      </w:r>
      <w:r w:rsidR="00311293" w:rsidRPr="00584457">
        <w:t xml:space="preserve"> stockages </w:t>
      </w:r>
      <w:r w:rsidR="003805B1" w:rsidRPr="00584457">
        <w:t>du marché</w:t>
      </w:r>
      <w:r w:rsidR="009E264F" w:rsidRPr="00584457">
        <w:t>.</w:t>
      </w:r>
      <w:r w:rsidR="00C73DC9" w:rsidRPr="00584457">
        <w:t xml:space="preserve"> La plus grosse capacité de stockage d’un seul disque dur est de 24 To mais en général la norme est plutôt entre 2 et 4 To.</w:t>
      </w:r>
    </w:p>
    <w:p w14:paraId="34096577" w14:textId="359C09D2" w:rsidR="00F023F9" w:rsidRPr="00584457" w:rsidRDefault="002F76DC" w:rsidP="00F023F9">
      <w:r w:rsidRPr="00584457">
        <w:t xml:space="preserve">Un disque dur possède en général un à huit plateaux tournant à plusieurs milliers de tours par minutes. Il possède aussi une tête de lecture qui se situe à la surface des plateaux. Les disques durs s’alimentent en général soit par connecteur Molex soit par Serial ATA ou SATA.  </w:t>
      </w:r>
    </w:p>
    <w:p w14:paraId="4FDE5E02" w14:textId="67FCF178" w:rsidR="00CD2AD4" w:rsidRPr="00584457" w:rsidRDefault="00CD2AD4" w:rsidP="008A6FA1">
      <w:pPr>
        <w:pStyle w:val="Titre4"/>
        <w:rPr>
          <w:color w:val="auto"/>
        </w:rPr>
      </w:pPr>
      <w:bookmarkStart w:id="82" w:name="_Toc531165098"/>
      <w:r w:rsidRPr="00584457">
        <w:rPr>
          <w:color w:val="auto"/>
        </w:rPr>
        <w:lastRenderedPageBreak/>
        <w:t>La disquette</w:t>
      </w:r>
      <w:bookmarkEnd w:id="82"/>
    </w:p>
    <w:p w14:paraId="6DC86C8C" w14:textId="5C0AE459" w:rsidR="002A5BC2" w:rsidRPr="00584457" w:rsidRDefault="002A5BC2" w:rsidP="002A5BC2">
      <w:r w:rsidRPr="00584457">
        <w:t>Après plusieurs années de tests, la disquette fut lancée par IBM en 1967. Les disquettes sont des supports de stockages de donnée amovible, elles sont aussi appelées disque souple (floppy disk).</w:t>
      </w:r>
    </w:p>
    <w:p w14:paraId="28E711E3" w14:textId="25BE26EA" w:rsidR="002A5BC2" w:rsidRPr="00584457" w:rsidRDefault="002A5BC2" w:rsidP="002A5BC2">
      <w:r w:rsidRPr="00584457">
        <w:t>Une disquette est composée de plusieurs pistes qui forment une sorte de cercles. La disquette est souvent divisée en 2 faces car les lecteurs sont équipés de deux têtes (Lecture / Ecriture).</w:t>
      </w:r>
      <w:r w:rsidR="007051C2" w:rsidRPr="00584457">
        <w:t xml:space="preserve"> La capacité d’une disquette est en général aux alentours de 3Mo. </w:t>
      </w:r>
    </w:p>
    <w:p w14:paraId="70C8DCCD" w14:textId="5176B9B3" w:rsidR="003510BF" w:rsidRPr="00584457" w:rsidRDefault="003510BF" w:rsidP="003510BF">
      <w:pPr>
        <w:pStyle w:val="Titre3"/>
        <w:rPr>
          <w:color w:val="auto"/>
        </w:rPr>
      </w:pPr>
      <w:bookmarkStart w:id="83" w:name="_Toc531165099"/>
      <w:r w:rsidRPr="00584457">
        <w:rPr>
          <w:color w:val="auto"/>
        </w:rPr>
        <w:t>Troisième génération</w:t>
      </w:r>
      <w:r w:rsidR="0008051F" w:rsidRPr="00584457">
        <w:rPr>
          <w:color w:val="auto"/>
        </w:rPr>
        <w:t xml:space="preserve"> – supports optiques</w:t>
      </w:r>
      <w:bookmarkEnd w:id="83"/>
      <w:r w:rsidR="0008051F" w:rsidRPr="00584457">
        <w:rPr>
          <w:color w:val="auto"/>
        </w:rPr>
        <w:t xml:space="preserve"> </w:t>
      </w:r>
    </w:p>
    <w:p w14:paraId="5470F462" w14:textId="207636D6" w:rsidR="003B0B86" w:rsidRPr="00584457" w:rsidRDefault="003B0B86" w:rsidP="008A6FA1">
      <w:pPr>
        <w:pStyle w:val="Titre4"/>
        <w:rPr>
          <w:color w:val="auto"/>
        </w:rPr>
      </w:pPr>
      <w:bookmarkStart w:id="84" w:name="_Toc531165100"/>
      <w:r w:rsidRPr="00584457">
        <w:rPr>
          <w:color w:val="auto"/>
        </w:rPr>
        <w:t>Le disque compact</w:t>
      </w:r>
      <w:bookmarkEnd w:id="84"/>
    </w:p>
    <w:p w14:paraId="72227BCB" w14:textId="7418A89B" w:rsidR="007051C2" w:rsidRPr="00584457" w:rsidRDefault="007051C2" w:rsidP="007051C2">
      <w:r w:rsidRPr="00584457">
        <w:t>Le disque compact ou « Compact Disc » est un support de stockage optique. Il est lu par un faisceau laser</w:t>
      </w:r>
      <w:r w:rsidR="00AD1601" w:rsidRPr="00584457">
        <w:t xml:space="preserve"> infrarouge</w:t>
      </w:r>
      <w:r w:rsidRPr="00584457">
        <w:t xml:space="preserve"> qui vient frapper le disque en rotation. En 1979, Philips et Sony Corporation ont collaboré pour inventer le disque compact.</w:t>
      </w:r>
    </w:p>
    <w:p w14:paraId="14E5DFD6" w14:textId="1BDE2CB1" w:rsidR="00D70F50" w:rsidRPr="00584457" w:rsidRDefault="00D70F50" w:rsidP="007051C2">
      <w:r w:rsidRPr="00584457">
        <w:t>Un CD-ROM possède en général ~700Mo de données et peut tourner à une vitesse linaire de 500 tr/min pour permettre une lecture optimale.</w:t>
      </w:r>
    </w:p>
    <w:p w14:paraId="35654390" w14:textId="567FCF57" w:rsidR="00A43FD6" w:rsidRPr="00584457" w:rsidRDefault="00A43FD6" w:rsidP="007051C2">
      <w:r w:rsidRPr="00584457">
        <w:t>Un CD audio a une longévité qui se situe entre 50 et 200 ans.</w:t>
      </w:r>
    </w:p>
    <w:p w14:paraId="6A93987C" w14:textId="0FA24C0B" w:rsidR="003B0B86" w:rsidRPr="00584457" w:rsidRDefault="003B0B86" w:rsidP="008A6FA1">
      <w:pPr>
        <w:pStyle w:val="Titre4"/>
        <w:rPr>
          <w:color w:val="auto"/>
        </w:rPr>
      </w:pPr>
      <w:bookmarkStart w:id="85" w:name="_Toc531165101"/>
      <w:r w:rsidRPr="00584457">
        <w:rPr>
          <w:color w:val="auto"/>
        </w:rPr>
        <w:t>Le DVD</w:t>
      </w:r>
      <w:bookmarkEnd w:id="85"/>
    </w:p>
    <w:p w14:paraId="23376B06" w14:textId="77777777" w:rsidR="00AD1601" w:rsidRPr="00584457" w:rsidRDefault="001C28D8" w:rsidP="001C28D8">
      <w:r w:rsidRPr="00584457">
        <w:t>Crée en 1995, le DVD est un système de stockage optique qui stocke la donnée sous forme numérique.</w:t>
      </w:r>
      <w:r w:rsidR="00AD1601" w:rsidRPr="00584457">
        <w:t xml:space="preserve"> Le DVD fonctionne selon les mêmes principes que le disque compact mais avec des caractéristiques nettement supérieures.</w:t>
      </w:r>
    </w:p>
    <w:p w14:paraId="604C0727" w14:textId="22CD78C5" w:rsidR="001C28D8" w:rsidRPr="00584457" w:rsidRDefault="00AD1601" w:rsidP="001C28D8">
      <w:r w:rsidRPr="00584457">
        <w:t>Selon la catégorie un DVD peut stocker jusqu’à 18 Go. Le DVD possède différents formats qui se sont développés durant des années.</w:t>
      </w:r>
    </w:p>
    <w:p w14:paraId="36AE54B0" w14:textId="56672E86" w:rsidR="003B0B86" w:rsidRPr="00584457" w:rsidRDefault="003B0B86" w:rsidP="008A6FA1">
      <w:pPr>
        <w:pStyle w:val="Titre4"/>
        <w:rPr>
          <w:color w:val="auto"/>
        </w:rPr>
      </w:pPr>
      <w:bookmarkStart w:id="86" w:name="_Toc531165102"/>
      <w:r w:rsidRPr="00584457">
        <w:rPr>
          <w:color w:val="auto"/>
        </w:rPr>
        <w:t>Le Blu-ray</w:t>
      </w:r>
      <w:bookmarkEnd w:id="86"/>
    </w:p>
    <w:p w14:paraId="4F70ADE2" w14:textId="719A9F82" w:rsidR="00AD1601" w:rsidRPr="00584457" w:rsidRDefault="00AD1601" w:rsidP="00AD1601">
      <w:r w:rsidRPr="00584457">
        <w:t xml:space="preserve">Apparut en 2006, le Blu-ray est le successeur du CD et du DVD. Il fonctionne comme un DVD à la différence que le lecteur doit être doté d’un laser violet pour le lire. </w:t>
      </w:r>
      <w:r w:rsidR="003537F7" w:rsidRPr="00584457">
        <w:t>Le Blu-Ray est utilisé pour graver des vidéos en haute définition.</w:t>
      </w:r>
    </w:p>
    <w:p w14:paraId="53E62D32" w14:textId="5FC7EB4F" w:rsidR="003537F7" w:rsidRPr="00584457" w:rsidRDefault="003537F7" w:rsidP="00AD1601">
      <w:r w:rsidRPr="00584457">
        <w:t>Un Blu-Ray peut contenir jusqu’à 27 Go ou 240 min de vidéo HD.</w:t>
      </w:r>
    </w:p>
    <w:p w14:paraId="34098F10" w14:textId="0DEDA9BE" w:rsidR="003510BF" w:rsidRPr="00584457" w:rsidRDefault="003510BF" w:rsidP="003510BF">
      <w:pPr>
        <w:pStyle w:val="Titre3"/>
        <w:rPr>
          <w:color w:val="auto"/>
        </w:rPr>
      </w:pPr>
      <w:bookmarkStart w:id="87" w:name="_Toc531165103"/>
      <w:r w:rsidRPr="00584457">
        <w:rPr>
          <w:color w:val="auto"/>
        </w:rPr>
        <w:t>Quatrième génération</w:t>
      </w:r>
      <w:r w:rsidR="0008051F" w:rsidRPr="00584457">
        <w:rPr>
          <w:color w:val="auto"/>
        </w:rPr>
        <w:t xml:space="preserve"> – supports numériques</w:t>
      </w:r>
      <w:bookmarkEnd w:id="87"/>
    </w:p>
    <w:p w14:paraId="4CFB1649" w14:textId="139B1BC1" w:rsidR="00603CB4" w:rsidRPr="00584457" w:rsidRDefault="00603CB4" w:rsidP="008A6FA1">
      <w:pPr>
        <w:pStyle w:val="Titre4"/>
        <w:rPr>
          <w:color w:val="auto"/>
        </w:rPr>
      </w:pPr>
      <w:bookmarkStart w:id="88" w:name="_Toc531165104"/>
      <w:r w:rsidRPr="00584457">
        <w:rPr>
          <w:color w:val="auto"/>
        </w:rPr>
        <w:t>La clé USB</w:t>
      </w:r>
      <w:bookmarkEnd w:id="88"/>
    </w:p>
    <w:p w14:paraId="3F3295EC" w14:textId="77777777" w:rsidR="009F07B6" w:rsidRPr="00584457" w:rsidRDefault="003537F7" w:rsidP="003537F7">
      <w:r w:rsidRPr="00584457">
        <w:t>La clé USB est un support de stockage amovible, il se branche sur un port « Universal Serial Bus ». Une clé USB permet de stocker facilement des données et permet de transférer rapidement des informations d’un ordinateur à un autre</w:t>
      </w:r>
      <w:r w:rsidR="009F07B6" w:rsidRPr="00584457">
        <w:t>.</w:t>
      </w:r>
    </w:p>
    <w:p w14:paraId="40847DBA" w14:textId="2401AE26" w:rsidR="003537F7" w:rsidRPr="00584457" w:rsidRDefault="009F07B6" w:rsidP="003537F7">
      <w:r w:rsidRPr="00584457">
        <w:t xml:space="preserve">Un avantage de la clé USB, c’est qu’elle ne peut pas se rayer et n’est pas sensible à la poussière. Elle est donc plus fiable. </w:t>
      </w:r>
    </w:p>
    <w:p w14:paraId="6F829CB4" w14:textId="4843AAC7" w:rsidR="009F07B6" w:rsidRPr="00584457" w:rsidRDefault="009F07B6" w:rsidP="003537F7">
      <w:r w:rsidRPr="00584457">
        <w:t xml:space="preserve">La durée de vie de la donnée est estimée à 10 ans ou plus, mais cela va dépendre du modèle acheté. </w:t>
      </w:r>
    </w:p>
    <w:p w14:paraId="3BDB1C24" w14:textId="632802A4" w:rsidR="009F07B6" w:rsidRPr="00584457" w:rsidRDefault="009F07B6" w:rsidP="003537F7">
      <w:r w:rsidRPr="00584457">
        <w:t>Les vitesses de transferts diffèrent en fonction de la catégorie de la clé :</w:t>
      </w:r>
    </w:p>
    <w:p w14:paraId="10FA3BCD" w14:textId="59757369" w:rsidR="009F07B6" w:rsidRPr="00584457" w:rsidRDefault="009F07B6" w:rsidP="007734BD">
      <w:pPr>
        <w:pStyle w:val="Paragraphedeliste"/>
        <w:numPr>
          <w:ilvl w:val="0"/>
          <w:numId w:val="15"/>
        </w:numPr>
      </w:pPr>
      <w:r w:rsidRPr="00584457">
        <w:t>USB 1.1 : 12Mbit/s</w:t>
      </w:r>
    </w:p>
    <w:p w14:paraId="09D96022" w14:textId="2C15BAE2" w:rsidR="009F07B6" w:rsidRPr="00584457" w:rsidRDefault="009F07B6" w:rsidP="007734BD">
      <w:pPr>
        <w:pStyle w:val="Paragraphedeliste"/>
        <w:numPr>
          <w:ilvl w:val="0"/>
          <w:numId w:val="15"/>
        </w:numPr>
      </w:pPr>
      <w:r w:rsidRPr="00584457">
        <w:t>USB 2.0 : 480Mbits/s</w:t>
      </w:r>
    </w:p>
    <w:p w14:paraId="58AF34E2" w14:textId="49A792D6" w:rsidR="009F07B6" w:rsidRPr="00584457" w:rsidRDefault="009F07B6" w:rsidP="007734BD">
      <w:pPr>
        <w:pStyle w:val="Paragraphedeliste"/>
        <w:numPr>
          <w:ilvl w:val="0"/>
          <w:numId w:val="15"/>
        </w:numPr>
      </w:pPr>
      <w:r w:rsidRPr="00584457">
        <w:t>USB 3.0 : 640Mbits/s</w:t>
      </w:r>
    </w:p>
    <w:p w14:paraId="3CB8FBA7" w14:textId="6D6C63BE" w:rsidR="009F07B6" w:rsidRPr="00584457" w:rsidRDefault="009F07B6" w:rsidP="009F07B6">
      <w:r w:rsidRPr="00584457">
        <w:lastRenderedPageBreak/>
        <w:t>Ces valeurs sont bien évidemment théoriques et ne relate pas la vérité la vitesse de lecture sera toujours supérieure à la vitesse d’écriture.</w:t>
      </w:r>
    </w:p>
    <w:p w14:paraId="61FC68B2" w14:textId="66D3549C" w:rsidR="00935A52" w:rsidRDefault="00E95DFF" w:rsidP="00935A52">
      <w:pPr>
        <w:pStyle w:val="Titre2"/>
      </w:pPr>
      <w:bookmarkStart w:id="89" w:name="_Toc531165105"/>
      <w:r>
        <w:rPr>
          <w:noProof/>
          <w:color w:val="ED7D31" w:themeColor="accent2"/>
          <w:lang w:val="fr-FR" w:eastAsia="fr-FR"/>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bookmarkEnd w:id="89"/>
    </w:p>
    <w:p w14:paraId="3C9A3927" w14:textId="5602EE8A" w:rsidR="00935A52" w:rsidRDefault="00935A52" w:rsidP="00935A52">
      <w:pPr>
        <w:pStyle w:val="Titre3"/>
      </w:pPr>
      <w:bookmarkStart w:id="90" w:name="_Toc514709868"/>
      <w:bookmarkStart w:id="91" w:name="_Toc531165106"/>
      <w:r>
        <w:t>Sauvegarde complète</w:t>
      </w:r>
      <w:bookmarkEnd w:id="90"/>
      <w:bookmarkEnd w:id="91"/>
      <w:r>
        <w:t xml:space="preserve"> </w:t>
      </w:r>
    </w:p>
    <w:p w14:paraId="038F61C4" w14:textId="18F8B2F5" w:rsidR="00935A52" w:rsidRPr="001D0DD0" w:rsidRDefault="00935A52" w:rsidP="00935A52">
      <w:pPr>
        <w:rPr>
          <w:color w:val="000000" w:themeColor="text1"/>
        </w:rPr>
      </w:pPr>
      <w:r w:rsidRPr="001D0DD0">
        <w:rPr>
          <w:color w:val="000000" w:themeColor="text1"/>
        </w:rPr>
        <w:t>La plus simple, elle sauvegarde toutes les données avec tous les répertoires et sous répertoires à chaque fois.</w:t>
      </w:r>
      <w:r w:rsidR="00E95DFF" w:rsidRPr="001D0DD0">
        <w:rPr>
          <w:color w:val="000000" w:themeColor="text1"/>
        </w:rPr>
        <w:t xml:space="preserve"> </w:t>
      </w:r>
    </w:p>
    <w:p w14:paraId="2EA65274" w14:textId="77777777" w:rsidR="00935A52" w:rsidRPr="001D0DD0" w:rsidRDefault="00935A52" w:rsidP="00935A52">
      <w:pPr>
        <w:pStyle w:val="Titre4"/>
      </w:pPr>
      <w:bookmarkStart w:id="92" w:name="_Toc531165107"/>
      <w:r w:rsidRPr="001D0DD0">
        <w:t>Point positif :</w:t>
      </w:r>
      <w:bookmarkEnd w:id="92"/>
      <w:r w:rsidRPr="001D0DD0">
        <w:t xml:space="preserve"> </w:t>
      </w:r>
    </w:p>
    <w:p w14:paraId="3DB5F319" w14:textId="60BE1C26" w:rsidR="00935A52" w:rsidRPr="001D0DD0" w:rsidRDefault="00935A52" w:rsidP="00935A52">
      <w:pPr>
        <w:rPr>
          <w:color w:val="000000" w:themeColor="text1"/>
        </w:rPr>
      </w:pPr>
      <w:r w:rsidRPr="001D0DD0">
        <w:rPr>
          <w:color w:val="000000" w:themeColor="text1"/>
        </w:rPr>
        <w:t xml:space="preserve">la plus fiable pour la restauration car </w:t>
      </w:r>
      <w:r w:rsidR="00C60C95" w:rsidRPr="001D0DD0">
        <w:rPr>
          <w:color w:val="000000" w:themeColor="text1"/>
        </w:rPr>
        <w:t>il n’y a pas de</w:t>
      </w:r>
      <w:r w:rsidRPr="001D0DD0">
        <w:rPr>
          <w:color w:val="000000" w:themeColor="text1"/>
        </w:rPr>
        <w:t xml:space="preserve"> calcul à faire ou de multiple réécriture.</w:t>
      </w:r>
      <w:r w:rsidRPr="001D0DD0">
        <w:rPr>
          <w:color w:val="000000" w:themeColor="text1"/>
        </w:rPr>
        <w:br/>
        <w:t>la plus rapide pour  la restauration de la sauvegarde car elle n'a pas de comparaison à faire ou de soustraction.</w:t>
      </w:r>
    </w:p>
    <w:p w14:paraId="083BE073" w14:textId="77777777" w:rsidR="00935A52" w:rsidRPr="001D0DD0" w:rsidRDefault="00935A52" w:rsidP="00935A52">
      <w:pPr>
        <w:pStyle w:val="Titre4"/>
      </w:pPr>
      <w:bookmarkStart w:id="93" w:name="_Toc531165108"/>
      <w:r w:rsidRPr="001D0DD0">
        <w:t>Point Négatif :</w:t>
      </w:r>
      <w:bookmarkEnd w:id="93"/>
    </w:p>
    <w:p w14:paraId="7C1E517F" w14:textId="2F5FE7FA" w:rsidR="00935A52" w:rsidRPr="001D0DD0" w:rsidRDefault="00301B7E" w:rsidP="00935A52">
      <w:pPr>
        <w:rPr>
          <w:color w:val="000000" w:themeColor="text1"/>
        </w:rPr>
      </w:pPr>
      <w:r w:rsidRPr="001D0DD0">
        <w:rPr>
          <w:color w:val="000000" w:themeColor="text1"/>
        </w:rPr>
        <w:t>C’est</w:t>
      </w:r>
      <w:r w:rsidR="00935A52" w:rsidRPr="001D0DD0">
        <w:rPr>
          <w:color w:val="000000" w:themeColor="text1"/>
        </w:rPr>
        <w:t xml:space="preserve"> la sauvegarde qui prend le plus de volumes de données.</w:t>
      </w:r>
      <w:r w:rsidR="00935A52" w:rsidRPr="001D0DD0">
        <w:rPr>
          <w:color w:val="000000" w:themeColor="text1"/>
        </w:rPr>
        <w:br/>
        <w:t xml:space="preserve">C'est aussi la plus longue à faire, car elle copie à chaque fois toutes les données alors que les autres </w:t>
      </w:r>
      <w:r w:rsidR="00C60C95" w:rsidRPr="001D0DD0">
        <w:rPr>
          <w:color w:val="000000" w:themeColor="text1"/>
        </w:rPr>
        <w:t xml:space="preserve">types de sauvegarde </w:t>
      </w:r>
      <w:r w:rsidR="00935A52" w:rsidRPr="001D0DD0">
        <w:rPr>
          <w:color w:val="000000" w:themeColor="text1"/>
        </w:rPr>
        <w:t>vont en faire moins.</w:t>
      </w:r>
    </w:p>
    <w:p w14:paraId="32297E68" w14:textId="1283E3A6" w:rsidR="00935A52" w:rsidRPr="001D0DD0" w:rsidRDefault="00935A52" w:rsidP="00935A52">
      <w:pPr>
        <w:rPr>
          <w:color w:val="000000" w:themeColor="text1"/>
        </w:rPr>
      </w:pPr>
    </w:p>
    <w:p w14:paraId="7CE32CA0" w14:textId="0B2A926A" w:rsidR="00935A52" w:rsidRPr="001D0DD0" w:rsidRDefault="00E95DFF" w:rsidP="00935A52">
      <w:pPr>
        <w:pStyle w:val="Titre3"/>
      </w:pPr>
      <w:bookmarkStart w:id="94" w:name="_Toc514709869"/>
      <w:bookmarkStart w:id="95" w:name="_Toc531165109"/>
      <w:r w:rsidRPr="001D0DD0">
        <w:rPr>
          <w:noProof/>
          <w:lang w:val="fr-FR" w:eastAsia="fr-FR"/>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1D0DD0">
        <w:t>Sauvegarde incrémentale</w:t>
      </w:r>
      <w:bookmarkEnd w:id="94"/>
      <w:bookmarkEnd w:id="95"/>
      <w:r w:rsidR="00935A52" w:rsidRPr="001D0DD0">
        <w:t xml:space="preserve"> </w:t>
      </w:r>
    </w:p>
    <w:p w14:paraId="3233F5F4" w14:textId="77777777" w:rsidR="00935A52" w:rsidRPr="001D0DD0" w:rsidRDefault="00935A52" w:rsidP="00935A52">
      <w:pPr>
        <w:pStyle w:val="Titre4"/>
      </w:pPr>
      <w:bookmarkStart w:id="96" w:name="_Toc531165110"/>
      <w:r w:rsidRPr="001D0DD0">
        <w:t>Point positif :</w:t>
      </w:r>
      <w:bookmarkEnd w:id="96"/>
      <w:r w:rsidRPr="001D0DD0">
        <w:t xml:space="preserve"> </w:t>
      </w:r>
    </w:p>
    <w:p w14:paraId="0E6F66FD" w14:textId="412C9831" w:rsidR="00935A52" w:rsidRPr="001D0DD0" w:rsidRDefault="00935A52" w:rsidP="00935A52">
      <w:pPr>
        <w:pStyle w:val="Standard"/>
        <w:rPr>
          <w:color w:val="000000" w:themeColor="text1"/>
          <w:lang w:val="fr-CH"/>
        </w:rPr>
      </w:pPr>
      <w:r w:rsidRPr="001D0DD0">
        <w:rPr>
          <w:color w:val="000000" w:themeColor="text1"/>
          <w:lang w:val="fr-CH"/>
        </w:rPr>
        <w:t>Elle sauvegarde les modifications depuis la dernière sauvegarde,</w:t>
      </w:r>
      <w:r w:rsidR="00C60C95" w:rsidRPr="001D0DD0">
        <w:rPr>
          <w:color w:val="000000" w:themeColor="text1"/>
          <w:lang w:val="fr-CH"/>
        </w:rPr>
        <w:t xml:space="preserve"> complète ou incrémentiel. </w:t>
      </w:r>
      <w:r w:rsidRPr="001D0DD0">
        <w:rPr>
          <w:color w:val="000000" w:themeColor="text1"/>
          <w:lang w:val="fr-CH"/>
        </w:rPr>
        <w:t xml:space="preserve"> </w:t>
      </w:r>
      <w:r w:rsidR="00C60C95" w:rsidRPr="001D0DD0">
        <w:rPr>
          <w:color w:val="000000" w:themeColor="text1"/>
          <w:lang w:val="fr-CH"/>
        </w:rPr>
        <w:t>Elle</w:t>
      </w:r>
      <w:r w:rsidRPr="001D0DD0">
        <w:rPr>
          <w:color w:val="000000" w:themeColor="text1"/>
          <w:lang w:val="fr-CH"/>
        </w:rPr>
        <w:t xml:space="preserve"> est accompagnée d'une première sauvegarde complète, qui sera le point de départ en cas de restauration, puis chaque incrémentielle sera ensuite restaurée, jusqu'à atteindre </w:t>
      </w:r>
      <w:r w:rsidR="00301B7E" w:rsidRPr="001D0DD0">
        <w:rPr>
          <w:color w:val="000000" w:themeColor="text1"/>
          <w:lang w:val="fr-CH"/>
        </w:rPr>
        <w:t>la sauvegarde voulue</w:t>
      </w:r>
      <w:r w:rsidRPr="001D0DD0">
        <w:rPr>
          <w:color w:val="000000" w:themeColor="text1"/>
          <w:lang w:val="fr-CH"/>
        </w:rPr>
        <w:t>.</w:t>
      </w:r>
    </w:p>
    <w:p w14:paraId="62CEA71D" w14:textId="77777777" w:rsidR="00935A52" w:rsidRPr="001D0DD0" w:rsidRDefault="00935A52" w:rsidP="00935A52">
      <w:pPr>
        <w:rPr>
          <w:color w:val="000000" w:themeColor="text1"/>
        </w:rPr>
      </w:pPr>
    </w:p>
    <w:p w14:paraId="2CEDEE02" w14:textId="77777777" w:rsidR="00935A52" w:rsidRPr="001D0DD0" w:rsidRDefault="00935A52" w:rsidP="00935A52">
      <w:pPr>
        <w:pStyle w:val="Titre4"/>
      </w:pPr>
      <w:bookmarkStart w:id="97" w:name="_Toc531165111"/>
      <w:r w:rsidRPr="001D0DD0">
        <w:t>Point Négatif :</w:t>
      </w:r>
      <w:bookmarkEnd w:id="97"/>
    </w:p>
    <w:p w14:paraId="3ED0A0D6" w14:textId="0B46BECF" w:rsidR="00935A52" w:rsidRPr="001D0DD0" w:rsidRDefault="00935A52" w:rsidP="00935A52">
      <w:pPr>
        <w:pStyle w:val="Standard"/>
        <w:rPr>
          <w:color w:val="000000" w:themeColor="text1"/>
          <w:lang w:val="fr-CH"/>
        </w:rPr>
      </w:pPr>
      <w:r w:rsidRPr="001D0DD0">
        <w:rPr>
          <w:color w:val="000000" w:themeColor="text1"/>
          <w:lang w:val="fr-CH"/>
        </w:rPr>
        <w:t>C'est la plus longue à restaurer, car TOUTES les sauvegardes depuis la dernière complète y compris doivent être restaurées une par une.</w:t>
      </w:r>
      <w:r w:rsidRPr="001D0DD0">
        <w:rPr>
          <w:color w:val="000000" w:themeColor="text1"/>
          <w:lang w:val="fr-CH"/>
        </w:rPr>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1D0DD0">
        <w:rPr>
          <w:color w:val="000000" w:themeColor="text1"/>
          <w:lang w:val="fr-CH"/>
        </w:rPr>
        <w:t>suppriment</w:t>
      </w:r>
      <w:r w:rsidRPr="001D0DD0">
        <w:rPr>
          <w:color w:val="000000" w:themeColor="text1"/>
          <w:lang w:val="fr-CH"/>
        </w:rPr>
        <w:t xml:space="preserve"> pas des fichiers déplacé ou dont le nom a changé</w:t>
      </w:r>
    </w:p>
    <w:p w14:paraId="64B710F9" w14:textId="77777777" w:rsidR="00935A52" w:rsidRPr="001D0DD0" w:rsidRDefault="00935A52" w:rsidP="00935A52">
      <w:pPr>
        <w:rPr>
          <w:color w:val="000000" w:themeColor="text1"/>
        </w:rPr>
      </w:pPr>
    </w:p>
    <w:p w14:paraId="5E131B7D" w14:textId="4F6A1031" w:rsidR="00935A52" w:rsidRPr="001D0DD0" w:rsidRDefault="00935A52" w:rsidP="00935A52">
      <w:pPr>
        <w:rPr>
          <w:color w:val="000000" w:themeColor="text1"/>
        </w:rPr>
      </w:pPr>
    </w:p>
    <w:p w14:paraId="1E126DFE" w14:textId="6658392C" w:rsidR="00935A52" w:rsidRPr="001D0DD0" w:rsidRDefault="00E95DFF" w:rsidP="00935A52">
      <w:pPr>
        <w:pStyle w:val="Titre3"/>
      </w:pPr>
      <w:bookmarkStart w:id="98" w:name="_Toc514709870"/>
      <w:bookmarkStart w:id="99" w:name="_Toc531165112"/>
      <w:r w:rsidRPr="001D0DD0">
        <w:rPr>
          <w:noProof/>
          <w:lang w:val="fr-FR" w:eastAsia="fr-FR"/>
        </w:rPr>
        <w:lastRenderedPageBreak/>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1D0DD0">
        <w:t>Sauvegarde différentielle</w:t>
      </w:r>
      <w:bookmarkEnd w:id="98"/>
      <w:bookmarkEnd w:id="99"/>
    </w:p>
    <w:p w14:paraId="44126C1C" w14:textId="0F19A83F" w:rsidR="00935A52" w:rsidRPr="001D0DD0" w:rsidRDefault="00C60C95" w:rsidP="00935A52">
      <w:pPr>
        <w:pStyle w:val="Standard"/>
        <w:rPr>
          <w:color w:val="000000" w:themeColor="text1"/>
          <w:lang w:val="fr-CH"/>
        </w:rPr>
      </w:pPr>
      <w:r w:rsidRPr="001D0DD0">
        <w:rPr>
          <w:color w:val="000000" w:themeColor="text1"/>
          <w:lang w:val="fr-CH"/>
        </w:rPr>
        <w:t>La sauvegarde différentielle effectue une première sauvegard</w:t>
      </w:r>
      <w:r w:rsidR="00E95DFF" w:rsidRPr="001D0DD0">
        <w:rPr>
          <w:color w:val="000000" w:themeColor="text1"/>
          <w:lang w:val="fr-CH"/>
        </w:rPr>
        <w:t>e complète, puis chaque sauvegarde différentielle va comparer les modifications des fichiers comparé à la dernière sauvegarde complète.</w:t>
      </w:r>
      <w:r w:rsidRPr="001D0DD0">
        <w:rPr>
          <w:color w:val="000000" w:themeColor="text1"/>
          <w:lang w:val="fr-CH"/>
        </w:rPr>
        <w:t xml:space="preserve"> </w:t>
      </w:r>
    </w:p>
    <w:p w14:paraId="11CA48EA" w14:textId="77777777" w:rsidR="00935A52" w:rsidRPr="001D0DD0" w:rsidRDefault="00935A52" w:rsidP="00935A52">
      <w:pPr>
        <w:pStyle w:val="Standard"/>
        <w:rPr>
          <w:color w:val="000000" w:themeColor="text1"/>
          <w:lang w:val="fr-CH"/>
        </w:rPr>
      </w:pPr>
    </w:p>
    <w:p w14:paraId="185BEB36" w14:textId="2E3B795B" w:rsidR="00935A52" w:rsidRPr="001D0DD0" w:rsidRDefault="00935A52" w:rsidP="00935A52">
      <w:pPr>
        <w:pStyle w:val="Standard"/>
        <w:rPr>
          <w:color w:val="000000" w:themeColor="text1"/>
          <w:lang w:val="fr-CH"/>
        </w:rPr>
      </w:pPr>
      <w:r w:rsidRPr="001D0DD0">
        <w:rPr>
          <w:color w:val="000000" w:themeColor="text1"/>
          <w:lang w:val="fr-CH"/>
        </w:rPr>
        <w:t>C'est un compris entre la sauvegarde complète et l'incrémentale, elle équilibre les points positifs et négatif de chacun</w:t>
      </w:r>
      <w:r w:rsidR="00C60C95" w:rsidRPr="001D0DD0">
        <w:rPr>
          <w:color w:val="000000" w:themeColor="text1"/>
          <w:lang w:val="fr-CH"/>
        </w:rPr>
        <w:t>.</w:t>
      </w:r>
      <w:r w:rsidRPr="001D0DD0">
        <w:rPr>
          <w:color w:val="000000" w:themeColor="text1"/>
          <w:lang w:val="fr-CH"/>
        </w:rPr>
        <w:t xml:space="preserve">  </w:t>
      </w:r>
    </w:p>
    <w:p w14:paraId="3AAB5487" w14:textId="72ACBA6A" w:rsidR="00E95DFF" w:rsidRPr="001D0DD0" w:rsidRDefault="00E95DFF" w:rsidP="00935A52">
      <w:pPr>
        <w:pStyle w:val="Standard"/>
        <w:rPr>
          <w:color w:val="000000" w:themeColor="text1"/>
          <w:lang w:val="fr-CH"/>
        </w:rPr>
      </w:pPr>
    </w:p>
    <w:p w14:paraId="67785C82" w14:textId="6C675E16" w:rsidR="00E95DFF" w:rsidRPr="001D0DD0" w:rsidRDefault="00E95DFF" w:rsidP="00E95DFF">
      <w:pPr>
        <w:pStyle w:val="Titre3"/>
      </w:pPr>
      <w:bookmarkStart w:id="100" w:name="_Toc531165113"/>
      <w:r w:rsidRPr="001D0DD0">
        <w:rPr>
          <w:noProof/>
          <w:lang w:val="fr-FR" w:eastAsia="fr-FR"/>
        </w:rPr>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rsidRPr="001D0DD0">
        <w:t>Sauvegarde décrémentale</w:t>
      </w:r>
      <w:bookmarkEnd w:id="100"/>
    </w:p>
    <w:p w14:paraId="16D6D803" w14:textId="4140C078" w:rsidR="00E95DFF" w:rsidRPr="001D0DD0" w:rsidRDefault="00E95DFF" w:rsidP="00E95DFF">
      <w:pPr>
        <w:rPr>
          <w:color w:val="000000" w:themeColor="text1"/>
        </w:rPr>
      </w:pPr>
      <w:r w:rsidRPr="001D0DD0">
        <w:rPr>
          <w:color w:val="000000" w:themeColor="text1"/>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52F25AFB" w14:textId="2E477A57" w:rsidR="00492884" w:rsidRDefault="00492884" w:rsidP="00E95DFF">
      <w:pPr>
        <w:rPr>
          <w:color w:val="ED7D31" w:themeColor="accent2"/>
        </w:rPr>
      </w:pPr>
    </w:p>
    <w:p w14:paraId="6C6234F7" w14:textId="4EED4B36" w:rsidR="00492884" w:rsidRPr="00BD2E05" w:rsidRDefault="00492884" w:rsidP="00492884">
      <w:pPr>
        <w:pStyle w:val="Titre2"/>
        <w:rPr>
          <w:color w:val="auto"/>
        </w:rPr>
      </w:pPr>
      <w:bookmarkStart w:id="101" w:name="_Toc531165114"/>
      <w:r w:rsidRPr="00BD2E05">
        <w:rPr>
          <w:color w:val="auto"/>
        </w:rPr>
        <w:t>Onduleurs – UPS</w:t>
      </w:r>
      <w:bookmarkEnd w:id="101"/>
    </w:p>
    <w:p w14:paraId="54189286" w14:textId="20F2B228" w:rsidR="00492884" w:rsidRPr="00BD2E05" w:rsidRDefault="00492884" w:rsidP="00492884">
      <w:pPr>
        <w:rPr>
          <w:b/>
        </w:rPr>
      </w:pPr>
      <w:r w:rsidRPr="00BD2E05">
        <w:t xml:space="preserve">Un Onduleur (en anglais UPS pour Uninterruptible Power Supply) est un dispositif utilisé pour protéger des matériels </w:t>
      </w:r>
      <w:r w:rsidR="008E5498" w:rsidRPr="00BD2E05">
        <w:t>électroniques</w:t>
      </w:r>
      <w:r w:rsidRPr="00BD2E05">
        <w:t xml:space="preserve"> contre les</w:t>
      </w:r>
      <w:r w:rsidR="008E5498" w:rsidRPr="00BD2E05">
        <w:rPr>
          <w:b/>
        </w:rPr>
        <w:t xml:space="preserve"> pannes électriques</w:t>
      </w:r>
      <w:r w:rsidRPr="00BD2E05">
        <w:rPr>
          <w:b/>
        </w:rPr>
        <w:t>.</w:t>
      </w:r>
      <w:r w:rsidR="008E5498" w:rsidRPr="00BD2E05">
        <w:rPr>
          <w:b/>
        </w:rPr>
        <w:t xml:space="preserve"> </w:t>
      </w:r>
      <w:r w:rsidR="008E5498" w:rsidRPr="00BD2E05">
        <w:t>Il est équipé d’une batterie de secours qui permet d’alimenter</w:t>
      </w:r>
      <w:r w:rsidR="00492B29" w:rsidRPr="00BD2E05">
        <w:t>, pendant quelques minutes,</w:t>
      </w:r>
      <w:r w:rsidR="008E5498" w:rsidRPr="00BD2E05">
        <w:t xml:space="preserve"> ou de </w:t>
      </w:r>
      <w:r w:rsidR="00492B29" w:rsidRPr="00BD2E05">
        <w:t>stabiliser</w:t>
      </w:r>
      <w:r w:rsidR="008E5498" w:rsidRPr="00BD2E05">
        <w:t xml:space="preserve"> les équipements branchés sur ce dernier en cas de</w:t>
      </w:r>
      <w:r w:rsidR="00492B29" w:rsidRPr="00BD2E05">
        <w:t> </w:t>
      </w:r>
      <w:r w:rsidR="00492B29" w:rsidRPr="00BD2E05">
        <w:rPr>
          <w:b/>
        </w:rPr>
        <w:t>:</w:t>
      </w:r>
    </w:p>
    <w:p w14:paraId="5BACD352" w14:textId="66833E4A" w:rsidR="00492B29" w:rsidRPr="007734BD" w:rsidRDefault="00492B29" w:rsidP="007734BD">
      <w:pPr>
        <w:pStyle w:val="Paragraphedeliste"/>
        <w:numPr>
          <w:ilvl w:val="0"/>
          <w:numId w:val="11"/>
        </w:numPr>
      </w:pPr>
      <w:r w:rsidRPr="007734BD">
        <w:rPr>
          <w:b/>
        </w:rPr>
        <w:t>Coupure de courant</w:t>
      </w:r>
      <w:r w:rsidRPr="007734BD">
        <w:t> : Lors d’une coupure d’alimentation d’un matériel électronique l’onduleur utilise sa batterie de secours pour fournir quelques minutes de courant à ce dernier.</w:t>
      </w:r>
    </w:p>
    <w:p w14:paraId="4305BBEC" w14:textId="21DD8B23" w:rsidR="00492B29" w:rsidRPr="007734BD" w:rsidRDefault="00492B29" w:rsidP="007734BD">
      <w:pPr>
        <w:pStyle w:val="Paragraphedeliste"/>
        <w:numPr>
          <w:ilvl w:val="0"/>
          <w:numId w:val="11"/>
        </w:numPr>
      </w:pPr>
      <w:r w:rsidRPr="007734BD">
        <w:rPr>
          <w:b/>
        </w:rPr>
        <w:t xml:space="preserve">Surtension et Pics de </w:t>
      </w:r>
      <w:r w:rsidR="00301B7E" w:rsidRPr="007734BD">
        <w:rPr>
          <w:b/>
        </w:rPr>
        <w:t>tension</w:t>
      </w:r>
      <w:r w:rsidR="00301B7E" w:rsidRPr="007734BD">
        <w:t xml:space="preserve"> :</w:t>
      </w:r>
      <w:r w:rsidRPr="007734BD">
        <w:t xml:space="preserve"> Si la valeur de la tension qui passe dans l’onduleur est supérieure à la valeur maximale prévue pour le fonctionnement n</w:t>
      </w:r>
      <w:r w:rsidR="00516E35" w:rsidRPr="007734BD">
        <w:t>ormal des appareils électriques connectés à l’onduleur.</w:t>
      </w:r>
    </w:p>
    <w:p w14:paraId="1A3013BC" w14:textId="02FB0622" w:rsidR="00516E35" w:rsidRPr="007734BD" w:rsidRDefault="00516E35" w:rsidP="007734BD">
      <w:pPr>
        <w:pStyle w:val="Paragraphedeliste"/>
        <w:numPr>
          <w:ilvl w:val="0"/>
          <w:numId w:val="11"/>
        </w:numPr>
      </w:pPr>
      <w:r w:rsidRPr="007734BD">
        <w:rPr>
          <w:b/>
        </w:rPr>
        <w:t xml:space="preserve">Sous-tension : </w:t>
      </w:r>
      <w:r w:rsidRPr="007734BD">
        <w:t>C’est le contraire de la Surtension, quand la tension n’est pas suffisante pour le fonctionnement normal des composants électriques l’onduleur utilise sa batterie de secours pour stabiliser la tension.</w:t>
      </w:r>
    </w:p>
    <w:p w14:paraId="7326ECC9" w14:textId="4537D032" w:rsidR="00516E35" w:rsidRPr="00BD2E05" w:rsidRDefault="00516E35" w:rsidP="00516E35">
      <w:pPr>
        <w:pStyle w:val="Titre3"/>
        <w:rPr>
          <w:color w:val="auto"/>
        </w:rPr>
      </w:pPr>
      <w:bookmarkStart w:id="102" w:name="_Toc531165115"/>
      <w:r w:rsidRPr="00BD2E05">
        <w:rPr>
          <w:color w:val="auto"/>
        </w:rPr>
        <w:t>Types d’UPS</w:t>
      </w:r>
      <w:bookmarkEnd w:id="102"/>
    </w:p>
    <w:p w14:paraId="093AFA97" w14:textId="7560BB2E" w:rsidR="00516E35" w:rsidRPr="00BD2E05" w:rsidRDefault="00516E35" w:rsidP="00516E35">
      <w:r w:rsidRPr="00BD2E05">
        <w:t xml:space="preserve">On trouve dans le marché, 3 </w:t>
      </w:r>
      <w:r w:rsidR="008D020E" w:rsidRPr="00BD2E05">
        <w:t>familles</w:t>
      </w:r>
      <w:r w:rsidRPr="00BD2E05">
        <w:t xml:space="preserve"> d’</w:t>
      </w:r>
      <w:r w:rsidR="008D020E" w:rsidRPr="00BD2E05">
        <w:t>onduleurs :</w:t>
      </w:r>
    </w:p>
    <w:p w14:paraId="1AF9C8FA" w14:textId="6808E984" w:rsidR="00426FF7" w:rsidRPr="00BD2E05" w:rsidRDefault="00426FF7" w:rsidP="00426FF7">
      <w:pPr>
        <w:pStyle w:val="Titre4"/>
        <w:rPr>
          <w:color w:val="auto"/>
        </w:rPr>
      </w:pPr>
      <w:bookmarkStart w:id="103" w:name="_Toc531165116"/>
      <w:r w:rsidRPr="00BD2E05">
        <w:rPr>
          <w:color w:val="auto"/>
        </w:rPr>
        <w:t>Off-line (Passive Standby)</w:t>
      </w:r>
      <w:bookmarkEnd w:id="103"/>
    </w:p>
    <w:p w14:paraId="2C087DDB" w14:textId="0CDEBD77" w:rsidR="008D020E" w:rsidRPr="007734BD" w:rsidRDefault="008D020E" w:rsidP="007734BD">
      <w:pPr>
        <w:pStyle w:val="Paragraphedeliste"/>
        <w:numPr>
          <w:ilvl w:val="0"/>
          <w:numId w:val="12"/>
        </w:numPr>
        <w:rPr>
          <w:b/>
        </w:rPr>
      </w:pPr>
      <w:r w:rsidRPr="007734BD">
        <w:t xml:space="preserve"> C’est le type</w:t>
      </w:r>
      <w:r w:rsidR="0002726E" w:rsidRPr="007734BD">
        <w:t xml:space="preserve"> le</w:t>
      </w:r>
      <w:r w:rsidRPr="007734BD">
        <w:t xml:space="preserve"> plus courant et</w:t>
      </w:r>
      <w:r w:rsidR="0002726E" w:rsidRPr="007734BD">
        <w:t xml:space="preserve"> le</w:t>
      </w:r>
      <w:r w:rsidRPr="007734BD">
        <w:t xml:space="preserve"> moins cher </w:t>
      </w:r>
      <w:r w:rsidR="0002726E" w:rsidRPr="007734BD">
        <w:t xml:space="preserve">que l’on trouve dans le marché il est par contre celui qui fournit le moins de protection car il </w:t>
      </w:r>
      <w:r w:rsidR="00D13D78" w:rsidRPr="007734BD">
        <w:t>ne protège pas contre les microcoupures.</w:t>
      </w:r>
      <w:r w:rsidR="00AF7A9C" w:rsidRPr="007734BD">
        <w:t xml:space="preserve"> Ce type d’UPS n’est pas conseillé si votre réseau électrique subit fréquemment des perturbations électriques</w:t>
      </w:r>
    </w:p>
    <w:p w14:paraId="6F241E41" w14:textId="77777777" w:rsidR="00F64578" w:rsidRPr="007734BD" w:rsidRDefault="00D13D78" w:rsidP="007734BD">
      <w:pPr>
        <w:pStyle w:val="Paragraphedeliste"/>
        <w:numPr>
          <w:ilvl w:val="0"/>
          <w:numId w:val="12"/>
        </w:numPr>
      </w:pPr>
      <w:r w:rsidRPr="007734BD">
        <w:t xml:space="preserve">Fonctionnement : </w:t>
      </w:r>
    </w:p>
    <w:p w14:paraId="06FCF5F6" w14:textId="714B41B1" w:rsidR="00D13D78" w:rsidRPr="007734BD" w:rsidRDefault="00D13D78" w:rsidP="007734BD">
      <w:pPr>
        <w:pStyle w:val="Paragraphedeliste"/>
        <w:numPr>
          <w:ilvl w:val="1"/>
          <w:numId w:val="12"/>
        </w:numPr>
      </w:pPr>
      <w:r w:rsidRPr="007734BD">
        <w:lastRenderedPageBreak/>
        <w:t xml:space="preserve">Le courant venant du secteur électrique passe par l’onduleur et alimente le matériel directement en passant juste par un </w:t>
      </w:r>
      <w:r w:rsidRPr="007734BD">
        <w:rPr>
          <w:b/>
        </w:rPr>
        <w:t>commutateur</w:t>
      </w:r>
      <w:r w:rsidRPr="007734BD">
        <w:t xml:space="preserve">. Un autre chemin fait le rechargement de la batterie en passant par un </w:t>
      </w:r>
      <w:r w:rsidRPr="007734BD">
        <w:rPr>
          <w:b/>
        </w:rPr>
        <w:t xml:space="preserve">redresseur </w:t>
      </w:r>
      <w:r w:rsidRPr="007734BD">
        <w:t>qui transforme le</w:t>
      </w:r>
      <w:r w:rsidR="00AF7A9C" w:rsidRPr="007734BD">
        <w:t xml:space="preserve"> courant alternatif en continue :</w:t>
      </w:r>
    </w:p>
    <w:p w14:paraId="3F62E755" w14:textId="41991CD9" w:rsidR="00D13D78" w:rsidRPr="00426FF7" w:rsidRDefault="00CA79C9" w:rsidP="007734BD">
      <w:pPr>
        <w:pStyle w:val="Paragraphedeliste"/>
        <w:numPr>
          <w:ilvl w:val="1"/>
          <w:numId w:val="12"/>
        </w:numPr>
      </w:pPr>
      <w:r w:rsidRPr="00426FF7">
        <w:rPr>
          <w:noProof/>
          <w:lang w:val="fr-FR" w:eastAsia="fr-FR"/>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734BD" w:rsidRDefault="00CA79C9" w:rsidP="007734BD">
      <w:pPr>
        <w:pStyle w:val="Paragraphedeliste"/>
        <w:numPr>
          <w:ilvl w:val="1"/>
          <w:numId w:val="12"/>
        </w:numPr>
      </w:pPr>
      <w:r w:rsidRPr="007734BD">
        <w:t>En cas de coupure de courant le commutateur est activé et la batterie prend le relais, dans ce cas</w:t>
      </w:r>
      <w:r w:rsidR="00E12B5C" w:rsidRPr="007734BD">
        <w:t>,</w:t>
      </w:r>
      <w:r w:rsidRPr="007734BD">
        <w:t xml:space="preserve"> le courant continue qui sort de la batterie passe par un onduleur qui le t</w:t>
      </w:r>
      <w:r w:rsidR="00AF7A9C" w:rsidRPr="007734BD">
        <w:t>ransforme en courant alternatif :</w:t>
      </w:r>
    </w:p>
    <w:p w14:paraId="171CC51A" w14:textId="6FF1810E" w:rsidR="00CA79C9" w:rsidRPr="00426FF7" w:rsidRDefault="00CA79C9" w:rsidP="007734BD">
      <w:pPr>
        <w:pStyle w:val="Paragraphedeliste"/>
        <w:numPr>
          <w:ilvl w:val="1"/>
          <w:numId w:val="12"/>
        </w:numPr>
      </w:pPr>
      <w:r w:rsidRPr="00426FF7">
        <w:rPr>
          <w:noProof/>
          <w:lang w:val="fr-FR" w:eastAsia="fr-FR"/>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7734BD" w:rsidRDefault="00426FF7" w:rsidP="007734BD">
      <w:pPr>
        <w:pStyle w:val="Paragraphedeliste"/>
        <w:numPr>
          <w:ilvl w:val="1"/>
          <w:numId w:val="12"/>
        </w:numPr>
      </w:pPr>
      <w:r w:rsidRPr="007734BD">
        <w:t xml:space="preserve">Avantage : </w:t>
      </w:r>
    </w:p>
    <w:p w14:paraId="717DA167" w14:textId="5EE5C29E" w:rsidR="00426FF7" w:rsidRPr="007734BD" w:rsidRDefault="00426FF7" w:rsidP="007734BD">
      <w:pPr>
        <w:pStyle w:val="Paragraphedeliste"/>
        <w:numPr>
          <w:ilvl w:val="2"/>
          <w:numId w:val="12"/>
        </w:numPr>
      </w:pPr>
      <w:r w:rsidRPr="007734BD">
        <w:t>Prix</w:t>
      </w:r>
    </w:p>
    <w:p w14:paraId="747E343B" w14:textId="2FAAE9E2" w:rsidR="00426FF7" w:rsidRPr="007734BD" w:rsidRDefault="00426FF7" w:rsidP="007734BD">
      <w:pPr>
        <w:pStyle w:val="Paragraphedeliste"/>
        <w:numPr>
          <w:ilvl w:val="1"/>
          <w:numId w:val="12"/>
        </w:numPr>
      </w:pPr>
      <w:r w:rsidRPr="007734BD">
        <w:t xml:space="preserve">Désavantages : </w:t>
      </w:r>
    </w:p>
    <w:p w14:paraId="31CAF20E" w14:textId="6801CC73" w:rsidR="00426FF7" w:rsidRPr="007734BD" w:rsidRDefault="00426FF7" w:rsidP="007734BD">
      <w:pPr>
        <w:pStyle w:val="Paragraphedeliste"/>
        <w:numPr>
          <w:ilvl w:val="2"/>
          <w:numId w:val="12"/>
        </w:numPr>
      </w:pPr>
      <w:r w:rsidRPr="007734BD">
        <w:t>Temps de bascule trop élevé.</w:t>
      </w:r>
    </w:p>
    <w:p w14:paraId="1EF0F7CA" w14:textId="4F989064" w:rsidR="00442226" w:rsidRPr="007734BD" w:rsidRDefault="00426FF7" w:rsidP="007734BD">
      <w:pPr>
        <w:pStyle w:val="Paragraphedeliste"/>
        <w:numPr>
          <w:ilvl w:val="2"/>
          <w:numId w:val="12"/>
        </w:numPr>
      </w:pPr>
      <w:r w:rsidRPr="007734BD">
        <w:t>E</w:t>
      </w:r>
      <w:r w:rsidR="00442226" w:rsidRPr="007734BD">
        <w:t>n cas de sous-tension et surtension une bascule vers la batterie et aussi nécessaire.</w:t>
      </w:r>
    </w:p>
    <w:p w14:paraId="2AE82319" w14:textId="6CE763C0" w:rsidR="00426FF7" w:rsidRPr="00426FF7" w:rsidRDefault="00426FF7" w:rsidP="00426FF7">
      <w:pPr>
        <w:pStyle w:val="Titre4"/>
        <w:rPr>
          <w:color w:val="00B050"/>
        </w:rPr>
      </w:pPr>
      <w:bookmarkStart w:id="104" w:name="_Toc531165117"/>
      <w:r w:rsidRPr="00BD2E05">
        <w:rPr>
          <w:color w:val="auto"/>
        </w:rPr>
        <w:t>In-line (Line-Interactive):</w:t>
      </w:r>
      <w:bookmarkEnd w:id="104"/>
    </w:p>
    <w:p w14:paraId="5D82982E" w14:textId="24C8E133" w:rsidR="00426FF7" w:rsidRPr="007734BD" w:rsidRDefault="00426FF7" w:rsidP="007734BD">
      <w:pPr>
        <w:pStyle w:val="Paragraphedeliste"/>
        <w:numPr>
          <w:ilvl w:val="0"/>
          <w:numId w:val="12"/>
        </w:numPr>
        <w:rPr>
          <w:b/>
        </w:rPr>
      </w:pPr>
      <w:r w:rsidRPr="007734BD">
        <w:t>C’est une version améliorée du Off-line.</w:t>
      </w:r>
    </w:p>
    <w:p w14:paraId="497435F9" w14:textId="1B06663E" w:rsidR="00426FF7" w:rsidRPr="007734BD" w:rsidRDefault="00426FF7" w:rsidP="007734BD">
      <w:pPr>
        <w:pStyle w:val="Paragraphedeliste"/>
        <w:numPr>
          <w:ilvl w:val="0"/>
          <w:numId w:val="12"/>
        </w:numPr>
        <w:rPr>
          <w:b/>
        </w:rPr>
      </w:pPr>
      <w:r w:rsidRPr="007734BD">
        <w:t>Fonctionnement :</w:t>
      </w:r>
      <w:r w:rsidRPr="007734BD">
        <w:tab/>
      </w:r>
    </w:p>
    <w:p w14:paraId="7DFA99E3" w14:textId="37549327" w:rsidR="008D020E" w:rsidRPr="007734BD" w:rsidRDefault="00426FF7" w:rsidP="007734BD">
      <w:pPr>
        <w:pStyle w:val="Paragraphedeliste"/>
        <w:numPr>
          <w:ilvl w:val="1"/>
          <w:numId w:val="12"/>
        </w:numPr>
        <w:rPr>
          <w:b/>
        </w:rPr>
      </w:pPr>
      <w:r w:rsidRPr="007734BD">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7734BD">
      <w:pPr>
        <w:pStyle w:val="Paragraphedeliste"/>
        <w:numPr>
          <w:ilvl w:val="1"/>
          <w:numId w:val="12"/>
        </w:numPr>
      </w:pPr>
      <w:r w:rsidRPr="00426FF7">
        <w:rPr>
          <w:noProof/>
          <w:lang w:val="fr-FR" w:eastAsia="fr-FR"/>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7734BD" w:rsidRDefault="00426FF7" w:rsidP="007734BD">
      <w:pPr>
        <w:pStyle w:val="Paragraphedeliste"/>
        <w:numPr>
          <w:ilvl w:val="1"/>
          <w:numId w:val="12"/>
        </w:numPr>
        <w:rPr>
          <w:b/>
        </w:rPr>
      </w:pPr>
      <w:r w:rsidRPr="007734BD">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734BD" w:rsidRDefault="00426FF7" w:rsidP="007734BD">
      <w:pPr>
        <w:pStyle w:val="Paragraphedeliste"/>
        <w:numPr>
          <w:ilvl w:val="1"/>
          <w:numId w:val="12"/>
        </w:numPr>
      </w:pPr>
      <w:r w:rsidRPr="007734BD">
        <w:rPr>
          <w:noProof/>
          <w:lang w:val="fr-FR" w:eastAsia="fr-FR"/>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7734BD" w:rsidRDefault="00426FF7" w:rsidP="007734BD">
      <w:pPr>
        <w:pStyle w:val="Paragraphedeliste"/>
        <w:numPr>
          <w:ilvl w:val="1"/>
          <w:numId w:val="12"/>
        </w:numPr>
      </w:pPr>
      <w:r w:rsidRPr="007734BD">
        <w:t xml:space="preserve">Avantages : </w:t>
      </w:r>
    </w:p>
    <w:p w14:paraId="72774850" w14:textId="09E0E425" w:rsidR="00426FF7" w:rsidRPr="007734BD" w:rsidRDefault="00426FF7" w:rsidP="007734BD">
      <w:pPr>
        <w:pStyle w:val="Paragraphedeliste"/>
        <w:numPr>
          <w:ilvl w:val="2"/>
          <w:numId w:val="12"/>
        </w:numPr>
      </w:pPr>
      <w:r w:rsidRPr="007734BD">
        <w:t>Temps de bascule très court.</w:t>
      </w:r>
    </w:p>
    <w:p w14:paraId="5AAAE950" w14:textId="456DD3C5" w:rsidR="00426FF7" w:rsidRPr="007734BD" w:rsidRDefault="00426FF7" w:rsidP="007734BD">
      <w:pPr>
        <w:pStyle w:val="Paragraphedeliste"/>
        <w:numPr>
          <w:ilvl w:val="2"/>
          <w:numId w:val="12"/>
        </w:numPr>
      </w:pPr>
      <w:r w:rsidRPr="007734BD">
        <w:t>Logiciel fournis de gestion fourni avec, permettant de voir l’état de l’onduleur et d’arrêter automatiquement le système proprement en cas d’absence de l’utilisateur.</w:t>
      </w:r>
    </w:p>
    <w:p w14:paraId="1A96F7F4" w14:textId="5DDEC333" w:rsidR="00426FF7" w:rsidRPr="007734BD" w:rsidRDefault="00426FF7" w:rsidP="007734BD">
      <w:pPr>
        <w:pStyle w:val="Paragraphedeliste"/>
        <w:numPr>
          <w:ilvl w:val="1"/>
          <w:numId w:val="12"/>
        </w:numPr>
      </w:pPr>
      <w:r w:rsidRPr="007734BD">
        <w:t>Désavantages : Prix légèrement élevé.</w:t>
      </w:r>
    </w:p>
    <w:p w14:paraId="42DFC761" w14:textId="77777777" w:rsidR="00426FF7" w:rsidRPr="00426FF7" w:rsidRDefault="00426FF7" w:rsidP="007734BD">
      <w:pPr>
        <w:pStyle w:val="Paragraphedeliste"/>
      </w:pPr>
    </w:p>
    <w:p w14:paraId="4B3F363A" w14:textId="1ABC5762" w:rsidR="008D020E" w:rsidRPr="00BD2E05" w:rsidRDefault="00426FF7" w:rsidP="00426FF7">
      <w:pPr>
        <w:pStyle w:val="Titre4"/>
        <w:rPr>
          <w:color w:val="auto"/>
        </w:rPr>
      </w:pPr>
      <w:bookmarkStart w:id="105" w:name="_Toc531165118"/>
      <w:r w:rsidRPr="00BD2E05">
        <w:rPr>
          <w:color w:val="auto"/>
        </w:rPr>
        <w:t>On-line (Double conversion)</w:t>
      </w:r>
      <w:bookmarkEnd w:id="105"/>
    </w:p>
    <w:p w14:paraId="46711980" w14:textId="0DD009D2" w:rsidR="00426FF7" w:rsidRPr="007734BD" w:rsidRDefault="00426FF7" w:rsidP="007734BD">
      <w:pPr>
        <w:pStyle w:val="Paragraphedeliste"/>
        <w:numPr>
          <w:ilvl w:val="0"/>
          <w:numId w:val="13"/>
        </w:numPr>
      </w:pPr>
      <w:r w:rsidRPr="007734BD">
        <w:t>C’est un onduleur hybride, son utilisation est conseillée même en cas de réseaux électriques très perturbés.</w:t>
      </w:r>
    </w:p>
    <w:p w14:paraId="0E378C5E" w14:textId="398E08F6" w:rsidR="00426FF7" w:rsidRPr="007734BD" w:rsidRDefault="00426FF7" w:rsidP="007734BD">
      <w:pPr>
        <w:pStyle w:val="Paragraphedeliste"/>
        <w:numPr>
          <w:ilvl w:val="0"/>
          <w:numId w:val="13"/>
        </w:numPr>
      </w:pPr>
      <w:r w:rsidRPr="007734BD">
        <w:t>Fonctionnement sans By-</w:t>
      </w:r>
      <w:r w:rsidR="00363E3D" w:rsidRPr="007734BD">
        <w:t>pass :</w:t>
      </w:r>
    </w:p>
    <w:p w14:paraId="23C5E4F6" w14:textId="09214AB4" w:rsidR="00426FF7" w:rsidRPr="007734BD" w:rsidRDefault="00426FF7" w:rsidP="007734BD">
      <w:pPr>
        <w:pStyle w:val="Paragraphedeliste"/>
        <w:numPr>
          <w:ilvl w:val="1"/>
          <w:numId w:val="13"/>
        </w:numPr>
      </w:pPr>
      <w:r w:rsidRPr="007734BD">
        <w:t xml:space="preserve">Le courant venant de la prise électrique passe par un redresseur qui transforme le courant alternatif en courant continu et ce dernier fait la recharge de la batterie. </w:t>
      </w:r>
    </w:p>
    <w:p w14:paraId="5D3B7ED5" w14:textId="51DC401A" w:rsidR="00426FF7" w:rsidRPr="007734BD" w:rsidRDefault="00426FF7" w:rsidP="007734BD">
      <w:pPr>
        <w:pStyle w:val="Paragraphedeliste"/>
        <w:numPr>
          <w:ilvl w:val="1"/>
          <w:numId w:val="13"/>
        </w:numPr>
      </w:pPr>
      <w:r w:rsidRPr="007734BD">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7734BD">
      <w:pPr>
        <w:pStyle w:val="Paragraphedeliste"/>
        <w:numPr>
          <w:ilvl w:val="1"/>
          <w:numId w:val="13"/>
        </w:numPr>
      </w:pPr>
      <w:r w:rsidRPr="00426FF7">
        <w:rPr>
          <w:noProof/>
          <w:lang w:val="fr-FR" w:eastAsia="fr-FR"/>
        </w:rPr>
        <w:lastRenderedPageBreak/>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7734BD">
      <w:pPr>
        <w:pStyle w:val="Paragraphedeliste"/>
        <w:numPr>
          <w:ilvl w:val="1"/>
          <w:numId w:val="13"/>
        </w:numPr>
      </w:pPr>
      <w:r w:rsidRPr="00426FF7">
        <w:t>En cas de coupure de courant la batterie continue à alimenter l’équipement.</w:t>
      </w:r>
    </w:p>
    <w:p w14:paraId="45E4A28C" w14:textId="326332BC" w:rsidR="00426FF7" w:rsidRPr="00426FF7" w:rsidRDefault="00426FF7" w:rsidP="007734BD">
      <w:pPr>
        <w:pStyle w:val="Paragraphedeliste"/>
        <w:numPr>
          <w:ilvl w:val="1"/>
          <w:numId w:val="13"/>
        </w:numPr>
      </w:pPr>
      <w:r w:rsidRPr="00426FF7">
        <w:rPr>
          <w:noProof/>
          <w:lang w:val="fr-FR" w:eastAsia="fr-FR"/>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7734BD">
      <w:pPr>
        <w:pStyle w:val="Paragraphedeliste"/>
      </w:pPr>
    </w:p>
    <w:p w14:paraId="269A61C7" w14:textId="77777777" w:rsidR="00426FF7" w:rsidRPr="00426FF7" w:rsidRDefault="00426FF7" w:rsidP="007734BD">
      <w:pPr>
        <w:pStyle w:val="Paragraphedeliste"/>
        <w:numPr>
          <w:ilvl w:val="1"/>
          <w:numId w:val="13"/>
        </w:numPr>
      </w:pPr>
      <w:r w:rsidRPr="00426FF7">
        <w:t>Fonctionnement avec By-pass :</w:t>
      </w:r>
    </w:p>
    <w:p w14:paraId="0A809778" w14:textId="7C8B2325" w:rsidR="00426FF7" w:rsidRPr="00426FF7" w:rsidRDefault="00426FF7" w:rsidP="007734BD">
      <w:pPr>
        <w:pStyle w:val="Paragraphedeliste"/>
        <w:numPr>
          <w:ilvl w:val="2"/>
          <w:numId w:val="13"/>
        </w:numPr>
      </w:pPr>
      <w:r w:rsidRPr="00426FF7">
        <w:t xml:space="preserve">Son fonctionnement est le même d’un onduleur Off-line. </w:t>
      </w:r>
    </w:p>
    <w:p w14:paraId="00D02BB8" w14:textId="5D3B2F31" w:rsidR="00426FF7" w:rsidRPr="00426FF7" w:rsidRDefault="00426FF7" w:rsidP="007734BD">
      <w:pPr>
        <w:pStyle w:val="Paragraphedeliste"/>
        <w:numPr>
          <w:ilvl w:val="1"/>
          <w:numId w:val="13"/>
        </w:numPr>
      </w:pPr>
      <w:r w:rsidRPr="00426FF7">
        <w:t>Avantages :</w:t>
      </w:r>
    </w:p>
    <w:p w14:paraId="428E5A4B" w14:textId="31D2DB53" w:rsidR="00426FF7" w:rsidRPr="00426FF7" w:rsidRDefault="00426FF7" w:rsidP="007734BD">
      <w:pPr>
        <w:pStyle w:val="Paragraphedeliste"/>
        <w:numPr>
          <w:ilvl w:val="2"/>
          <w:numId w:val="13"/>
        </w:numPr>
      </w:pPr>
      <w:r w:rsidRPr="00426FF7">
        <w:t>Temps de bascule vers la batterie égale à nul.</w:t>
      </w:r>
    </w:p>
    <w:p w14:paraId="62374BBB" w14:textId="6F2070C0" w:rsidR="00426FF7" w:rsidRPr="00426FF7" w:rsidRDefault="00426FF7" w:rsidP="007734BD">
      <w:pPr>
        <w:pStyle w:val="Paragraphedeliste"/>
        <w:numPr>
          <w:ilvl w:val="2"/>
          <w:numId w:val="13"/>
        </w:numPr>
      </w:pPr>
      <w:r w:rsidRPr="00426FF7">
        <w:t>Conseillée même en cas de réseaux électriques très perturbés</w:t>
      </w:r>
    </w:p>
    <w:p w14:paraId="4A92641E" w14:textId="2A601F0A" w:rsidR="00426FF7" w:rsidRPr="00426FF7" w:rsidRDefault="00426FF7" w:rsidP="007734BD">
      <w:pPr>
        <w:pStyle w:val="Paragraphedeliste"/>
        <w:numPr>
          <w:ilvl w:val="2"/>
          <w:numId w:val="13"/>
        </w:numPr>
      </w:pPr>
      <w:r w:rsidRPr="00426FF7">
        <w:t>Logiciel de gestion et d’arrêt automatique.</w:t>
      </w:r>
    </w:p>
    <w:p w14:paraId="449395CE" w14:textId="0A9801C9" w:rsidR="00426FF7" w:rsidRPr="00426FF7" w:rsidRDefault="00426FF7" w:rsidP="007734BD">
      <w:pPr>
        <w:pStyle w:val="Paragraphedeliste"/>
        <w:numPr>
          <w:ilvl w:val="1"/>
          <w:numId w:val="13"/>
        </w:numPr>
      </w:pPr>
      <w:r w:rsidRPr="00426FF7">
        <w:t>Désavantages : Prix</w:t>
      </w:r>
    </w:p>
    <w:p w14:paraId="04893857" w14:textId="53072C4A" w:rsidR="00426FF7" w:rsidRPr="00BD2E05" w:rsidRDefault="00426FF7" w:rsidP="00426FF7">
      <w:pPr>
        <w:pStyle w:val="Titre3"/>
        <w:rPr>
          <w:color w:val="auto"/>
        </w:rPr>
      </w:pPr>
      <w:bookmarkStart w:id="106" w:name="_Toc531165119"/>
      <w:r w:rsidRPr="00BD2E05">
        <w:rPr>
          <w:color w:val="auto"/>
        </w:rPr>
        <w:t>Comment choisir son Onduleur</w:t>
      </w:r>
      <w:bookmarkEnd w:id="106"/>
    </w:p>
    <w:p w14:paraId="553AE767" w14:textId="25103420" w:rsidR="00426FF7" w:rsidRPr="00BD2E05" w:rsidRDefault="00426FF7" w:rsidP="00426FF7">
      <w:r w:rsidRPr="00BD2E05">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7734BD">
      <w:pPr>
        <w:pStyle w:val="Paragraphedeliste"/>
        <w:numPr>
          <w:ilvl w:val="0"/>
          <w:numId w:val="14"/>
        </w:numPr>
      </w:pPr>
      <w:r w:rsidRPr="00426FF7">
        <w:t>Notion de puissance</w:t>
      </w:r>
    </w:p>
    <w:p w14:paraId="5C803BC3" w14:textId="4EDDD04C" w:rsidR="00426FF7" w:rsidRPr="00426FF7" w:rsidRDefault="00426FF7" w:rsidP="007734BD">
      <w:pPr>
        <w:pStyle w:val="Paragraphedeliste"/>
        <w:numPr>
          <w:ilvl w:val="1"/>
          <w:numId w:val="14"/>
        </w:numPr>
      </w:pPr>
      <w:r w:rsidRPr="00426FF7">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7734BD">
      <w:pPr>
        <w:pStyle w:val="Paragraphedeliste"/>
        <w:numPr>
          <w:ilvl w:val="1"/>
          <w:numId w:val="14"/>
        </w:numPr>
      </w:pPr>
      <w:r w:rsidRPr="00426FF7">
        <w:t>En général les équipements informatiques expriment une consommation en Watts. Dans ce cas il faut convertir les Watts en VA avec la formule suivante :</w:t>
      </w:r>
    </w:p>
    <w:p w14:paraId="7B111BB9" w14:textId="53166367" w:rsidR="00426FF7" w:rsidRPr="007734BD" w:rsidRDefault="00426FF7" w:rsidP="007734BD">
      <w:pPr>
        <w:pStyle w:val="Paragraphedeliste"/>
        <w:numPr>
          <w:ilvl w:val="2"/>
          <w:numId w:val="14"/>
        </w:numPr>
      </w:pPr>
      <w:r w:rsidRPr="007734BD">
        <w:t>Nombre de VA = Nombre de Watts / 0.66</w:t>
      </w:r>
    </w:p>
    <w:p w14:paraId="6F10AA67" w14:textId="35BBAD96" w:rsidR="00426FF7" w:rsidRPr="007734BD" w:rsidRDefault="00426FF7" w:rsidP="007734BD">
      <w:pPr>
        <w:pStyle w:val="Paragraphedeliste"/>
        <w:numPr>
          <w:ilvl w:val="2"/>
          <w:numId w:val="14"/>
        </w:numPr>
      </w:pPr>
      <w:r w:rsidRPr="007734BD">
        <w:t xml:space="preserve">Exemple : </w:t>
      </w:r>
    </w:p>
    <w:p w14:paraId="7BFF2CE1" w14:textId="498BBB17" w:rsidR="00426FF7" w:rsidRPr="007734BD" w:rsidRDefault="00426FF7" w:rsidP="007734BD">
      <w:pPr>
        <w:pStyle w:val="Paragraphedeliste"/>
        <w:numPr>
          <w:ilvl w:val="3"/>
          <w:numId w:val="14"/>
        </w:numPr>
      </w:pPr>
      <w:r w:rsidRPr="007734BD">
        <w:t>1 PC 300W</w:t>
      </w:r>
    </w:p>
    <w:p w14:paraId="109535BA" w14:textId="7B5E25C5" w:rsidR="00426FF7" w:rsidRPr="007734BD" w:rsidRDefault="00426FF7" w:rsidP="007734BD">
      <w:pPr>
        <w:pStyle w:val="Paragraphedeliste"/>
        <w:numPr>
          <w:ilvl w:val="3"/>
          <w:numId w:val="14"/>
        </w:numPr>
      </w:pPr>
      <w:r w:rsidRPr="007734BD">
        <w:t>1 écran 90W</w:t>
      </w:r>
    </w:p>
    <w:p w14:paraId="48F133D7" w14:textId="1F794041" w:rsidR="00426FF7" w:rsidRPr="007734BD" w:rsidRDefault="00426FF7" w:rsidP="007734BD">
      <w:pPr>
        <w:pStyle w:val="Paragraphedeliste"/>
        <w:numPr>
          <w:ilvl w:val="3"/>
          <w:numId w:val="14"/>
        </w:numPr>
      </w:pPr>
      <w:r w:rsidRPr="007734BD">
        <w:lastRenderedPageBreak/>
        <w:t>Somme 390W</w:t>
      </w:r>
    </w:p>
    <w:p w14:paraId="09A2C061" w14:textId="08037B75" w:rsidR="00426FF7" w:rsidRPr="007734BD" w:rsidRDefault="00426FF7" w:rsidP="007734BD">
      <w:pPr>
        <w:pStyle w:val="Paragraphedeliste"/>
        <w:numPr>
          <w:ilvl w:val="3"/>
          <w:numId w:val="14"/>
        </w:numPr>
      </w:pPr>
      <w:r w:rsidRPr="007734BD">
        <w:t>VA= 390 / 0.66</w:t>
      </w:r>
    </w:p>
    <w:p w14:paraId="08A3DBD9" w14:textId="303BAAD9" w:rsidR="00426FF7" w:rsidRPr="007734BD" w:rsidRDefault="00426FF7" w:rsidP="007734BD">
      <w:pPr>
        <w:pStyle w:val="Paragraphedeliste"/>
        <w:numPr>
          <w:ilvl w:val="3"/>
          <w:numId w:val="14"/>
        </w:numPr>
      </w:pPr>
      <w:r w:rsidRPr="007734BD">
        <w:t>VA = 590VA</w:t>
      </w:r>
    </w:p>
    <w:p w14:paraId="7C1609AA" w14:textId="5A7ACA46" w:rsidR="00500409" w:rsidRPr="00584457" w:rsidRDefault="00500409" w:rsidP="00500409">
      <w:pPr>
        <w:pStyle w:val="Titre2"/>
        <w:rPr>
          <w:color w:val="ED7D31" w:themeColor="accent2"/>
        </w:rPr>
      </w:pPr>
      <w:bookmarkStart w:id="107" w:name="_Toc531165120"/>
      <w:r w:rsidRPr="00584457">
        <w:rPr>
          <w:color w:val="ED7D31" w:themeColor="accent2"/>
        </w:rPr>
        <w:t>DRP – Plan de reprise d’activité</w:t>
      </w:r>
      <w:bookmarkEnd w:id="107"/>
    </w:p>
    <w:p w14:paraId="33AEBF44" w14:textId="031A5EA2" w:rsidR="00500409" w:rsidRPr="00584457" w:rsidRDefault="00500409" w:rsidP="00500409">
      <w:pPr>
        <w:rPr>
          <w:color w:val="ED7D31" w:themeColor="accent2"/>
        </w:rPr>
      </w:pPr>
      <w:r w:rsidRPr="00584457">
        <w:rPr>
          <w:color w:val="ED7D31" w:themeColor="accent2"/>
        </w:rPr>
        <w:t xml:space="preserve">Un plan de reprise </w:t>
      </w:r>
      <w:r w:rsidR="001E0226" w:rsidRPr="00584457">
        <w:rPr>
          <w:color w:val="ED7D31" w:themeColor="accent2"/>
        </w:rPr>
        <w:t>d’activité (</w:t>
      </w:r>
      <w:r w:rsidRPr="00584457">
        <w:rPr>
          <w:color w:val="ED7D31" w:themeColor="accent2"/>
        </w:rPr>
        <w:t>Disaster Recovery Plan) a comme objectif de prévoir par anticipation les mécanismes d’une infrastructure informatique dans les meilleurs délais. Ceci s’applique lors d’un important sinistre ou d’incidents.</w:t>
      </w:r>
    </w:p>
    <w:p w14:paraId="7BB99720" w14:textId="3001E2EE" w:rsidR="007734BD" w:rsidRPr="00584457" w:rsidRDefault="007734BD" w:rsidP="00500409">
      <w:pPr>
        <w:rPr>
          <w:color w:val="ED7D31" w:themeColor="accent2"/>
        </w:rPr>
      </w:pPr>
      <w:r w:rsidRPr="00584457">
        <w:rPr>
          <w:color w:val="ED7D31" w:themeColor="accent2"/>
        </w:rPr>
        <w:t xml:space="preserve">Le plan de reprise d’activité diffère du plan de continuité d’activité : </w:t>
      </w:r>
    </w:p>
    <w:p w14:paraId="25AD1D7B" w14:textId="07CEDD45" w:rsidR="007734BD" w:rsidRPr="00584457" w:rsidRDefault="007734BD" w:rsidP="007734BD">
      <w:pPr>
        <w:pStyle w:val="Paragraphedeliste"/>
        <w:rPr>
          <w:color w:val="ED7D31" w:themeColor="accent2"/>
        </w:rPr>
      </w:pPr>
      <w:r w:rsidRPr="00584457">
        <w:rPr>
          <w:color w:val="ED7D31" w:themeColor="accent2"/>
        </w:rPr>
        <w:t>Le plan de reprise d’activité</w:t>
      </w:r>
      <w:r w:rsidR="007153B4" w:rsidRPr="00584457">
        <w:rPr>
          <w:color w:val="ED7D31" w:themeColor="accent2"/>
        </w:rPr>
        <w:t xml:space="preserve"> sera </w:t>
      </w:r>
      <w:r w:rsidR="00C67346" w:rsidRPr="00584457">
        <w:rPr>
          <w:color w:val="ED7D31" w:themeColor="accent2"/>
        </w:rPr>
        <w:t>la solution technique permettant la reprise suite à un sinistre informatique.</w:t>
      </w:r>
    </w:p>
    <w:p w14:paraId="260B581D" w14:textId="0C261E43" w:rsidR="00C67346" w:rsidRPr="00584457" w:rsidRDefault="00C67346" w:rsidP="007734BD">
      <w:pPr>
        <w:pStyle w:val="Paragraphedeliste"/>
        <w:rPr>
          <w:color w:val="ED7D31" w:themeColor="accent2"/>
        </w:rPr>
      </w:pPr>
      <w:r w:rsidRPr="00584457">
        <w:rPr>
          <w:color w:val="ED7D31" w:themeColor="accent2"/>
        </w:rPr>
        <w:t>Le plan de continuité d’activité est un document générique et surtout stratégique, planifiant et détaillant les types d’actions pour gérer une catastrophe ou un sinistre grave.</w:t>
      </w:r>
    </w:p>
    <w:p w14:paraId="618B4204" w14:textId="3351FDCE" w:rsidR="002037AA" w:rsidRPr="00584457" w:rsidRDefault="00076E34" w:rsidP="00076E34">
      <w:pPr>
        <w:rPr>
          <w:color w:val="ED7D31" w:themeColor="accent2"/>
        </w:rPr>
      </w:pPr>
      <w:r w:rsidRPr="00584457">
        <w:rPr>
          <w:color w:val="ED7D31" w:themeColor="accent2"/>
        </w:rPr>
        <w:t>Les plans de reprise d’activité sont conçus et évoluent en fonction des besoins du business.</w:t>
      </w:r>
    </w:p>
    <w:p w14:paraId="138AB77F" w14:textId="44B9C672" w:rsidR="002037AA" w:rsidRPr="00584457" w:rsidRDefault="002037AA" w:rsidP="002037AA">
      <w:pPr>
        <w:pStyle w:val="Titre3"/>
        <w:rPr>
          <w:color w:val="ED7D31" w:themeColor="accent2"/>
        </w:rPr>
      </w:pPr>
      <w:bookmarkStart w:id="108" w:name="_Toc531165121"/>
      <w:r w:rsidRPr="00584457">
        <w:rPr>
          <w:color w:val="ED7D31" w:themeColor="accent2"/>
        </w:rPr>
        <w:t>RTO</w:t>
      </w:r>
      <w:bookmarkEnd w:id="108"/>
    </w:p>
    <w:p w14:paraId="145CB864" w14:textId="77777777" w:rsidR="00D75970" w:rsidRPr="00584457" w:rsidRDefault="002037AA" w:rsidP="002037AA">
      <w:pPr>
        <w:rPr>
          <w:color w:val="ED7D31" w:themeColor="accent2"/>
        </w:rPr>
      </w:pPr>
      <w:r w:rsidRPr="00584457">
        <w:rPr>
          <w:color w:val="ED7D31" w:themeColor="accent2"/>
        </w:rPr>
        <w:t>Le RTO, La Durée maximale d’interruption admissible (Return Time on Objective) détermine la durée maximale acceptable pendant lequel une ressource informatique peut être indisponible suite à un sinistre.</w:t>
      </w:r>
    </w:p>
    <w:p w14:paraId="5F549350" w14:textId="77777777" w:rsidR="00D75970" w:rsidRPr="00584457" w:rsidRDefault="00D75970" w:rsidP="002037AA">
      <w:pPr>
        <w:rPr>
          <w:color w:val="ED7D31" w:themeColor="accent2"/>
        </w:rPr>
      </w:pPr>
      <w:r w:rsidRPr="00584457">
        <w:rPr>
          <w:color w:val="ED7D31" w:themeColor="accent2"/>
        </w:rPr>
        <w:t>Cette durée d’interruption comprend :</w:t>
      </w:r>
    </w:p>
    <w:p w14:paraId="25FED35D" w14:textId="4F07C8DA" w:rsidR="002037AA" w:rsidRPr="00584457" w:rsidRDefault="00D75970" w:rsidP="00D75970">
      <w:pPr>
        <w:pStyle w:val="Paragraphedeliste"/>
        <w:rPr>
          <w:color w:val="ED7D31" w:themeColor="accent2"/>
        </w:rPr>
      </w:pPr>
      <w:r w:rsidRPr="00584457">
        <w:rPr>
          <w:color w:val="ED7D31" w:themeColor="accent2"/>
        </w:rPr>
        <w:t>Le délai de détection</w:t>
      </w:r>
    </w:p>
    <w:p w14:paraId="78B1223E" w14:textId="5D8DFC47" w:rsidR="00D75970" w:rsidRPr="00584457" w:rsidRDefault="00D75970" w:rsidP="00D75970">
      <w:pPr>
        <w:pStyle w:val="Paragraphedeliste"/>
        <w:rPr>
          <w:color w:val="ED7D31" w:themeColor="accent2"/>
        </w:rPr>
      </w:pPr>
      <w:r w:rsidRPr="00584457">
        <w:rPr>
          <w:color w:val="ED7D31" w:themeColor="accent2"/>
        </w:rPr>
        <w:t>Le temps nécessaire à la décision pour lancer la procédure de reprise</w:t>
      </w:r>
    </w:p>
    <w:p w14:paraId="2B1411BA" w14:textId="335F4E3D" w:rsidR="00D75970" w:rsidRPr="00584457" w:rsidRDefault="00D75970" w:rsidP="00D75970">
      <w:pPr>
        <w:pStyle w:val="Paragraphedeliste"/>
        <w:rPr>
          <w:color w:val="ED7D31" w:themeColor="accent2"/>
        </w:rPr>
      </w:pPr>
      <w:r w:rsidRPr="00584457">
        <w:rPr>
          <w:color w:val="ED7D31" w:themeColor="accent2"/>
        </w:rPr>
        <w:t>Le délai de mise en œuvre du plan de reprise d’activité</w:t>
      </w:r>
    </w:p>
    <w:p w14:paraId="6A493E31" w14:textId="76F2EA54" w:rsidR="00655539" w:rsidRPr="00584457" w:rsidRDefault="00655539" w:rsidP="00655539">
      <w:pPr>
        <w:pStyle w:val="Titre3"/>
        <w:rPr>
          <w:color w:val="ED7D31" w:themeColor="accent2"/>
        </w:rPr>
      </w:pPr>
      <w:bookmarkStart w:id="109" w:name="_Toc531165122"/>
      <w:r w:rsidRPr="00584457">
        <w:rPr>
          <w:color w:val="ED7D31" w:themeColor="accent2"/>
        </w:rPr>
        <w:t>RPO</w:t>
      </w:r>
      <w:bookmarkEnd w:id="109"/>
    </w:p>
    <w:p w14:paraId="6014920C" w14:textId="4BAA9307" w:rsidR="00655539" w:rsidRPr="00584457" w:rsidRDefault="00655539" w:rsidP="00655539">
      <w:pPr>
        <w:rPr>
          <w:color w:val="ED7D31" w:themeColor="accent2"/>
        </w:rPr>
      </w:pPr>
      <w:r w:rsidRPr="00584457">
        <w:rPr>
          <w:color w:val="ED7D31" w:themeColor="accent2"/>
        </w:rPr>
        <w:t>Le RPO, La Perte de Données Maximale Admissible (Recovery Point Objective</w:t>
      </w:r>
      <w:r w:rsidR="006A590F" w:rsidRPr="00584457">
        <w:rPr>
          <w:color w:val="ED7D31" w:themeColor="accent2"/>
        </w:rPr>
        <w:t>) détermine la quantité maximale de données qui peut être perdue suite à un sinistre. Cette quantité est la différence entre la dernière sauvegarde valide et le sinistre.</w:t>
      </w:r>
    </w:p>
    <w:p w14:paraId="42BCDBF4" w14:textId="6E9D9ADD" w:rsidR="00BA3F1C" w:rsidRPr="00584457" w:rsidRDefault="00BA3F1C" w:rsidP="00BA3F1C">
      <w:pPr>
        <w:pStyle w:val="Titre3"/>
        <w:rPr>
          <w:color w:val="ED7D31" w:themeColor="accent2"/>
        </w:rPr>
      </w:pPr>
      <w:bookmarkStart w:id="110" w:name="_Toc531165123"/>
      <w:r w:rsidRPr="00584457">
        <w:rPr>
          <w:color w:val="ED7D31" w:themeColor="accent2"/>
        </w:rPr>
        <w:t>Schématisation d’un incident</w:t>
      </w:r>
      <w:bookmarkEnd w:id="110"/>
    </w:p>
    <w:p w14:paraId="499E5934" w14:textId="5AD0F77B" w:rsidR="00BA3F1C" w:rsidRPr="00584457" w:rsidRDefault="00BA3F1C" w:rsidP="00BA3F1C">
      <w:pPr>
        <w:rPr>
          <w:color w:val="ED7D31" w:themeColor="accent2"/>
        </w:rPr>
      </w:pPr>
      <w:r w:rsidRPr="00584457">
        <w:rPr>
          <w:color w:val="ED7D31" w:themeColor="accent2"/>
        </w:rPr>
        <w:t xml:space="preserve">Le schéma ci-dessous représente l’évolution du niveau de service dans le temps : </w:t>
      </w:r>
    </w:p>
    <w:p w14:paraId="006A1EFF" w14:textId="1D934315" w:rsidR="00BA3F1C" w:rsidRPr="00BA3F1C" w:rsidRDefault="00BA3F1C" w:rsidP="00BA3F1C">
      <w:pPr>
        <w:jc w:val="center"/>
      </w:pPr>
      <w:r>
        <w:rPr>
          <w:noProof/>
          <w:lang w:val="fr-FR" w:eastAsia="fr-FR"/>
        </w:rPr>
        <w:drawing>
          <wp:inline distT="0" distB="0" distL="0" distR="0" wp14:anchorId="0634AE54" wp14:editId="24A80C62">
            <wp:extent cx="4484759" cy="2052364"/>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759" cy="2052364"/>
                    </a:xfrm>
                    <a:prstGeom prst="rect">
                      <a:avLst/>
                    </a:prstGeom>
                    <a:noFill/>
                    <a:ln>
                      <a:noFill/>
                    </a:ln>
                  </pic:spPr>
                </pic:pic>
              </a:graphicData>
            </a:graphic>
          </wp:inline>
        </w:drawing>
      </w:r>
    </w:p>
    <w:p w14:paraId="1C904B67" w14:textId="3AC2A629" w:rsidR="00935A52" w:rsidRDefault="00935A52" w:rsidP="00935A52"/>
    <w:p w14:paraId="586D3C2C" w14:textId="64624D5C" w:rsidR="00733767" w:rsidRDefault="00733767" w:rsidP="00935A52"/>
    <w:p w14:paraId="2A3EAB53" w14:textId="74368920" w:rsidR="00733767" w:rsidRPr="00584457" w:rsidRDefault="00733767" w:rsidP="00733767">
      <w:pPr>
        <w:pStyle w:val="Titre2"/>
        <w:rPr>
          <w:color w:val="00B050"/>
        </w:rPr>
      </w:pPr>
      <w:bookmarkStart w:id="111" w:name="_Toc531165124"/>
      <w:r w:rsidRPr="00584457">
        <w:rPr>
          <w:color w:val="00B050"/>
        </w:rPr>
        <w:t>iSCSI</w:t>
      </w:r>
      <w:bookmarkEnd w:id="111"/>
    </w:p>
    <w:p w14:paraId="6B377421" w14:textId="062D45DE" w:rsidR="00733767" w:rsidRPr="00584457" w:rsidRDefault="00733767" w:rsidP="00733767">
      <w:pPr>
        <w:rPr>
          <w:color w:val="00B050"/>
        </w:rPr>
      </w:pPr>
      <w:r w:rsidRPr="00584457">
        <w:rPr>
          <w:color w:val="00B050"/>
        </w:rPr>
        <w:t>Le i</w:t>
      </w:r>
      <w:r w:rsidR="00BB56AF" w:rsidRPr="00584457">
        <w:rPr>
          <w:color w:val="00B050"/>
        </w:rPr>
        <w:t>SCSI</w:t>
      </w:r>
      <w:r w:rsidRPr="00584457">
        <w:rPr>
          <w:color w:val="00B050"/>
        </w:rPr>
        <w:t xml:space="preserve"> </w:t>
      </w:r>
      <w:r w:rsidR="00791F1B" w:rsidRPr="00584457">
        <w:rPr>
          <w:color w:val="00B050"/>
        </w:rPr>
        <w:t>(acronyme</w:t>
      </w:r>
      <w:r w:rsidRPr="00584457">
        <w:rPr>
          <w:color w:val="00B050"/>
        </w:rPr>
        <w:t xml:space="preserve"> pour Internet Small Computer Sy</w:t>
      </w:r>
      <w:r w:rsidR="00791F1B" w:rsidRPr="00584457">
        <w:rPr>
          <w:color w:val="00B050"/>
        </w:rPr>
        <w:t xml:space="preserve">stem Interface) est un standard de stockage en réseaux </w:t>
      </w:r>
      <w:r w:rsidR="00BB56AF" w:rsidRPr="00584457">
        <w:rPr>
          <w:color w:val="00B050"/>
        </w:rPr>
        <w:t>en utilisant le protocole</w:t>
      </w:r>
      <w:r w:rsidR="00791F1B" w:rsidRPr="00584457">
        <w:rPr>
          <w:color w:val="00B050"/>
        </w:rPr>
        <w:t xml:space="preserve"> internet (IP) pour relier une interface et un dispositif de stockage de donnés.</w:t>
      </w:r>
    </w:p>
    <w:p w14:paraId="7EEC0123" w14:textId="1BAD2FCA" w:rsidR="00791F1B" w:rsidRPr="00584457" w:rsidRDefault="00791F1B" w:rsidP="00791F1B">
      <w:pPr>
        <w:pStyle w:val="Titre3"/>
        <w:rPr>
          <w:color w:val="00B050"/>
        </w:rPr>
      </w:pPr>
      <w:bookmarkStart w:id="112" w:name="_Toc531165125"/>
      <w:r w:rsidRPr="00584457">
        <w:rPr>
          <w:color w:val="00B050"/>
        </w:rPr>
        <w:t>Utilité</w:t>
      </w:r>
      <w:bookmarkEnd w:id="112"/>
    </w:p>
    <w:p w14:paraId="5E0F18BF" w14:textId="51670B26" w:rsidR="00340066" w:rsidRPr="00584457" w:rsidRDefault="00340066" w:rsidP="00340066">
      <w:pPr>
        <w:rPr>
          <w:color w:val="00B050"/>
        </w:rPr>
      </w:pPr>
      <w:r w:rsidRPr="00584457">
        <w:rPr>
          <w:color w:val="00B050"/>
        </w:rPr>
        <w:t>Pendant trois ans IBM a lancé dans ses laboratoires des recherches afin de trouver un protocole intermédiaire entre l’</w:t>
      </w:r>
      <w:r w:rsidRPr="00584457">
        <w:rPr>
          <w:b/>
          <w:color w:val="00B050"/>
        </w:rPr>
        <w:t>IP</w:t>
      </w:r>
      <w:r w:rsidRPr="00584457">
        <w:rPr>
          <w:color w:val="00B050"/>
        </w:rPr>
        <w:t xml:space="preserve"> et le </w:t>
      </w:r>
      <w:r w:rsidRPr="00584457">
        <w:rPr>
          <w:b/>
          <w:color w:val="00B050"/>
        </w:rPr>
        <w:t>SCSI</w:t>
      </w:r>
      <w:r w:rsidRPr="00584457">
        <w:rPr>
          <w:color w:val="00B050"/>
        </w:rPr>
        <w:t xml:space="preserve"> </w:t>
      </w:r>
      <w:r w:rsidR="00BB56AF" w:rsidRPr="00584457">
        <w:rPr>
          <w:color w:val="00B050"/>
        </w:rPr>
        <w:t>(standard</w:t>
      </w:r>
      <w:r w:rsidRPr="00584457">
        <w:rPr>
          <w:color w:val="00B050"/>
        </w:rPr>
        <w:t xml:space="preserve"> pour la connexion des dispositifs de stockage), le </w:t>
      </w:r>
      <w:r w:rsidRPr="00584457">
        <w:rPr>
          <w:b/>
          <w:color w:val="00B050"/>
        </w:rPr>
        <w:t>iSCSI</w:t>
      </w:r>
      <w:r w:rsidRPr="00584457">
        <w:rPr>
          <w:color w:val="00B050"/>
        </w:rPr>
        <w:t xml:space="preserve"> ou </w:t>
      </w:r>
      <w:r w:rsidRPr="00584457">
        <w:rPr>
          <w:b/>
          <w:color w:val="00B050"/>
        </w:rPr>
        <w:t>SCSI</w:t>
      </w:r>
      <w:r w:rsidRPr="00584457">
        <w:rPr>
          <w:color w:val="00B050"/>
        </w:rPr>
        <w:t xml:space="preserve"> sur </w:t>
      </w:r>
      <w:r w:rsidRPr="00584457">
        <w:rPr>
          <w:b/>
          <w:color w:val="00B050"/>
        </w:rPr>
        <w:t>IP</w:t>
      </w:r>
      <w:r w:rsidRPr="00584457">
        <w:rPr>
          <w:color w:val="00B050"/>
        </w:rPr>
        <w:t xml:space="preserve">. </w:t>
      </w:r>
    </w:p>
    <w:p w14:paraId="0EDB342C" w14:textId="378A81F2" w:rsidR="00340066" w:rsidRPr="00584457" w:rsidRDefault="00791F1B" w:rsidP="00791F1B">
      <w:pPr>
        <w:rPr>
          <w:color w:val="00B050"/>
        </w:rPr>
      </w:pPr>
      <w:r w:rsidRPr="00584457">
        <w:rPr>
          <w:color w:val="00B050"/>
        </w:rPr>
        <w:t xml:space="preserve">Le protocole </w:t>
      </w:r>
      <w:r w:rsidRPr="00584457">
        <w:rPr>
          <w:b/>
          <w:color w:val="00B050"/>
        </w:rPr>
        <w:t>iSCSI</w:t>
      </w:r>
      <w:r w:rsidRPr="00584457">
        <w:rPr>
          <w:color w:val="00B050"/>
        </w:rPr>
        <w:t xml:space="preserve"> est né afin de pouvoir interconnecter des sous-systèmes de stockage ou de sauvegarde en utilisant le réseau IP et les infrastructures de transport qui le soutiennes (Ethernet, ATM, etc).</w:t>
      </w:r>
    </w:p>
    <w:p w14:paraId="2C714D97" w14:textId="5994A6A8" w:rsidR="00791F1B" w:rsidRPr="00584457" w:rsidRDefault="00340066" w:rsidP="00340066">
      <w:pPr>
        <w:rPr>
          <w:color w:val="00B050"/>
        </w:rPr>
      </w:pPr>
      <w:r w:rsidRPr="00584457">
        <w:rPr>
          <w:noProof/>
          <w:color w:val="00B050"/>
          <w:lang w:val="fr-FR" w:eastAsia="fr-FR"/>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4761" cy="1224496"/>
                    </a:xfrm>
                    <a:prstGeom prst="rect">
                      <a:avLst/>
                    </a:prstGeom>
                  </pic:spPr>
                </pic:pic>
              </a:graphicData>
            </a:graphic>
          </wp:inline>
        </w:drawing>
      </w:r>
    </w:p>
    <w:p w14:paraId="05DB89AA" w14:textId="52B52C44" w:rsidR="00340066" w:rsidRPr="00584457" w:rsidRDefault="00340066" w:rsidP="00340066">
      <w:pPr>
        <w:rPr>
          <w:color w:val="00B050"/>
        </w:rPr>
      </w:pPr>
      <w:r w:rsidRPr="00584457">
        <w:rPr>
          <w:color w:val="00B050"/>
        </w:rPr>
        <w:t>iSCSI n’est rien d’autre qu’un traducteur qui transforme l</w:t>
      </w:r>
      <w:r w:rsidR="00C6462B" w:rsidRPr="00584457">
        <w:rPr>
          <w:color w:val="00B050"/>
        </w:rPr>
        <w:t>es paquets IP en blocs de données SCSI et inversement. Il est comparable au protocole de téléchargement de fichiers FTP.</w:t>
      </w:r>
    </w:p>
    <w:p w14:paraId="0B700C8A" w14:textId="0BC1A37E" w:rsidR="00285A14" w:rsidRPr="00584457" w:rsidRDefault="00C6462B" w:rsidP="00285A14">
      <w:pPr>
        <w:rPr>
          <w:color w:val="00B050"/>
          <w:sz w:val="27"/>
          <w:szCs w:val="27"/>
        </w:rPr>
      </w:pPr>
      <w:r w:rsidRPr="00584457">
        <w:rPr>
          <w:color w:val="00B050"/>
        </w:rPr>
        <w:t xml:space="preserve">Afin de simuler une connexion logique continue, iSCSI envoie plusieurs connexions TCP simultanément, elles seront considérées comme un seul canal de transmission et identifiées comme de la même session iSCSI. </w:t>
      </w:r>
      <w:r w:rsidR="00285A14" w:rsidRPr="00584457">
        <w:rPr>
          <w:color w:val="00B050"/>
        </w:rPr>
        <w:t xml:space="preserve">Les instructions et les données iSCSI sont envoyées en désordre. Le destinataire doit avoir un </w:t>
      </w:r>
      <w:r w:rsidR="00285A14" w:rsidRPr="00584457">
        <w:rPr>
          <w:b/>
          <w:color w:val="00B050"/>
        </w:rPr>
        <w:t>contrôleur iSCSI</w:t>
      </w:r>
      <w:r w:rsidR="00285A14" w:rsidRPr="00584457">
        <w:rPr>
          <w:color w:val="00B050"/>
        </w:rPr>
        <w:t xml:space="preserve"> (un pilote logiciel ou une carte adaptatrice spécifique), ce denier mettra les instructions et les segments de blocs de données dans leur bon ordre.</w:t>
      </w:r>
    </w:p>
    <w:p w14:paraId="592AD9AB" w14:textId="1EA9D937" w:rsidR="00285A14" w:rsidRPr="00584457" w:rsidRDefault="00BB56AF" w:rsidP="00340066">
      <w:pPr>
        <w:rPr>
          <w:color w:val="00B050"/>
        </w:rPr>
      </w:pPr>
      <w:r w:rsidRPr="00584457">
        <w:rPr>
          <w:noProof/>
          <w:color w:val="00B050"/>
          <w:lang w:val="fr-FR" w:eastAsia="fr-FR"/>
        </w:rPr>
        <w:drawing>
          <wp:anchor distT="0" distB="0" distL="114300" distR="114300" simplePos="0" relativeHeight="251691008" behindDoc="0" locked="0" layoutInCell="1" allowOverlap="1" wp14:anchorId="03104F85" wp14:editId="56336EC1">
            <wp:simplePos x="0" y="0"/>
            <wp:positionH relativeFrom="margin">
              <wp:align>center</wp:align>
            </wp:positionH>
            <wp:positionV relativeFrom="paragraph">
              <wp:posOffset>-4445</wp:posOffset>
            </wp:positionV>
            <wp:extent cx="4358640" cy="3038475"/>
            <wp:effectExtent l="0" t="0" r="381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58640" cy="303847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91F1B" w:rsidRDefault="00C6462B" w:rsidP="00340066"/>
    <w:p w14:paraId="4E81C18D" w14:textId="31574C30" w:rsidR="00A97195" w:rsidRDefault="00A97195" w:rsidP="00410E42">
      <w:pPr>
        <w:pStyle w:val="Titre1"/>
        <w:pageBreakBefore/>
        <w:rPr>
          <w:lang w:eastAsia="fr-CH"/>
        </w:rPr>
      </w:pPr>
      <w:bookmarkStart w:id="113" w:name="_Toc531165126"/>
      <w:r>
        <w:rPr>
          <w:lang w:eastAsia="fr-CH"/>
        </w:rPr>
        <w:lastRenderedPageBreak/>
        <w:t>Partie 3</w:t>
      </w:r>
      <w:bookmarkEnd w:id="113"/>
    </w:p>
    <w:p w14:paraId="08EBAF69" w14:textId="02C5E6D6" w:rsidR="003D007D" w:rsidRDefault="003D007D" w:rsidP="003D007D">
      <w:pPr>
        <w:pStyle w:val="Titre1"/>
        <w:pageBreakBefore/>
        <w:rPr>
          <w:lang w:eastAsia="fr-CH"/>
        </w:rPr>
      </w:pPr>
      <w:bookmarkStart w:id="114" w:name="_Toc531165127"/>
      <w:r>
        <w:rPr>
          <w:lang w:eastAsia="fr-CH"/>
        </w:rPr>
        <w:lastRenderedPageBreak/>
        <w:t>Sources</w:t>
      </w:r>
      <w:bookmarkEnd w:id="114"/>
    </w:p>
    <w:tbl>
      <w:tblPr>
        <w:tblStyle w:val="TableauGrille2"/>
        <w:tblW w:w="0" w:type="auto"/>
        <w:tblLook w:val="04A0" w:firstRow="1" w:lastRow="0" w:firstColumn="1" w:lastColumn="0" w:noHBand="0" w:noVBand="1"/>
      </w:tblPr>
      <w:tblGrid>
        <w:gridCol w:w="578"/>
        <w:gridCol w:w="8492"/>
      </w:tblGrid>
      <w:tr w:rsidR="003D007D" w14:paraId="340470A7" w14:textId="77777777" w:rsidTr="003D0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E373D07" w14:textId="49E053CE" w:rsidR="003D007D" w:rsidRDefault="003D007D" w:rsidP="003D007D">
            <w:pPr>
              <w:rPr>
                <w:lang w:eastAsia="fr-CH"/>
              </w:rPr>
            </w:pPr>
            <w:r>
              <w:rPr>
                <w:lang w:eastAsia="fr-CH"/>
              </w:rPr>
              <w:t>N° de page</w:t>
            </w:r>
          </w:p>
        </w:tc>
        <w:tc>
          <w:tcPr>
            <w:tcW w:w="7359" w:type="dxa"/>
          </w:tcPr>
          <w:p w14:paraId="382D117B" w14:textId="25598017" w:rsidR="003D007D" w:rsidRDefault="003D007D" w:rsidP="003D007D">
            <w:pPr>
              <w:cnfStyle w:val="100000000000" w:firstRow="1" w:lastRow="0" w:firstColumn="0" w:lastColumn="0" w:oddVBand="0" w:evenVBand="0" w:oddHBand="0" w:evenHBand="0" w:firstRowFirstColumn="0" w:firstRowLastColumn="0" w:lastRowFirstColumn="0" w:lastRowLastColumn="0"/>
              <w:rPr>
                <w:lang w:eastAsia="fr-CH"/>
              </w:rPr>
            </w:pPr>
            <w:r>
              <w:rPr>
                <w:lang w:eastAsia="fr-CH"/>
              </w:rPr>
              <w:t>Lien de la source</w:t>
            </w:r>
          </w:p>
        </w:tc>
      </w:tr>
      <w:tr w:rsidR="003D007D" w14:paraId="2525DA0A"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9628FC2" w14:textId="61BC761B" w:rsidR="003D007D" w:rsidRDefault="003D007D" w:rsidP="003D007D">
            <w:pPr>
              <w:jc w:val="center"/>
              <w:rPr>
                <w:lang w:eastAsia="fr-CH"/>
              </w:rPr>
            </w:pPr>
            <w:r w:rsidRPr="003D007D">
              <w:rPr>
                <w:highlight w:val="lightGray"/>
                <w:lang w:eastAsia="fr-CH"/>
              </w:rPr>
              <w:t>5</w:t>
            </w:r>
          </w:p>
        </w:tc>
        <w:tc>
          <w:tcPr>
            <w:tcW w:w="7359" w:type="dxa"/>
          </w:tcPr>
          <w:p w14:paraId="4531DE31" w14:textId="533F10F7" w:rsidR="003D007D" w:rsidRDefault="0052570D" w:rsidP="003D007D">
            <w:pPr>
              <w:cnfStyle w:val="000000100000" w:firstRow="0" w:lastRow="0" w:firstColumn="0" w:lastColumn="0" w:oddVBand="0" w:evenVBand="0" w:oddHBand="1" w:evenHBand="0" w:firstRowFirstColumn="0" w:firstRowLastColumn="0" w:lastRowFirstColumn="0" w:lastRowLastColumn="0"/>
              <w:rPr>
                <w:lang w:eastAsia="fr-CH"/>
              </w:rPr>
            </w:pPr>
            <w:hyperlink r:id="rId47" w:history="1">
              <w:r w:rsidR="003D007D" w:rsidRPr="003D007D">
                <w:rPr>
                  <w:rStyle w:val="Lienhypertexte"/>
                  <w:highlight w:val="lightGray"/>
                </w:rPr>
                <w:t>https://www.casinosbarriere.com/fr/montreux.html</w:t>
              </w:r>
            </w:hyperlink>
          </w:p>
        </w:tc>
      </w:tr>
      <w:tr w:rsidR="003D007D" w14:paraId="7618984A"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382A7C1D" w14:textId="718D7721" w:rsidR="003D007D" w:rsidRDefault="00B62CB3" w:rsidP="003D007D">
            <w:pPr>
              <w:jc w:val="center"/>
              <w:rPr>
                <w:lang w:eastAsia="fr-CH"/>
              </w:rPr>
            </w:pPr>
            <w:r>
              <w:rPr>
                <w:lang w:eastAsia="fr-CH"/>
              </w:rPr>
              <w:t>7</w:t>
            </w:r>
          </w:p>
        </w:tc>
        <w:tc>
          <w:tcPr>
            <w:tcW w:w="7359" w:type="dxa"/>
          </w:tcPr>
          <w:p w14:paraId="50E82D24" w14:textId="7BDD03E5" w:rsidR="003D007D" w:rsidRDefault="0052570D" w:rsidP="003D007D">
            <w:pPr>
              <w:cnfStyle w:val="000000000000" w:firstRow="0" w:lastRow="0" w:firstColumn="0" w:lastColumn="0" w:oddVBand="0" w:evenVBand="0" w:oddHBand="0" w:evenHBand="0" w:firstRowFirstColumn="0" w:firstRowLastColumn="0" w:lastRowFirstColumn="0" w:lastRowLastColumn="0"/>
              <w:rPr>
                <w:lang w:eastAsia="fr-CH"/>
              </w:rPr>
            </w:pPr>
            <w:hyperlink r:id="rId48" w:history="1">
              <w:r w:rsidR="00B62CB3" w:rsidRPr="00006F5D">
                <w:rPr>
                  <w:rStyle w:val="Lienhypertexte"/>
                </w:rPr>
                <w:t>https://www.loro.ch</w:t>
              </w:r>
            </w:hyperlink>
          </w:p>
        </w:tc>
      </w:tr>
      <w:tr w:rsidR="003D007D" w14:paraId="26893C14"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8974366" w14:textId="43020992" w:rsidR="003D007D" w:rsidRDefault="00105B71" w:rsidP="003D007D">
            <w:pPr>
              <w:jc w:val="center"/>
              <w:rPr>
                <w:lang w:eastAsia="fr-CH"/>
              </w:rPr>
            </w:pPr>
            <w:r w:rsidRPr="00512BD6">
              <w:rPr>
                <w:highlight w:val="lightGray"/>
                <w:lang w:eastAsia="fr-CH"/>
              </w:rPr>
              <w:t>10</w:t>
            </w:r>
          </w:p>
        </w:tc>
        <w:tc>
          <w:tcPr>
            <w:tcW w:w="7359" w:type="dxa"/>
          </w:tcPr>
          <w:p w14:paraId="4E0164EA" w14:textId="70E9104E" w:rsidR="003D007D" w:rsidRDefault="0052570D" w:rsidP="003D007D">
            <w:pPr>
              <w:cnfStyle w:val="000000100000" w:firstRow="0" w:lastRow="0" w:firstColumn="0" w:lastColumn="0" w:oddVBand="0" w:evenVBand="0" w:oddHBand="1" w:evenHBand="0" w:firstRowFirstColumn="0" w:firstRowLastColumn="0" w:lastRowFirstColumn="0" w:lastRowLastColumn="0"/>
              <w:rPr>
                <w:lang w:eastAsia="fr-CH"/>
              </w:rPr>
            </w:pPr>
            <w:hyperlink r:id="rId49" w:history="1">
              <w:r w:rsidR="00105B71" w:rsidRPr="00512BD6">
                <w:rPr>
                  <w:rStyle w:val="Lienhypertexte"/>
                  <w:highlight w:val="lightGray"/>
                </w:rPr>
                <w:t>https://www.vtx.ch</w:t>
              </w:r>
            </w:hyperlink>
          </w:p>
        </w:tc>
      </w:tr>
      <w:tr w:rsidR="003D007D" w14:paraId="4EC86656"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79D28149" w14:textId="7FEE13D2" w:rsidR="003D007D" w:rsidRDefault="00105B71" w:rsidP="003D007D">
            <w:pPr>
              <w:jc w:val="center"/>
              <w:rPr>
                <w:lang w:eastAsia="fr-CH"/>
              </w:rPr>
            </w:pPr>
            <w:r>
              <w:rPr>
                <w:lang w:eastAsia="fr-CH"/>
              </w:rPr>
              <w:t>12</w:t>
            </w:r>
          </w:p>
        </w:tc>
        <w:tc>
          <w:tcPr>
            <w:tcW w:w="7359" w:type="dxa"/>
          </w:tcPr>
          <w:p w14:paraId="1BB6CC4D" w14:textId="1A0BAADB" w:rsidR="003D007D" w:rsidRDefault="00105B71" w:rsidP="003D007D">
            <w:pPr>
              <w:cnfStyle w:val="000000000000" w:firstRow="0" w:lastRow="0" w:firstColumn="0" w:lastColumn="0" w:oddVBand="0" w:evenVBand="0" w:oddHBand="0" w:evenHBand="0" w:firstRowFirstColumn="0" w:firstRowLastColumn="0" w:lastRowFirstColumn="0" w:lastRowLastColumn="0"/>
              <w:rPr>
                <w:lang w:eastAsia="fr-CH"/>
              </w:rPr>
            </w:pPr>
            <w:r w:rsidRPr="00105B71">
              <w:rPr>
                <w:lang w:eastAsia="fr-CH"/>
              </w:rPr>
              <w:t>http://www.unil.ch</w:t>
            </w:r>
          </w:p>
        </w:tc>
      </w:tr>
      <w:tr w:rsidR="00595B95" w14:paraId="04EBB858"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78D0966" w14:textId="7559CAA5" w:rsidR="00595B95" w:rsidRDefault="00595B95" w:rsidP="003D007D">
            <w:pPr>
              <w:jc w:val="center"/>
              <w:rPr>
                <w:lang w:eastAsia="fr-CH"/>
              </w:rPr>
            </w:pPr>
            <w:r>
              <w:rPr>
                <w:lang w:eastAsia="fr-CH"/>
              </w:rPr>
              <w:t>14</w:t>
            </w:r>
          </w:p>
        </w:tc>
        <w:tc>
          <w:tcPr>
            <w:tcW w:w="7359" w:type="dxa"/>
          </w:tcPr>
          <w:p w14:paraId="6D4403B8" w14:textId="77777777" w:rsidR="00595B95" w:rsidRDefault="0052570D" w:rsidP="003D007D">
            <w:pPr>
              <w:cnfStyle w:val="000000100000" w:firstRow="0" w:lastRow="0" w:firstColumn="0" w:lastColumn="0" w:oddVBand="0" w:evenVBand="0" w:oddHBand="1" w:evenHBand="0" w:firstRowFirstColumn="0" w:firstRowLastColumn="0" w:lastRowFirstColumn="0" w:lastRowLastColumn="0"/>
              <w:rPr>
                <w:rStyle w:val="Lienhypertexte"/>
                <w:lang w:val="fr-FR"/>
              </w:rPr>
            </w:pPr>
            <w:hyperlink r:id="rId50" w:history="1">
              <w:r w:rsidR="00595B95" w:rsidRPr="00EE19F8">
                <w:rPr>
                  <w:rStyle w:val="Lienhypertexte"/>
                  <w:lang w:val="fr-FR"/>
                </w:rPr>
                <w:t>https://fr.wikipedia.org/wiki/Grappe_de_serveurs</w:t>
              </w:r>
            </w:hyperlink>
          </w:p>
          <w:p w14:paraId="68AE61D3" w14:textId="654FA313" w:rsidR="00595B95" w:rsidRPr="00105B71" w:rsidRDefault="0052570D" w:rsidP="003D007D">
            <w:pPr>
              <w:cnfStyle w:val="000000100000" w:firstRow="0" w:lastRow="0" w:firstColumn="0" w:lastColumn="0" w:oddVBand="0" w:evenVBand="0" w:oddHBand="1" w:evenHBand="0" w:firstRowFirstColumn="0" w:firstRowLastColumn="0" w:lastRowFirstColumn="0" w:lastRowLastColumn="0"/>
              <w:rPr>
                <w:lang w:eastAsia="fr-CH"/>
              </w:rPr>
            </w:pPr>
            <w:hyperlink r:id="rId51" w:history="1">
              <w:r w:rsidR="00595B95" w:rsidRPr="00EE19F8">
                <w:rPr>
                  <w:rStyle w:val="Lienhypertexte"/>
                </w:rPr>
                <w:t>https://fr.wikipedia.org/wiki/N%C5%93ud_(r%C3%A9seau)</w:t>
              </w:r>
            </w:hyperlink>
          </w:p>
        </w:tc>
      </w:tr>
      <w:tr w:rsidR="003D007D" w14:paraId="3B07B5CC" w14:textId="77777777" w:rsidTr="001C5A09">
        <w:tc>
          <w:tcPr>
            <w:cnfStyle w:val="001000000000" w:firstRow="0" w:lastRow="0" w:firstColumn="1" w:lastColumn="0" w:oddVBand="0" w:evenVBand="0" w:oddHBand="0" w:evenHBand="0" w:firstRowFirstColumn="0" w:firstRowLastColumn="0" w:lastRowFirstColumn="0" w:lastRowLastColumn="0"/>
            <w:tcW w:w="1701" w:type="dxa"/>
            <w:vAlign w:val="center"/>
          </w:tcPr>
          <w:p w14:paraId="790ACC34" w14:textId="74D66490" w:rsidR="003D007D" w:rsidRDefault="001C5A09" w:rsidP="001C5A09">
            <w:pPr>
              <w:jc w:val="center"/>
              <w:rPr>
                <w:lang w:eastAsia="fr-CH"/>
              </w:rPr>
            </w:pPr>
            <w:r w:rsidRPr="00512BD6">
              <w:rPr>
                <w:highlight w:val="lightGray"/>
                <w:lang w:eastAsia="fr-CH"/>
              </w:rPr>
              <w:t>17</w:t>
            </w:r>
          </w:p>
        </w:tc>
        <w:tc>
          <w:tcPr>
            <w:tcW w:w="7359" w:type="dxa"/>
          </w:tcPr>
          <w:p w14:paraId="1D5CCC67" w14:textId="5D9C0243" w:rsidR="001C5A09" w:rsidRPr="00512BD6" w:rsidRDefault="0052570D" w:rsidP="001C5A09">
            <w:pPr>
              <w:pStyle w:val="Notedebasdepage"/>
              <w:cnfStyle w:val="000000000000" w:firstRow="0" w:lastRow="0" w:firstColumn="0" w:lastColumn="0" w:oddVBand="0" w:evenVBand="0" w:oddHBand="0" w:evenHBand="0" w:firstRowFirstColumn="0" w:firstRowLastColumn="0" w:lastRowFirstColumn="0" w:lastRowLastColumn="0"/>
              <w:rPr>
                <w:highlight w:val="lightGray"/>
              </w:rPr>
            </w:pPr>
            <w:hyperlink r:id="rId52" w:history="1">
              <w:r w:rsidR="001C5A09" w:rsidRPr="00512BD6">
                <w:rPr>
                  <w:rStyle w:val="Lienhypertexte"/>
                  <w:highlight w:val="lightGray"/>
                </w:rPr>
                <w:t>https://www.admin.ch/opc/fr/classified-compilation/19920153/index.html</w:t>
              </w:r>
            </w:hyperlink>
          </w:p>
          <w:p w14:paraId="0C1A5C45" w14:textId="391706C8" w:rsidR="001C5A09" w:rsidRPr="00512BD6" w:rsidRDefault="0052570D" w:rsidP="001C5A09">
            <w:pPr>
              <w:pStyle w:val="Notedebasdepage"/>
              <w:cnfStyle w:val="000000000000" w:firstRow="0" w:lastRow="0" w:firstColumn="0" w:lastColumn="0" w:oddVBand="0" w:evenVBand="0" w:oddHBand="0" w:evenHBand="0" w:firstRowFirstColumn="0" w:firstRowLastColumn="0" w:lastRowFirstColumn="0" w:lastRowLastColumn="0"/>
              <w:rPr>
                <w:highlight w:val="lightGray"/>
              </w:rPr>
            </w:pPr>
            <w:hyperlink r:id="rId53" w:history="1">
              <w:r w:rsidR="001C5A09" w:rsidRPr="00512BD6">
                <w:rPr>
                  <w:rStyle w:val="Lienhypertexte"/>
                  <w:highlight w:val="lightGray"/>
                </w:rPr>
                <w:t>https://m.youtube.com/watch?v=OUMGp3HHel4</w:t>
              </w:r>
            </w:hyperlink>
          </w:p>
          <w:p w14:paraId="2E48D45D" w14:textId="750DEFAF" w:rsidR="003D007D" w:rsidRDefault="0052570D" w:rsidP="001C5A09">
            <w:pPr>
              <w:cnfStyle w:val="000000000000" w:firstRow="0" w:lastRow="0" w:firstColumn="0" w:lastColumn="0" w:oddVBand="0" w:evenVBand="0" w:oddHBand="0" w:evenHBand="0" w:firstRowFirstColumn="0" w:firstRowLastColumn="0" w:lastRowFirstColumn="0" w:lastRowLastColumn="0"/>
              <w:rPr>
                <w:lang w:eastAsia="fr-CH"/>
              </w:rPr>
            </w:pPr>
            <w:hyperlink r:id="rId54" w:history="1">
              <w:r w:rsidR="001C5A09" w:rsidRPr="00512BD6">
                <w:rPr>
                  <w:rStyle w:val="Lienhypertexte"/>
                  <w:highlight w:val="lightGray"/>
                </w:rPr>
                <w:t>http://urlz.fr/7Kpu</w:t>
              </w:r>
            </w:hyperlink>
          </w:p>
        </w:tc>
      </w:tr>
      <w:tr w:rsidR="003D007D" w14:paraId="780D9F3E" w14:textId="77777777" w:rsidTr="00512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1D62DEC" w14:textId="72374CE3" w:rsidR="003D007D" w:rsidRDefault="00512BD6" w:rsidP="00512BD6">
            <w:pPr>
              <w:jc w:val="center"/>
              <w:rPr>
                <w:lang w:eastAsia="fr-CH"/>
              </w:rPr>
            </w:pPr>
            <w:r>
              <w:rPr>
                <w:lang w:eastAsia="fr-CH"/>
              </w:rPr>
              <w:t>19</w:t>
            </w:r>
          </w:p>
        </w:tc>
        <w:tc>
          <w:tcPr>
            <w:tcW w:w="7359" w:type="dxa"/>
          </w:tcPr>
          <w:p w14:paraId="25334933" w14:textId="77777777" w:rsidR="00512BD6" w:rsidRPr="00512BD6" w:rsidRDefault="0052570D" w:rsidP="00512BD6">
            <w:pPr>
              <w:pStyle w:val="Notedebasdepage"/>
              <w:cnfStyle w:val="000000100000" w:firstRow="0" w:lastRow="0" w:firstColumn="0" w:lastColumn="0" w:oddVBand="0" w:evenVBand="0" w:oddHBand="1" w:evenHBand="0" w:firstRowFirstColumn="0" w:firstRowLastColumn="0" w:lastRowFirstColumn="0" w:lastRowLastColumn="0"/>
            </w:pPr>
            <w:hyperlink r:id="rId55" w:history="1">
              <w:r w:rsidR="00512BD6" w:rsidRPr="00512BD6">
                <w:rPr>
                  <w:rStyle w:val="Lienhypertexte"/>
                </w:rPr>
                <w:t>https://fr.wikipedia.org/wiki/RAID_(informatique)</w:t>
              </w:r>
            </w:hyperlink>
          </w:p>
          <w:p w14:paraId="3B8BDD14" w14:textId="77777777" w:rsidR="00512BD6" w:rsidRPr="00512BD6" w:rsidRDefault="00512BD6" w:rsidP="00512BD6">
            <w:pPr>
              <w:pStyle w:val="Notedebasdepage"/>
              <w:cnfStyle w:val="000000100000" w:firstRow="0" w:lastRow="0" w:firstColumn="0" w:lastColumn="0" w:oddVBand="0" w:evenVBand="0" w:oddHBand="1" w:evenHBand="0" w:firstRowFirstColumn="0" w:firstRowLastColumn="0" w:lastRowFirstColumn="0" w:lastRowLastColumn="0"/>
            </w:pPr>
            <w:r w:rsidRPr="00512BD6">
              <w:t>Documents fournis par l’enseignant</w:t>
            </w:r>
          </w:p>
          <w:p w14:paraId="7FAD20E7" w14:textId="0AE1CA4C" w:rsidR="00512BD6" w:rsidRPr="00512BD6" w:rsidRDefault="0052570D" w:rsidP="00512BD6">
            <w:pPr>
              <w:pStyle w:val="Notedebasdepage"/>
              <w:cnfStyle w:val="000000100000" w:firstRow="0" w:lastRow="0" w:firstColumn="0" w:lastColumn="0" w:oddVBand="0" w:evenVBand="0" w:oddHBand="1" w:evenHBand="0" w:firstRowFirstColumn="0" w:firstRowLastColumn="0" w:lastRowFirstColumn="0" w:lastRowLastColumn="0"/>
            </w:pPr>
            <w:hyperlink r:id="rId56" w:history="1">
              <w:r w:rsidR="00512BD6" w:rsidRPr="00512BD6">
                <w:rPr>
                  <w:rStyle w:val="Lienhypertexte"/>
                </w:rPr>
                <w:t>http://www.hardware-attitude.com/fiche-885-carte-raid-sata-adaptec-2820sa---8-ports-sata-ii-pci-x.html</w:t>
              </w:r>
            </w:hyperlink>
          </w:p>
          <w:p w14:paraId="2FD4398D" w14:textId="77777777" w:rsidR="00512BD6" w:rsidRPr="00512BD6" w:rsidRDefault="0052570D" w:rsidP="00512BD6">
            <w:pPr>
              <w:pStyle w:val="Notedebasdepage"/>
              <w:cnfStyle w:val="000000100000" w:firstRow="0" w:lastRow="0" w:firstColumn="0" w:lastColumn="0" w:oddVBand="0" w:evenVBand="0" w:oddHBand="1" w:evenHBand="0" w:firstRowFirstColumn="0" w:firstRowLastColumn="0" w:lastRowFirstColumn="0" w:lastRowLastColumn="0"/>
            </w:pPr>
            <w:hyperlink r:id="rId57" w:history="1">
              <w:r w:rsidR="00512BD6" w:rsidRPr="00512BD6">
                <w:rPr>
                  <w:rStyle w:val="Lienhypertexte"/>
                </w:rPr>
                <w:t>https://stuff.mit.edu/afs/athena/project/rhel-doc/3/rhel-sag-fr-3/s1-raid-approaches.html</w:t>
              </w:r>
            </w:hyperlink>
          </w:p>
          <w:p w14:paraId="00AC9646" w14:textId="7BB0A4F8" w:rsidR="003D007D" w:rsidRPr="00512BD6" w:rsidRDefault="00512BD6" w:rsidP="00512BD6">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512BD6">
              <w:t>Image Comparaison raids : file LSI_TechnologyBrief_RAID_fr.pdf</w:t>
            </w:r>
          </w:p>
        </w:tc>
      </w:tr>
      <w:tr w:rsidR="003D007D" w14:paraId="38BEF7B5"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3DA306FC" w14:textId="5831DBCC" w:rsidR="003D007D" w:rsidRDefault="00512BD6" w:rsidP="003D007D">
            <w:pPr>
              <w:jc w:val="center"/>
              <w:rPr>
                <w:lang w:eastAsia="fr-CH"/>
              </w:rPr>
            </w:pPr>
            <w:r w:rsidRPr="00512BD6">
              <w:rPr>
                <w:highlight w:val="lightGray"/>
                <w:lang w:eastAsia="fr-CH"/>
              </w:rPr>
              <w:t>22</w:t>
            </w:r>
            <w:r w:rsidR="00263DF6">
              <w:rPr>
                <w:highlight w:val="lightGray"/>
                <w:lang w:eastAsia="fr-CH"/>
              </w:rPr>
              <w:t xml:space="preserve"> -&gt; 25</w:t>
            </w:r>
          </w:p>
        </w:tc>
        <w:tc>
          <w:tcPr>
            <w:tcW w:w="7359" w:type="dxa"/>
          </w:tcPr>
          <w:p w14:paraId="70F06EB2" w14:textId="325A95BC" w:rsidR="003D007D" w:rsidRDefault="0052570D" w:rsidP="003D007D">
            <w:pPr>
              <w:cnfStyle w:val="000000000000" w:firstRow="0" w:lastRow="0" w:firstColumn="0" w:lastColumn="0" w:oddVBand="0" w:evenVBand="0" w:oddHBand="0" w:evenHBand="0" w:firstRowFirstColumn="0" w:firstRowLastColumn="0" w:lastRowFirstColumn="0" w:lastRowLastColumn="0"/>
              <w:rPr>
                <w:highlight w:val="lightGray"/>
              </w:rPr>
            </w:pPr>
            <w:hyperlink r:id="rId58" w:history="1">
              <w:r w:rsidR="00263DF6" w:rsidRPr="00D21B60">
                <w:rPr>
                  <w:rStyle w:val="Lienhypertexte"/>
                  <w:highlight w:val="lightGray"/>
                </w:rPr>
                <w:t>https://fr.wikipedia.org/wiki/Stockage_d%27information</w:t>
              </w:r>
            </w:hyperlink>
          </w:p>
          <w:p w14:paraId="1997A500" w14:textId="323F256E" w:rsidR="00263DF6" w:rsidRDefault="0052570D" w:rsidP="003D007D">
            <w:pPr>
              <w:cnfStyle w:val="000000000000" w:firstRow="0" w:lastRow="0" w:firstColumn="0" w:lastColumn="0" w:oddVBand="0" w:evenVBand="0" w:oddHBand="0" w:evenHBand="0" w:firstRowFirstColumn="0" w:firstRowLastColumn="0" w:lastRowFirstColumn="0" w:lastRowLastColumn="0"/>
              <w:rPr>
                <w:lang w:eastAsia="fr-CH"/>
              </w:rPr>
            </w:pPr>
            <w:hyperlink r:id="rId59" w:history="1">
              <w:r w:rsidR="00263DF6" w:rsidRPr="00D21B60">
                <w:rPr>
                  <w:rStyle w:val="Lienhypertexte"/>
                  <w:lang w:eastAsia="fr-CH"/>
                </w:rPr>
                <w:t>https://www.commentcamarche.com/contents/739-cle-usb</w:t>
              </w:r>
            </w:hyperlink>
          </w:p>
          <w:p w14:paraId="1EE4DB25" w14:textId="4FB31ACB" w:rsidR="00263DF6" w:rsidRDefault="0052570D" w:rsidP="003D007D">
            <w:pPr>
              <w:cnfStyle w:val="000000000000" w:firstRow="0" w:lastRow="0" w:firstColumn="0" w:lastColumn="0" w:oddVBand="0" w:evenVBand="0" w:oddHBand="0" w:evenHBand="0" w:firstRowFirstColumn="0" w:firstRowLastColumn="0" w:lastRowFirstColumn="0" w:lastRowLastColumn="0"/>
              <w:rPr>
                <w:lang w:eastAsia="fr-CH"/>
              </w:rPr>
            </w:pPr>
            <w:hyperlink r:id="rId60" w:history="1">
              <w:r w:rsidR="001D0DD0" w:rsidRPr="00D21B60">
                <w:rPr>
                  <w:rStyle w:val="Lienhypertexte"/>
                  <w:lang w:eastAsia="fr-CH"/>
                </w:rPr>
                <w:t>https://fr.wikipedia.org/wiki/Cl%C3%A9_USB</w:t>
              </w:r>
            </w:hyperlink>
          </w:p>
          <w:p w14:paraId="324FC17F" w14:textId="6C56C933" w:rsidR="001D0DD0" w:rsidRPr="00512BD6" w:rsidRDefault="001D0DD0" w:rsidP="003D007D">
            <w:pPr>
              <w:cnfStyle w:val="000000000000" w:firstRow="0" w:lastRow="0" w:firstColumn="0" w:lastColumn="0" w:oddVBand="0" w:evenVBand="0" w:oddHBand="0" w:evenHBand="0" w:firstRowFirstColumn="0" w:firstRowLastColumn="0" w:lastRowFirstColumn="0" w:lastRowLastColumn="0"/>
              <w:rPr>
                <w:highlight w:val="lightGray"/>
                <w:lang w:eastAsia="fr-CH"/>
              </w:rPr>
            </w:pPr>
            <w:r w:rsidRPr="001D0DD0">
              <w:rPr>
                <w:lang w:eastAsia="fr-CH"/>
              </w:rPr>
              <w:t>https://fr.wikipedia.org/wiki/Disque_dur</w:t>
            </w:r>
          </w:p>
        </w:tc>
      </w:tr>
      <w:tr w:rsidR="00512BD6" w14:paraId="7E73F65E" w14:textId="77777777" w:rsidTr="00512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3C689EE" w14:textId="10E66A7C" w:rsidR="00512BD6" w:rsidRDefault="00512BD6" w:rsidP="00512BD6">
            <w:pPr>
              <w:jc w:val="center"/>
              <w:rPr>
                <w:lang w:eastAsia="fr-CH"/>
              </w:rPr>
            </w:pPr>
            <w:r w:rsidRPr="00512BD6">
              <w:rPr>
                <w:highlight w:val="lightGray"/>
                <w:lang w:eastAsia="fr-CH"/>
              </w:rPr>
              <w:t>25</w:t>
            </w:r>
          </w:p>
        </w:tc>
        <w:tc>
          <w:tcPr>
            <w:tcW w:w="7359" w:type="dxa"/>
          </w:tcPr>
          <w:p w14:paraId="42A63CB6" w14:textId="0703A81B" w:rsidR="00512BD6" w:rsidRPr="00D471FD" w:rsidRDefault="00512BD6" w:rsidP="003D007D">
            <w:pPr>
              <w:cnfStyle w:val="000000100000" w:firstRow="0" w:lastRow="0" w:firstColumn="0" w:lastColumn="0" w:oddVBand="0" w:evenVBand="0" w:oddHBand="1" w:evenHBand="0" w:firstRowFirstColumn="0" w:firstRowLastColumn="0" w:lastRowFirstColumn="0" w:lastRowLastColumn="0"/>
            </w:pPr>
            <w:r w:rsidRPr="00512BD6">
              <w:rPr>
                <w:highlight w:val="lightGray"/>
              </w:rPr>
              <w:t>Les images sont tirées du polycopié de l’enseignant M. Rogeiro intitulés « Les sauvegardes ».</w:t>
            </w:r>
          </w:p>
        </w:tc>
      </w:tr>
      <w:tr w:rsidR="00512BD6" w14:paraId="1D21EC57" w14:textId="77777777" w:rsidTr="00512BD6">
        <w:tc>
          <w:tcPr>
            <w:cnfStyle w:val="001000000000" w:firstRow="0" w:lastRow="0" w:firstColumn="1" w:lastColumn="0" w:oddVBand="0" w:evenVBand="0" w:oddHBand="0" w:evenHBand="0" w:firstRowFirstColumn="0" w:firstRowLastColumn="0" w:lastRowFirstColumn="0" w:lastRowLastColumn="0"/>
            <w:tcW w:w="1701" w:type="dxa"/>
            <w:vAlign w:val="center"/>
          </w:tcPr>
          <w:p w14:paraId="449C718A" w14:textId="3C255ABD" w:rsidR="00512BD6" w:rsidRDefault="00512BD6" w:rsidP="00512BD6">
            <w:pPr>
              <w:jc w:val="center"/>
              <w:rPr>
                <w:lang w:eastAsia="fr-CH"/>
              </w:rPr>
            </w:pPr>
            <w:r>
              <w:rPr>
                <w:lang w:eastAsia="fr-CH"/>
              </w:rPr>
              <w:t>26</w:t>
            </w:r>
          </w:p>
        </w:tc>
        <w:tc>
          <w:tcPr>
            <w:tcW w:w="7359" w:type="dxa"/>
          </w:tcPr>
          <w:p w14:paraId="5EAE71DA" w14:textId="77777777" w:rsidR="00512BD6" w:rsidRDefault="0052570D" w:rsidP="00512BD6">
            <w:pPr>
              <w:pStyle w:val="Notedebasdepage"/>
              <w:cnfStyle w:val="000000000000" w:firstRow="0" w:lastRow="0" w:firstColumn="0" w:lastColumn="0" w:oddVBand="0" w:evenVBand="0" w:oddHBand="0" w:evenHBand="0" w:firstRowFirstColumn="0" w:firstRowLastColumn="0" w:lastRowFirstColumn="0" w:lastRowLastColumn="0"/>
            </w:pPr>
            <w:hyperlink r:id="rId61" w:history="1">
              <w:r w:rsidR="00512BD6" w:rsidRPr="00B062D4">
                <w:rPr>
                  <w:rStyle w:val="Lienhypertexte"/>
                </w:rPr>
                <w:t>https://www.commentcamarche.com/contents/994-onduleur</w:t>
              </w:r>
            </w:hyperlink>
          </w:p>
          <w:p w14:paraId="6552B014" w14:textId="77777777" w:rsidR="00512BD6" w:rsidRDefault="0052570D" w:rsidP="00512BD6">
            <w:pPr>
              <w:pStyle w:val="Notedebasdepage"/>
              <w:cnfStyle w:val="000000000000" w:firstRow="0" w:lastRow="0" w:firstColumn="0" w:lastColumn="0" w:oddVBand="0" w:evenVBand="0" w:oddHBand="0" w:evenHBand="0" w:firstRowFirstColumn="0" w:firstRowLastColumn="0" w:lastRowFirstColumn="0" w:lastRowLastColumn="0"/>
            </w:pPr>
            <w:hyperlink r:id="rId62" w:history="1">
              <w:r w:rsidR="00512BD6" w:rsidRPr="00B062D4">
                <w:rPr>
                  <w:rStyle w:val="Lienhypertexte"/>
                </w:rPr>
                <w:t>https://sitelec.org/cours/abati/flash/onduleur.htm</w:t>
              </w:r>
            </w:hyperlink>
          </w:p>
          <w:p w14:paraId="3039E115" w14:textId="77777777" w:rsidR="00512BD6" w:rsidRDefault="0052570D" w:rsidP="00512BD6">
            <w:pPr>
              <w:pStyle w:val="Notedebasdepage"/>
              <w:cnfStyle w:val="000000000000" w:firstRow="0" w:lastRow="0" w:firstColumn="0" w:lastColumn="0" w:oddVBand="0" w:evenVBand="0" w:oddHBand="0" w:evenHBand="0" w:firstRowFirstColumn="0" w:firstRowLastColumn="0" w:lastRowFirstColumn="0" w:lastRowLastColumn="0"/>
            </w:pPr>
            <w:hyperlink r:id="rId63" w:history="1">
              <w:r w:rsidR="00512BD6" w:rsidRPr="00B062D4">
                <w:rPr>
                  <w:rStyle w:val="Lienhypertexte"/>
                </w:rPr>
                <w:t>https://www.ldlc.com/guides/AL00000601/guide+les+onduleurs/</w:t>
              </w:r>
            </w:hyperlink>
          </w:p>
          <w:p w14:paraId="40BC9160" w14:textId="1AF2F16E" w:rsidR="00512BD6" w:rsidRPr="00D471FD" w:rsidRDefault="0052570D" w:rsidP="00512BD6">
            <w:pPr>
              <w:pStyle w:val="Notedebasdepage"/>
              <w:cnfStyle w:val="000000000000" w:firstRow="0" w:lastRow="0" w:firstColumn="0" w:lastColumn="0" w:oddVBand="0" w:evenVBand="0" w:oddHBand="0" w:evenHBand="0" w:firstRowFirstColumn="0" w:firstRowLastColumn="0" w:lastRowFirstColumn="0" w:lastRowLastColumn="0"/>
            </w:pPr>
            <w:hyperlink r:id="rId64" w:history="1">
              <w:r w:rsidR="00512BD6" w:rsidRPr="00B062D4">
                <w:rPr>
                  <w:rStyle w:val="Lienhypertexte"/>
                </w:rPr>
                <w:t>http://www.europ-computer.com/dossiers/dossier_6_18.html</w:t>
              </w:r>
            </w:hyperlink>
          </w:p>
        </w:tc>
      </w:tr>
      <w:tr w:rsidR="00512BD6" w14:paraId="67566B97"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0EF401" w14:textId="2F13FE18" w:rsidR="00512BD6" w:rsidRDefault="00413807" w:rsidP="003D007D">
            <w:pPr>
              <w:jc w:val="center"/>
              <w:rPr>
                <w:lang w:eastAsia="fr-CH"/>
              </w:rPr>
            </w:pPr>
            <w:r>
              <w:rPr>
                <w:lang w:eastAsia="fr-CH"/>
              </w:rPr>
              <w:t>31</w:t>
            </w:r>
          </w:p>
        </w:tc>
        <w:tc>
          <w:tcPr>
            <w:tcW w:w="7359" w:type="dxa"/>
          </w:tcPr>
          <w:p w14:paraId="288DCCBE" w14:textId="73867F1B" w:rsidR="00512BD6" w:rsidRDefault="0052570D" w:rsidP="003D007D">
            <w:pPr>
              <w:cnfStyle w:val="000000100000" w:firstRow="0" w:lastRow="0" w:firstColumn="0" w:lastColumn="0" w:oddVBand="0" w:evenVBand="0" w:oddHBand="1" w:evenHBand="0" w:firstRowFirstColumn="0" w:firstRowLastColumn="0" w:lastRowFirstColumn="0" w:lastRowLastColumn="0"/>
            </w:pPr>
            <w:hyperlink r:id="rId65" w:history="1">
              <w:r w:rsidR="00413807" w:rsidRPr="00CB2FF3">
                <w:rPr>
                  <w:rStyle w:val="Lienhypertexte"/>
                </w:rPr>
                <w:t>https://fr.wikipedia.org/wiki/Plan_de_reprise_d%27activit%C3%A9</w:t>
              </w:r>
            </w:hyperlink>
          </w:p>
          <w:p w14:paraId="3FB3948B" w14:textId="028661AD" w:rsidR="00413807" w:rsidRPr="00D471FD" w:rsidRDefault="00413807" w:rsidP="003D007D">
            <w:pPr>
              <w:cnfStyle w:val="000000100000" w:firstRow="0" w:lastRow="0" w:firstColumn="0" w:lastColumn="0" w:oddVBand="0" w:evenVBand="0" w:oddHBand="1" w:evenHBand="0" w:firstRowFirstColumn="0" w:firstRowLastColumn="0" w:lastRowFirstColumn="0" w:lastRowLastColumn="0"/>
            </w:pPr>
            <w:r w:rsidRPr="00413807">
              <w:t>https://www.cases.lu/drp.html</w:t>
            </w:r>
          </w:p>
        </w:tc>
      </w:tr>
      <w:tr w:rsidR="00BB56AF" w14:paraId="1CEB4E3E"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0C2CA908" w14:textId="62E320DB" w:rsidR="00BB56AF" w:rsidRDefault="00BB56AF" w:rsidP="003D007D">
            <w:pPr>
              <w:jc w:val="center"/>
              <w:rPr>
                <w:lang w:eastAsia="fr-CH"/>
              </w:rPr>
            </w:pPr>
            <w:r>
              <w:rPr>
                <w:lang w:eastAsia="fr-CH"/>
              </w:rPr>
              <w:t>32</w:t>
            </w:r>
          </w:p>
        </w:tc>
        <w:tc>
          <w:tcPr>
            <w:tcW w:w="7359" w:type="dxa"/>
          </w:tcPr>
          <w:p w14:paraId="7544A208" w14:textId="07969FA0" w:rsidR="00BB56AF" w:rsidRDefault="0052570D" w:rsidP="003D007D">
            <w:pPr>
              <w:cnfStyle w:val="000000000000" w:firstRow="0" w:lastRow="0" w:firstColumn="0" w:lastColumn="0" w:oddVBand="0" w:evenVBand="0" w:oddHBand="0" w:evenHBand="0" w:firstRowFirstColumn="0" w:firstRowLastColumn="0" w:lastRowFirstColumn="0" w:lastRowLastColumn="0"/>
            </w:pPr>
            <w:hyperlink r:id="rId66" w:history="1">
              <w:r w:rsidR="00BB56AF" w:rsidRPr="00E37D41">
                <w:rPr>
                  <w:rStyle w:val="Lienhypertexte"/>
                </w:rPr>
                <w:t>https://fr.wikipedia.org/wiki/Small_Computer_System_Interface</w:t>
              </w:r>
            </w:hyperlink>
          </w:p>
          <w:p w14:paraId="0B3D6A4C" w14:textId="194FDA7F" w:rsidR="00BB56AF" w:rsidRDefault="0052570D" w:rsidP="003D007D">
            <w:pPr>
              <w:cnfStyle w:val="000000000000" w:firstRow="0" w:lastRow="0" w:firstColumn="0" w:lastColumn="0" w:oddVBand="0" w:evenVBand="0" w:oddHBand="0" w:evenHBand="0" w:firstRowFirstColumn="0" w:firstRowLastColumn="0" w:lastRowFirstColumn="0" w:lastRowLastColumn="0"/>
            </w:pPr>
            <w:hyperlink r:id="rId67" w:history="1">
              <w:r w:rsidR="00BB56AF" w:rsidRPr="00E37D41">
                <w:rPr>
                  <w:rStyle w:val="Lienhypertexte"/>
                </w:rPr>
                <w:t>https://blog.netapp.com/wp-content/uploads/2016/05/iscsi_blog_images-1.jpg</w:t>
              </w:r>
            </w:hyperlink>
          </w:p>
          <w:p w14:paraId="4EA87E70" w14:textId="27137E4C" w:rsidR="00BB56AF" w:rsidRDefault="0052570D" w:rsidP="003D007D">
            <w:pPr>
              <w:cnfStyle w:val="000000000000" w:firstRow="0" w:lastRow="0" w:firstColumn="0" w:lastColumn="0" w:oddVBand="0" w:evenVBand="0" w:oddHBand="0" w:evenHBand="0" w:firstRowFirstColumn="0" w:firstRowLastColumn="0" w:lastRowFirstColumn="0" w:lastRowLastColumn="0"/>
            </w:pPr>
            <w:hyperlink r:id="rId68" w:history="1">
              <w:r w:rsidR="00BB56AF" w:rsidRPr="00E37D41">
                <w:rPr>
                  <w:rStyle w:val="Lienhypertexte"/>
                </w:rPr>
                <w:t>https://www.snia.org/sites/default/orig/sdc_archives/2010_presentations/monday/MahmoudJibbe_ISCSI_FCoE__testing-verA.pdf</w:t>
              </w:r>
            </w:hyperlink>
          </w:p>
          <w:p w14:paraId="48FFE773" w14:textId="0B0B69EA" w:rsidR="00BB56AF" w:rsidRDefault="0052570D" w:rsidP="003D007D">
            <w:pPr>
              <w:cnfStyle w:val="000000000000" w:firstRow="0" w:lastRow="0" w:firstColumn="0" w:lastColumn="0" w:oddVBand="0" w:evenVBand="0" w:oddHBand="0" w:evenHBand="0" w:firstRowFirstColumn="0" w:firstRowLastColumn="0" w:lastRowFirstColumn="0" w:lastRowLastColumn="0"/>
            </w:pPr>
            <w:hyperlink r:id="rId69" w:history="1">
              <w:r w:rsidR="00BB56AF" w:rsidRPr="00E37D41">
                <w:rPr>
                  <w:rStyle w:val="Lienhypertexte"/>
                </w:rPr>
                <w:t>https://www.01net.com/actualites/le-protocole-iscsi-152216.html</w:t>
              </w:r>
            </w:hyperlink>
          </w:p>
          <w:p w14:paraId="285D434B" w14:textId="31C40BA8" w:rsidR="00BB56AF" w:rsidRDefault="00BB56AF" w:rsidP="003D007D">
            <w:pPr>
              <w:cnfStyle w:val="000000000000" w:firstRow="0" w:lastRow="0" w:firstColumn="0" w:lastColumn="0" w:oddVBand="0" w:evenVBand="0" w:oddHBand="0" w:evenHBand="0" w:firstRowFirstColumn="0" w:firstRowLastColumn="0" w:lastRowFirstColumn="0" w:lastRowLastColumn="0"/>
            </w:pPr>
          </w:p>
        </w:tc>
      </w:tr>
    </w:tbl>
    <w:p w14:paraId="7D355FF4" w14:textId="77777777" w:rsidR="003D007D" w:rsidRPr="003D007D" w:rsidRDefault="003D007D" w:rsidP="003D007D">
      <w:pPr>
        <w:rPr>
          <w:lang w:eastAsia="fr-CH"/>
        </w:rPr>
      </w:pPr>
    </w:p>
    <w:sectPr w:rsidR="003D007D" w:rsidRPr="003D007D"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5C6CFA" w14:textId="77777777" w:rsidR="0052570D" w:rsidRDefault="0052570D" w:rsidP="00242F35">
      <w:r>
        <w:separator/>
      </w:r>
    </w:p>
  </w:endnote>
  <w:endnote w:type="continuationSeparator" w:id="0">
    <w:p w14:paraId="6D3E30B6" w14:textId="77777777" w:rsidR="0052570D" w:rsidRDefault="0052570D"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AE0B4" w14:textId="647ADAB8" w:rsidR="00733767" w:rsidRDefault="00733767"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071265">
      <w:rPr>
        <w:noProof/>
      </w:rPr>
      <w:t>3</w:t>
    </w:r>
    <w:r>
      <w:fldChar w:fldCharType="end"/>
    </w:r>
    <w:r>
      <w:t xml:space="preserve"> / </w:t>
    </w:r>
    <w:r>
      <w:rPr>
        <w:noProof/>
      </w:rPr>
      <w:fldChar w:fldCharType="begin"/>
    </w:r>
    <w:r>
      <w:rPr>
        <w:noProof/>
      </w:rPr>
      <w:instrText xml:space="preserve"> NUMPAGES   \* MERGEFORMAT </w:instrText>
    </w:r>
    <w:r>
      <w:rPr>
        <w:noProof/>
      </w:rPr>
      <w:fldChar w:fldCharType="separate"/>
    </w:r>
    <w:r w:rsidR="00071265">
      <w:rPr>
        <w:noProof/>
      </w:rPr>
      <w:t>34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17ACBC" w14:textId="77777777" w:rsidR="0052570D" w:rsidRDefault="0052570D" w:rsidP="00242F35">
      <w:r>
        <w:separator/>
      </w:r>
    </w:p>
  </w:footnote>
  <w:footnote w:type="continuationSeparator" w:id="0">
    <w:p w14:paraId="54ADADFE" w14:textId="77777777" w:rsidR="0052570D" w:rsidRDefault="0052570D" w:rsidP="00242F35">
      <w:r>
        <w:continuationSeparator/>
      </w:r>
    </w:p>
  </w:footnote>
  <w:footnote w:id="1">
    <w:p w14:paraId="5D34CAC0" w14:textId="77777777" w:rsidR="00CA62F9" w:rsidRDefault="00CA62F9" w:rsidP="00CA62F9">
      <w:pPr>
        <w:pStyle w:val="Notedebasdepage"/>
      </w:pPr>
      <w:r>
        <w:rPr>
          <w:rStyle w:val="Appelnotedebasdep"/>
        </w:rPr>
        <w:footnoteRef/>
      </w:r>
      <w:r>
        <w:t xml:space="preserve"> </w:t>
      </w:r>
      <w:hyperlink r:id="rId1" w:history="1">
        <w:r w:rsidRPr="00006F5D">
          <w:rPr>
            <w:rStyle w:val="Lienhypertexte"/>
          </w:rPr>
          <w:t>https://www.unil.ch</w:t>
        </w:r>
      </w:hyperlink>
    </w:p>
  </w:footnote>
  <w:footnote w:id="2">
    <w:p w14:paraId="4D53191E" w14:textId="77777777" w:rsidR="00CA62F9" w:rsidRPr="001665F3" w:rsidRDefault="00CA62F9" w:rsidP="00CA62F9">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2" w:history="1">
        <w:r w:rsidRPr="00EE19F8">
          <w:rPr>
            <w:rStyle w:val="Lienhypertexte"/>
            <w:lang w:val="fr-FR"/>
          </w:rPr>
          <w:t>https://fr.wikipedia.org/wiki/Grappe_de_serveurs</w:t>
        </w:r>
      </w:hyperlink>
      <w:r>
        <w:rPr>
          <w:lang w:val="fr-FR"/>
        </w:rPr>
        <w:t xml:space="preserve"> </w:t>
      </w:r>
    </w:p>
  </w:footnote>
  <w:footnote w:id="3">
    <w:p w14:paraId="07F766EC" w14:textId="77777777" w:rsidR="00CA62F9" w:rsidRPr="000205AA" w:rsidRDefault="00CA62F9" w:rsidP="00CA62F9">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3" w:history="1">
        <w:r w:rsidRPr="00EE19F8">
          <w:rPr>
            <w:rStyle w:val="Lienhypertexte"/>
          </w:rPr>
          <w:t>https://fr.wikipedia.org/wiki/N%C5%93ud_(r%C3%A9seau)</w:t>
        </w:r>
      </w:hyperlink>
      <w:r>
        <w:t xml:space="preserve"> </w:t>
      </w:r>
    </w:p>
  </w:footnote>
  <w:footnote w:id="4">
    <w:p w14:paraId="3934291A" w14:textId="77777777" w:rsidR="00CA62F9" w:rsidRPr="00B55C34" w:rsidRDefault="00CA62F9" w:rsidP="00CA62F9">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6CF44" w14:textId="77777777" w:rsidR="00733767" w:rsidRDefault="00733767"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3"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16"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8"/>
  </w:num>
  <w:num w:numId="4">
    <w:abstractNumId w:val="0"/>
  </w:num>
  <w:num w:numId="5">
    <w:abstractNumId w:val="13"/>
  </w:num>
  <w:num w:numId="6">
    <w:abstractNumId w:val="10"/>
  </w:num>
  <w:num w:numId="7">
    <w:abstractNumId w:val="5"/>
  </w:num>
  <w:num w:numId="8">
    <w:abstractNumId w:val="9"/>
  </w:num>
  <w:num w:numId="9">
    <w:abstractNumId w:val="3"/>
  </w:num>
  <w:num w:numId="10">
    <w:abstractNumId w:val="15"/>
  </w:num>
  <w:num w:numId="11">
    <w:abstractNumId w:val="11"/>
  </w:num>
  <w:num w:numId="12">
    <w:abstractNumId w:val="4"/>
  </w:num>
  <w:num w:numId="13">
    <w:abstractNumId w:val="14"/>
  </w:num>
  <w:num w:numId="14">
    <w:abstractNumId w:val="12"/>
  </w:num>
  <w:num w:numId="15">
    <w:abstractNumId w:val="16"/>
  </w:num>
  <w:num w:numId="16">
    <w:abstractNumId w:val="2"/>
  </w:num>
  <w:num w:numId="17">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10C0E"/>
    <w:rsid w:val="00016F35"/>
    <w:rsid w:val="0002726E"/>
    <w:rsid w:val="00035D2C"/>
    <w:rsid w:val="00071265"/>
    <w:rsid w:val="00076E34"/>
    <w:rsid w:val="0008051F"/>
    <w:rsid w:val="00080AB5"/>
    <w:rsid w:val="000B0E89"/>
    <w:rsid w:val="000B40B9"/>
    <w:rsid w:val="000C0F9C"/>
    <w:rsid w:val="000C663C"/>
    <w:rsid w:val="000C79C4"/>
    <w:rsid w:val="000D2104"/>
    <w:rsid w:val="000E4E78"/>
    <w:rsid w:val="000E55E1"/>
    <w:rsid w:val="000F05F8"/>
    <w:rsid w:val="000F15BF"/>
    <w:rsid w:val="00105B71"/>
    <w:rsid w:val="00127389"/>
    <w:rsid w:val="0012748E"/>
    <w:rsid w:val="00131E0C"/>
    <w:rsid w:val="001368E3"/>
    <w:rsid w:val="00136BD8"/>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E0226"/>
    <w:rsid w:val="001E3BA0"/>
    <w:rsid w:val="002037AA"/>
    <w:rsid w:val="00213D03"/>
    <w:rsid w:val="00217891"/>
    <w:rsid w:val="00220947"/>
    <w:rsid w:val="00220D09"/>
    <w:rsid w:val="00231B33"/>
    <w:rsid w:val="00242F35"/>
    <w:rsid w:val="00263DF6"/>
    <w:rsid w:val="00272E81"/>
    <w:rsid w:val="002737E2"/>
    <w:rsid w:val="00274307"/>
    <w:rsid w:val="00275197"/>
    <w:rsid w:val="00285A14"/>
    <w:rsid w:val="00296BCE"/>
    <w:rsid w:val="002A20AC"/>
    <w:rsid w:val="002A3BD5"/>
    <w:rsid w:val="002A5532"/>
    <w:rsid w:val="002A5BC2"/>
    <w:rsid w:val="002A7374"/>
    <w:rsid w:val="002C3375"/>
    <w:rsid w:val="002D5754"/>
    <w:rsid w:val="002D7338"/>
    <w:rsid w:val="002E7F19"/>
    <w:rsid w:val="002F76DC"/>
    <w:rsid w:val="00301B7E"/>
    <w:rsid w:val="00311293"/>
    <w:rsid w:val="00340066"/>
    <w:rsid w:val="003415FD"/>
    <w:rsid w:val="0034315A"/>
    <w:rsid w:val="003510BF"/>
    <w:rsid w:val="003537F7"/>
    <w:rsid w:val="00355D04"/>
    <w:rsid w:val="00363E3D"/>
    <w:rsid w:val="00372478"/>
    <w:rsid w:val="00377A1C"/>
    <w:rsid w:val="003805B1"/>
    <w:rsid w:val="00384159"/>
    <w:rsid w:val="00392083"/>
    <w:rsid w:val="00393D7F"/>
    <w:rsid w:val="003B0B86"/>
    <w:rsid w:val="003B28B7"/>
    <w:rsid w:val="003C32A4"/>
    <w:rsid w:val="003C79B1"/>
    <w:rsid w:val="003C7DBF"/>
    <w:rsid w:val="003D007D"/>
    <w:rsid w:val="003F547E"/>
    <w:rsid w:val="00410E42"/>
    <w:rsid w:val="00413807"/>
    <w:rsid w:val="004207B1"/>
    <w:rsid w:val="004220BC"/>
    <w:rsid w:val="00425E2E"/>
    <w:rsid w:val="00426FF7"/>
    <w:rsid w:val="00442226"/>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00409"/>
    <w:rsid w:val="005113DB"/>
    <w:rsid w:val="00512BD6"/>
    <w:rsid w:val="005131E4"/>
    <w:rsid w:val="00516E35"/>
    <w:rsid w:val="0052570D"/>
    <w:rsid w:val="005428AB"/>
    <w:rsid w:val="00545088"/>
    <w:rsid w:val="005569A8"/>
    <w:rsid w:val="00564293"/>
    <w:rsid w:val="00584457"/>
    <w:rsid w:val="00585833"/>
    <w:rsid w:val="00592F69"/>
    <w:rsid w:val="00595B95"/>
    <w:rsid w:val="005B5B89"/>
    <w:rsid w:val="005B612B"/>
    <w:rsid w:val="005C14F6"/>
    <w:rsid w:val="005C5226"/>
    <w:rsid w:val="005E6D54"/>
    <w:rsid w:val="005F48AB"/>
    <w:rsid w:val="00603CB4"/>
    <w:rsid w:val="00603E12"/>
    <w:rsid w:val="0061211D"/>
    <w:rsid w:val="00635EF9"/>
    <w:rsid w:val="006373EE"/>
    <w:rsid w:val="006405CA"/>
    <w:rsid w:val="00647D27"/>
    <w:rsid w:val="00655539"/>
    <w:rsid w:val="00657A35"/>
    <w:rsid w:val="006708E9"/>
    <w:rsid w:val="00677D06"/>
    <w:rsid w:val="006A590F"/>
    <w:rsid w:val="006A6BAE"/>
    <w:rsid w:val="006A73A8"/>
    <w:rsid w:val="006B2019"/>
    <w:rsid w:val="006B460B"/>
    <w:rsid w:val="006C4B44"/>
    <w:rsid w:val="006E17E9"/>
    <w:rsid w:val="006E3384"/>
    <w:rsid w:val="006F6223"/>
    <w:rsid w:val="0070473D"/>
    <w:rsid w:val="007051C2"/>
    <w:rsid w:val="007153B4"/>
    <w:rsid w:val="00724DF3"/>
    <w:rsid w:val="0072716F"/>
    <w:rsid w:val="00733767"/>
    <w:rsid w:val="0073791E"/>
    <w:rsid w:val="00744A1C"/>
    <w:rsid w:val="00744B4A"/>
    <w:rsid w:val="00750665"/>
    <w:rsid w:val="00764212"/>
    <w:rsid w:val="00765A24"/>
    <w:rsid w:val="00770B10"/>
    <w:rsid w:val="007734BD"/>
    <w:rsid w:val="00791F1B"/>
    <w:rsid w:val="007B1F58"/>
    <w:rsid w:val="007C172B"/>
    <w:rsid w:val="007C525E"/>
    <w:rsid w:val="007E7C3C"/>
    <w:rsid w:val="007F6229"/>
    <w:rsid w:val="00803301"/>
    <w:rsid w:val="0082292C"/>
    <w:rsid w:val="00832F15"/>
    <w:rsid w:val="00852E8B"/>
    <w:rsid w:val="00855571"/>
    <w:rsid w:val="00870B2C"/>
    <w:rsid w:val="0087303A"/>
    <w:rsid w:val="00884944"/>
    <w:rsid w:val="00887CA8"/>
    <w:rsid w:val="008A343E"/>
    <w:rsid w:val="008A6FA1"/>
    <w:rsid w:val="008D020E"/>
    <w:rsid w:val="008D4D51"/>
    <w:rsid w:val="008E5498"/>
    <w:rsid w:val="0091562E"/>
    <w:rsid w:val="00931CFC"/>
    <w:rsid w:val="00935A52"/>
    <w:rsid w:val="00937F16"/>
    <w:rsid w:val="00952C48"/>
    <w:rsid w:val="00975EB0"/>
    <w:rsid w:val="00991580"/>
    <w:rsid w:val="00994779"/>
    <w:rsid w:val="009A5BC9"/>
    <w:rsid w:val="009C45E9"/>
    <w:rsid w:val="009D351D"/>
    <w:rsid w:val="009E0444"/>
    <w:rsid w:val="009E264F"/>
    <w:rsid w:val="009E52CF"/>
    <w:rsid w:val="009F07B6"/>
    <w:rsid w:val="009F0C12"/>
    <w:rsid w:val="009F4F61"/>
    <w:rsid w:val="00A03392"/>
    <w:rsid w:val="00A1680F"/>
    <w:rsid w:val="00A23D6E"/>
    <w:rsid w:val="00A32644"/>
    <w:rsid w:val="00A3384D"/>
    <w:rsid w:val="00A43FD6"/>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1585"/>
    <w:rsid w:val="00AC34C9"/>
    <w:rsid w:val="00AD1601"/>
    <w:rsid w:val="00AD3931"/>
    <w:rsid w:val="00AE396D"/>
    <w:rsid w:val="00AE41E3"/>
    <w:rsid w:val="00AF1209"/>
    <w:rsid w:val="00AF54F8"/>
    <w:rsid w:val="00AF7A9C"/>
    <w:rsid w:val="00B32163"/>
    <w:rsid w:val="00B37012"/>
    <w:rsid w:val="00B4398D"/>
    <w:rsid w:val="00B55685"/>
    <w:rsid w:val="00B57248"/>
    <w:rsid w:val="00B62CB3"/>
    <w:rsid w:val="00B82D83"/>
    <w:rsid w:val="00BA3F1C"/>
    <w:rsid w:val="00BA4492"/>
    <w:rsid w:val="00BA54B8"/>
    <w:rsid w:val="00BB56AF"/>
    <w:rsid w:val="00BB6AF6"/>
    <w:rsid w:val="00BD2E05"/>
    <w:rsid w:val="00BD54BE"/>
    <w:rsid w:val="00BE336F"/>
    <w:rsid w:val="00BE3F00"/>
    <w:rsid w:val="00BF10AF"/>
    <w:rsid w:val="00BF2EC9"/>
    <w:rsid w:val="00C01154"/>
    <w:rsid w:val="00C13C93"/>
    <w:rsid w:val="00C17B63"/>
    <w:rsid w:val="00C32031"/>
    <w:rsid w:val="00C37BCF"/>
    <w:rsid w:val="00C4001E"/>
    <w:rsid w:val="00C44B66"/>
    <w:rsid w:val="00C60C95"/>
    <w:rsid w:val="00C6462B"/>
    <w:rsid w:val="00C67346"/>
    <w:rsid w:val="00C73DC9"/>
    <w:rsid w:val="00C81BAE"/>
    <w:rsid w:val="00C82886"/>
    <w:rsid w:val="00C82B46"/>
    <w:rsid w:val="00C92CCB"/>
    <w:rsid w:val="00CA3342"/>
    <w:rsid w:val="00CA62F9"/>
    <w:rsid w:val="00CA79C9"/>
    <w:rsid w:val="00CC5AC6"/>
    <w:rsid w:val="00CD2AD4"/>
    <w:rsid w:val="00CD3B85"/>
    <w:rsid w:val="00CE192C"/>
    <w:rsid w:val="00CF1B4B"/>
    <w:rsid w:val="00D03ADF"/>
    <w:rsid w:val="00D12D19"/>
    <w:rsid w:val="00D13D78"/>
    <w:rsid w:val="00D1689F"/>
    <w:rsid w:val="00D2278D"/>
    <w:rsid w:val="00D32C0E"/>
    <w:rsid w:val="00D471FD"/>
    <w:rsid w:val="00D477B3"/>
    <w:rsid w:val="00D55A95"/>
    <w:rsid w:val="00D66835"/>
    <w:rsid w:val="00D66CF5"/>
    <w:rsid w:val="00D70F50"/>
    <w:rsid w:val="00D75970"/>
    <w:rsid w:val="00D84EFF"/>
    <w:rsid w:val="00D85867"/>
    <w:rsid w:val="00DA2687"/>
    <w:rsid w:val="00DA6430"/>
    <w:rsid w:val="00DB2DFE"/>
    <w:rsid w:val="00DB7028"/>
    <w:rsid w:val="00DC51BF"/>
    <w:rsid w:val="00DD2FC8"/>
    <w:rsid w:val="00DE1404"/>
    <w:rsid w:val="00DE3FD2"/>
    <w:rsid w:val="00DF3DE9"/>
    <w:rsid w:val="00E11D6B"/>
    <w:rsid w:val="00E12B5C"/>
    <w:rsid w:val="00E27919"/>
    <w:rsid w:val="00E30988"/>
    <w:rsid w:val="00E71B05"/>
    <w:rsid w:val="00E813BF"/>
    <w:rsid w:val="00E95DFF"/>
    <w:rsid w:val="00EA4CDF"/>
    <w:rsid w:val="00EC137C"/>
    <w:rsid w:val="00ED54AC"/>
    <w:rsid w:val="00EE0F4E"/>
    <w:rsid w:val="00EE0F63"/>
    <w:rsid w:val="00EF2BF6"/>
    <w:rsid w:val="00F00779"/>
    <w:rsid w:val="00F01060"/>
    <w:rsid w:val="00F022E4"/>
    <w:rsid w:val="00F023F9"/>
    <w:rsid w:val="00F23A19"/>
    <w:rsid w:val="00F26897"/>
    <w:rsid w:val="00F43CDC"/>
    <w:rsid w:val="00F64578"/>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734BD"/>
    <w:pPr>
      <w:numPr>
        <w:numId w:val="16"/>
      </w:numPr>
      <w:contextualSpacing/>
    </w:pPr>
    <w:rPr>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
    <w:name w:val="Unresolved Mention"/>
    <w:basedOn w:val="Policepardfaut"/>
    <w:uiPriority w:val="99"/>
    <w:semiHidden/>
    <w:unhideWhenUsed/>
    <w:rsid w:val="00263D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11.vsdx"/><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casinosbarriere.com/fr/montreux.html" TargetMode="External"/><Relationship Id="rId50" Type="http://schemas.openxmlformats.org/officeDocument/2006/relationships/hyperlink" Target="https://fr.wikipedia.org/wiki/Grappe_de_serveurs" TargetMode="External"/><Relationship Id="rId55" Type="http://schemas.openxmlformats.org/officeDocument/2006/relationships/hyperlink" Target="https://fr.wikipedia.org/wiki/RAID_(informatique)" TargetMode="External"/><Relationship Id="rId63" Type="http://schemas.openxmlformats.org/officeDocument/2006/relationships/hyperlink" Target="https://www.ldlc.com/guides/AL00000601/guide+les+onduleurs/" TargetMode="External"/><Relationship Id="rId68" Type="http://schemas.openxmlformats.org/officeDocument/2006/relationships/hyperlink" Target="https://www.snia.org/sites/default/orig/sdc_archives/2010_presentations/monday/MahmoudJibbe_ISCSI_FCoE__testing-verA.pdf"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m.youtube.com/watch?v=OUMGp3HHel4" TargetMode="External"/><Relationship Id="rId58" Type="http://schemas.openxmlformats.org/officeDocument/2006/relationships/hyperlink" Target="https://fr.wikipedia.org/wiki/Stockage_d%27information" TargetMode="External"/><Relationship Id="rId66" Type="http://schemas.openxmlformats.org/officeDocument/2006/relationships/hyperlink" Target="https://fr.wikipedia.org/wiki/Small_Computer_System_Interfac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vtx.ch" TargetMode="External"/><Relationship Id="rId57" Type="http://schemas.openxmlformats.org/officeDocument/2006/relationships/hyperlink" Target="https://stuff.mit.edu/afs/athena/project/rhel-doc/3/rhel-sag-fr-3/s1-raid-approaches.html" TargetMode="External"/><Relationship Id="rId61" Type="http://schemas.openxmlformats.org/officeDocument/2006/relationships/hyperlink" Target="https://www.commentcamarche.com/contents/994-onduleur" TargetMode="Externa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admin.ch/opc/fr/classified-compilation/19920153/index.html" TargetMode="External"/><Relationship Id="rId60" Type="http://schemas.openxmlformats.org/officeDocument/2006/relationships/hyperlink" Target="https://fr.wikipedia.org/wiki/Cl%C3%A9_USB" TargetMode="External"/><Relationship Id="rId65" Type="http://schemas.openxmlformats.org/officeDocument/2006/relationships/hyperlink" Target="https://fr.wikipedia.org/wiki/Plan_de_reprise_d%27activit%C3%A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loro.ch" TargetMode="External"/><Relationship Id="rId56" Type="http://schemas.openxmlformats.org/officeDocument/2006/relationships/hyperlink" Target="http://www.hardware-attitude.com/fiche-885-carte-raid-sata-adaptec-2820sa---8-ports-sata-ii-pci-x.html" TargetMode="External"/><Relationship Id="rId64" Type="http://schemas.openxmlformats.org/officeDocument/2006/relationships/hyperlink" Target="http://www.europ-computer.com/dossiers/dossier_6_18.html" TargetMode="External"/><Relationship Id="rId69" Type="http://schemas.openxmlformats.org/officeDocument/2006/relationships/hyperlink" Target="https://www.01net.com/actualites/le-protocole-iscsi-152216.html" TargetMode="External"/><Relationship Id="rId8" Type="http://schemas.openxmlformats.org/officeDocument/2006/relationships/header" Target="header1.xml"/><Relationship Id="rId51" Type="http://schemas.openxmlformats.org/officeDocument/2006/relationships/hyperlink" Target="https://fr.wikipedia.org/wiki/N%C5%93ud_(r%C3%A9seau)"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commentcamarche.com/contents/739-cle-usb" TargetMode="External"/><Relationship Id="rId67" Type="http://schemas.openxmlformats.org/officeDocument/2006/relationships/hyperlink" Target="https://blog.netapp.com/wp-content/uploads/2016/05/iscsi_blog_images-1.jpg"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urlz.fr/7Kpu" TargetMode="External"/><Relationship Id="rId62" Type="http://schemas.openxmlformats.org/officeDocument/2006/relationships/hyperlink" Target="https://sitelec.org/cours/abati/flash/onduleur.htm" TargetMode="External"/><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N%C5%93ud_(r%C3%A9seau)" TargetMode="External"/><Relationship Id="rId2" Type="http://schemas.openxmlformats.org/officeDocument/2006/relationships/hyperlink" Target="https://fr.wikipedia.org/wiki/Grappe_de_serveurs" TargetMode="External"/><Relationship Id="rId1"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372F1-9878-461A-B542-F50334401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4485</TotalTime>
  <Pages>1</Pages>
  <Words>8135</Words>
  <Characters>44746</Characters>
  <Application>Microsoft Office Word</Application>
  <DocSecurity>0</DocSecurity>
  <Lines>372</Lines>
  <Paragraphs>105</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52776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Dylan Métral</cp:lastModifiedBy>
  <cp:revision>50</cp:revision>
  <cp:lastPrinted>2018-09-08T15:16:00Z</cp:lastPrinted>
  <dcterms:created xsi:type="dcterms:W3CDTF">2018-09-08T15:31:00Z</dcterms:created>
  <dcterms:modified xsi:type="dcterms:W3CDTF">2018-11-28T09:40:00Z</dcterms:modified>
</cp:coreProperties>
</file>