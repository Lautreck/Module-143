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1991446728"/>
        <w:docPartObj>
          <w:docPartGallery w:val="Table of Contents"/>
          <w:docPartUnique/>
        </w:docPartObj>
      </w:sdtPr>
      <w:sdtEndPr>
        <w:rPr>
          <w:bCs/>
        </w:rPr>
      </w:sdtEndPr>
      <w:sdtContent>
        <w:p w14:paraId="0AFE3F82" w14:textId="17F20943" w:rsidR="005131E4" w:rsidRPr="00DE3FD2" w:rsidRDefault="005131E4">
          <w:pPr>
            <w:pStyle w:val="En-ttedetabledesmatires"/>
          </w:pPr>
          <w:r w:rsidRPr="00DE3FD2">
            <w:t>Table des matières</w:t>
          </w:r>
        </w:p>
        <w:p w14:paraId="3BA96E9F" w14:textId="77777777" w:rsidR="00071265"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fr-FR" w:eastAsia="fr-FR"/>
            </w:rPr>
          </w:pPr>
          <w:r>
            <w:rPr>
              <w:b w:val="0"/>
              <w:bCs w:val="0"/>
              <w:noProof/>
              <w:u w:val="single"/>
              <w:lang w:val="fr-FR"/>
            </w:rPr>
            <w:fldChar w:fldCharType="begin"/>
          </w:r>
          <w:r>
            <w:rPr>
              <w:b w:val="0"/>
              <w:bCs w:val="0"/>
              <w:noProof/>
              <w:u w:val="single"/>
              <w:lang w:val="fr-FR"/>
            </w:rPr>
            <w:instrText xml:space="preserve"> TOC \o "1-4" \h \z \u </w:instrText>
          </w:r>
          <w:r>
            <w:rPr>
              <w:b w:val="0"/>
              <w:bCs w:val="0"/>
              <w:noProof/>
              <w:u w:val="single"/>
              <w:lang w:val="fr-FR"/>
            </w:rPr>
            <w:fldChar w:fldCharType="separate"/>
          </w:r>
          <w:hyperlink w:anchor="_Toc531165035" w:history="1">
            <w:r w:rsidR="00071265" w:rsidRPr="00D30381">
              <w:rPr>
                <w:rStyle w:val="Lienhypertexte"/>
                <w:noProof/>
              </w:rPr>
              <w:t>2</w:t>
            </w:r>
            <w:r w:rsidR="00071265">
              <w:rPr>
                <w:rFonts w:asciiTheme="minorHAnsi" w:eastAsiaTheme="minorEastAsia" w:hAnsiTheme="minorHAnsi" w:cstheme="minorBidi"/>
                <w:b w:val="0"/>
                <w:bCs w:val="0"/>
                <w:caps w:val="0"/>
                <w:noProof/>
                <w:sz w:val="22"/>
                <w:szCs w:val="22"/>
                <w:shd w:val="clear" w:color="auto" w:fill="auto"/>
                <w:lang w:val="fr-FR" w:eastAsia="fr-FR"/>
              </w:rPr>
              <w:tab/>
            </w:r>
            <w:r w:rsidR="00071265" w:rsidRPr="00D30381">
              <w:rPr>
                <w:rStyle w:val="Lienhypertexte"/>
                <w:noProof/>
              </w:rPr>
              <w:t>Partie 1</w:t>
            </w:r>
            <w:r w:rsidR="00071265">
              <w:rPr>
                <w:noProof/>
                <w:webHidden/>
              </w:rPr>
              <w:tab/>
            </w:r>
            <w:r w:rsidR="00071265">
              <w:rPr>
                <w:noProof/>
                <w:webHidden/>
              </w:rPr>
              <w:fldChar w:fldCharType="begin"/>
            </w:r>
            <w:r w:rsidR="00071265">
              <w:rPr>
                <w:noProof/>
                <w:webHidden/>
              </w:rPr>
              <w:instrText xml:space="preserve"> PAGEREF _Toc531165035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6E059943" w14:textId="77777777" w:rsidR="00071265" w:rsidRDefault="007D3843">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36" w:history="1">
            <w:r w:rsidR="00071265" w:rsidRPr="00D30381">
              <w:rPr>
                <w:rStyle w:val="Lienhypertexte"/>
                <w:noProof/>
              </w:rPr>
              <w:t>2.1</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Casino de Montreux</w:t>
            </w:r>
            <w:r w:rsidR="00071265">
              <w:rPr>
                <w:noProof/>
                <w:webHidden/>
              </w:rPr>
              <w:tab/>
            </w:r>
            <w:r w:rsidR="00071265">
              <w:rPr>
                <w:noProof/>
                <w:webHidden/>
              </w:rPr>
              <w:fldChar w:fldCharType="begin"/>
            </w:r>
            <w:r w:rsidR="00071265">
              <w:rPr>
                <w:noProof/>
                <w:webHidden/>
              </w:rPr>
              <w:instrText xml:space="preserve"> PAGEREF _Toc531165036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67D58577"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37" w:history="1">
            <w:r w:rsidR="00071265" w:rsidRPr="00D30381">
              <w:rPr>
                <w:rStyle w:val="Lienhypertexte"/>
                <w:noProof/>
              </w:rPr>
              <w:t>2.1.1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Introduction</w:t>
            </w:r>
            <w:r w:rsidR="00071265">
              <w:rPr>
                <w:noProof/>
                <w:webHidden/>
              </w:rPr>
              <w:tab/>
            </w:r>
            <w:r w:rsidR="00071265">
              <w:rPr>
                <w:noProof/>
                <w:webHidden/>
              </w:rPr>
              <w:fldChar w:fldCharType="begin"/>
            </w:r>
            <w:r w:rsidR="00071265">
              <w:rPr>
                <w:noProof/>
                <w:webHidden/>
              </w:rPr>
              <w:instrText xml:space="preserve"> PAGEREF _Toc531165037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056E1641"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38" w:history="1">
            <w:r w:rsidR="00071265" w:rsidRPr="00D30381">
              <w:rPr>
                <w:rStyle w:val="Lienhypertexte"/>
                <w:noProof/>
              </w:rPr>
              <w:t>2.1.2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Traitement de données.</w:t>
            </w:r>
            <w:r w:rsidR="00071265">
              <w:rPr>
                <w:noProof/>
                <w:webHidden/>
              </w:rPr>
              <w:tab/>
            </w:r>
            <w:r w:rsidR="00071265">
              <w:rPr>
                <w:noProof/>
                <w:webHidden/>
              </w:rPr>
              <w:fldChar w:fldCharType="begin"/>
            </w:r>
            <w:r w:rsidR="00071265">
              <w:rPr>
                <w:noProof/>
                <w:webHidden/>
              </w:rPr>
              <w:instrText xml:space="preserve"> PAGEREF _Toc531165038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6B585DEE"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39" w:history="1">
            <w:r w:rsidR="00071265" w:rsidRPr="00D30381">
              <w:rPr>
                <w:rStyle w:val="Lienhypertexte"/>
                <w:noProof/>
              </w:rPr>
              <w:t>2.1.3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Actions et mesures prises.</w:t>
            </w:r>
            <w:r w:rsidR="00071265">
              <w:rPr>
                <w:noProof/>
                <w:webHidden/>
              </w:rPr>
              <w:tab/>
            </w:r>
            <w:r w:rsidR="00071265">
              <w:rPr>
                <w:noProof/>
                <w:webHidden/>
              </w:rPr>
              <w:fldChar w:fldCharType="begin"/>
            </w:r>
            <w:r w:rsidR="00071265">
              <w:rPr>
                <w:noProof/>
                <w:webHidden/>
              </w:rPr>
              <w:instrText xml:space="preserve"> PAGEREF _Toc531165039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381854A5"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0" w:history="1">
            <w:r w:rsidR="00071265" w:rsidRPr="00D30381">
              <w:rPr>
                <w:rStyle w:val="Lienhypertexte"/>
                <w:noProof/>
              </w:rPr>
              <w:t>2.1.4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Techniques de protections des données.</w:t>
            </w:r>
            <w:r w:rsidR="00071265">
              <w:rPr>
                <w:noProof/>
                <w:webHidden/>
              </w:rPr>
              <w:tab/>
            </w:r>
            <w:r w:rsidR="00071265">
              <w:rPr>
                <w:noProof/>
                <w:webHidden/>
              </w:rPr>
              <w:fldChar w:fldCharType="begin"/>
            </w:r>
            <w:r w:rsidR="00071265">
              <w:rPr>
                <w:noProof/>
                <w:webHidden/>
              </w:rPr>
              <w:instrText xml:space="preserve"> PAGEREF _Toc531165040 \h </w:instrText>
            </w:r>
            <w:r w:rsidR="00071265">
              <w:rPr>
                <w:noProof/>
                <w:webHidden/>
              </w:rPr>
            </w:r>
            <w:r w:rsidR="00071265">
              <w:rPr>
                <w:noProof/>
                <w:webHidden/>
              </w:rPr>
              <w:fldChar w:fldCharType="separate"/>
            </w:r>
            <w:r w:rsidR="00071265">
              <w:rPr>
                <w:noProof/>
                <w:webHidden/>
              </w:rPr>
              <w:t>6</w:t>
            </w:r>
            <w:r w:rsidR="00071265">
              <w:rPr>
                <w:noProof/>
                <w:webHidden/>
              </w:rPr>
              <w:fldChar w:fldCharType="end"/>
            </w:r>
          </w:hyperlink>
        </w:p>
        <w:p w14:paraId="1874080C" w14:textId="77777777" w:rsidR="00071265" w:rsidRDefault="007D3843">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41" w:history="1">
            <w:r w:rsidR="00071265" w:rsidRPr="00D30381">
              <w:rPr>
                <w:rStyle w:val="Lienhypertexte"/>
                <w:noProof/>
              </w:rPr>
              <w:t>2.2</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La Loterie Romande</w:t>
            </w:r>
            <w:r w:rsidR="00071265">
              <w:rPr>
                <w:noProof/>
                <w:webHidden/>
              </w:rPr>
              <w:tab/>
            </w:r>
            <w:r w:rsidR="00071265">
              <w:rPr>
                <w:noProof/>
                <w:webHidden/>
              </w:rPr>
              <w:fldChar w:fldCharType="begin"/>
            </w:r>
            <w:r w:rsidR="00071265">
              <w:rPr>
                <w:noProof/>
                <w:webHidden/>
              </w:rPr>
              <w:instrText xml:space="preserve"> PAGEREF _Toc531165041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3665807D"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2" w:history="1">
            <w:r w:rsidR="00071265" w:rsidRPr="00D30381">
              <w:rPr>
                <w:rStyle w:val="Lienhypertexte"/>
                <w:noProof/>
              </w:rPr>
              <w:t>2.2.1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Introduction</w:t>
            </w:r>
            <w:r w:rsidR="00071265">
              <w:rPr>
                <w:noProof/>
                <w:webHidden/>
              </w:rPr>
              <w:tab/>
            </w:r>
            <w:r w:rsidR="00071265">
              <w:rPr>
                <w:noProof/>
                <w:webHidden/>
              </w:rPr>
              <w:fldChar w:fldCharType="begin"/>
            </w:r>
            <w:r w:rsidR="00071265">
              <w:rPr>
                <w:noProof/>
                <w:webHidden/>
              </w:rPr>
              <w:instrText xml:space="preserve"> PAGEREF _Toc531165042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6EFF03DD"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3" w:history="1">
            <w:r w:rsidR="00071265" w:rsidRPr="00D30381">
              <w:rPr>
                <w:rStyle w:val="Lienhypertexte"/>
                <w:noProof/>
              </w:rPr>
              <w:t>2.2.2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Les données au sein de la Loterie Romande</w:t>
            </w:r>
            <w:r w:rsidR="00071265">
              <w:rPr>
                <w:noProof/>
                <w:webHidden/>
              </w:rPr>
              <w:tab/>
            </w:r>
            <w:r w:rsidR="00071265">
              <w:rPr>
                <w:noProof/>
                <w:webHidden/>
              </w:rPr>
              <w:fldChar w:fldCharType="begin"/>
            </w:r>
            <w:r w:rsidR="00071265">
              <w:rPr>
                <w:noProof/>
                <w:webHidden/>
              </w:rPr>
              <w:instrText xml:space="preserve"> PAGEREF _Toc531165043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484427ED"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4" w:history="1">
            <w:r w:rsidR="00071265" w:rsidRPr="00D30381">
              <w:rPr>
                <w:rStyle w:val="Lienhypertexte"/>
                <w:noProof/>
              </w:rPr>
              <w:t>2.2.3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Actions et mesures</w:t>
            </w:r>
            <w:r w:rsidR="00071265">
              <w:rPr>
                <w:noProof/>
                <w:webHidden/>
              </w:rPr>
              <w:tab/>
            </w:r>
            <w:r w:rsidR="00071265">
              <w:rPr>
                <w:noProof/>
                <w:webHidden/>
              </w:rPr>
              <w:fldChar w:fldCharType="begin"/>
            </w:r>
            <w:r w:rsidR="00071265">
              <w:rPr>
                <w:noProof/>
                <w:webHidden/>
              </w:rPr>
              <w:instrText xml:space="preserve"> PAGEREF _Toc531165044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79BC85A3"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5" w:history="1">
            <w:r w:rsidR="00071265" w:rsidRPr="00D30381">
              <w:rPr>
                <w:rStyle w:val="Lienhypertexte"/>
                <w:noProof/>
              </w:rPr>
              <w:t>2.2.3.1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Protections logiques</w:t>
            </w:r>
            <w:r w:rsidR="00071265">
              <w:rPr>
                <w:noProof/>
                <w:webHidden/>
              </w:rPr>
              <w:tab/>
            </w:r>
            <w:r w:rsidR="00071265">
              <w:rPr>
                <w:noProof/>
                <w:webHidden/>
              </w:rPr>
              <w:fldChar w:fldCharType="begin"/>
            </w:r>
            <w:r w:rsidR="00071265">
              <w:rPr>
                <w:noProof/>
                <w:webHidden/>
              </w:rPr>
              <w:instrText xml:space="preserve"> PAGEREF _Toc531165045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505FB68D"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6" w:history="1">
            <w:r w:rsidR="00071265" w:rsidRPr="00D30381">
              <w:rPr>
                <w:rStyle w:val="Lienhypertexte"/>
                <w:noProof/>
              </w:rPr>
              <w:t>2.2.3.2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Protections techniques</w:t>
            </w:r>
            <w:r w:rsidR="00071265">
              <w:rPr>
                <w:noProof/>
                <w:webHidden/>
              </w:rPr>
              <w:tab/>
            </w:r>
            <w:r w:rsidR="00071265">
              <w:rPr>
                <w:noProof/>
                <w:webHidden/>
              </w:rPr>
              <w:fldChar w:fldCharType="begin"/>
            </w:r>
            <w:r w:rsidR="00071265">
              <w:rPr>
                <w:noProof/>
                <w:webHidden/>
              </w:rPr>
              <w:instrText xml:space="preserve"> PAGEREF _Toc531165046 \h </w:instrText>
            </w:r>
            <w:r w:rsidR="00071265">
              <w:rPr>
                <w:noProof/>
                <w:webHidden/>
              </w:rPr>
            </w:r>
            <w:r w:rsidR="00071265">
              <w:rPr>
                <w:noProof/>
                <w:webHidden/>
              </w:rPr>
              <w:fldChar w:fldCharType="separate"/>
            </w:r>
            <w:r w:rsidR="00071265">
              <w:rPr>
                <w:noProof/>
                <w:webHidden/>
              </w:rPr>
              <w:t>8</w:t>
            </w:r>
            <w:r w:rsidR="00071265">
              <w:rPr>
                <w:noProof/>
                <w:webHidden/>
              </w:rPr>
              <w:fldChar w:fldCharType="end"/>
            </w:r>
          </w:hyperlink>
        </w:p>
        <w:p w14:paraId="02EB0E47"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7" w:history="1">
            <w:r w:rsidR="00071265" w:rsidRPr="00D30381">
              <w:rPr>
                <w:rStyle w:val="Lienhypertexte"/>
                <w:noProof/>
              </w:rPr>
              <w:t>2.2.4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Stratégies de sauvegardes</w:t>
            </w:r>
            <w:r w:rsidR="00071265">
              <w:rPr>
                <w:noProof/>
                <w:webHidden/>
              </w:rPr>
              <w:tab/>
            </w:r>
            <w:r w:rsidR="00071265">
              <w:rPr>
                <w:noProof/>
                <w:webHidden/>
              </w:rPr>
              <w:fldChar w:fldCharType="begin"/>
            </w:r>
            <w:r w:rsidR="00071265">
              <w:rPr>
                <w:noProof/>
                <w:webHidden/>
              </w:rPr>
              <w:instrText xml:space="preserve"> PAGEREF _Toc531165047 \h </w:instrText>
            </w:r>
            <w:r w:rsidR="00071265">
              <w:rPr>
                <w:noProof/>
                <w:webHidden/>
              </w:rPr>
            </w:r>
            <w:r w:rsidR="00071265">
              <w:rPr>
                <w:noProof/>
                <w:webHidden/>
              </w:rPr>
              <w:fldChar w:fldCharType="separate"/>
            </w:r>
            <w:r w:rsidR="00071265">
              <w:rPr>
                <w:noProof/>
                <w:webHidden/>
              </w:rPr>
              <w:t>9</w:t>
            </w:r>
            <w:r w:rsidR="00071265">
              <w:rPr>
                <w:noProof/>
                <w:webHidden/>
              </w:rPr>
              <w:fldChar w:fldCharType="end"/>
            </w:r>
          </w:hyperlink>
        </w:p>
        <w:p w14:paraId="0E8F5F1C"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8" w:history="1">
            <w:r w:rsidR="00071265" w:rsidRPr="00D30381">
              <w:rPr>
                <w:rStyle w:val="Lienhypertexte"/>
                <w:noProof/>
              </w:rPr>
              <w:t>2.2.4.1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Infrastructures</w:t>
            </w:r>
            <w:r w:rsidR="00071265">
              <w:rPr>
                <w:noProof/>
                <w:webHidden/>
              </w:rPr>
              <w:tab/>
            </w:r>
            <w:r w:rsidR="00071265">
              <w:rPr>
                <w:noProof/>
                <w:webHidden/>
              </w:rPr>
              <w:fldChar w:fldCharType="begin"/>
            </w:r>
            <w:r w:rsidR="00071265">
              <w:rPr>
                <w:noProof/>
                <w:webHidden/>
              </w:rPr>
              <w:instrText xml:space="preserve"> PAGEREF _Toc531165048 \h </w:instrText>
            </w:r>
            <w:r w:rsidR="00071265">
              <w:rPr>
                <w:noProof/>
                <w:webHidden/>
              </w:rPr>
            </w:r>
            <w:r w:rsidR="00071265">
              <w:rPr>
                <w:noProof/>
                <w:webHidden/>
              </w:rPr>
              <w:fldChar w:fldCharType="separate"/>
            </w:r>
            <w:r w:rsidR="00071265">
              <w:rPr>
                <w:noProof/>
                <w:webHidden/>
              </w:rPr>
              <w:t>9</w:t>
            </w:r>
            <w:r w:rsidR="00071265">
              <w:rPr>
                <w:noProof/>
                <w:webHidden/>
              </w:rPr>
              <w:fldChar w:fldCharType="end"/>
            </w:r>
          </w:hyperlink>
        </w:p>
        <w:p w14:paraId="2D407A2F"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49" w:history="1">
            <w:r w:rsidR="00071265" w:rsidRPr="00D30381">
              <w:rPr>
                <w:rStyle w:val="Lienhypertexte"/>
                <w:noProof/>
              </w:rPr>
              <w:t>2.2.4.2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Stratégie de conservation des sauvegardes</w:t>
            </w:r>
            <w:r w:rsidR="00071265">
              <w:rPr>
                <w:noProof/>
                <w:webHidden/>
              </w:rPr>
              <w:tab/>
            </w:r>
            <w:r w:rsidR="00071265">
              <w:rPr>
                <w:noProof/>
                <w:webHidden/>
              </w:rPr>
              <w:fldChar w:fldCharType="begin"/>
            </w:r>
            <w:r w:rsidR="00071265">
              <w:rPr>
                <w:noProof/>
                <w:webHidden/>
              </w:rPr>
              <w:instrText xml:space="preserve"> PAGEREF _Toc531165049 \h </w:instrText>
            </w:r>
            <w:r w:rsidR="00071265">
              <w:rPr>
                <w:noProof/>
                <w:webHidden/>
              </w:rPr>
            </w:r>
            <w:r w:rsidR="00071265">
              <w:rPr>
                <w:noProof/>
                <w:webHidden/>
              </w:rPr>
              <w:fldChar w:fldCharType="separate"/>
            </w:r>
            <w:r w:rsidR="00071265">
              <w:rPr>
                <w:noProof/>
                <w:webHidden/>
              </w:rPr>
              <w:t>9</w:t>
            </w:r>
            <w:r w:rsidR="00071265">
              <w:rPr>
                <w:noProof/>
                <w:webHidden/>
              </w:rPr>
              <w:fldChar w:fldCharType="end"/>
            </w:r>
          </w:hyperlink>
        </w:p>
        <w:p w14:paraId="1D9C32B8" w14:textId="77777777" w:rsidR="00071265" w:rsidRDefault="007D3843">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50" w:history="1">
            <w:r w:rsidR="00071265" w:rsidRPr="00D30381">
              <w:rPr>
                <w:rStyle w:val="Lienhypertexte"/>
                <w:noProof/>
              </w:rPr>
              <w:t>2.3</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VTX</w:t>
            </w:r>
            <w:r w:rsidR="00071265">
              <w:rPr>
                <w:noProof/>
                <w:webHidden/>
              </w:rPr>
              <w:tab/>
            </w:r>
            <w:r w:rsidR="00071265">
              <w:rPr>
                <w:noProof/>
                <w:webHidden/>
              </w:rPr>
              <w:fldChar w:fldCharType="begin"/>
            </w:r>
            <w:r w:rsidR="00071265">
              <w:rPr>
                <w:noProof/>
                <w:webHidden/>
              </w:rPr>
              <w:instrText xml:space="preserve"> PAGEREF _Toc531165050 \h </w:instrText>
            </w:r>
            <w:r w:rsidR="00071265">
              <w:rPr>
                <w:noProof/>
                <w:webHidden/>
              </w:rPr>
            </w:r>
            <w:r w:rsidR="00071265">
              <w:rPr>
                <w:noProof/>
                <w:webHidden/>
              </w:rPr>
              <w:fldChar w:fldCharType="separate"/>
            </w:r>
            <w:r w:rsidR="00071265">
              <w:rPr>
                <w:noProof/>
                <w:webHidden/>
              </w:rPr>
              <w:t>12</w:t>
            </w:r>
            <w:r w:rsidR="00071265">
              <w:rPr>
                <w:noProof/>
                <w:webHidden/>
              </w:rPr>
              <w:fldChar w:fldCharType="end"/>
            </w:r>
          </w:hyperlink>
        </w:p>
        <w:p w14:paraId="0C5287ED"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1" w:history="1">
            <w:r w:rsidR="00071265" w:rsidRPr="00D30381">
              <w:rPr>
                <w:rStyle w:val="Lienhypertexte"/>
                <w:noProof/>
              </w:rPr>
              <w:t>2.3.1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Introduction</w:t>
            </w:r>
            <w:r w:rsidR="00071265">
              <w:rPr>
                <w:noProof/>
                <w:webHidden/>
              </w:rPr>
              <w:tab/>
            </w:r>
            <w:r w:rsidR="00071265">
              <w:rPr>
                <w:noProof/>
                <w:webHidden/>
              </w:rPr>
              <w:fldChar w:fldCharType="begin"/>
            </w:r>
            <w:r w:rsidR="00071265">
              <w:rPr>
                <w:noProof/>
                <w:webHidden/>
              </w:rPr>
              <w:instrText xml:space="preserve"> PAGEREF _Toc531165051 \h </w:instrText>
            </w:r>
            <w:r w:rsidR="00071265">
              <w:rPr>
                <w:noProof/>
                <w:webHidden/>
              </w:rPr>
            </w:r>
            <w:r w:rsidR="00071265">
              <w:rPr>
                <w:noProof/>
                <w:webHidden/>
              </w:rPr>
              <w:fldChar w:fldCharType="separate"/>
            </w:r>
            <w:r w:rsidR="00071265">
              <w:rPr>
                <w:noProof/>
                <w:webHidden/>
              </w:rPr>
              <w:t>12</w:t>
            </w:r>
            <w:r w:rsidR="00071265">
              <w:rPr>
                <w:noProof/>
                <w:webHidden/>
              </w:rPr>
              <w:fldChar w:fldCharType="end"/>
            </w:r>
          </w:hyperlink>
        </w:p>
        <w:p w14:paraId="553542B9"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2" w:history="1">
            <w:r w:rsidR="00071265" w:rsidRPr="00D30381">
              <w:rPr>
                <w:rStyle w:val="Lienhypertexte"/>
                <w:noProof/>
              </w:rPr>
              <w:t>2.3.2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Les techniques utilisées</w:t>
            </w:r>
            <w:r w:rsidR="00071265">
              <w:rPr>
                <w:noProof/>
                <w:webHidden/>
              </w:rPr>
              <w:tab/>
            </w:r>
            <w:r w:rsidR="00071265">
              <w:rPr>
                <w:noProof/>
                <w:webHidden/>
              </w:rPr>
              <w:fldChar w:fldCharType="begin"/>
            </w:r>
            <w:r w:rsidR="00071265">
              <w:rPr>
                <w:noProof/>
                <w:webHidden/>
              </w:rPr>
              <w:instrText xml:space="preserve"> PAGEREF _Toc531165052 \h </w:instrText>
            </w:r>
            <w:r w:rsidR="00071265">
              <w:rPr>
                <w:noProof/>
                <w:webHidden/>
              </w:rPr>
            </w:r>
            <w:r w:rsidR="00071265">
              <w:rPr>
                <w:noProof/>
                <w:webHidden/>
              </w:rPr>
              <w:fldChar w:fldCharType="separate"/>
            </w:r>
            <w:r w:rsidR="00071265">
              <w:rPr>
                <w:noProof/>
                <w:webHidden/>
              </w:rPr>
              <w:t>12</w:t>
            </w:r>
            <w:r w:rsidR="00071265">
              <w:rPr>
                <w:noProof/>
                <w:webHidden/>
              </w:rPr>
              <w:fldChar w:fldCharType="end"/>
            </w:r>
          </w:hyperlink>
        </w:p>
        <w:p w14:paraId="774D92D0" w14:textId="77777777" w:rsidR="00071265" w:rsidRDefault="007D3843">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53" w:history="1">
            <w:r w:rsidR="00071265" w:rsidRPr="00D30381">
              <w:rPr>
                <w:rStyle w:val="Lienhypertexte"/>
                <w:noProof/>
              </w:rPr>
              <w:t>2.4</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Université de Lausanne</w:t>
            </w:r>
            <w:r w:rsidR="00071265">
              <w:rPr>
                <w:noProof/>
                <w:webHidden/>
              </w:rPr>
              <w:tab/>
            </w:r>
            <w:r w:rsidR="00071265">
              <w:rPr>
                <w:noProof/>
                <w:webHidden/>
              </w:rPr>
              <w:fldChar w:fldCharType="begin"/>
            </w:r>
            <w:r w:rsidR="00071265">
              <w:rPr>
                <w:noProof/>
                <w:webHidden/>
              </w:rPr>
              <w:instrText xml:space="preserve"> PAGEREF _Toc531165053 \h </w:instrText>
            </w:r>
            <w:r w:rsidR="00071265">
              <w:rPr>
                <w:noProof/>
                <w:webHidden/>
              </w:rPr>
            </w:r>
            <w:r w:rsidR="00071265">
              <w:rPr>
                <w:noProof/>
                <w:webHidden/>
              </w:rPr>
              <w:fldChar w:fldCharType="separate"/>
            </w:r>
            <w:r w:rsidR="00071265">
              <w:rPr>
                <w:noProof/>
                <w:webHidden/>
              </w:rPr>
              <w:t>14</w:t>
            </w:r>
            <w:r w:rsidR="00071265">
              <w:rPr>
                <w:noProof/>
                <w:webHidden/>
              </w:rPr>
              <w:fldChar w:fldCharType="end"/>
            </w:r>
          </w:hyperlink>
        </w:p>
        <w:p w14:paraId="76062D12"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4" w:history="1">
            <w:r w:rsidR="00071265" w:rsidRPr="00D30381">
              <w:rPr>
                <w:rStyle w:val="Lienhypertexte"/>
                <w:noProof/>
              </w:rPr>
              <w:t>2.4.1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Présentation entreprise</w:t>
            </w:r>
            <w:r w:rsidR="00071265">
              <w:rPr>
                <w:noProof/>
                <w:webHidden/>
              </w:rPr>
              <w:tab/>
            </w:r>
            <w:r w:rsidR="00071265">
              <w:rPr>
                <w:noProof/>
                <w:webHidden/>
              </w:rPr>
              <w:fldChar w:fldCharType="begin"/>
            </w:r>
            <w:r w:rsidR="00071265">
              <w:rPr>
                <w:noProof/>
                <w:webHidden/>
              </w:rPr>
              <w:instrText xml:space="preserve"> PAGEREF _Toc531165054 \h </w:instrText>
            </w:r>
            <w:r w:rsidR="00071265">
              <w:rPr>
                <w:noProof/>
                <w:webHidden/>
              </w:rPr>
            </w:r>
            <w:r w:rsidR="00071265">
              <w:rPr>
                <w:noProof/>
                <w:webHidden/>
              </w:rPr>
              <w:fldChar w:fldCharType="separate"/>
            </w:r>
            <w:r w:rsidR="00071265">
              <w:rPr>
                <w:noProof/>
                <w:webHidden/>
              </w:rPr>
              <w:t>14</w:t>
            </w:r>
            <w:r w:rsidR="00071265">
              <w:rPr>
                <w:noProof/>
                <w:webHidden/>
              </w:rPr>
              <w:fldChar w:fldCharType="end"/>
            </w:r>
          </w:hyperlink>
        </w:p>
        <w:p w14:paraId="65FC00F3"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5" w:history="1">
            <w:r w:rsidR="00071265" w:rsidRPr="00D30381">
              <w:rPr>
                <w:rStyle w:val="Lienhypertexte"/>
                <w:noProof/>
              </w:rPr>
              <w:t>2.4.2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Présentation du système</w:t>
            </w:r>
            <w:r w:rsidR="00071265">
              <w:rPr>
                <w:noProof/>
                <w:webHidden/>
              </w:rPr>
              <w:tab/>
            </w:r>
            <w:r w:rsidR="00071265">
              <w:rPr>
                <w:noProof/>
                <w:webHidden/>
              </w:rPr>
              <w:fldChar w:fldCharType="begin"/>
            </w:r>
            <w:r w:rsidR="00071265">
              <w:rPr>
                <w:noProof/>
                <w:webHidden/>
              </w:rPr>
              <w:instrText xml:space="preserve"> PAGEREF _Toc531165055 \h </w:instrText>
            </w:r>
            <w:r w:rsidR="00071265">
              <w:rPr>
                <w:noProof/>
                <w:webHidden/>
              </w:rPr>
            </w:r>
            <w:r w:rsidR="00071265">
              <w:rPr>
                <w:noProof/>
                <w:webHidden/>
              </w:rPr>
              <w:fldChar w:fldCharType="separate"/>
            </w:r>
            <w:r w:rsidR="00071265">
              <w:rPr>
                <w:noProof/>
                <w:webHidden/>
              </w:rPr>
              <w:t>14</w:t>
            </w:r>
            <w:r w:rsidR="00071265">
              <w:rPr>
                <w:noProof/>
                <w:webHidden/>
              </w:rPr>
              <w:fldChar w:fldCharType="end"/>
            </w:r>
          </w:hyperlink>
        </w:p>
        <w:p w14:paraId="0FBD5C65"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6" w:history="1">
            <w:r w:rsidR="00071265" w:rsidRPr="00D30381">
              <w:rPr>
                <w:rStyle w:val="Lienhypertexte"/>
                <w:noProof/>
              </w:rPr>
              <w:t>2.4.3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Problématique</w:t>
            </w:r>
            <w:r w:rsidR="00071265">
              <w:rPr>
                <w:noProof/>
                <w:webHidden/>
              </w:rPr>
              <w:tab/>
            </w:r>
            <w:r w:rsidR="00071265">
              <w:rPr>
                <w:noProof/>
                <w:webHidden/>
              </w:rPr>
              <w:fldChar w:fldCharType="begin"/>
            </w:r>
            <w:r w:rsidR="00071265">
              <w:rPr>
                <w:noProof/>
                <w:webHidden/>
              </w:rPr>
              <w:instrText xml:space="preserve"> PAGEREF _Toc531165056 \h </w:instrText>
            </w:r>
            <w:r w:rsidR="00071265">
              <w:rPr>
                <w:noProof/>
                <w:webHidden/>
              </w:rPr>
            </w:r>
            <w:r w:rsidR="00071265">
              <w:rPr>
                <w:noProof/>
                <w:webHidden/>
              </w:rPr>
              <w:fldChar w:fldCharType="separate"/>
            </w:r>
            <w:r w:rsidR="00071265">
              <w:rPr>
                <w:noProof/>
                <w:webHidden/>
              </w:rPr>
              <w:t>14</w:t>
            </w:r>
            <w:r w:rsidR="00071265">
              <w:rPr>
                <w:noProof/>
                <w:webHidden/>
              </w:rPr>
              <w:fldChar w:fldCharType="end"/>
            </w:r>
          </w:hyperlink>
        </w:p>
        <w:p w14:paraId="6E8E5AAB"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7" w:history="1">
            <w:r w:rsidR="00071265" w:rsidRPr="00D30381">
              <w:rPr>
                <w:rStyle w:val="Lienhypertexte"/>
                <w:noProof/>
              </w:rPr>
              <w:t>2.4.3.1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Hardware</w:t>
            </w:r>
            <w:r w:rsidR="00071265">
              <w:rPr>
                <w:noProof/>
                <w:webHidden/>
              </w:rPr>
              <w:tab/>
            </w:r>
            <w:r w:rsidR="00071265">
              <w:rPr>
                <w:noProof/>
                <w:webHidden/>
              </w:rPr>
              <w:fldChar w:fldCharType="begin"/>
            </w:r>
            <w:r w:rsidR="00071265">
              <w:rPr>
                <w:noProof/>
                <w:webHidden/>
              </w:rPr>
              <w:instrText xml:space="preserve"> PAGEREF _Toc531165057 \h </w:instrText>
            </w:r>
            <w:r w:rsidR="00071265">
              <w:rPr>
                <w:noProof/>
                <w:webHidden/>
              </w:rPr>
            </w:r>
            <w:r w:rsidR="00071265">
              <w:rPr>
                <w:noProof/>
                <w:webHidden/>
              </w:rPr>
              <w:fldChar w:fldCharType="separate"/>
            </w:r>
            <w:r w:rsidR="00071265">
              <w:rPr>
                <w:noProof/>
                <w:webHidden/>
              </w:rPr>
              <w:t>14</w:t>
            </w:r>
            <w:r w:rsidR="00071265">
              <w:rPr>
                <w:noProof/>
                <w:webHidden/>
              </w:rPr>
              <w:fldChar w:fldCharType="end"/>
            </w:r>
          </w:hyperlink>
        </w:p>
        <w:p w14:paraId="66393300"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8" w:history="1">
            <w:r w:rsidR="00071265" w:rsidRPr="00D30381">
              <w:rPr>
                <w:rStyle w:val="Lienhypertexte"/>
                <w:noProof/>
              </w:rPr>
              <w:t>2.4.3.2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Humaine</w:t>
            </w:r>
            <w:r w:rsidR="00071265">
              <w:rPr>
                <w:noProof/>
                <w:webHidden/>
              </w:rPr>
              <w:tab/>
            </w:r>
            <w:r w:rsidR="00071265">
              <w:rPr>
                <w:noProof/>
                <w:webHidden/>
              </w:rPr>
              <w:fldChar w:fldCharType="begin"/>
            </w:r>
            <w:r w:rsidR="00071265">
              <w:rPr>
                <w:noProof/>
                <w:webHidden/>
              </w:rPr>
              <w:instrText xml:space="preserve"> PAGEREF _Toc531165058 \h </w:instrText>
            </w:r>
            <w:r w:rsidR="00071265">
              <w:rPr>
                <w:noProof/>
                <w:webHidden/>
              </w:rPr>
            </w:r>
            <w:r w:rsidR="00071265">
              <w:rPr>
                <w:noProof/>
                <w:webHidden/>
              </w:rPr>
              <w:fldChar w:fldCharType="separate"/>
            </w:r>
            <w:r w:rsidR="00071265">
              <w:rPr>
                <w:noProof/>
                <w:webHidden/>
              </w:rPr>
              <w:t>15</w:t>
            </w:r>
            <w:r w:rsidR="00071265">
              <w:rPr>
                <w:noProof/>
                <w:webHidden/>
              </w:rPr>
              <w:fldChar w:fldCharType="end"/>
            </w:r>
          </w:hyperlink>
        </w:p>
        <w:p w14:paraId="3B6681F5"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59" w:history="1">
            <w:r w:rsidR="00071265" w:rsidRPr="00D30381">
              <w:rPr>
                <w:rStyle w:val="Lienhypertexte"/>
                <w:noProof/>
              </w:rPr>
              <w:t>2.4.3.3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Évènement majeur</w:t>
            </w:r>
            <w:r w:rsidR="00071265">
              <w:rPr>
                <w:noProof/>
                <w:webHidden/>
              </w:rPr>
              <w:tab/>
            </w:r>
            <w:r w:rsidR="00071265">
              <w:rPr>
                <w:noProof/>
                <w:webHidden/>
              </w:rPr>
              <w:fldChar w:fldCharType="begin"/>
            </w:r>
            <w:r w:rsidR="00071265">
              <w:rPr>
                <w:noProof/>
                <w:webHidden/>
              </w:rPr>
              <w:instrText xml:space="preserve"> PAGEREF _Toc531165059 \h </w:instrText>
            </w:r>
            <w:r w:rsidR="00071265">
              <w:rPr>
                <w:noProof/>
                <w:webHidden/>
              </w:rPr>
            </w:r>
            <w:r w:rsidR="00071265">
              <w:rPr>
                <w:noProof/>
                <w:webHidden/>
              </w:rPr>
              <w:fldChar w:fldCharType="separate"/>
            </w:r>
            <w:r w:rsidR="00071265">
              <w:rPr>
                <w:noProof/>
                <w:webHidden/>
              </w:rPr>
              <w:t>15</w:t>
            </w:r>
            <w:r w:rsidR="00071265">
              <w:rPr>
                <w:noProof/>
                <w:webHidden/>
              </w:rPr>
              <w:fldChar w:fldCharType="end"/>
            </w:r>
          </w:hyperlink>
        </w:p>
        <w:p w14:paraId="6694709D"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0" w:history="1">
            <w:r w:rsidR="00071265" w:rsidRPr="00D30381">
              <w:rPr>
                <w:rStyle w:val="Lienhypertexte"/>
                <w:noProof/>
              </w:rPr>
              <w:t>2.4.3.4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Archivage</w:t>
            </w:r>
            <w:r w:rsidR="00071265">
              <w:rPr>
                <w:noProof/>
                <w:webHidden/>
              </w:rPr>
              <w:tab/>
            </w:r>
            <w:r w:rsidR="00071265">
              <w:rPr>
                <w:noProof/>
                <w:webHidden/>
              </w:rPr>
              <w:fldChar w:fldCharType="begin"/>
            </w:r>
            <w:r w:rsidR="00071265">
              <w:rPr>
                <w:noProof/>
                <w:webHidden/>
              </w:rPr>
              <w:instrText xml:space="preserve"> PAGEREF _Toc531165060 \h </w:instrText>
            </w:r>
            <w:r w:rsidR="00071265">
              <w:rPr>
                <w:noProof/>
                <w:webHidden/>
              </w:rPr>
            </w:r>
            <w:r w:rsidR="00071265">
              <w:rPr>
                <w:noProof/>
                <w:webHidden/>
              </w:rPr>
              <w:fldChar w:fldCharType="separate"/>
            </w:r>
            <w:r w:rsidR="00071265">
              <w:rPr>
                <w:noProof/>
                <w:webHidden/>
              </w:rPr>
              <w:t>16</w:t>
            </w:r>
            <w:r w:rsidR="00071265">
              <w:rPr>
                <w:noProof/>
                <w:webHidden/>
              </w:rPr>
              <w:fldChar w:fldCharType="end"/>
            </w:r>
          </w:hyperlink>
        </w:p>
        <w:p w14:paraId="67B1245A"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1" w:history="1">
            <w:r w:rsidR="00071265" w:rsidRPr="00D30381">
              <w:rPr>
                <w:rStyle w:val="Lienhypertexte"/>
                <w:noProof/>
              </w:rPr>
              <w:t>2.4.4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Les stratégies de sauvegardes</w:t>
            </w:r>
            <w:r w:rsidR="00071265">
              <w:rPr>
                <w:noProof/>
                <w:webHidden/>
              </w:rPr>
              <w:tab/>
            </w:r>
            <w:r w:rsidR="00071265">
              <w:rPr>
                <w:noProof/>
                <w:webHidden/>
              </w:rPr>
              <w:fldChar w:fldCharType="begin"/>
            </w:r>
            <w:r w:rsidR="00071265">
              <w:rPr>
                <w:noProof/>
                <w:webHidden/>
              </w:rPr>
              <w:instrText xml:space="preserve"> PAGEREF _Toc531165061 \h </w:instrText>
            </w:r>
            <w:r w:rsidR="00071265">
              <w:rPr>
                <w:noProof/>
                <w:webHidden/>
              </w:rPr>
            </w:r>
            <w:r w:rsidR="00071265">
              <w:rPr>
                <w:noProof/>
                <w:webHidden/>
              </w:rPr>
              <w:fldChar w:fldCharType="separate"/>
            </w:r>
            <w:r w:rsidR="00071265">
              <w:rPr>
                <w:noProof/>
                <w:webHidden/>
              </w:rPr>
              <w:t>16</w:t>
            </w:r>
            <w:r w:rsidR="00071265">
              <w:rPr>
                <w:noProof/>
                <w:webHidden/>
              </w:rPr>
              <w:fldChar w:fldCharType="end"/>
            </w:r>
          </w:hyperlink>
        </w:p>
        <w:p w14:paraId="11CC916D"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2" w:history="1">
            <w:r w:rsidR="00071265" w:rsidRPr="00D30381">
              <w:rPr>
                <w:rStyle w:val="Lienhypertexte"/>
                <w:noProof/>
              </w:rPr>
              <w:t>2.4.4.1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Cohesity</w:t>
            </w:r>
            <w:r w:rsidR="00071265">
              <w:rPr>
                <w:noProof/>
                <w:webHidden/>
              </w:rPr>
              <w:tab/>
            </w:r>
            <w:r w:rsidR="00071265">
              <w:rPr>
                <w:noProof/>
                <w:webHidden/>
              </w:rPr>
              <w:fldChar w:fldCharType="begin"/>
            </w:r>
            <w:r w:rsidR="00071265">
              <w:rPr>
                <w:noProof/>
                <w:webHidden/>
              </w:rPr>
              <w:instrText xml:space="preserve"> PAGEREF _Toc531165062 \h </w:instrText>
            </w:r>
            <w:r w:rsidR="00071265">
              <w:rPr>
                <w:noProof/>
                <w:webHidden/>
              </w:rPr>
            </w:r>
            <w:r w:rsidR="00071265">
              <w:rPr>
                <w:noProof/>
                <w:webHidden/>
              </w:rPr>
              <w:fldChar w:fldCharType="separate"/>
            </w:r>
            <w:r w:rsidR="00071265">
              <w:rPr>
                <w:noProof/>
                <w:webHidden/>
              </w:rPr>
              <w:t>16</w:t>
            </w:r>
            <w:r w:rsidR="00071265">
              <w:rPr>
                <w:noProof/>
                <w:webHidden/>
              </w:rPr>
              <w:fldChar w:fldCharType="end"/>
            </w:r>
          </w:hyperlink>
        </w:p>
        <w:p w14:paraId="6FF3B852"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3" w:history="1">
            <w:r w:rsidR="00071265" w:rsidRPr="00D30381">
              <w:rPr>
                <w:rStyle w:val="Lienhypertexte"/>
                <w:noProof/>
              </w:rPr>
              <w:t>2.4.4.2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Networker</w:t>
            </w:r>
            <w:r w:rsidR="00071265">
              <w:rPr>
                <w:noProof/>
                <w:webHidden/>
              </w:rPr>
              <w:tab/>
            </w:r>
            <w:r w:rsidR="00071265">
              <w:rPr>
                <w:noProof/>
                <w:webHidden/>
              </w:rPr>
              <w:fldChar w:fldCharType="begin"/>
            </w:r>
            <w:r w:rsidR="00071265">
              <w:rPr>
                <w:noProof/>
                <w:webHidden/>
              </w:rPr>
              <w:instrText xml:space="preserve"> PAGEREF _Toc531165063 \h </w:instrText>
            </w:r>
            <w:r w:rsidR="00071265">
              <w:rPr>
                <w:noProof/>
                <w:webHidden/>
              </w:rPr>
            </w:r>
            <w:r w:rsidR="00071265">
              <w:rPr>
                <w:noProof/>
                <w:webHidden/>
              </w:rPr>
              <w:fldChar w:fldCharType="separate"/>
            </w:r>
            <w:r w:rsidR="00071265">
              <w:rPr>
                <w:noProof/>
                <w:webHidden/>
              </w:rPr>
              <w:t>16</w:t>
            </w:r>
            <w:r w:rsidR="00071265">
              <w:rPr>
                <w:noProof/>
                <w:webHidden/>
              </w:rPr>
              <w:fldChar w:fldCharType="end"/>
            </w:r>
          </w:hyperlink>
        </w:p>
        <w:p w14:paraId="73F304B1"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4" w:history="1">
            <w:r w:rsidR="00071265" w:rsidRPr="00D30381">
              <w:rPr>
                <w:rStyle w:val="Lienhypertexte"/>
                <w:noProof/>
              </w:rPr>
              <w:t>2.4.4.3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Avamar</w:t>
            </w:r>
            <w:r w:rsidR="00071265">
              <w:rPr>
                <w:noProof/>
                <w:webHidden/>
              </w:rPr>
              <w:tab/>
            </w:r>
            <w:r w:rsidR="00071265">
              <w:rPr>
                <w:noProof/>
                <w:webHidden/>
              </w:rPr>
              <w:fldChar w:fldCharType="begin"/>
            </w:r>
            <w:r w:rsidR="00071265">
              <w:rPr>
                <w:noProof/>
                <w:webHidden/>
              </w:rPr>
              <w:instrText xml:space="preserve"> PAGEREF _Toc531165064 \h </w:instrText>
            </w:r>
            <w:r w:rsidR="00071265">
              <w:rPr>
                <w:noProof/>
                <w:webHidden/>
              </w:rPr>
            </w:r>
            <w:r w:rsidR="00071265">
              <w:rPr>
                <w:noProof/>
                <w:webHidden/>
              </w:rPr>
              <w:fldChar w:fldCharType="separate"/>
            </w:r>
            <w:r w:rsidR="00071265">
              <w:rPr>
                <w:noProof/>
                <w:webHidden/>
              </w:rPr>
              <w:t>16</w:t>
            </w:r>
            <w:r w:rsidR="00071265">
              <w:rPr>
                <w:noProof/>
                <w:webHidden/>
              </w:rPr>
              <w:fldChar w:fldCharType="end"/>
            </w:r>
          </w:hyperlink>
        </w:p>
        <w:p w14:paraId="4D07F183"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5" w:history="1">
            <w:r w:rsidR="00071265" w:rsidRPr="00D30381">
              <w:rPr>
                <w:rStyle w:val="Lienhypertexte"/>
                <w:noProof/>
              </w:rPr>
              <w:t>2.4.5</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Les stratégies en cas de récupération</w:t>
            </w:r>
            <w:r w:rsidR="00071265">
              <w:rPr>
                <w:noProof/>
                <w:webHidden/>
              </w:rPr>
              <w:tab/>
            </w:r>
            <w:r w:rsidR="00071265">
              <w:rPr>
                <w:noProof/>
                <w:webHidden/>
              </w:rPr>
              <w:fldChar w:fldCharType="begin"/>
            </w:r>
            <w:r w:rsidR="00071265">
              <w:rPr>
                <w:noProof/>
                <w:webHidden/>
              </w:rPr>
              <w:instrText xml:space="preserve"> PAGEREF _Toc531165065 \h </w:instrText>
            </w:r>
            <w:r w:rsidR="00071265">
              <w:rPr>
                <w:noProof/>
                <w:webHidden/>
              </w:rPr>
            </w:r>
            <w:r w:rsidR="00071265">
              <w:rPr>
                <w:noProof/>
                <w:webHidden/>
              </w:rPr>
              <w:fldChar w:fldCharType="separate"/>
            </w:r>
            <w:r w:rsidR="00071265">
              <w:rPr>
                <w:noProof/>
                <w:webHidden/>
              </w:rPr>
              <w:t>17</w:t>
            </w:r>
            <w:r w:rsidR="00071265">
              <w:rPr>
                <w:noProof/>
                <w:webHidden/>
              </w:rPr>
              <w:fldChar w:fldCharType="end"/>
            </w:r>
          </w:hyperlink>
        </w:p>
        <w:p w14:paraId="44C90821" w14:textId="77777777" w:rsidR="00071265" w:rsidRDefault="007D384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fr-FR" w:eastAsia="fr-FR"/>
            </w:rPr>
          </w:pPr>
          <w:hyperlink w:anchor="_Toc531165066" w:history="1">
            <w:r w:rsidR="00071265" w:rsidRPr="00D30381">
              <w:rPr>
                <w:rStyle w:val="Lienhypertexte"/>
                <w:noProof/>
              </w:rPr>
              <w:t>3</w:t>
            </w:r>
            <w:r w:rsidR="00071265">
              <w:rPr>
                <w:rFonts w:asciiTheme="minorHAnsi" w:eastAsiaTheme="minorEastAsia" w:hAnsiTheme="minorHAnsi" w:cstheme="minorBidi"/>
                <w:b w:val="0"/>
                <w:bCs w:val="0"/>
                <w:caps w:val="0"/>
                <w:noProof/>
                <w:sz w:val="22"/>
                <w:szCs w:val="22"/>
                <w:shd w:val="clear" w:color="auto" w:fill="auto"/>
                <w:lang w:val="fr-FR" w:eastAsia="fr-FR"/>
              </w:rPr>
              <w:tab/>
            </w:r>
            <w:r w:rsidR="00071265" w:rsidRPr="00D30381">
              <w:rPr>
                <w:rStyle w:val="Lienhypertexte"/>
                <w:noProof/>
              </w:rPr>
              <w:t>Partie 2</w:t>
            </w:r>
            <w:r w:rsidR="00071265">
              <w:rPr>
                <w:noProof/>
                <w:webHidden/>
              </w:rPr>
              <w:tab/>
            </w:r>
            <w:r w:rsidR="00071265">
              <w:rPr>
                <w:noProof/>
                <w:webHidden/>
              </w:rPr>
              <w:fldChar w:fldCharType="begin"/>
            </w:r>
            <w:r w:rsidR="00071265">
              <w:rPr>
                <w:noProof/>
                <w:webHidden/>
              </w:rPr>
              <w:instrText xml:space="preserve"> PAGEREF _Toc531165066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6F49B626" w14:textId="77777777" w:rsidR="00071265" w:rsidRDefault="007D3843">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67" w:history="1">
            <w:r w:rsidR="00071265" w:rsidRPr="00D30381">
              <w:rPr>
                <w:rStyle w:val="Lienhypertexte"/>
                <w:noProof/>
              </w:rPr>
              <w:t>3.1</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Lois sur les protections des données</w:t>
            </w:r>
            <w:r w:rsidR="00071265">
              <w:rPr>
                <w:noProof/>
                <w:webHidden/>
              </w:rPr>
              <w:tab/>
            </w:r>
            <w:r w:rsidR="00071265">
              <w:rPr>
                <w:noProof/>
                <w:webHidden/>
              </w:rPr>
              <w:fldChar w:fldCharType="begin"/>
            </w:r>
            <w:r w:rsidR="00071265">
              <w:rPr>
                <w:noProof/>
                <w:webHidden/>
              </w:rPr>
              <w:instrText xml:space="preserve"> PAGEREF _Toc531165067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79DDB9AD"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8" w:history="1">
            <w:r w:rsidR="00071265" w:rsidRPr="00D30381">
              <w:rPr>
                <w:rStyle w:val="Lienhypertexte"/>
                <w:noProof/>
              </w:rPr>
              <w:t>3.1.1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LPD</w:t>
            </w:r>
            <w:r w:rsidR="00071265">
              <w:rPr>
                <w:noProof/>
                <w:webHidden/>
              </w:rPr>
              <w:tab/>
            </w:r>
            <w:r w:rsidR="00071265">
              <w:rPr>
                <w:noProof/>
                <w:webHidden/>
              </w:rPr>
              <w:fldChar w:fldCharType="begin"/>
            </w:r>
            <w:r w:rsidR="00071265">
              <w:rPr>
                <w:noProof/>
                <w:webHidden/>
              </w:rPr>
              <w:instrText xml:space="preserve"> PAGEREF _Toc531165068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4A291503"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69" w:history="1">
            <w:r w:rsidR="00071265" w:rsidRPr="00D30381">
              <w:rPr>
                <w:rStyle w:val="Lienhypertexte"/>
                <w:noProof/>
              </w:rPr>
              <w:t>3.1.2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RGPD</w:t>
            </w:r>
            <w:r w:rsidR="00071265">
              <w:rPr>
                <w:noProof/>
                <w:webHidden/>
              </w:rPr>
              <w:tab/>
            </w:r>
            <w:r w:rsidR="00071265">
              <w:rPr>
                <w:noProof/>
                <w:webHidden/>
              </w:rPr>
              <w:fldChar w:fldCharType="begin"/>
            </w:r>
            <w:r w:rsidR="00071265">
              <w:rPr>
                <w:noProof/>
                <w:webHidden/>
              </w:rPr>
              <w:instrText xml:space="preserve"> PAGEREF _Toc531165069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2517F4F9"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0" w:history="1">
            <w:r w:rsidR="00071265" w:rsidRPr="00D30381">
              <w:rPr>
                <w:rStyle w:val="Lienhypertexte"/>
                <w:noProof/>
              </w:rPr>
              <w:t>3.1.2.1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Première chose à se demander : Qu’est qu’une donnée personnelle ?</w:t>
            </w:r>
            <w:r w:rsidR="00071265">
              <w:rPr>
                <w:noProof/>
                <w:webHidden/>
              </w:rPr>
              <w:tab/>
            </w:r>
            <w:r w:rsidR="00071265">
              <w:rPr>
                <w:noProof/>
                <w:webHidden/>
              </w:rPr>
              <w:fldChar w:fldCharType="begin"/>
            </w:r>
            <w:r w:rsidR="00071265">
              <w:rPr>
                <w:noProof/>
                <w:webHidden/>
              </w:rPr>
              <w:instrText xml:space="preserve"> PAGEREF _Toc531165070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231DC8FA"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1" w:history="1">
            <w:r w:rsidR="00071265" w:rsidRPr="00D30381">
              <w:rPr>
                <w:rStyle w:val="Lienhypertexte"/>
                <w:noProof/>
              </w:rPr>
              <w:t>3.1.2.2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En vrai, à quoi servent ces deux lois ?</w:t>
            </w:r>
            <w:r w:rsidR="00071265">
              <w:rPr>
                <w:noProof/>
                <w:webHidden/>
              </w:rPr>
              <w:tab/>
            </w:r>
            <w:r w:rsidR="00071265">
              <w:rPr>
                <w:noProof/>
                <w:webHidden/>
              </w:rPr>
              <w:fldChar w:fldCharType="begin"/>
            </w:r>
            <w:r w:rsidR="00071265">
              <w:rPr>
                <w:noProof/>
                <w:webHidden/>
              </w:rPr>
              <w:instrText xml:space="preserve"> PAGEREF _Toc531165071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48B3F477"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2" w:history="1">
            <w:r w:rsidR="00071265" w:rsidRPr="00D30381">
              <w:rPr>
                <w:rStyle w:val="Lienhypertexte"/>
                <w:noProof/>
              </w:rPr>
              <w:t>3.1.2.3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Qui est concerné ?</w:t>
            </w:r>
            <w:r w:rsidR="00071265">
              <w:rPr>
                <w:noProof/>
                <w:webHidden/>
              </w:rPr>
              <w:tab/>
            </w:r>
            <w:r w:rsidR="00071265">
              <w:rPr>
                <w:noProof/>
                <w:webHidden/>
              </w:rPr>
              <w:fldChar w:fldCharType="begin"/>
            </w:r>
            <w:r w:rsidR="00071265">
              <w:rPr>
                <w:noProof/>
                <w:webHidden/>
              </w:rPr>
              <w:instrText xml:space="preserve"> PAGEREF _Toc531165072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3AB6444F"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3" w:history="1">
            <w:r w:rsidR="00071265" w:rsidRPr="00D30381">
              <w:rPr>
                <w:rStyle w:val="Lienhypertexte"/>
                <w:noProof/>
              </w:rPr>
              <w:t>3.1.3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Mise en conformité</w:t>
            </w:r>
            <w:r w:rsidR="00071265">
              <w:rPr>
                <w:noProof/>
                <w:webHidden/>
              </w:rPr>
              <w:tab/>
            </w:r>
            <w:r w:rsidR="00071265">
              <w:rPr>
                <w:noProof/>
                <w:webHidden/>
              </w:rPr>
              <w:fldChar w:fldCharType="begin"/>
            </w:r>
            <w:r w:rsidR="00071265">
              <w:rPr>
                <w:noProof/>
                <w:webHidden/>
              </w:rPr>
              <w:instrText xml:space="preserve"> PAGEREF _Toc531165073 \h </w:instrText>
            </w:r>
            <w:r w:rsidR="00071265">
              <w:rPr>
                <w:noProof/>
                <w:webHidden/>
              </w:rPr>
            </w:r>
            <w:r w:rsidR="00071265">
              <w:rPr>
                <w:noProof/>
                <w:webHidden/>
              </w:rPr>
              <w:fldChar w:fldCharType="separate"/>
            </w:r>
            <w:r w:rsidR="00071265">
              <w:rPr>
                <w:noProof/>
                <w:webHidden/>
              </w:rPr>
              <w:t>18</w:t>
            </w:r>
            <w:r w:rsidR="00071265">
              <w:rPr>
                <w:noProof/>
                <w:webHidden/>
              </w:rPr>
              <w:fldChar w:fldCharType="end"/>
            </w:r>
          </w:hyperlink>
        </w:p>
        <w:p w14:paraId="7D6764AF"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4" w:history="1">
            <w:r w:rsidR="00071265" w:rsidRPr="00D30381">
              <w:rPr>
                <w:rStyle w:val="Lienhypertexte"/>
                <w:noProof/>
              </w:rPr>
              <w:t>3.1.4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Organisation et actions :</w:t>
            </w:r>
            <w:r w:rsidR="00071265">
              <w:rPr>
                <w:noProof/>
                <w:webHidden/>
              </w:rPr>
              <w:tab/>
            </w:r>
            <w:r w:rsidR="00071265">
              <w:rPr>
                <w:noProof/>
                <w:webHidden/>
              </w:rPr>
              <w:fldChar w:fldCharType="begin"/>
            </w:r>
            <w:r w:rsidR="00071265">
              <w:rPr>
                <w:noProof/>
                <w:webHidden/>
              </w:rPr>
              <w:instrText xml:space="preserve"> PAGEREF _Toc531165074 \h </w:instrText>
            </w:r>
            <w:r w:rsidR="00071265">
              <w:rPr>
                <w:noProof/>
                <w:webHidden/>
              </w:rPr>
            </w:r>
            <w:r w:rsidR="00071265">
              <w:rPr>
                <w:noProof/>
                <w:webHidden/>
              </w:rPr>
              <w:fldChar w:fldCharType="separate"/>
            </w:r>
            <w:r w:rsidR="00071265">
              <w:rPr>
                <w:noProof/>
                <w:webHidden/>
              </w:rPr>
              <w:t>19</w:t>
            </w:r>
            <w:r w:rsidR="00071265">
              <w:rPr>
                <w:noProof/>
                <w:webHidden/>
              </w:rPr>
              <w:fldChar w:fldCharType="end"/>
            </w:r>
          </w:hyperlink>
        </w:p>
        <w:p w14:paraId="028E938D"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5" w:history="1">
            <w:r w:rsidR="00071265" w:rsidRPr="00D30381">
              <w:rPr>
                <w:rStyle w:val="Lienhypertexte"/>
                <w:noProof/>
              </w:rPr>
              <w:t>3.1.5</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Mesures techniques adéquates</w:t>
            </w:r>
            <w:r w:rsidR="00071265">
              <w:rPr>
                <w:noProof/>
                <w:webHidden/>
              </w:rPr>
              <w:tab/>
            </w:r>
            <w:r w:rsidR="00071265">
              <w:rPr>
                <w:noProof/>
                <w:webHidden/>
              </w:rPr>
              <w:fldChar w:fldCharType="begin"/>
            </w:r>
            <w:r w:rsidR="00071265">
              <w:rPr>
                <w:noProof/>
                <w:webHidden/>
              </w:rPr>
              <w:instrText xml:space="preserve"> PAGEREF _Toc531165075 \h </w:instrText>
            </w:r>
            <w:r w:rsidR="00071265">
              <w:rPr>
                <w:noProof/>
                <w:webHidden/>
              </w:rPr>
            </w:r>
            <w:r w:rsidR="00071265">
              <w:rPr>
                <w:noProof/>
                <w:webHidden/>
              </w:rPr>
              <w:fldChar w:fldCharType="separate"/>
            </w:r>
            <w:r w:rsidR="00071265">
              <w:rPr>
                <w:noProof/>
                <w:webHidden/>
              </w:rPr>
              <w:t>19</w:t>
            </w:r>
            <w:r w:rsidR="00071265">
              <w:rPr>
                <w:noProof/>
                <w:webHidden/>
              </w:rPr>
              <w:fldChar w:fldCharType="end"/>
            </w:r>
          </w:hyperlink>
        </w:p>
        <w:p w14:paraId="32BF3302" w14:textId="77777777" w:rsidR="00071265" w:rsidRDefault="007D3843">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76" w:history="1">
            <w:r w:rsidR="00071265" w:rsidRPr="00D30381">
              <w:rPr>
                <w:rStyle w:val="Lienhypertexte"/>
                <w:noProof/>
              </w:rPr>
              <w:t>3.2</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Les disques durs et le systèmes RAIDs</w:t>
            </w:r>
            <w:r w:rsidR="00071265">
              <w:rPr>
                <w:noProof/>
                <w:webHidden/>
              </w:rPr>
              <w:tab/>
            </w:r>
            <w:r w:rsidR="00071265">
              <w:rPr>
                <w:noProof/>
                <w:webHidden/>
              </w:rPr>
              <w:fldChar w:fldCharType="begin"/>
            </w:r>
            <w:r w:rsidR="00071265">
              <w:rPr>
                <w:noProof/>
                <w:webHidden/>
              </w:rPr>
              <w:instrText xml:space="preserve"> PAGEREF _Toc531165076 \h </w:instrText>
            </w:r>
            <w:r w:rsidR="00071265">
              <w:rPr>
                <w:noProof/>
                <w:webHidden/>
              </w:rPr>
            </w:r>
            <w:r w:rsidR="00071265">
              <w:rPr>
                <w:noProof/>
                <w:webHidden/>
              </w:rPr>
              <w:fldChar w:fldCharType="separate"/>
            </w:r>
            <w:r w:rsidR="00071265">
              <w:rPr>
                <w:noProof/>
                <w:webHidden/>
              </w:rPr>
              <w:t>20</w:t>
            </w:r>
            <w:r w:rsidR="00071265">
              <w:rPr>
                <w:noProof/>
                <w:webHidden/>
              </w:rPr>
              <w:fldChar w:fldCharType="end"/>
            </w:r>
          </w:hyperlink>
        </w:p>
        <w:p w14:paraId="6C14A2B3"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7" w:history="1">
            <w:r w:rsidR="00071265" w:rsidRPr="00D30381">
              <w:rPr>
                <w:rStyle w:val="Lienhypertexte"/>
                <w:noProof/>
              </w:rPr>
              <w:t>3.2.1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Logiciel et matériel</w:t>
            </w:r>
            <w:r w:rsidR="00071265">
              <w:rPr>
                <w:noProof/>
                <w:webHidden/>
              </w:rPr>
              <w:tab/>
            </w:r>
            <w:r w:rsidR="00071265">
              <w:rPr>
                <w:noProof/>
                <w:webHidden/>
              </w:rPr>
              <w:fldChar w:fldCharType="begin"/>
            </w:r>
            <w:r w:rsidR="00071265">
              <w:rPr>
                <w:noProof/>
                <w:webHidden/>
              </w:rPr>
              <w:instrText xml:space="preserve"> PAGEREF _Toc531165077 \h </w:instrText>
            </w:r>
            <w:r w:rsidR="00071265">
              <w:rPr>
                <w:noProof/>
                <w:webHidden/>
              </w:rPr>
            </w:r>
            <w:r w:rsidR="00071265">
              <w:rPr>
                <w:noProof/>
                <w:webHidden/>
              </w:rPr>
              <w:fldChar w:fldCharType="separate"/>
            </w:r>
            <w:r w:rsidR="00071265">
              <w:rPr>
                <w:noProof/>
                <w:webHidden/>
              </w:rPr>
              <w:t>20</w:t>
            </w:r>
            <w:r w:rsidR="00071265">
              <w:rPr>
                <w:noProof/>
                <w:webHidden/>
              </w:rPr>
              <w:fldChar w:fldCharType="end"/>
            </w:r>
          </w:hyperlink>
        </w:p>
        <w:p w14:paraId="6EB2AF1A"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8" w:history="1">
            <w:r w:rsidR="00071265" w:rsidRPr="00D30381">
              <w:rPr>
                <w:rStyle w:val="Lienhypertexte"/>
                <w:noProof/>
              </w:rPr>
              <w:t>3.2.1.1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matériel</w:t>
            </w:r>
            <w:r w:rsidR="00071265">
              <w:rPr>
                <w:noProof/>
                <w:webHidden/>
              </w:rPr>
              <w:tab/>
            </w:r>
            <w:r w:rsidR="00071265">
              <w:rPr>
                <w:noProof/>
                <w:webHidden/>
              </w:rPr>
              <w:fldChar w:fldCharType="begin"/>
            </w:r>
            <w:r w:rsidR="00071265">
              <w:rPr>
                <w:noProof/>
                <w:webHidden/>
              </w:rPr>
              <w:instrText xml:space="preserve"> PAGEREF _Toc531165078 \h </w:instrText>
            </w:r>
            <w:r w:rsidR="00071265">
              <w:rPr>
                <w:noProof/>
                <w:webHidden/>
              </w:rPr>
            </w:r>
            <w:r w:rsidR="00071265">
              <w:rPr>
                <w:noProof/>
                <w:webHidden/>
              </w:rPr>
              <w:fldChar w:fldCharType="separate"/>
            </w:r>
            <w:r w:rsidR="00071265">
              <w:rPr>
                <w:noProof/>
                <w:webHidden/>
              </w:rPr>
              <w:t>20</w:t>
            </w:r>
            <w:r w:rsidR="00071265">
              <w:rPr>
                <w:noProof/>
                <w:webHidden/>
              </w:rPr>
              <w:fldChar w:fldCharType="end"/>
            </w:r>
          </w:hyperlink>
        </w:p>
        <w:p w14:paraId="57F45EDF"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79" w:history="1">
            <w:r w:rsidR="00071265" w:rsidRPr="00D30381">
              <w:rPr>
                <w:rStyle w:val="Lienhypertexte"/>
                <w:noProof/>
              </w:rPr>
              <w:t>3.2.1.2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Logiciel</w:t>
            </w:r>
            <w:r w:rsidR="00071265">
              <w:rPr>
                <w:noProof/>
                <w:webHidden/>
              </w:rPr>
              <w:tab/>
            </w:r>
            <w:r w:rsidR="00071265">
              <w:rPr>
                <w:noProof/>
                <w:webHidden/>
              </w:rPr>
              <w:fldChar w:fldCharType="begin"/>
            </w:r>
            <w:r w:rsidR="00071265">
              <w:rPr>
                <w:noProof/>
                <w:webHidden/>
              </w:rPr>
              <w:instrText xml:space="preserve"> PAGEREF _Toc531165079 \h </w:instrText>
            </w:r>
            <w:r w:rsidR="00071265">
              <w:rPr>
                <w:noProof/>
                <w:webHidden/>
              </w:rPr>
            </w:r>
            <w:r w:rsidR="00071265">
              <w:rPr>
                <w:noProof/>
                <w:webHidden/>
              </w:rPr>
              <w:fldChar w:fldCharType="separate"/>
            </w:r>
            <w:r w:rsidR="00071265">
              <w:rPr>
                <w:noProof/>
                <w:webHidden/>
              </w:rPr>
              <w:t>21</w:t>
            </w:r>
            <w:r w:rsidR="00071265">
              <w:rPr>
                <w:noProof/>
                <w:webHidden/>
              </w:rPr>
              <w:fldChar w:fldCharType="end"/>
            </w:r>
          </w:hyperlink>
        </w:p>
        <w:p w14:paraId="54E8768A"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0" w:history="1">
            <w:r w:rsidR="00071265" w:rsidRPr="00D30381">
              <w:rPr>
                <w:rStyle w:val="Lienhypertexte"/>
                <w:noProof/>
                <w:lang w:val="en-GB"/>
              </w:rPr>
              <w:t>3.2.2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lang w:val="en-GB"/>
              </w:rPr>
              <w:t>Le JBOD (Just A Bunch Of Disks):</w:t>
            </w:r>
            <w:r w:rsidR="00071265">
              <w:rPr>
                <w:noProof/>
                <w:webHidden/>
              </w:rPr>
              <w:tab/>
            </w:r>
            <w:r w:rsidR="00071265">
              <w:rPr>
                <w:noProof/>
                <w:webHidden/>
              </w:rPr>
              <w:fldChar w:fldCharType="begin"/>
            </w:r>
            <w:r w:rsidR="00071265">
              <w:rPr>
                <w:noProof/>
                <w:webHidden/>
              </w:rPr>
              <w:instrText xml:space="preserve"> PAGEREF _Toc531165080 \h </w:instrText>
            </w:r>
            <w:r w:rsidR="00071265">
              <w:rPr>
                <w:noProof/>
                <w:webHidden/>
              </w:rPr>
            </w:r>
            <w:r w:rsidR="00071265">
              <w:rPr>
                <w:noProof/>
                <w:webHidden/>
              </w:rPr>
              <w:fldChar w:fldCharType="separate"/>
            </w:r>
            <w:r w:rsidR="00071265">
              <w:rPr>
                <w:noProof/>
                <w:webHidden/>
              </w:rPr>
              <w:t>21</w:t>
            </w:r>
            <w:r w:rsidR="00071265">
              <w:rPr>
                <w:noProof/>
                <w:webHidden/>
              </w:rPr>
              <w:fldChar w:fldCharType="end"/>
            </w:r>
          </w:hyperlink>
        </w:p>
        <w:p w14:paraId="75186AB0"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1" w:history="1">
            <w:r w:rsidR="00071265" w:rsidRPr="00D30381">
              <w:rPr>
                <w:rStyle w:val="Lienhypertexte"/>
                <w:noProof/>
              </w:rPr>
              <w:t>3.2.3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0 (entrelacement) :</w:t>
            </w:r>
            <w:r w:rsidR="00071265">
              <w:rPr>
                <w:noProof/>
                <w:webHidden/>
              </w:rPr>
              <w:tab/>
            </w:r>
            <w:r w:rsidR="00071265">
              <w:rPr>
                <w:noProof/>
                <w:webHidden/>
              </w:rPr>
              <w:fldChar w:fldCharType="begin"/>
            </w:r>
            <w:r w:rsidR="00071265">
              <w:rPr>
                <w:noProof/>
                <w:webHidden/>
              </w:rPr>
              <w:instrText xml:space="preserve"> PAGEREF _Toc531165081 \h </w:instrText>
            </w:r>
            <w:r w:rsidR="00071265">
              <w:rPr>
                <w:noProof/>
                <w:webHidden/>
              </w:rPr>
            </w:r>
            <w:r w:rsidR="00071265">
              <w:rPr>
                <w:noProof/>
                <w:webHidden/>
              </w:rPr>
              <w:fldChar w:fldCharType="separate"/>
            </w:r>
            <w:r w:rsidR="00071265">
              <w:rPr>
                <w:noProof/>
                <w:webHidden/>
              </w:rPr>
              <w:t>21</w:t>
            </w:r>
            <w:r w:rsidR="00071265">
              <w:rPr>
                <w:noProof/>
                <w:webHidden/>
              </w:rPr>
              <w:fldChar w:fldCharType="end"/>
            </w:r>
          </w:hyperlink>
        </w:p>
        <w:p w14:paraId="44C1EAFB"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2" w:history="1">
            <w:r w:rsidR="00071265" w:rsidRPr="00D30381">
              <w:rPr>
                <w:rStyle w:val="Lienhypertexte"/>
                <w:noProof/>
              </w:rPr>
              <w:t>3.2.4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1 (écriture miroir) :</w:t>
            </w:r>
            <w:r w:rsidR="00071265">
              <w:rPr>
                <w:noProof/>
                <w:webHidden/>
              </w:rPr>
              <w:tab/>
            </w:r>
            <w:r w:rsidR="00071265">
              <w:rPr>
                <w:noProof/>
                <w:webHidden/>
              </w:rPr>
              <w:fldChar w:fldCharType="begin"/>
            </w:r>
            <w:r w:rsidR="00071265">
              <w:rPr>
                <w:noProof/>
                <w:webHidden/>
              </w:rPr>
              <w:instrText xml:space="preserve"> PAGEREF _Toc531165082 \h </w:instrText>
            </w:r>
            <w:r w:rsidR="00071265">
              <w:rPr>
                <w:noProof/>
                <w:webHidden/>
              </w:rPr>
            </w:r>
            <w:r w:rsidR="00071265">
              <w:rPr>
                <w:noProof/>
                <w:webHidden/>
              </w:rPr>
              <w:fldChar w:fldCharType="separate"/>
            </w:r>
            <w:r w:rsidR="00071265">
              <w:rPr>
                <w:noProof/>
                <w:webHidden/>
              </w:rPr>
              <w:t>21</w:t>
            </w:r>
            <w:r w:rsidR="00071265">
              <w:rPr>
                <w:noProof/>
                <w:webHidden/>
              </w:rPr>
              <w:fldChar w:fldCharType="end"/>
            </w:r>
          </w:hyperlink>
        </w:p>
        <w:p w14:paraId="5E608190"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3" w:history="1">
            <w:r w:rsidR="00071265" w:rsidRPr="00D30381">
              <w:rPr>
                <w:rStyle w:val="Lienhypertexte"/>
                <w:noProof/>
              </w:rPr>
              <w:t>3.2.5</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1E (écriture miroir entrelacée) :</w:t>
            </w:r>
            <w:r w:rsidR="00071265">
              <w:rPr>
                <w:noProof/>
                <w:webHidden/>
              </w:rPr>
              <w:tab/>
            </w:r>
            <w:r w:rsidR="00071265">
              <w:rPr>
                <w:noProof/>
                <w:webHidden/>
              </w:rPr>
              <w:fldChar w:fldCharType="begin"/>
            </w:r>
            <w:r w:rsidR="00071265">
              <w:rPr>
                <w:noProof/>
                <w:webHidden/>
              </w:rPr>
              <w:instrText xml:space="preserve"> PAGEREF _Toc531165083 \h </w:instrText>
            </w:r>
            <w:r w:rsidR="00071265">
              <w:rPr>
                <w:noProof/>
                <w:webHidden/>
              </w:rPr>
            </w:r>
            <w:r w:rsidR="00071265">
              <w:rPr>
                <w:noProof/>
                <w:webHidden/>
              </w:rPr>
              <w:fldChar w:fldCharType="separate"/>
            </w:r>
            <w:r w:rsidR="00071265">
              <w:rPr>
                <w:noProof/>
                <w:webHidden/>
              </w:rPr>
              <w:t>22</w:t>
            </w:r>
            <w:r w:rsidR="00071265">
              <w:rPr>
                <w:noProof/>
                <w:webHidden/>
              </w:rPr>
              <w:fldChar w:fldCharType="end"/>
            </w:r>
          </w:hyperlink>
        </w:p>
        <w:p w14:paraId="37575E1C"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4" w:history="1">
            <w:r w:rsidR="00071265" w:rsidRPr="00D30381">
              <w:rPr>
                <w:rStyle w:val="Lienhypertexte"/>
                <w:noProof/>
              </w:rPr>
              <w:t>3.2.6</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5 (entrelacement avec parité) :</w:t>
            </w:r>
            <w:r w:rsidR="00071265">
              <w:rPr>
                <w:noProof/>
                <w:webHidden/>
              </w:rPr>
              <w:tab/>
            </w:r>
            <w:r w:rsidR="00071265">
              <w:rPr>
                <w:noProof/>
                <w:webHidden/>
              </w:rPr>
              <w:fldChar w:fldCharType="begin"/>
            </w:r>
            <w:r w:rsidR="00071265">
              <w:rPr>
                <w:noProof/>
                <w:webHidden/>
              </w:rPr>
              <w:instrText xml:space="preserve"> PAGEREF _Toc531165084 \h </w:instrText>
            </w:r>
            <w:r w:rsidR="00071265">
              <w:rPr>
                <w:noProof/>
                <w:webHidden/>
              </w:rPr>
            </w:r>
            <w:r w:rsidR="00071265">
              <w:rPr>
                <w:noProof/>
                <w:webHidden/>
              </w:rPr>
              <w:fldChar w:fldCharType="separate"/>
            </w:r>
            <w:r w:rsidR="00071265">
              <w:rPr>
                <w:noProof/>
                <w:webHidden/>
              </w:rPr>
              <w:t>22</w:t>
            </w:r>
            <w:r w:rsidR="00071265">
              <w:rPr>
                <w:noProof/>
                <w:webHidden/>
              </w:rPr>
              <w:fldChar w:fldCharType="end"/>
            </w:r>
          </w:hyperlink>
        </w:p>
        <w:p w14:paraId="2DC2281F"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5" w:history="1">
            <w:r w:rsidR="00071265" w:rsidRPr="00D30381">
              <w:rPr>
                <w:rStyle w:val="Lienhypertexte"/>
                <w:noProof/>
              </w:rPr>
              <w:t>3.2.7</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6 (entrelacement avec double parité) :</w:t>
            </w:r>
            <w:r w:rsidR="00071265">
              <w:rPr>
                <w:noProof/>
                <w:webHidden/>
              </w:rPr>
              <w:tab/>
            </w:r>
            <w:r w:rsidR="00071265">
              <w:rPr>
                <w:noProof/>
                <w:webHidden/>
              </w:rPr>
              <w:fldChar w:fldCharType="begin"/>
            </w:r>
            <w:r w:rsidR="00071265">
              <w:rPr>
                <w:noProof/>
                <w:webHidden/>
              </w:rPr>
              <w:instrText xml:space="preserve"> PAGEREF _Toc531165085 \h </w:instrText>
            </w:r>
            <w:r w:rsidR="00071265">
              <w:rPr>
                <w:noProof/>
                <w:webHidden/>
              </w:rPr>
            </w:r>
            <w:r w:rsidR="00071265">
              <w:rPr>
                <w:noProof/>
                <w:webHidden/>
              </w:rPr>
              <w:fldChar w:fldCharType="separate"/>
            </w:r>
            <w:r w:rsidR="00071265">
              <w:rPr>
                <w:noProof/>
                <w:webHidden/>
              </w:rPr>
              <w:t>22</w:t>
            </w:r>
            <w:r w:rsidR="00071265">
              <w:rPr>
                <w:noProof/>
                <w:webHidden/>
              </w:rPr>
              <w:fldChar w:fldCharType="end"/>
            </w:r>
          </w:hyperlink>
        </w:p>
        <w:p w14:paraId="0C89FFD6"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6" w:history="1">
            <w:r w:rsidR="00071265" w:rsidRPr="00D30381">
              <w:rPr>
                <w:rStyle w:val="Lienhypertexte"/>
                <w:noProof/>
              </w:rPr>
              <w:t>3.2.8</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10 (ensembles RAID 1 entrelacés) :</w:t>
            </w:r>
            <w:r w:rsidR="00071265">
              <w:rPr>
                <w:noProof/>
                <w:webHidden/>
              </w:rPr>
              <w:tab/>
            </w:r>
            <w:r w:rsidR="00071265">
              <w:rPr>
                <w:noProof/>
                <w:webHidden/>
              </w:rPr>
              <w:fldChar w:fldCharType="begin"/>
            </w:r>
            <w:r w:rsidR="00071265">
              <w:rPr>
                <w:noProof/>
                <w:webHidden/>
              </w:rPr>
              <w:instrText xml:space="preserve"> PAGEREF _Toc531165086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25286EAA"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7" w:history="1">
            <w:r w:rsidR="00071265" w:rsidRPr="00D30381">
              <w:rPr>
                <w:rStyle w:val="Lienhypertexte"/>
                <w:noProof/>
              </w:rPr>
              <w:t>3.2.9</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50 (ensembles RAID 5 entrelacés) :</w:t>
            </w:r>
            <w:r w:rsidR="00071265">
              <w:rPr>
                <w:noProof/>
                <w:webHidden/>
              </w:rPr>
              <w:tab/>
            </w:r>
            <w:r w:rsidR="00071265">
              <w:rPr>
                <w:noProof/>
                <w:webHidden/>
              </w:rPr>
              <w:fldChar w:fldCharType="begin"/>
            </w:r>
            <w:r w:rsidR="00071265">
              <w:rPr>
                <w:noProof/>
                <w:webHidden/>
              </w:rPr>
              <w:instrText xml:space="preserve"> PAGEREF _Toc531165087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1B2A32E5"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88" w:history="1">
            <w:r w:rsidR="00071265" w:rsidRPr="00D30381">
              <w:rPr>
                <w:rStyle w:val="Lienhypertexte"/>
                <w:noProof/>
              </w:rPr>
              <w:t>3.2.10</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RAID 60 (ensembles RAID 6 entrelacés) :</w:t>
            </w:r>
            <w:r w:rsidR="00071265">
              <w:rPr>
                <w:noProof/>
                <w:webHidden/>
              </w:rPr>
              <w:tab/>
            </w:r>
            <w:r w:rsidR="00071265">
              <w:rPr>
                <w:noProof/>
                <w:webHidden/>
              </w:rPr>
              <w:fldChar w:fldCharType="begin"/>
            </w:r>
            <w:r w:rsidR="00071265">
              <w:rPr>
                <w:noProof/>
                <w:webHidden/>
              </w:rPr>
              <w:instrText xml:space="preserve"> PAGEREF _Toc531165088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3CEF4B71" w14:textId="77777777" w:rsidR="00071265" w:rsidRDefault="007D3843">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089" w:history="1">
            <w:r w:rsidR="00071265" w:rsidRPr="00D30381">
              <w:rPr>
                <w:rStyle w:val="Lienhypertexte"/>
                <w:noProof/>
              </w:rPr>
              <w:t>3.3</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Les différents systèmes de stockages</w:t>
            </w:r>
            <w:r w:rsidR="00071265">
              <w:rPr>
                <w:noProof/>
                <w:webHidden/>
              </w:rPr>
              <w:tab/>
            </w:r>
            <w:r w:rsidR="00071265">
              <w:rPr>
                <w:noProof/>
                <w:webHidden/>
              </w:rPr>
              <w:fldChar w:fldCharType="begin"/>
            </w:r>
            <w:r w:rsidR="00071265">
              <w:rPr>
                <w:noProof/>
                <w:webHidden/>
              </w:rPr>
              <w:instrText xml:space="preserve"> PAGEREF _Toc531165089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432DF622"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0" w:history="1">
            <w:r w:rsidR="00071265" w:rsidRPr="00D30381">
              <w:rPr>
                <w:rStyle w:val="Lienhypertexte"/>
                <w:noProof/>
              </w:rPr>
              <w:t>3.3.1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Première génération – supports physiques</w:t>
            </w:r>
            <w:r w:rsidR="00071265">
              <w:rPr>
                <w:noProof/>
                <w:webHidden/>
              </w:rPr>
              <w:tab/>
            </w:r>
            <w:r w:rsidR="00071265">
              <w:rPr>
                <w:noProof/>
                <w:webHidden/>
              </w:rPr>
              <w:fldChar w:fldCharType="begin"/>
            </w:r>
            <w:r w:rsidR="00071265">
              <w:rPr>
                <w:noProof/>
                <w:webHidden/>
              </w:rPr>
              <w:instrText xml:space="preserve"> PAGEREF _Toc531165090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55484626"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1" w:history="1">
            <w:r w:rsidR="00071265" w:rsidRPr="00D30381">
              <w:rPr>
                <w:rStyle w:val="Lienhypertexte"/>
                <w:noProof/>
              </w:rPr>
              <w:t>3.3.1.1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 ruban perforé</w:t>
            </w:r>
            <w:r w:rsidR="00071265">
              <w:rPr>
                <w:noProof/>
                <w:webHidden/>
              </w:rPr>
              <w:tab/>
            </w:r>
            <w:r w:rsidR="00071265">
              <w:rPr>
                <w:noProof/>
                <w:webHidden/>
              </w:rPr>
              <w:fldChar w:fldCharType="begin"/>
            </w:r>
            <w:r w:rsidR="00071265">
              <w:rPr>
                <w:noProof/>
                <w:webHidden/>
              </w:rPr>
              <w:instrText xml:space="preserve"> PAGEREF _Toc531165091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50B80ACD"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2" w:history="1">
            <w:r w:rsidR="00071265" w:rsidRPr="00D30381">
              <w:rPr>
                <w:rStyle w:val="Lienhypertexte"/>
                <w:noProof/>
              </w:rPr>
              <w:t>3.3.1.2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carte perforée</w:t>
            </w:r>
            <w:r w:rsidR="00071265">
              <w:rPr>
                <w:noProof/>
                <w:webHidden/>
              </w:rPr>
              <w:tab/>
            </w:r>
            <w:r w:rsidR="00071265">
              <w:rPr>
                <w:noProof/>
                <w:webHidden/>
              </w:rPr>
              <w:fldChar w:fldCharType="begin"/>
            </w:r>
            <w:r w:rsidR="00071265">
              <w:rPr>
                <w:noProof/>
                <w:webHidden/>
              </w:rPr>
              <w:instrText xml:space="preserve"> PAGEREF _Toc531165092 \h </w:instrText>
            </w:r>
            <w:r w:rsidR="00071265">
              <w:rPr>
                <w:noProof/>
                <w:webHidden/>
              </w:rPr>
            </w:r>
            <w:r w:rsidR="00071265">
              <w:rPr>
                <w:noProof/>
                <w:webHidden/>
              </w:rPr>
              <w:fldChar w:fldCharType="separate"/>
            </w:r>
            <w:r w:rsidR="00071265">
              <w:rPr>
                <w:noProof/>
                <w:webHidden/>
              </w:rPr>
              <w:t>23</w:t>
            </w:r>
            <w:r w:rsidR="00071265">
              <w:rPr>
                <w:noProof/>
                <w:webHidden/>
              </w:rPr>
              <w:fldChar w:fldCharType="end"/>
            </w:r>
          </w:hyperlink>
        </w:p>
        <w:p w14:paraId="3F8342FF"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3" w:history="1">
            <w:r w:rsidR="00071265" w:rsidRPr="00D30381">
              <w:rPr>
                <w:rStyle w:val="Lienhypertexte"/>
                <w:noProof/>
              </w:rPr>
              <w:t>3.3.2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Deuxième génération – supports magnétiques</w:t>
            </w:r>
            <w:r w:rsidR="00071265">
              <w:rPr>
                <w:noProof/>
                <w:webHidden/>
              </w:rPr>
              <w:tab/>
            </w:r>
            <w:r w:rsidR="00071265">
              <w:rPr>
                <w:noProof/>
                <w:webHidden/>
              </w:rPr>
              <w:fldChar w:fldCharType="begin"/>
            </w:r>
            <w:r w:rsidR="00071265">
              <w:rPr>
                <w:noProof/>
                <w:webHidden/>
              </w:rPr>
              <w:instrText xml:space="preserve"> PAGEREF _Toc531165093 \h </w:instrText>
            </w:r>
            <w:r w:rsidR="00071265">
              <w:rPr>
                <w:noProof/>
                <w:webHidden/>
              </w:rPr>
            </w:r>
            <w:r w:rsidR="00071265">
              <w:rPr>
                <w:noProof/>
                <w:webHidden/>
              </w:rPr>
              <w:fldChar w:fldCharType="separate"/>
            </w:r>
            <w:r w:rsidR="00071265">
              <w:rPr>
                <w:noProof/>
                <w:webHidden/>
              </w:rPr>
              <w:t>24</w:t>
            </w:r>
            <w:r w:rsidR="00071265">
              <w:rPr>
                <w:noProof/>
                <w:webHidden/>
              </w:rPr>
              <w:fldChar w:fldCharType="end"/>
            </w:r>
          </w:hyperlink>
        </w:p>
        <w:p w14:paraId="29AE1963"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4" w:history="1">
            <w:r w:rsidR="00071265" w:rsidRPr="00D30381">
              <w:rPr>
                <w:rStyle w:val="Lienhypertexte"/>
                <w:noProof/>
              </w:rPr>
              <w:t>3.3.2.1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bande magnétique</w:t>
            </w:r>
            <w:r w:rsidR="00071265">
              <w:rPr>
                <w:noProof/>
                <w:webHidden/>
              </w:rPr>
              <w:tab/>
            </w:r>
            <w:r w:rsidR="00071265">
              <w:rPr>
                <w:noProof/>
                <w:webHidden/>
              </w:rPr>
              <w:fldChar w:fldCharType="begin"/>
            </w:r>
            <w:r w:rsidR="00071265">
              <w:rPr>
                <w:noProof/>
                <w:webHidden/>
              </w:rPr>
              <w:instrText xml:space="preserve"> PAGEREF _Toc531165094 \h </w:instrText>
            </w:r>
            <w:r w:rsidR="00071265">
              <w:rPr>
                <w:noProof/>
                <w:webHidden/>
              </w:rPr>
            </w:r>
            <w:r w:rsidR="00071265">
              <w:rPr>
                <w:noProof/>
                <w:webHidden/>
              </w:rPr>
              <w:fldChar w:fldCharType="separate"/>
            </w:r>
            <w:r w:rsidR="00071265">
              <w:rPr>
                <w:noProof/>
                <w:webHidden/>
              </w:rPr>
              <w:t>24</w:t>
            </w:r>
            <w:r w:rsidR="00071265">
              <w:rPr>
                <w:noProof/>
                <w:webHidden/>
              </w:rPr>
              <w:fldChar w:fldCharType="end"/>
            </w:r>
          </w:hyperlink>
        </w:p>
        <w:p w14:paraId="1710C242"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5" w:history="1">
            <w:r w:rsidR="00071265" w:rsidRPr="00D30381">
              <w:rPr>
                <w:rStyle w:val="Lienhypertexte"/>
                <w:noProof/>
              </w:rPr>
              <w:t>3.3.2.2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cassette audio</w:t>
            </w:r>
            <w:r w:rsidR="00071265">
              <w:rPr>
                <w:noProof/>
                <w:webHidden/>
              </w:rPr>
              <w:tab/>
            </w:r>
            <w:r w:rsidR="00071265">
              <w:rPr>
                <w:noProof/>
                <w:webHidden/>
              </w:rPr>
              <w:fldChar w:fldCharType="begin"/>
            </w:r>
            <w:r w:rsidR="00071265">
              <w:rPr>
                <w:noProof/>
                <w:webHidden/>
              </w:rPr>
              <w:instrText xml:space="preserve"> PAGEREF _Toc531165095 \h </w:instrText>
            </w:r>
            <w:r w:rsidR="00071265">
              <w:rPr>
                <w:noProof/>
                <w:webHidden/>
              </w:rPr>
            </w:r>
            <w:r w:rsidR="00071265">
              <w:rPr>
                <w:noProof/>
                <w:webHidden/>
              </w:rPr>
              <w:fldChar w:fldCharType="separate"/>
            </w:r>
            <w:r w:rsidR="00071265">
              <w:rPr>
                <w:noProof/>
                <w:webHidden/>
              </w:rPr>
              <w:t>24</w:t>
            </w:r>
            <w:r w:rsidR="00071265">
              <w:rPr>
                <w:noProof/>
                <w:webHidden/>
              </w:rPr>
              <w:fldChar w:fldCharType="end"/>
            </w:r>
          </w:hyperlink>
        </w:p>
        <w:p w14:paraId="78F928E7"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6" w:history="1">
            <w:r w:rsidR="00071265" w:rsidRPr="00D30381">
              <w:rPr>
                <w:rStyle w:val="Lienhypertexte"/>
                <w:noProof/>
              </w:rPr>
              <w:t>3.3.2.3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cassette vidéo</w:t>
            </w:r>
            <w:r w:rsidR="00071265">
              <w:rPr>
                <w:noProof/>
                <w:webHidden/>
              </w:rPr>
              <w:tab/>
            </w:r>
            <w:r w:rsidR="00071265">
              <w:rPr>
                <w:noProof/>
                <w:webHidden/>
              </w:rPr>
              <w:fldChar w:fldCharType="begin"/>
            </w:r>
            <w:r w:rsidR="00071265">
              <w:rPr>
                <w:noProof/>
                <w:webHidden/>
              </w:rPr>
              <w:instrText xml:space="preserve"> PAGEREF _Toc531165096 \h </w:instrText>
            </w:r>
            <w:r w:rsidR="00071265">
              <w:rPr>
                <w:noProof/>
                <w:webHidden/>
              </w:rPr>
            </w:r>
            <w:r w:rsidR="00071265">
              <w:rPr>
                <w:noProof/>
                <w:webHidden/>
              </w:rPr>
              <w:fldChar w:fldCharType="separate"/>
            </w:r>
            <w:r w:rsidR="00071265">
              <w:rPr>
                <w:noProof/>
                <w:webHidden/>
              </w:rPr>
              <w:t>24</w:t>
            </w:r>
            <w:r w:rsidR="00071265">
              <w:rPr>
                <w:noProof/>
                <w:webHidden/>
              </w:rPr>
              <w:fldChar w:fldCharType="end"/>
            </w:r>
          </w:hyperlink>
        </w:p>
        <w:p w14:paraId="09A31856"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7" w:history="1">
            <w:r w:rsidR="00071265" w:rsidRPr="00D30381">
              <w:rPr>
                <w:rStyle w:val="Lienhypertexte"/>
                <w:noProof/>
              </w:rPr>
              <w:t>3.3.2.4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 disque dur</w:t>
            </w:r>
            <w:r w:rsidR="00071265">
              <w:rPr>
                <w:noProof/>
                <w:webHidden/>
              </w:rPr>
              <w:tab/>
            </w:r>
            <w:r w:rsidR="00071265">
              <w:rPr>
                <w:noProof/>
                <w:webHidden/>
              </w:rPr>
              <w:fldChar w:fldCharType="begin"/>
            </w:r>
            <w:r w:rsidR="00071265">
              <w:rPr>
                <w:noProof/>
                <w:webHidden/>
              </w:rPr>
              <w:instrText xml:space="preserve"> PAGEREF _Toc531165097 \h </w:instrText>
            </w:r>
            <w:r w:rsidR="00071265">
              <w:rPr>
                <w:noProof/>
                <w:webHidden/>
              </w:rPr>
            </w:r>
            <w:r w:rsidR="00071265">
              <w:rPr>
                <w:noProof/>
                <w:webHidden/>
              </w:rPr>
              <w:fldChar w:fldCharType="separate"/>
            </w:r>
            <w:r w:rsidR="00071265">
              <w:rPr>
                <w:noProof/>
                <w:webHidden/>
              </w:rPr>
              <w:t>24</w:t>
            </w:r>
            <w:r w:rsidR="00071265">
              <w:rPr>
                <w:noProof/>
                <w:webHidden/>
              </w:rPr>
              <w:fldChar w:fldCharType="end"/>
            </w:r>
          </w:hyperlink>
        </w:p>
        <w:p w14:paraId="50E95CCE"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8" w:history="1">
            <w:r w:rsidR="00071265" w:rsidRPr="00D30381">
              <w:rPr>
                <w:rStyle w:val="Lienhypertexte"/>
                <w:noProof/>
              </w:rPr>
              <w:t>3.3.2.5</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disquette</w:t>
            </w:r>
            <w:r w:rsidR="00071265">
              <w:rPr>
                <w:noProof/>
                <w:webHidden/>
              </w:rPr>
              <w:tab/>
            </w:r>
            <w:r w:rsidR="00071265">
              <w:rPr>
                <w:noProof/>
                <w:webHidden/>
              </w:rPr>
              <w:fldChar w:fldCharType="begin"/>
            </w:r>
            <w:r w:rsidR="00071265">
              <w:rPr>
                <w:noProof/>
                <w:webHidden/>
              </w:rPr>
              <w:instrText xml:space="preserve"> PAGEREF _Toc531165098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239A2234"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099" w:history="1">
            <w:r w:rsidR="00071265" w:rsidRPr="00D30381">
              <w:rPr>
                <w:rStyle w:val="Lienhypertexte"/>
                <w:noProof/>
              </w:rPr>
              <w:t>3.3.3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Troisième génération – supports optiques</w:t>
            </w:r>
            <w:r w:rsidR="00071265">
              <w:rPr>
                <w:noProof/>
                <w:webHidden/>
              </w:rPr>
              <w:tab/>
            </w:r>
            <w:r w:rsidR="00071265">
              <w:rPr>
                <w:noProof/>
                <w:webHidden/>
              </w:rPr>
              <w:fldChar w:fldCharType="begin"/>
            </w:r>
            <w:r w:rsidR="00071265">
              <w:rPr>
                <w:noProof/>
                <w:webHidden/>
              </w:rPr>
              <w:instrText xml:space="preserve"> PAGEREF _Toc531165099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6B1EF6C9"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0" w:history="1">
            <w:r w:rsidR="00071265" w:rsidRPr="00D30381">
              <w:rPr>
                <w:rStyle w:val="Lienhypertexte"/>
                <w:noProof/>
              </w:rPr>
              <w:t>3.3.3.1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 disque compact</w:t>
            </w:r>
            <w:r w:rsidR="00071265">
              <w:rPr>
                <w:noProof/>
                <w:webHidden/>
              </w:rPr>
              <w:tab/>
            </w:r>
            <w:r w:rsidR="00071265">
              <w:rPr>
                <w:noProof/>
                <w:webHidden/>
              </w:rPr>
              <w:fldChar w:fldCharType="begin"/>
            </w:r>
            <w:r w:rsidR="00071265">
              <w:rPr>
                <w:noProof/>
                <w:webHidden/>
              </w:rPr>
              <w:instrText xml:space="preserve"> PAGEREF _Toc531165100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1DEE6B51"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1" w:history="1">
            <w:r w:rsidR="00071265" w:rsidRPr="00D30381">
              <w:rPr>
                <w:rStyle w:val="Lienhypertexte"/>
                <w:noProof/>
              </w:rPr>
              <w:t>3.3.3.2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 DVD</w:t>
            </w:r>
            <w:r w:rsidR="00071265">
              <w:rPr>
                <w:noProof/>
                <w:webHidden/>
              </w:rPr>
              <w:tab/>
            </w:r>
            <w:r w:rsidR="00071265">
              <w:rPr>
                <w:noProof/>
                <w:webHidden/>
              </w:rPr>
              <w:fldChar w:fldCharType="begin"/>
            </w:r>
            <w:r w:rsidR="00071265">
              <w:rPr>
                <w:noProof/>
                <w:webHidden/>
              </w:rPr>
              <w:instrText xml:space="preserve"> PAGEREF _Toc531165101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5E97C449"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2" w:history="1">
            <w:r w:rsidR="00071265" w:rsidRPr="00D30381">
              <w:rPr>
                <w:rStyle w:val="Lienhypertexte"/>
                <w:noProof/>
              </w:rPr>
              <w:t>3.3.3.3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Le Blu-ray</w:t>
            </w:r>
            <w:r w:rsidR="00071265">
              <w:rPr>
                <w:noProof/>
                <w:webHidden/>
              </w:rPr>
              <w:tab/>
            </w:r>
            <w:r w:rsidR="00071265">
              <w:rPr>
                <w:noProof/>
                <w:webHidden/>
              </w:rPr>
              <w:fldChar w:fldCharType="begin"/>
            </w:r>
            <w:r w:rsidR="00071265">
              <w:rPr>
                <w:noProof/>
                <w:webHidden/>
              </w:rPr>
              <w:instrText xml:space="preserve"> PAGEREF _Toc531165102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7F5217C1"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3" w:history="1">
            <w:r w:rsidR="00071265" w:rsidRPr="00D30381">
              <w:rPr>
                <w:rStyle w:val="Lienhypertexte"/>
                <w:noProof/>
              </w:rPr>
              <w:t>3.3.4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Quatrième génération – supports numériques</w:t>
            </w:r>
            <w:r w:rsidR="00071265">
              <w:rPr>
                <w:noProof/>
                <w:webHidden/>
              </w:rPr>
              <w:tab/>
            </w:r>
            <w:r w:rsidR="00071265">
              <w:rPr>
                <w:noProof/>
                <w:webHidden/>
              </w:rPr>
              <w:fldChar w:fldCharType="begin"/>
            </w:r>
            <w:r w:rsidR="00071265">
              <w:rPr>
                <w:noProof/>
                <w:webHidden/>
              </w:rPr>
              <w:instrText xml:space="preserve"> PAGEREF _Toc531165103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0B665541"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4" w:history="1">
            <w:r w:rsidR="00071265" w:rsidRPr="00D30381">
              <w:rPr>
                <w:rStyle w:val="Lienhypertexte"/>
                <w:noProof/>
              </w:rPr>
              <w:t>3.3.4.1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La clé USB</w:t>
            </w:r>
            <w:r w:rsidR="00071265">
              <w:rPr>
                <w:noProof/>
                <w:webHidden/>
              </w:rPr>
              <w:tab/>
            </w:r>
            <w:r w:rsidR="00071265">
              <w:rPr>
                <w:noProof/>
                <w:webHidden/>
              </w:rPr>
              <w:fldChar w:fldCharType="begin"/>
            </w:r>
            <w:r w:rsidR="00071265">
              <w:rPr>
                <w:noProof/>
                <w:webHidden/>
              </w:rPr>
              <w:instrText xml:space="preserve"> PAGEREF _Toc531165104 \h </w:instrText>
            </w:r>
            <w:r w:rsidR="00071265">
              <w:rPr>
                <w:noProof/>
                <w:webHidden/>
              </w:rPr>
            </w:r>
            <w:r w:rsidR="00071265">
              <w:rPr>
                <w:noProof/>
                <w:webHidden/>
              </w:rPr>
              <w:fldChar w:fldCharType="separate"/>
            </w:r>
            <w:r w:rsidR="00071265">
              <w:rPr>
                <w:noProof/>
                <w:webHidden/>
              </w:rPr>
              <w:t>25</w:t>
            </w:r>
            <w:r w:rsidR="00071265">
              <w:rPr>
                <w:noProof/>
                <w:webHidden/>
              </w:rPr>
              <w:fldChar w:fldCharType="end"/>
            </w:r>
          </w:hyperlink>
        </w:p>
        <w:p w14:paraId="6FE1681E" w14:textId="77777777" w:rsidR="00071265" w:rsidRDefault="007D3843">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105" w:history="1">
            <w:r w:rsidR="00071265" w:rsidRPr="00D30381">
              <w:rPr>
                <w:rStyle w:val="Lienhypertexte"/>
                <w:noProof/>
              </w:rPr>
              <w:t>3.4</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Les types de sauvegardes</w:t>
            </w:r>
            <w:r w:rsidR="00071265">
              <w:rPr>
                <w:noProof/>
                <w:webHidden/>
              </w:rPr>
              <w:tab/>
            </w:r>
            <w:r w:rsidR="00071265">
              <w:rPr>
                <w:noProof/>
                <w:webHidden/>
              </w:rPr>
              <w:fldChar w:fldCharType="begin"/>
            </w:r>
            <w:r w:rsidR="00071265">
              <w:rPr>
                <w:noProof/>
                <w:webHidden/>
              </w:rPr>
              <w:instrText xml:space="preserve"> PAGEREF _Toc531165105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35642802"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6" w:history="1">
            <w:r w:rsidR="00071265" w:rsidRPr="00D30381">
              <w:rPr>
                <w:rStyle w:val="Lienhypertexte"/>
                <w:noProof/>
              </w:rPr>
              <w:t>3.4.1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Sauvegarde complète</w:t>
            </w:r>
            <w:r w:rsidR="00071265">
              <w:rPr>
                <w:noProof/>
                <w:webHidden/>
              </w:rPr>
              <w:tab/>
            </w:r>
            <w:r w:rsidR="00071265">
              <w:rPr>
                <w:noProof/>
                <w:webHidden/>
              </w:rPr>
              <w:fldChar w:fldCharType="begin"/>
            </w:r>
            <w:r w:rsidR="00071265">
              <w:rPr>
                <w:noProof/>
                <w:webHidden/>
              </w:rPr>
              <w:instrText xml:space="preserve"> PAGEREF _Toc531165106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5E5F97C9"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7" w:history="1">
            <w:r w:rsidR="00071265" w:rsidRPr="00D30381">
              <w:rPr>
                <w:rStyle w:val="Lienhypertexte"/>
                <w:noProof/>
              </w:rPr>
              <w:t>3.4.1.1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Point positif :</w:t>
            </w:r>
            <w:r w:rsidR="00071265">
              <w:rPr>
                <w:noProof/>
                <w:webHidden/>
              </w:rPr>
              <w:tab/>
            </w:r>
            <w:r w:rsidR="00071265">
              <w:rPr>
                <w:noProof/>
                <w:webHidden/>
              </w:rPr>
              <w:fldChar w:fldCharType="begin"/>
            </w:r>
            <w:r w:rsidR="00071265">
              <w:rPr>
                <w:noProof/>
                <w:webHidden/>
              </w:rPr>
              <w:instrText xml:space="preserve"> PAGEREF _Toc531165107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144EE9AA"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8" w:history="1">
            <w:r w:rsidR="00071265" w:rsidRPr="00D30381">
              <w:rPr>
                <w:rStyle w:val="Lienhypertexte"/>
                <w:noProof/>
              </w:rPr>
              <w:t>3.4.1.2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Point Négatif :</w:t>
            </w:r>
            <w:r w:rsidR="00071265">
              <w:rPr>
                <w:noProof/>
                <w:webHidden/>
              </w:rPr>
              <w:tab/>
            </w:r>
            <w:r w:rsidR="00071265">
              <w:rPr>
                <w:noProof/>
                <w:webHidden/>
              </w:rPr>
              <w:fldChar w:fldCharType="begin"/>
            </w:r>
            <w:r w:rsidR="00071265">
              <w:rPr>
                <w:noProof/>
                <w:webHidden/>
              </w:rPr>
              <w:instrText xml:space="preserve"> PAGEREF _Toc531165108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3266EAF6"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09" w:history="1">
            <w:r w:rsidR="00071265" w:rsidRPr="00D30381">
              <w:rPr>
                <w:rStyle w:val="Lienhypertexte"/>
                <w:noProof/>
              </w:rPr>
              <w:t>3.4.2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Sauvegarde incrémentale</w:t>
            </w:r>
            <w:r w:rsidR="00071265">
              <w:rPr>
                <w:noProof/>
                <w:webHidden/>
              </w:rPr>
              <w:tab/>
            </w:r>
            <w:r w:rsidR="00071265">
              <w:rPr>
                <w:noProof/>
                <w:webHidden/>
              </w:rPr>
              <w:fldChar w:fldCharType="begin"/>
            </w:r>
            <w:r w:rsidR="00071265">
              <w:rPr>
                <w:noProof/>
                <w:webHidden/>
              </w:rPr>
              <w:instrText xml:space="preserve"> PAGEREF _Toc531165109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3150AECB"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0" w:history="1">
            <w:r w:rsidR="00071265" w:rsidRPr="00D30381">
              <w:rPr>
                <w:rStyle w:val="Lienhypertexte"/>
                <w:noProof/>
              </w:rPr>
              <w:t>3.4.2.1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Point positif :</w:t>
            </w:r>
            <w:r w:rsidR="00071265">
              <w:rPr>
                <w:noProof/>
                <w:webHidden/>
              </w:rPr>
              <w:tab/>
            </w:r>
            <w:r w:rsidR="00071265">
              <w:rPr>
                <w:noProof/>
                <w:webHidden/>
              </w:rPr>
              <w:fldChar w:fldCharType="begin"/>
            </w:r>
            <w:r w:rsidR="00071265">
              <w:rPr>
                <w:noProof/>
                <w:webHidden/>
              </w:rPr>
              <w:instrText xml:space="preserve"> PAGEREF _Toc531165110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7F4E69E6"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1" w:history="1">
            <w:r w:rsidR="00071265" w:rsidRPr="00D30381">
              <w:rPr>
                <w:rStyle w:val="Lienhypertexte"/>
                <w:noProof/>
              </w:rPr>
              <w:t>3.4.2.2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Point Négatif :</w:t>
            </w:r>
            <w:r w:rsidR="00071265">
              <w:rPr>
                <w:noProof/>
                <w:webHidden/>
              </w:rPr>
              <w:tab/>
            </w:r>
            <w:r w:rsidR="00071265">
              <w:rPr>
                <w:noProof/>
                <w:webHidden/>
              </w:rPr>
              <w:fldChar w:fldCharType="begin"/>
            </w:r>
            <w:r w:rsidR="00071265">
              <w:rPr>
                <w:noProof/>
                <w:webHidden/>
              </w:rPr>
              <w:instrText xml:space="preserve"> PAGEREF _Toc531165111 \h </w:instrText>
            </w:r>
            <w:r w:rsidR="00071265">
              <w:rPr>
                <w:noProof/>
                <w:webHidden/>
              </w:rPr>
            </w:r>
            <w:r w:rsidR="00071265">
              <w:rPr>
                <w:noProof/>
                <w:webHidden/>
              </w:rPr>
              <w:fldChar w:fldCharType="separate"/>
            </w:r>
            <w:r w:rsidR="00071265">
              <w:rPr>
                <w:noProof/>
                <w:webHidden/>
              </w:rPr>
              <w:t>26</w:t>
            </w:r>
            <w:r w:rsidR="00071265">
              <w:rPr>
                <w:noProof/>
                <w:webHidden/>
              </w:rPr>
              <w:fldChar w:fldCharType="end"/>
            </w:r>
          </w:hyperlink>
        </w:p>
        <w:p w14:paraId="7E4199AE"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2" w:history="1">
            <w:r w:rsidR="00071265" w:rsidRPr="00D30381">
              <w:rPr>
                <w:rStyle w:val="Lienhypertexte"/>
                <w:noProof/>
              </w:rPr>
              <w:t>3.4.3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Sauvegarde différentielle</w:t>
            </w:r>
            <w:r w:rsidR="00071265">
              <w:rPr>
                <w:noProof/>
                <w:webHidden/>
              </w:rPr>
              <w:tab/>
            </w:r>
            <w:r w:rsidR="00071265">
              <w:rPr>
                <w:noProof/>
                <w:webHidden/>
              </w:rPr>
              <w:fldChar w:fldCharType="begin"/>
            </w:r>
            <w:r w:rsidR="00071265">
              <w:rPr>
                <w:noProof/>
                <w:webHidden/>
              </w:rPr>
              <w:instrText xml:space="preserve"> PAGEREF _Toc531165112 \h </w:instrText>
            </w:r>
            <w:r w:rsidR="00071265">
              <w:rPr>
                <w:noProof/>
                <w:webHidden/>
              </w:rPr>
            </w:r>
            <w:r w:rsidR="00071265">
              <w:rPr>
                <w:noProof/>
                <w:webHidden/>
              </w:rPr>
              <w:fldChar w:fldCharType="separate"/>
            </w:r>
            <w:r w:rsidR="00071265">
              <w:rPr>
                <w:noProof/>
                <w:webHidden/>
              </w:rPr>
              <w:t>27</w:t>
            </w:r>
            <w:r w:rsidR="00071265">
              <w:rPr>
                <w:noProof/>
                <w:webHidden/>
              </w:rPr>
              <w:fldChar w:fldCharType="end"/>
            </w:r>
          </w:hyperlink>
        </w:p>
        <w:p w14:paraId="35B1B59A"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3" w:history="1">
            <w:r w:rsidR="00071265" w:rsidRPr="00D30381">
              <w:rPr>
                <w:rStyle w:val="Lienhypertexte"/>
                <w:noProof/>
              </w:rPr>
              <w:t>3.4.4</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Sauvegarde décrémentale</w:t>
            </w:r>
            <w:r w:rsidR="00071265">
              <w:rPr>
                <w:noProof/>
                <w:webHidden/>
              </w:rPr>
              <w:tab/>
            </w:r>
            <w:r w:rsidR="00071265">
              <w:rPr>
                <w:noProof/>
                <w:webHidden/>
              </w:rPr>
              <w:fldChar w:fldCharType="begin"/>
            </w:r>
            <w:r w:rsidR="00071265">
              <w:rPr>
                <w:noProof/>
                <w:webHidden/>
              </w:rPr>
              <w:instrText xml:space="preserve"> PAGEREF _Toc531165113 \h </w:instrText>
            </w:r>
            <w:r w:rsidR="00071265">
              <w:rPr>
                <w:noProof/>
                <w:webHidden/>
              </w:rPr>
            </w:r>
            <w:r w:rsidR="00071265">
              <w:rPr>
                <w:noProof/>
                <w:webHidden/>
              </w:rPr>
              <w:fldChar w:fldCharType="separate"/>
            </w:r>
            <w:r w:rsidR="00071265">
              <w:rPr>
                <w:noProof/>
                <w:webHidden/>
              </w:rPr>
              <w:t>27</w:t>
            </w:r>
            <w:r w:rsidR="00071265">
              <w:rPr>
                <w:noProof/>
                <w:webHidden/>
              </w:rPr>
              <w:fldChar w:fldCharType="end"/>
            </w:r>
          </w:hyperlink>
        </w:p>
        <w:p w14:paraId="7D90A57D" w14:textId="77777777" w:rsidR="00071265" w:rsidRDefault="007D3843">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114" w:history="1">
            <w:r w:rsidR="00071265" w:rsidRPr="00D30381">
              <w:rPr>
                <w:rStyle w:val="Lienhypertexte"/>
                <w:noProof/>
              </w:rPr>
              <w:t>3.5</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Onduleurs – UPS</w:t>
            </w:r>
            <w:r w:rsidR="00071265">
              <w:rPr>
                <w:noProof/>
                <w:webHidden/>
              </w:rPr>
              <w:tab/>
            </w:r>
            <w:r w:rsidR="00071265">
              <w:rPr>
                <w:noProof/>
                <w:webHidden/>
              </w:rPr>
              <w:fldChar w:fldCharType="begin"/>
            </w:r>
            <w:r w:rsidR="00071265">
              <w:rPr>
                <w:noProof/>
                <w:webHidden/>
              </w:rPr>
              <w:instrText xml:space="preserve"> PAGEREF _Toc531165114 \h </w:instrText>
            </w:r>
            <w:r w:rsidR="00071265">
              <w:rPr>
                <w:noProof/>
                <w:webHidden/>
              </w:rPr>
            </w:r>
            <w:r w:rsidR="00071265">
              <w:rPr>
                <w:noProof/>
                <w:webHidden/>
              </w:rPr>
              <w:fldChar w:fldCharType="separate"/>
            </w:r>
            <w:r w:rsidR="00071265">
              <w:rPr>
                <w:noProof/>
                <w:webHidden/>
              </w:rPr>
              <w:t>27</w:t>
            </w:r>
            <w:r w:rsidR="00071265">
              <w:rPr>
                <w:noProof/>
                <w:webHidden/>
              </w:rPr>
              <w:fldChar w:fldCharType="end"/>
            </w:r>
          </w:hyperlink>
        </w:p>
        <w:p w14:paraId="3129B6BB"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5" w:history="1">
            <w:r w:rsidR="00071265" w:rsidRPr="00D30381">
              <w:rPr>
                <w:rStyle w:val="Lienhypertexte"/>
                <w:noProof/>
              </w:rPr>
              <w:t>3.5.1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Types d’UPS</w:t>
            </w:r>
            <w:r w:rsidR="00071265">
              <w:rPr>
                <w:noProof/>
                <w:webHidden/>
              </w:rPr>
              <w:tab/>
            </w:r>
            <w:r w:rsidR="00071265">
              <w:rPr>
                <w:noProof/>
                <w:webHidden/>
              </w:rPr>
              <w:fldChar w:fldCharType="begin"/>
            </w:r>
            <w:r w:rsidR="00071265">
              <w:rPr>
                <w:noProof/>
                <w:webHidden/>
              </w:rPr>
              <w:instrText xml:space="preserve"> PAGEREF _Toc531165115 \h </w:instrText>
            </w:r>
            <w:r w:rsidR="00071265">
              <w:rPr>
                <w:noProof/>
                <w:webHidden/>
              </w:rPr>
            </w:r>
            <w:r w:rsidR="00071265">
              <w:rPr>
                <w:noProof/>
                <w:webHidden/>
              </w:rPr>
              <w:fldChar w:fldCharType="separate"/>
            </w:r>
            <w:r w:rsidR="00071265">
              <w:rPr>
                <w:noProof/>
                <w:webHidden/>
              </w:rPr>
              <w:t>27</w:t>
            </w:r>
            <w:r w:rsidR="00071265">
              <w:rPr>
                <w:noProof/>
                <w:webHidden/>
              </w:rPr>
              <w:fldChar w:fldCharType="end"/>
            </w:r>
          </w:hyperlink>
        </w:p>
        <w:p w14:paraId="2853E366"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6" w:history="1">
            <w:r w:rsidR="00071265" w:rsidRPr="00D30381">
              <w:rPr>
                <w:rStyle w:val="Lienhypertexte"/>
                <w:noProof/>
              </w:rPr>
              <w:t>3.5.1.1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Off-line (Passive Standby)</w:t>
            </w:r>
            <w:r w:rsidR="00071265">
              <w:rPr>
                <w:noProof/>
                <w:webHidden/>
              </w:rPr>
              <w:tab/>
            </w:r>
            <w:r w:rsidR="00071265">
              <w:rPr>
                <w:noProof/>
                <w:webHidden/>
              </w:rPr>
              <w:fldChar w:fldCharType="begin"/>
            </w:r>
            <w:r w:rsidR="00071265">
              <w:rPr>
                <w:noProof/>
                <w:webHidden/>
              </w:rPr>
              <w:instrText xml:space="preserve"> PAGEREF _Toc531165116 \h </w:instrText>
            </w:r>
            <w:r w:rsidR="00071265">
              <w:rPr>
                <w:noProof/>
                <w:webHidden/>
              </w:rPr>
            </w:r>
            <w:r w:rsidR="00071265">
              <w:rPr>
                <w:noProof/>
                <w:webHidden/>
              </w:rPr>
              <w:fldChar w:fldCharType="separate"/>
            </w:r>
            <w:r w:rsidR="00071265">
              <w:rPr>
                <w:noProof/>
                <w:webHidden/>
              </w:rPr>
              <w:t>27</w:t>
            </w:r>
            <w:r w:rsidR="00071265">
              <w:rPr>
                <w:noProof/>
                <w:webHidden/>
              </w:rPr>
              <w:fldChar w:fldCharType="end"/>
            </w:r>
          </w:hyperlink>
        </w:p>
        <w:p w14:paraId="35479420"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7" w:history="1">
            <w:r w:rsidR="00071265" w:rsidRPr="00D30381">
              <w:rPr>
                <w:rStyle w:val="Lienhypertexte"/>
                <w:noProof/>
              </w:rPr>
              <w:t>3.5.1.2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In-line (Line-Interactive):</w:t>
            </w:r>
            <w:r w:rsidR="00071265">
              <w:rPr>
                <w:noProof/>
                <w:webHidden/>
              </w:rPr>
              <w:tab/>
            </w:r>
            <w:r w:rsidR="00071265">
              <w:rPr>
                <w:noProof/>
                <w:webHidden/>
              </w:rPr>
              <w:fldChar w:fldCharType="begin"/>
            </w:r>
            <w:r w:rsidR="00071265">
              <w:rPr>
                <w:noProof/>
                <w:webHidden/>
              </w:rPr>
              <w:instrText xml:space="preserve"> PAGEREF _Toc531165117 \h </w:instrText>
            </w:r>
            <w:r w:rsidR="00071265">
              <w:rPr>
                <w:noProof/>
                <w:webHidden/>
              </w:rPr>
            </w:r>
            <w:r w:rsidR="00071265">
              <w:rPr>
                <w:noProof/>
                <w:webHidden/>
              </w:rPr>
              <w:fldChar w:fldCharType="separate"/>
            </w:r>
            <w:r w:rsidR="00071265">
              <w:rPr>
                <w:noProof/>
                <w:webHidden/>
              </w:rPr>
              <w:t>28</w:t>
            </w:r>
            <w:r w:rsidR="00071265">
              <w:rPr>
                <w:noProof/>
                <w:webHidden/>
              </w:rPr>
              <w:fldChar w:fldCharType="end"/>
            </w:r>
          </w:hyperlink>
        </w:p>
        <w:p w14:paraId="160A61D3" w14:textId="77777777" w:rsidR="00071265" w:rsidRDefault="007D3843">
          <w:pPr>
            <w:pStyle w:val="TM4"/>
            <w:tabs>
              <w:tab w:val="left" w:pos="132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8" w:history="1">
            <w:r w:rsidR="00071265" w:rsidRPr="00D30381">
              <w:rPr>
                <w:rStyle w:val="Lienhypertexte"/>
                <w:noProof/>
              </w:rPr>
              <w:t>3.5.1.3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On-line (Double conversion)</w:t>
            </w:r>
            <w:r w:rsidR="00071265">
              <w:rPr>
                <w:noProof/>
                <w:webHidden/>
              </w:rPr>
              <w:tab/>
            </w:r>
            <w:r w:rsidR="00071265">
              <w:rPr>
                <w:noProof/>
                <w:webHidden/>
              </w:rPr>
              <w:fldChar w:fldCharType="begin"/>
            </w:r>
            <w:r w:rsidR="00071265">
              <w:rPr>
                <w:noProof/>
                <w:webHidden/>
              </w:rPr>
              <w:instrText xml:space="preserve"> PAGEREF _Toc531165118 \h </w:instrText>
            </w:r>
            <w:r w:rsidR="00071265">
              <w:rPr>
                <w:noProof/>
                <w:webHidden/>
              </w:rPr>
            </w:r>
            <w:r w:rsidR="00071265">
              <w:rPr>
                <w:noProof/>
                <w:webHidden/>
              </w:rPr>
              <w:fldChar w:fldCharType="separate"/>
            </w:r>
            <w:r w:rsidR="00071265">
              <w:rPr>
                <w:noProof/>
                <w:webHidden/>
              </w:rPr>
              <w:t>29</w:t>
            </w:r>
            <w:r w:rsidR="00071265">
              <w:rPr>
                <w:noProof/>
                <w:webHidden/>
              </w:rPr>
              <w:fldChar w:fldCharType="end"/>
            </w:r>
          </w:hyperlink>
        </w:p>
        <w:p w14:paraId="27579918"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19" w:history="1">
            <w:r w:rsidR="00071265" w:rsidRPr="00D30381">
              <w:rPr>
                <w:rStyle w:val="Lienhypertexte"/>
                <w:noProof/>
              </w:rPr>
              <w:t>3.5.2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Comment choisir son Onduleur</w:t>
            </w:r>
            <w:r w:rsidR="00071265">
              <w:rPr>
                <w:noProof/>
                <w:webHidden/>
              </w:rPr>
              <w:tab/>
            </w:r>
            <w:r w:rsidR="00071265">
              <w:rPr>
                <w:noProof/>
                <w:webHidden/>
              </w:rPr>
              <w:fldChar w:fldCharType="begin"/>
            </w:r>
            <w:r w:rsidR="00071265">
              <w:rPr>
                <w:noProof/>
                <w:webHidden/>
              </w:rPr>
              <w:instrText xml:space="preserve"> PAGEREF _Toc531165119 \h </w:instrText>
            </w:r>
            <w:r w:rsidR="00071265">
              <w:rPr>
                <w:noProof/>
                <w:webHidden/>
              </w:rPr>
            </w:r>
            <w:r w:rsidR="00071265">
              <w:rPr>
                <w:noProof/>
                <w:webHidden/>
              </w:rPr>
              <w:fldChar w:fldCharType="separate"/>
            </w:r>
            <w:r w:rsidR="00071265">
              <w:rPr>
                <w:noProof/>
                <w:webHidden/>
              </w:rPr>
              <w:t>30</w:t>
            </w:r>
            <w:r w:rsidR="00071265">
              <w:rPr>
                <w:noProof/>
                <w:webHidden/>
              </w:rPr>
              <w:fldChar w:fldCharType="end"/>
            </w:r>
          </w:hyperlink>
        </w:p>
        <w:p w14:paraId="66990575" w14:textId="77777777" w:rsidR="00071265" w:rsidRDefault="007D3843">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120" w:history="1">
            <w:r w:rsidR="00071265" w:rsidRPr="00D30381">
              <w:rPr>
                <w:rStyle w:val="Lienhypertexte"/>
                <w:noProof/>
              </w:rPr>
              <w:t>3.6</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DRP – Plan de reprise d’activité</w:t>
            </w:r>
            <w:r w:rsidR="00071265">
              <w:rPr>
                <w:noProof/>
                <w:webHidden/>
              </w:rPr>
              <w:tab/>
            </w:r>
            <w:r w:rsidR="00071265">
              <w:rPr>
                <w:noProof/>
                <w:webHidden/>
              </w:rPr>
              <w:fldChar w:fldCharType="begin"/>
            </w:r>
            <w:r w:rsidR="00071265">
              <w:rPr>
                <w:noProof/>
                <w:webHidden/>
              </w:rPr>
              <w:instrText xml:space="preserve"> PAGEREF _Toc531165120 \h </w:instrText>
            </w:r>
            <w:r w:rsidR="00071265">
              <w:rPr>
                <w:noProof/>
                <w:webHidden/>
              </w:rPr>
            </w:r>
            <w:r w:rsidR="00071265">
              <w:rPr>
                <w:noProof/>
                <w:webHidden/>
              </w:rPr>
              <w:fldChar w:fldCharType="separate"/>
            </w:r>
            <w:r w:rsidR="00071265">
              <w:rPr>
                <w:noProof/>
                <w:webHidden/>
              </w:rPr>
              <w:t>31</w:t>
            </w:r>
            <w:r w:rsidR="00071265">
              <w:rPr>
                <w:noProof/>
                <w:webHidden/>
              </w:rPr>
              <w:fldChar w:fldCharType="end"/>
            </w:r>
          </w:hyperlink>
        </w:p>
        <w:p w14:paraId="17734E3F"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21" w:history="1">
            <w:r w:rsidR="00071265" w:rsidRPr="00D30381">
              <w:rPr>
                <w:rStyle w:val="Lienhypertexte"/>
                <w:noProof/>
              </w:rPr>
              <w:t>3.6.1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RTO</w:t>
            </w:r>
            <w:r w:rsidR="00071265">
              <w:rPr>
                <w:noProof/>
                <w:webHidden/>
              </w:rPr>
              <w:tab/>
            </w:r>
            <w:r w:rsidR="00071265">
              <w:rPr>
                <w:noProof/>
                <w:webHidden/>
              </w:rPr>
              <w:fldChar w:fldCharType="begin"/>
            </w:r>
            <w:r w:rsidR="00071265">
              <w:rPr>
                <w:noProof/>
                <w:webHidden/>
              </w:rPr>
              <w:instrText xml:space="preserve"> PAGEREF _Toc531165121 \h </w:instrText>
            </w:r>
            <w:r w:rsidR="00071265">
              <w:rPr>
                <w:noProof/>
                <w:webHidden/>
              </w:rPr>
            </w:r>
            <w:r w:rsidR="00071265">
              <w:rPr>
                <w:noProof/>
                <w:webHidden/>
              </w:rPr>
              <w:fldChar w:fldCharType="separate"/>
            </w:r>
            <w:r w:rsidR="00071265">
              <w:rPr>
                <w:noProof/>
                <w:webHidden/>
              </w:rPr>
              <w:t>31</w:t>
            </w:r>
            <w:r w:rsidR="00071265">
              <w:rPr>
                <w:noProof/>
                <w:webHidden/>
              </w:rPr>
              <w:fldChar w:fldCharType="end"/>
            </w:r>
          </w:hyperlink>
        </w:p>
        <w:p w14:paraId="3D8D7A37"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22" w:history="1">
            <w:r w:rsidR="00071265" w:rsidRPr="00D30381">
              <w:rPr>
                <w:rStyle w:val="Lienhypertexte"/>
                <w:noProof/>
              </w:rPr>
              <w:t>3.6.2</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RPO</w:t>
            </w:r>
            <w:r w:rsidR="00071265">
              <w:rPr>
                <w:noProof/>
                <w:webHidden/>
              </w:rPr>
              <w:tab/>
            </w:r>
            <w:r w:rsidR="00071265">
              <w:rPr>
                <w:noProof/>
                <w:webHidden/>
              </w:rPr>
              <w:fldChar w:fldCharType="begin"/>
            </w:r>
            <w:r w:rsidR="00071265">
              <w:rPr>
                <w:noProof/>
                <w:webHidden/>
              </w:rPr>
              <w:instrText xml:space="preserve"> PAGEREF _Toc531165122 \h </w:instrText>
            </w:r>
            <w:r w:rsidR="00071265">
              <w:rPr>
                <w:noProof/>
                <w:webHidden/>
              </w:rPr>
            </w:r>
            <w:r w:rsidR="00071265">
              <w:rPr>
                <w:noProof/>
                <w:webHidden/>
              </w:rPr>
              <w:fldChar w:fldCharType="separate"/>
            </w:r>
            <w:r w:rsidR="00071265">
              <w:rPr>
                <w:noProof/>
                <w:webHidden/>
              </w:rPr>
              <w:t>31</w:t>
            </w:r>
            <w:r w:rsidR="00071265">
              <w:rPr>
                <w:noProof/>
                <w:webHidden/>
              </w:rPr>
              <w:fldChar w:fldCharType="end"/>
            </w:r>
          </w:hyperlink>
        </w:p>
        <w:p w14:paraId="779653B6"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23" w:history="1">
            <w:r w:rsidR="00071265" w:rsidRPr="00D30381">
              <w:rPr>
                <w:rStyle w:val="Lienhypertexte"/>
                <w:noProof/>
              </w:rPr>
              <w:t>3.6.3</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Schématisation d’un incident</w:t>
            </w:r>
            <w:r w:rsidR="00071265">
              <w:rPr>
                <w:noProof/>
                <w:webHidden/>
              </w:rPr>
              <w:tab/>
            </w:r>
            <w:r w:rsidR="00071265">
              <w:rPr>
                <w:noProof/>
                <w:webHidden/>
              </w:rPr>
              <w:fldChar w:fldCharType="begin"/>
            </w:r>
            <w:r w:rsidR="00071265">
              <w:rPr>
                <w:noProof/>
                <w:webHidden/>
              </w:rPr>
              <w:instrText xml:space="preserve"> PAGEREF _Toc531165123 \h </w:instrText>
            </w:r>
            <w:r w:rsidR="00071265">
              <w:rPr>
                <w:noProof/>
                <w:webHidden/>
              </w:rPr>
            </w:r>
            <w:r w:rsidR="00071265">
              <w:rPr>
                <w:noProof/>
                <w:webHidden/>
              </w:rPr>
              <w:fldChar w:fldCharType="separate"/>
            </w:r>
            <w:r w:rsidR="00071265">
              <w:rPr>
                <w:noProof/>
                <w:webHidden/>
              </w:rPr>
              <w:t>31</w:t>
            </w:r>
            <w:r w:rsidR="00071265">
              <w:rPr>
                <w:noProof/>
                <w:webHidden/>
              </w:rPr>
              <w:fldChar w:fldCharType="end"/>
            </w:r>
          </w:hyperlink>
        </w:p>
        <w:p w14:paraId="5D16751C" w14:textId="77777777" w:rsidR="00071265" w:rsidRDefault="007D3843">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val="fr-FR" w:eastAsia="fr-FR"/>
            </w:rPr>
          </w:pPr>
          <w:hyperlink w:anchor="_Toc531165124" w:history="1">
            <w:r w:rsidR="00071265" w:rsidRPr="00D30381">
              <w:rPr>
                <w:rStyle w:val="Lienhypertexte"/>
                <w:noProof/>
              </w:rPr>
              <w:t>3.7</w:t>
            </w:r>
            <w:r w:rsidR="00071265">
              <w:rPr>
                <w:rFonts w:asciiTheme="minorHAnsi" w:eastAsiaTheme="minorEastAsia" w:hAnsiTheme="minorHAnsi" w:cstheme="minorBidi"/>
                <w:b w:val="0"/>
                <w:bCs w:val="0"/>
                <w:noProof/>
                <w:sz w:val="22"/>
                <w:szCs w:val="22"/>
                <w:shd w:val="clear" w:color="auto" w:fill="auto"/>
                <w:lang w:val="fr-FR" w:eastAsia="fr-FR"/>
              </w:rPr>
              <w:tab/>
            </w:r>
            <w:r w:rsidR="00071265" w:rsidRPr="00D30381">
              <w:rPr>
                <w:rStyle w:val="Lienhypertexte"/>
                <w:noProof/>
              </w:rPr>
              <w:t>iSCSI</w:t>
            </w:r>
            <w:r w:rsidR="00071265">
              <w:rPr>
                <w:noProof/>
                <w:webHidden/>
              </w:rPr>
              <w:tab/>
            </w:r>
            <w:r w:rsidR="00071265">
              <w:rPr>
                <w:noProof/>
                <w:webHidden/>
              </w:rPr>
              <w:fldChar w:fldCharType="begin"/>
            </w:r>
            <w:r w:rsidR="00071265">
              <w:rPr>
                <w:noProof/>
                <w:webHidden/>
              </w:rPr>
              <w:instrText xml:space="preserve"> PAGEREF _Toc531165124 \h </w:instrText>
            </w:r>
            <w:r w:rsidR="00071265">
              <w:rPr>
                <w:noProof/>
                <w:webHidden/>
              </w:rPr>
            </w:r>
            <w:r w:rsidR="00071265">
              <w:rPr>
                <w:noProof/>
                <w:webHidden/>
              </w:rPr>
              <w:fldChar w:fldCharType="separate"/>
            </w:r>
            <w:r w:rsidR="00071265">
              <w:rPr>
                <w:noProof/>
                <w:webHidden/>
              </w:rPr>
              <w:t>32</w:t>
            </w:r>
            <w:r w:rsidR="00071265">
              <w:rPr>
                <w:noProof/>
                <w:webHidden/>
              </w:rPr>
              <w:fldChar w:fldCharType="end"/>
            </w:r>
          </w:hyperlink>
        </w:p>
        <w:p w14:paraId="4197A716" w14:textId="77777777" w:rsidR="00071265" w:rsidRDefault="007D3843">
          <w:pPr>
            <w:pStyle w:val="TM3"/>
            <w:tabs>
              <w:tab w:val="left" w:pos="1100"/>
              <w:tab w:val="right" w:leader="dot" w:pos="9060"/>
            </w:tabs>
            <w:rPr>
              <w:rFonts w:asciiTheme="minorHAnsi" w:eastAsiaTheme="minorEastAsia" w:hAnsiTheme="minorHAnsi" w:cstheme="minorBidi"/>
              <w:noProof/>
              <w:sz w:val="22"/>
              <w:szCs w:val="22"/>
              <w:shd w:val="clear" w:color="auto" w:fill="auto"/>
              <w:lang w:val="fr-FR" w:eastAsia="fr-FR"/>
            </w:rPr>
          </w:pPr>
          <w:hyperlink w:anchor="_Toc531165125" w:history="1">
            <w:r w:rsidR="00071265" w:rsidRPr="00D30381">
              <w:rPr>
                <w:rStyle w:val="Lienhypertexte"/>
                <w:noProof/>
              </w:rPr>
              <w:t>3.7.1</w:t>
            </w:r>
            <w:r w:rsidR="00071265">
              <w:rPr>
                <w:rFonts w:asciiTheme="minorHAnsi" w:eastAsiaTheme="minorEastAsia" w:hAnsiTheme="minorHAnsi" w:cstheme="minorBidi"/>
                <w:noProof/>
                <w:sz w:val="22"/>
                <w:szCs w:val="22"/>
                <w:shd w:val="clear" w:color="auto" w:fill="auto"/>
                <w:lang w:val="fr-FR" w:eastAsia="fr-FR"/>
              </w:rPr>
              <w:tab/>
            </w:r>
            <w:r w:rsidR="00071265" w:rsidRPr="00D30381">
              <w:rPr>
                <w:rStyle w:val="Lienhypertexte"/>
                <w:noProof/>
              </w:rPr>
              <w:t>Utilité</w:t>
            </w:r>
            <w:r w:rsidR="00071265">
              <w:rPr>
                <w:noProof/>
                <w:webHidden/>
              </w:rPr>
              <w:tab/>
            </w:r>
            <w:r w:rsidR="00071265">
              <w:rPr>
                <w:noProof/>
                <w:webHidden/>
              </w:rPr>
              <w:fldChar w:fldCharType="begin"/>
            </w:r>
            <w:r w:rsidR="00071265">
              <w:rPr>
                <w:noProof/>
                <w:webHidden/>
              </w:rPr>
              <w:instrText xml:space="preserve"> PAGEREF _Toc531165125 \h </w:instrText>
            </w:r>
            <w:r w:rsidR="00071265">
              <w:rPr>
                <w:noProof/>
                <w:webHidden/>
              </w:rPr>
            </w:r>
            <w:r w:rsidR="00071265">
              <w:rPr>
                <w:noProof/>
                <w:webHidden/>
              </w:rPr>
              <w:fldChar w:fldCharType="separate"/>
            </w:r>
            <w:r w:rsidR="00071265">
              <w:rPr>
                <w:noProof/>
                <w:webHidden/>
              </w:rPr>
              <w:t>32</w:t>
            </w:r>
            <w:r w:rsidR="00071265">
              <w:rPr>
                <w:noProof/>
                <w:webHidden/>
              </w:rPr>
              <w:fldChar w:fldCharType="end"/>
            </w:r>
          </w:hyperlink>
        </w:p>
        <w:p w14:paraId="71F1D0C1" w14:textId="77777777" w:rsidR="00071265" w:rsidRDefault="007D384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fr-FR" w:eastAsia="fr-FR"/>
            </w:rPr>
          </w:pPr>
          <w:hyperlink w:anchor="_Toc531165126" w:history="1">
            <w:r w:rsidR="00071265" w:rsidRPr="00D30381">
              <w:rPr>
                <w:rStyle w:val="Lienhypertexte"/>
                <w:noProof/>
                <w:lang w:eastAsia="fr-CH"/>
              </w:rPr>
              <w:t>4</w:t>
            </w:r>
            <w:r w:rsidR="00071265">
              <w:rPr>
                <w:rFonts w:asciiTheme="minorHAnsi" w:eastAsiaTheme="minorEastAsia" w:hAnsiTheme="minorHAnsi" w:cstheme="minorBidi"/>
                <w:b w:val="0"/>
                <w:bCs w:val="0"/>
                <w:caps w:val="0"/>
                <w:noProof/>
                <w:sz w:val="22"/>
                <w:szCs w:val="22"/>
                <w:shd w:val="clear" w:color="auto" w:fill="auto"/>
                <w:lang w:val="fr-FR" w:eastAsia="fr-FR"/>
              </w:rPr>
              <w:tab/>
            </w:r>
            <w:r w:rsidR="00071265" w:rsidRPr="00D30381">
              <w:rPr>
                <w:rStyle w:val="Lienhypertexte"/>
                <w:noProof/>
                <w:lang w:eastAsia="fr-CH"/>
              </w:rPr>
              <w:t>Partie 3</w:t>
            </w:r>
            <w:r w:rsidR="00071265">
              <w:rPr>
                <w:noProof/>
                <w:webHidden/>
              </w:rPr>
              <w:tab/>
            </w:r>
            <w:r w:rsidR="00071265">
              <w:rPr>
                <w:noProof/>
                <w:webHidden/>
              </w:rPr>
              <w:fldChar w:fldCharType="begin"/>
            </w:r>
            <w:r w:rsidR="00071265">
              <w:rPr>
                <w:noProof/>
                <w:webHidden/>
              </w:rPr>
              <w:instrText xml:space="preserve"> PAGEREF _Toc531165126 \h </w:instrText>
            </w:r>
            <w:r w:rsidR="00071265">
              <w:rPr>
                <w:noProof/>
                <w:webHidden/>
              </w:rPr>
            </w:r>
            <w:r w:rsidR="00071265">
              <w:rPr>
                <w:noProof/>
                <w:webHidden/>
              </w:rPr>
              <w:fldChar w:fldCharType="separate"/>
            </w:r>
            <w:r w:rsidR="00071265">
              <w:rPr>
                <w:noProof/>
                <w:webHidden/>
              </w:rPr>
              <w:t>33</w:t>
            </w:r>
            <w:r w:rsidR="00071265">
              <w:rPr>
                <w:noProof/>
                <w:webHidden/>
              </w:rPr>
              <w:fldChar w:fldCharType="end"/>
            </w:r>
          </w:hyperlink>
        </w:p>
        <w:p w14:paraId="64E26D2E" w14:textId="77777777" w:rsidR="00071265" w:rsidRDefault="007D384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val="fr-FR" w:eastAsia="fr-FR"/>
            </w:rPr>
          </w:pPr>
          <w:hyperlink w:anchor="_Toc531165127" w:history="1">
            <w:r w:rsidR="00071265" w:rsidRPr="00D30381">
              <w:rPr>
                <w:rStyle w:val="Lienhypertexte"/>
                <w:noProof/>
                <w:lang w:eastAsia="fr-CH"/>
              </w:rPr>
              <w:t>5</w:t>
            </w:r>
            <w:r w:rsidR="00071265">
              <w:rPr>
                <w:rFonts w:asciiTheme="minorHAnsi" w:eastAsiaTheme="minorEastAsia" w:hAnsiTheme="minorHAnsi" w:cstheme="minorBidi"/>
                <w:b w:val="0"/>
                <w:bCs w:val="0"/>
                <w:caps w:val="0"/>
                <w:noProof/>
                <w:sz w:val="22"/>
                <w:szCs w:val="22"/>
                <w:shd w:val="clear" w:color="auto" w:fill="auto"/>
                <w:lang w:val="fr-FR" w:eastAsia="fr-FR"/>
              </w:rPr>
              <w:tab/>
            </w:r>
            <w:r w:rsidR="00071265" w:rsidRPr="00D30381">
              <w:rPr>
                <w:rStyle w:val="Lienhypertexte"/>
                <w:noProof/>
                <w:lang w:eastAsia="fr-CH"/>
              </w:rPr>
              <w:t>Sources</w:t>
            </w:r>
            <w:r w:rsidR="00071265">
              <w:rPr>
                <w:noProof/>
                <w:webHidden/>
              </w:rPr>
              <w:tab/>
            </w:r>
            <w:r w:rsidR="00071265">
              <w:rPr>
                <w:noProof/>
                <w:webHidden/>
              </w:rPr>
              <w:fldChar w:fldCharType="begin"/>
            </w:r>
            <w:r w:rsidR="00071265">
              <w:rPr>
                <w:noProof/>
                <w:webHidden/>
              </w:rPr>
              <w:instrText xml:space="preserve"> PAGEREF _Toc531165127 \h </w:instrText>
            </w:r>
            <w:r w:rsidR="00071265">
              <w:rPr>
                <w:noProof/>
                <w:webHidden/>
              </w:rPr>
            </w:r>
            <w:r w:rsidR="00071265">
              <w:rPr>
                <w:noProof/>
                <w:webHidden/>
              </w:rPr>
              <w:fldChar w:fldCharType="separate"/>
            </w:r>
            <w:r w:rsidR="00071265">
              <w:rPr>
                <w:noProof/>
                <w:webHidden/>
              </w:rPr>
              <w:t>34</w:t>
            </w:r>
            <w:r w:rsidR="00071265">
              <w:rPr>
                <w:noProof/>
                <w:webHidden/>
              </w:rPr>
              <w:fldChar w:fldCharType="end"/>
            </w:r>
          </w:hyperlink>
        </w:p>
        <w:p w14:paraId="56D70317" w14:textId="4153209C" w:rsidR="005131E4" w:rsidRDefault="00213D03">
          <w:r>
            <w:rPr>
              <w:b/>
              <w:bCs/>
              <w:noProof/>
              <w:sz w:val="24"/>
              <w:szCs w:val="24"/>
              <w:u w:val="single"/>
              <w:lang w:val="fr-FR"/>
            </w:rPr>
            <w:lastRenderedPageBreak/>
            <w:fldChar w:fldCharType="end"/>
          </w:r>
        </w:p>
      </w:sdtContent>
    </w:sdt>
    <w:p w14:paraId="10C3C156" w14:textId="77777777" w:rsidR="00E71B05" w:rsidRDefault="00E71B05" w:rsidP="00F022E4">
      <w:pPr>
        <w:pStyle w:val="Titre"/>
        <w:pageBreakBefore/>
        <w:sectPr w:rsidR="00E71B05" w:rsidSect="00DA2687">
          <w:footnotePr>
            <w:numRestart w:val="eachPage"/>
          </w:footnotePr>
          <w:pgSz w:w="11906" w:h="16838" w:code="9"/>
          <w:pgMar w:top="1418" w:right="1418" w:bottom="1418" w:left="1418" w:header="709" w:footer="709" w:gutter="0"/>
          <w:cols w:space="708"/>
          <w:docGrid w:linePitch="360"/>
        </w:sectPr>
      </w:pPr>
    </w:p>
    <w:p w14:paraId="6D7470B0" w14:textId="6AB34906" w:rsidR="00E71B05" w:rsidRDefault="00EF2BF6" w:rsidP="00F022E4">
      <w:pPr>
        <w:pStyle w:val="Titre"/>
        <w:pageBreakBefore/>
        <w:sectPr w:rsidR="00E71B05" w:rsidSect="00E71B05">
          <w:footnotePr>
            <w:numRestart w:val="eachPage"/>
          </w:footnotePr>
          <w:pgSz w:w="11906" w:h="16838" w:code="9"/>
          <w:pgMar w:top="1418" w:right="1418" w:bottom="1418" w:left="1418" w:header="709" w:footer="709" w:gutter="0"/>
          <w:cols w:space="708"/>
          <w:vAlign w:val="center"/>
          <w:docGrid w:linePitch="360"/>
        </w:sectPr>
      </w:pPr>
      <w:r>
        <w:rPr>
          <w:noProof/>
        </w:rPr>
        <w:lastRenderedPageBreak/>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w:t>
      </w:r>
      <w:r w:rsidR="00E71B05">
        <w:t>x</w:t>
      </w:r>
    </w:p>
    <w:p w14:paraId="6C1635F9" w14:textId="0D7B4C35" w:rsidR="00A97195" w:rsidRDefault="00A97195" w:rsidP="00A72687">
      <w:pPr>
        <w:pStyle w:val="Titre1"/>
        <w:pageBreakBefore/>
      </w:pPr>
      <w:bookmarkStart w:id="0" w:name="_Toc531165035"/>
      <w:r>
        <w:lastRenderedPageBreak/>
        <w:t>Partie 1</w:t>
      </w:r>
      <w:bookmarkEnd w:id="0"/>
    </w:p>
    <w:p w14:paraId="70EA5695" w14:textId="42D930F0" w:rsidR="00765A24" w:rsidRPr="009C0B1E" w:rsidRDefault="00765A24" w:rsidP="00AE41E3">
      <w:pPr>
        <w:pStyle w:val="Titre2"/>
      </w:pPr>
      <w:bookmarkStart w:id="1" w:name="_Toc531165036"/>
      <w:r w:rsidRPr="009C0B1E">
        <w:t>Casino de Montreux</w:t>
      </w:r>
      <w:bookmarkEnd w:id="1"/>
    </w:p>
    <w:p w14:paraId="690874F5" w14:textId="694463BC" w:rsidR="00765A24" w:rsidRPr="000F2ACE" w:rsidRDefault="00377A1C" w:rsidP="00A97195">
      <w:pPr>
        <w:pStyle w:val="Titre3"/>
      </w:pPr>
      <w:bookmarkStart w:id="2" w:name="_Toc531165037"/>
      <w:r>
        <w:t>Introduction</w:t>
      </w:r>
      <w:bookmarkEnd w:id="2"/>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6BEF7D29" w14:textId="26DE8FF8" w:rsidR="00C82B46" w:rsidRPr="00A97195" w:rsidRDefault="00C82B46" w:rsidP="00C82B46">
      <w:pPr>
        <w:pStyle w:val="Titre3"/>
      </w:pPr>
      <w:bookmarkStart w:id="3" w:name="_Toc524881887"/>
      <w:bookmarkStart w:id="4" w:name="_Toc531165038"/>
      <w:r>
        <w:t>Traitement de données.</w:t>
      </w:r>
      <w:bookmarkEnd w:id="3"/>
      <w:bookmarkEnd w:id="4"/>
    </w:p>
    <w:p w14:paraId="5DA18B79" w14:textId="77777777" w:rsidR="00C82B46" w:rsidRDefault="00C82B46" w:rsidP="00C82B46">
      <w:r>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3CD2FEF" w:rsidR="00C82B46" w:rsidRPr="000F2ACE" w:rsidRDefault="00C82B46" w:rsidP="00C82B46">
      <w:pPr>
        <w:pStyle w:val="Titre3"/>
      </w:pPr>
      <w:bookmarkStart w:id="5" w:name="_Toc524881888"/>
      <w:bookmarkStart w:id="6" w:name="_Toc531165039"/>
      <w:r w:rsidRPr="000F2ACE">
        <w:t>Actions et mesures prises.</w:t>
      </w:r>
      <w:bookmarkEnd w:id="5"/>
      <w:bookmarkEnd w:id="6"/>
    </w:p>
    <w:p w14:paraId="0D9C1955" w14:textId="77777777" w:rsidR="00C82B46" w:rsidRDefault="00C82B46" w:rsidP="00C82B46">
      <w:r>
        <w:t>Le casino a formé deux DPO et nommé des responsables de traitement par secteur (exemple RH, Marketing, etc.) ainsi comme des suppléants aussi formés pour le traitement de données.</w:t>
      </w:r>
    </w:p>
    <w:p w14:paraId="388492FE" w14:textId="77777777" w:rsidR="00C82B46" w:rsidRDefault="00C82B46" w:rsidP="00C82B46">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Default="00C82B46" w:rsidP="00C82B46">
      <w:pPr>
        <w:pStyle w:val="Titre3"/>
      </w:pPr>
      <w:bookmarkStart w:id="7" w:name="_Toc524881889"/>
      <w:bookmarkStart w:id="8" w:name="_Toc531165040"/>
      <w:r>
        <w:t>Techniques de protections des données.</w:t>
      </w:r>
      <w:bookmarkEnd w:id="7"/>
      <w:bookmarkEnd w:id="8"/>
    </w:p>
    <w:p w14:paraId="70D89677" w14:textId="77777777" w:rsidR="00A22403" w:rsidRDefault="00C82B46" w:rsidP="00C82B46">
      <w:r>
        <w:t>La sécurité des données est déjà en place avec des backups journaliers, clustering, firewall, portes sécurisées, identifiants avec m</w:t>
      </w:r>
    </w:p>
    <w:p w14:paraId="3849B86D" w14:textId="6954AF5E" w:rsidR="00C82B46" w:rsidRDefault="00C82B46" w:rsidP="00C82B46">
      <w:r>
        <w:t>ot de passe, entre autres.</w:t>
      </w:r>
      <w:r>
        <w:br/>
      </w:r>
      <w:r w:rsidRPr="00ED54AC">
        <w:rPr>
          <w:color w:val="000000" w:themeColor="text1"/>
        </w:rPr>
        <w:t>On utilise aussi les Raids 1 et 1+0, cette technique assure la protection des données de la baie de disques (SAN) avec une redondance permanente.</w:t>
      </w:r>
    </w:p>
    <w:p w14:paraId="032C3EA2" w14:textId="77777777" w:rsidR="00DA2687" w:rsidRDefault="00DA2687" w:rsidP="00952C48">
      <w:pPr>
        <w:pageBreakBefore/>
        <w:jc w:val="center"/>
        <w:rPr>
          <w:rStyle w:val="TitreCar"/>
        </w:rPr>
        <w:sectPr w:rsidR="00DA2687" w:rsidSect="00DA2687">
          <w:footnotePr>
            <w:numRestart w:val="eachPage"/>
          </w:footnotePr>
          <w:pgSz w:w="11906" w:h="16838" w:code="9"/>
          <w:pgMar w:top="1418" w:right="1418" w:bottom="1418" w:left="1418" w:header="709" w:footer="709" w:gutter="0"/>
          <w:cols w:space="708"/>
          <w:docGrid w:linePitch="360"/>
        </w:sectPr>
      </w:pPr>
    </w:p>
    <w:p w14:paraId="5B38A9F1" w14:textId="77777777" w:rsidR="00DA2687" w:rsidRDefault="006C4B44" w:rsidP="00952C48">
      <w:pPr>
        <w:pageBreakBefore/>
        <w:jc w:val="center"/>
        <w:rPr>
          <w:rStyle w:val="TitreCar"/>
        </w:rPr>
        <w:sectPr w:rsidR="00DA2687" w:rsidSect="00DA2687">
          <w:footnotePr>
            <w:numRestart w:val="eachPage"/>
          </w:footnotePr>
          <w:pgSz w:w="11906" w:h="16838" w:code="9"/>
          <w:pgMar w:top="1418" w:right="1418" w:bottom="1418" w:left="1418" w:header="709" w:footer="709" w:gutter="0"/>
          <w:cols w:space="708"/>
          <w:vAlign w:val="center"/>
          <w:docGrid w:linePitch="360"/>
        </w:sectPr>
      </w:pPr>
      <w:r w:rsidRPr="00C01154">
        <w:rPr>
          <w:rStyle w:val="TitreCar"/>
        </w:rPr>
        <w:lastRenderedPageBreak/>
        <w:t>La Loterie Romande</w:t>
      </w:r>
      <w:r w:rsidR="007D3843">
        <w:rPr>
          <w:rStyle w:val="TitreCar"/>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2pt;height:218.2pt">
            <v:imagedata r:id="rId12" o:title="10_LoRo15_RVB"/>
          </v:shape>
        </w:pict>
      </w:r>
    </w:p>
    <w:p w14:paraId="3465EB90" w14:textId="383F6AF2" w:rsidR="00425E2E" w:rsidRPr="00AE41E3" w:rsidRDefault="00425E2E" w:rsidP="00AE41E3">
      <w:pPr>
        <w:pStyle w:val="Titre2"/>
      </w:pPr>
      <w:bookmarkStart w:id="9" w:name="_Toc531165041"/>
      <w:r w:rsidRPr="00AE41E3">
        <w:lastRenderedPageBreak/>
        <w:t>La Loterie Romande</w:t>
      </w:r>
      <w:bookmarkEnd w:id="9"/>
    </w:p>
    <w:p w14:paraId="450ACA87" w14:textId="24752983" w:rsidR="00425E2E" w:rsidRDefault="00425E2E" w:rsidP="00A97195">
      <w:pPr>
        <w:pStyle w:val="Titre3"/>
      </w:pPr>
      <w:bookmarkStart w:id="10" w:name="_Toc531165042"/>
      <w:r>
        <w:t>Introduction</w:t>
      </w:r>
      <w:bookmarkEnd w:id="10"/>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Default="006E3384" w:rsidP="00A97195">
      <w:pPr>
        <w:pStyle w:val="Titre3"/>
      </w:pPr>
      <w:bookmarkStart w:id="11" w:name="_Toc531165043"/>
      <w:r>
        <w:t xml:space="preserve">Les données </w:t>
      </w:r>
      <w:r w:rsidR="005C5226">
        <w:t>au sein</w:t>
      </w:r>
      <w:r>
        <w:t xml:space="preserve"> de la Loterie Romande</w:t>
      </w:r>
      <w:bookmarkEnd w:id="11"/>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3F15753D" w:rsidR="006E3384" w:rsidRPr="00D66CF5" w:rsidRDefault="006E3384" w:rsidP="00A97195">
      <w:pPr>
        <w:pStyle w:val="Titre3"/>
      </w:pPr>
      <w:bookmarkStart w:id="12" w:name="_Toc531165044"/>
      <w:r w:rsidRPr="00D66CF5">
        <w:t>Actions et mesures</w:t>
      </w:r>
      <w:bookmarkEnd w:id="12"/>
    </w:p>
    <w:p w14:paraId="05FD7BA7" w14:textId="3941DED4" w:rsidR="006E3384" w:rsidRPr="003C32A4" w:rsidRDefault="006E3384" w:rsidP="00DA6430">
      <w:pPr>
        <w:pStyle w:val="Titre4"/>
      </w:pPr>
      <w:bookmarkStart w:id="13" w:name="_Toc531165045"/>
      <w:r w:rsidRPr="003C32A4">
        <w:t>Protections logiques</w:t>
      </w:r>
      <w:bookmarkEnd w:id="13"/>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DA6430">
      <w:pPr>
        <w:pStyle w:val="Titre4"/>
      </w:pPr>
      <w:bookmarkStart w:id="14" w:name="_Toc531165046"/>
      <w:r w:rsidRPr="00D66CF5">
        <w:t>Protections techniques</w:t>
      </w:r>
      <w:bookmarkEnd w:id="14"/>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Dans l’entreprise nous chiffrons tous les flux ssl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DA2687">
          <w:footnotePr>
            <w:numRestart w:val="eachPage"/>
          </w:footnotePr>
          <w:pgSz w:w="11906" w:h="16838" w:code="9"/>
          <w:pgMar w:top="1418" w:right="1418" w:bottom="1418" w:left="1418" w:header="709" w:footer="709" w:gutter="0"/>
          <w:cols w:space="708"/>
          <w:docGrid w:linePitch="360"/>
        </w:sectPr>
      </w:pPr>
    </w:p>
    <w:p w14:paraId="49E0A968" w14:textId="5A1D9C5D" w:rsidR="0012748E" w:rsidRPr="0012748E" w:rsidRDefault="005B5B89" w:rsidP="00B4398D">
      <w:pPr>
        <w:pStyle w:val="Titre3"/>
      </w:pPr>
      <w:bookmarkStart w:id="15" w:name="_Toc531165047"/>
      <w:r>
        <w:lastRenderedPageBreak/>
        <w:t>Stratégies de sauvegardes</w:t>
      </w:r>
      <w:bookmarkEnd w:id="15"/>
    </w:p>
    <w:p w14:paraId="35C093A7" w14:textId="2FC3051E" w:rsidR="005B5B89" w:rsidRDefault="005B5B89" w:rsidP="00DA6430">
      <w:pPr>
        <w:pStyle w:val="Titre4"/>
      </w:pPr>
      <w:r>
        <w:t xml:space="preserve"> </w:t>
      </w:r>
      <w:bookmarkStart w:id="16" w:name="_Toc531165048"/>
      <w:r w:rsidR="002A5532">
        <w:t>Infrastructures</w:t>
      </w:r>
      <w:bookmarkEnd w:id="16"/>
    </w:p>
    <w:p w14:paraId="3C290470" w14:textId="6E81C87C" w:rsidR="00C92CCB" w:rsidRPr="00ED54AC" w:rsidRDefault="002A5532" w:rsidP="0012748E">
      <w:pPr>
        <w:rPr>
          <w:color w:val="000000" w:themeColor="text1"/>
        </w:rPr>
      </w:pPr>
      <w:r w:rsidRPr="00ED54AC">
        <w:rPr>
          <w:color w:val="000000" w:themeColor="text1"/>
        </w:rPr>
        <w:t>Au sein de la Loterie Romande nous utilisons la Logiciel « </w:t>
      </w:r>
      <w:r w:rsidR="00C37BCF" w:rsidRPr="00ED54AC">
        <w:rPr>
          <w:color w:val="000000" w:themeColor="text1"/>
        </w:rPr>
        <w:t>Net Backup</w:t>
      </w:r>
      <w:r w:rsidR="001D3F53" w:rsidRPr="00ED54AC">
        <w:rPr>
          <w:color w:val="000000" w:themeColor="text1"/>
        </w:rPr>
        <w:t> » pour tout ce qui concerne la récupération des données sur les serveurs.</w:t>
      </w:r>
      <w:r w:rsidR="00F43CDC" w:rsidRPr="00ED54AC">
        <w:rPr>
          <w:color w:val="000000" w:themeColor="text1"/>
        </w:rPr>
        <w:t xml:space="preserve"> Chaque service est dupliqué sur deux sites différents en prévision </w:t>
      </w:r>
      <w:r w:rsidR="00136BD8" w:rsidRPr="00ED54AC">
        <w:rPr>
          <w:color w:val="000000" w:themeColor="text1"/>
        </w:rPr>
        <w:t>d’un problème.</w:t>
      </w:r>
    </w:p>
    <w:p w14:paraId="77086DE8" w14:textId="52B9A4A8" w:rsidR="001D17C9" w:rsidRPr="001D17C9" w:rsidRDefault="003B28B7" w:rsidP="0012748E">
      <w:pPr>
        <w:rPr>
          <w:b/>
          <w:sz w:val="24"/>
        </w:rPr>
      </w:pPr>
      <w:r w:rsidRPr="0070473D">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7D3843" w:rsidRDefault="007D3843"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">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">
                  <v:imagedata r:id="rId14" o:title=""/>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7D3843" w:rsidRDefault="007D3843"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7D3843" w:rsidRDefault="007D3843"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GMfZO4QAAAAoBAAAPAAAAZHJzL2Rv&#10;d25yZXYueG1sTI9BS8NAEIXvgv9hGcGb3SRNg8ZsSinqqQi2gnibZqdJaHY2ZLdJ+u9dT3p88x5v&#10;vlesZ9OJkQbXWlYQLyIQxJXVLdcKPg+vD48gnEfW2FkmBVdysC5vbwrMtZ34g8a9r0UoYZejgsb7&#10;PpfSVQ0ZdAvbEwfvZAeDPsihlnrAKZSbTiZRlEmDLYcPDfa0bag67y9GwduE02YZv4y782l7/T6s&#10;3r92MSl1fzdvnkF4mv1fGH7xAzqUgeloL6yd6BSk2TJs8QqSZAUiBLI0fgJxDIcozUCWhfw/ofwB&#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">
                  <v:imagedata r:id="rId14" o:title=""/>
                </v:shape>
                <v:shape id="ZoneTexte 44" o:spid="_x0000_s1031" type="#_x0000_t202" style="position:absolute;width:9520;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7D3843" w:rsidRDefault="007D3843"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E32C9"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ED54AC" w:rsidRDefault="00F43CDC" w:rsidP="00D66835">
      <w:pPr>
        <w:rPr>
          <w:color w:val="000000" w:themeColor="text1"/>
        </w:rPr>
      </w:pPr>
      <w:r w:rsidRPr="00ED54AC">
        <w:rPr>
          <w:noProof/>
          <w:color w:val="000000" w:themeColor="text1"/>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7D3843" w:rsidRDefault="007D3843"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">
                  <v:imagedata r:id="rId14" o:title=""/>
                </v:shape>
                <v:shape id="ZoneTexte 20" o:spid="_x0000_s1034" type="#_x0000_t202" style="position:absolute;left:783;top:174;width:9881;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7D3843" w:rsidRDefault="007D3843"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ED54AC">
        <w:rPr>
          <w:noProof/>
          <w:color w:val="000000" w:themeColor="text1"/>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7D3843" w:rsidRDefault="007D3843"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">
                  <v:imagedata r:id="rId14" o:title=""/>
                </v:shape>
                <v:shape id="ZoneTexte 21" o:spid="_x0000_s1037" type="#_x0000_t202" style="position:absolute;left:20047;top:148;width:9880;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7D3843" w:rsidRDefault="007D3843"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ED54AC">
        <w:rPr>
          <w:noProof/>
          <w:color w:val="000000" w:themeColor="text1"/>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1A74BF"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ED54AC">
        <w:rPr>
          <w:noProof/>
          <w:color w:val="000000" w:themeColor="text1"/>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7D3843" w:rsidRDefault="007D3843"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7D3843" w:rsidRDefault="007D3843"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ED54AC">
        <w:rPr>
          <w:color w:val="000000" w:themeColor="text1"/>
        </w:rPr>
        <w:t>Nous avons deux serveurs « </w:t>
      </w:r>
      <w:r w:rsidR="00C37BCF" w:rsidRPr="00ED54AC">
        <w:rPr>
          <w:color w:val="000000" w:themeColor="text1"/>
        </w:rPr>
        <w:t>Net backup</w:t>
      </w:r>
      <w:r w:rsidR="001D3F53" w:rsidRPr="00ED54AC">
        <w:rPr>
          <w:color w:val="000000" w:themeColor="text1"/>
        </w:rPr>
        <w:t xml:space="preserve"> Master »</w:t>
      </w:r>
      <w:r w:rsidR="006B460B" w:rsidRPr="00ED54AC">
        <w:rPr>
          <w:color w:val="000000" w:themeColor="text1"/>
        </w:rPr>
        <w:t xml:space="preserve"> q</w:t>
      </w:r>
      <w:r w:rsidR="001D3F53" w:rsidRPr="00ED54AC">
        <w:rPr>
          <w:color w:val="000000" w:themeColor="text1"/>
        </w:rPr>
        <w:t xml:space="preserve">ui vont principalement </w:t>
      </w:r>
      <w:r w:rsidR="006B460B" w:rsidRPr="00ED54AC">
        <w:rPr>
          <w:color w:val="000000" w:themeColor="text1"/>
        </w:rPr>
        <w:t>servir d’ordonnanceur.</w:t>
      </w:r>
      <w:r w:rsidR="00D66835" w:rsidRPr="00ED54AC">
        <w:rPr>
          <w:color w:val="000000" w:themeColor="text1"/>
        </w:rPr>
        <w:t xml:space="preserve"> Ces deux serveurs sont tous deux reliés par un SAN</w:t>
      </w:r>
      <w:r w:rsidR="000E4E78" w:rsidRPr="00ED54AC">
        <w:rPr>
          <w:color w:val="000000" w:themeColor="text1"/>
        </w:rPr>
        <w:t xml:space="preserve"> qui va non-stop les répliqués au cas où il y aurait un problème</w:t>
      </w:r>
      <w:r w:rsidR="00131E0C" w:rsidRPr="00ED54AC">
        <w:rPr>
          <w:color w:val="000000" w:themeColor="text1"/>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ED54AC" w:rsidRDefault="001D73E6" w:rsidP="00D66835">
      <w:pPr>
        <w:rPr>
          <w:color w:val="000000" w:themeColor="text1"/>
        </w:rPr>
      </w:pPr>
      <w:r w:rsidRPr="00ED54AC">
        <w:rPr>
          <w:color w:val="000000" w:themeColor="text1"/>
        </w:rPr>
        <w:t xml:space="preserve">Nous avons </w:t>
      </w:r>
      <w:r w:rsidR="00545088" w:rsidRPr="00ED54AC">
        <w:rPr>
          <w:color w:val="000000" w:themeColor="text1"/>
        </w:rPr>
        <w:t>deux serveurs</w:t>
      </w:r>
      <w:r w:rsidRPr="00ED54AC">
        <w:rPr>
          <w:color w:val="000000" w:themeColor="text1"/>
        </w:rPr>
        <w:t xml:space="preserve"> « Media » qui serviront d’intermédiaire entre </w:t>
      </w:r>
      <w:r w:rsidR="00545088" w:rsidRPr="00ED54AC">
        <w:rPr>
          <w:color w:val="000000" w:themeColor="text1"/>
        </w:rPr>
        <w:t>les masters</w:t>
      </w:r>
      <w:r w:rsidRPr="00ED54AC">
        <w:rPr>
          <w:color w:val="000000" w:themeColor="text1"/>
        </w:rPr>
        <w:t xml:space="preserve"> et les datas domains</w:t>
      </w:r>
      <w:r w:rsidR="00136BD8" w:rsidRPr="00ED54AC">
        <w:rPr>
          <w:color w:val="000000" w:themeColor="text1"/>
        </w:rPr>
        <w:t>.</w:t>
      </w:r>
    </w:p>
    <w:p w14:paraId="281A5D60" w14:textId="77777777" w:rsidR="00931CFC" w:rsidRDefault="00931CFC" w:rsidP="00D66835"/>
    <w:p w14:paraId="29CCAA0B" w14:textId="77E95E6D" w:rsidR="00BA4492" w:rsidRDefault="00C32031" w:rsidP="00D66835">
      <w:r w:rsidRPr="001C0C3C">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7D3843" w:rsidRDefault="007D3843"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CCneA4gAAAAsBAAAPAAAAZHJzL2Rvd25y&#10;ZXYueG1sTI/BTsMwEETvSPyDtUjcqJ2E0BKyqaoKOFWVaJEqbm68TaLGdhS7Sfr3uCc4ruZp5m2+&#10;nHTLBupdYw1CNBPAyJRWNaZC+N5/PC2AOS+Nkq01hHAlB8vi/i6XmbKj+aJh5ysWSozLJELtfZdx&#10;7sqatHQz25EJ2cn2Wvpw9hVXvRxDuW55LMQL17IxYaGWHa1rKs+7i0b4HOW4SqL3YXM+ra8/+3R7&#10;2ESE+Pgwrd6AeZr8Hww3/aAORXA62otRjrUI82QeBRThOYmB3QAhRArsiBDHrynwIuf/fyh+AQ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6652;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7D3843" w:rsidRDefault="007D3843"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7D3843" w:rsidRDefault="007D3843"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zYYHhuEAAAAKAQAADwAAAGRycy9kb3du&#10;cmV2LnhtbEyPwU7CQBCG7ya+w2ZMvMm2RRBrt4QQ9URIBBPCbegObUN3t+kubXl7x5PeZjJf/vn+&#10;bDmaRvTU+dpZBfEkAkG2cLq2pYLv/cfTAoQPaDU2zpKCG3lY5vd3GabaDfaL+l0oBYdYn6KCKoQ2&#10;ldIXFRn0E9eS5dvZdQYDr10pdYcDh5tGJlE0lwZryx8qbGldUXHZXY2CzwGH1TR+7zeX8/p23M+2&#10;h01MSj0+jKs3EIHG8AfDrz6rQ85OJ3e12otGwfM8eWWUh4QrMPASLWYgTgqSaRSDzDP5v0L+Aw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552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7D3843" w:rsidRDefault="007D3843"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ED54AC" w:rsidRDefault="00545088" w:rsidP="00D66835">
      <w:pPr>
        <w:rPr>
          <w:noProof/>
          <w:color w:val="000000" w:themeColor="text1"/>
          <w:shd w:val="clear" w:color="auto" w:fill="auto"/>
        </w:rPr>
      </w:pPr>
      <w:r w:rsidRPr="00ED54AC">
        <w:rPr>
          <w:color w:val="000000" w:themeColor="text1"/>
        </w:rPr>
        <w:t>Nous avons deux serveurs Data Domaine qui sont dupliqués qui reçoivent des ordres de l’</w:t>
      </w:r>
      <w:r w:rsidR="00C37BCF" w:rsidRPr="00ED54AC">
        <w:rPr>
          <w:color w:val="000000" w:themeColor="text1"/>
        </w:rPr>
        <w:t>ordonnanceur</w:t>
      </w:r>
      <w:r w:rsidRPr="00ED54AC">
        <w:rPr>
          <w:color w:val="000000" w:themeColor="text1"/>
        </w:rPr>
        <w:t xml:space="preserve"> par l’intermédiaire des « Media ».</w:t>
      </w:r>
      <w:r w:rsidR="0070473D" w:rsidRPr="00ED54AC">
        <w:rPr>
          <w:noProof/>
          <w:color w:val="000000" w:themeColor="text1"/>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7CEF738D" w14:textId="769F73CF" w:rsidR="00BD54BE" w:rsidRPr="00D12D19" w:rsidRDefault="00FF49A1" w:rsidP="00BD54BE">
      <w:pPr>
        <w:rPr>
          <w:color w:val="000000" w:themeColor="text1"/>
        </w:rPr>
      </w:pPr>
      <w:r w:rsidRPr="00ED54AC">
        <w:rPr>
          <w:color w:val="000000" w:themeColor="text1"/>
        </w:rPr>
        <w:t xml:space="preserve">Nous faisons des sauvegardes sur des cassettes que nous </w:t>
      </w:r>
      <w:r w:rsidR="00ED54AC" w:rsidRPr="00ED54AC">
        <w:rPr>
          <w:color w:val="000000" w:themeColor="text1"/>
        </w:rPr>
        <w:t>conserverons</w:t>
      </w:r>
      <w:r w:rsidRPr="00ED54AC">
        <w:rPr>
          <w:color w:val="000000" w:themeColor="text1"/>
        </w:rPr>
        <w:t xml:space="preserve"> 10 ans chaque sauvegarde et répliquée, une est envoyée à Securitas et nous concevront la deuxième.</w:t>
      </w:r>
    </w:p>
    <w:p w14:paraId="32C5F7F9" w14:textId="2FCF6547" w:rsidR="000E55E1" w:rsidRDefault="000E55E1" w:rsidP="00DA6430">
      <w:pPr>
        <w:pStyle w:val="Titre4"/>
      </w:pPr>
      <w:bookmarkStart w:id="17" w:name="_Toc531165049"/>
      <w:r>
        <w:t>Stratégie de conservation des sauvegardes</w:t>
      </w:r>
      <w:bookmarkEnd w:id="17"/>
    </w:p>
    <w:p w14:paraId="426D23D8" w14:textId="48BB255D" w:rsidR="000D2104" w:rsidRPr="00ED54AC" w:rsidRDefault="000D2104" w:rsidP="000D2104">
      <w:pPr>
        <w:rPr>
          <w:color w:val="000000" w:themeColor="text1"/>
        </w:rPr>
      </w:pPr>
      <w:r w:rsidRPr="00ED54AC">
        <w:rPr>
          <w:color w:val="000000" w:themeColor="text1"/>
        </w:rPr>
        <w:t>Le diagramme ci-dessous reflète la stratégie :</w:t>
      </w:r>
    </w:p>
    <w:p w14:paraId="73F71F63" w14:textId="05AF9D6E" w:rsidR="000E55E1" w:rsidRDefault="000E55E1" w:rsidP="00274307">
      <w:pPr>
        <w:ind w:left="708" w:firstLine="426"/>
      </w:pPr>
      <w:r>
        <w:object w:dxaOrig="11551" w:dyaOrig="7711" w14:anchorId="3FAC2459">
          <v:shape id="_x0000_i1026" type="#_x0000_t75" style="width:360.95pt;height:243.65pt" o:ole="">
            <v:imagedata r:id="rId17" o:title=""/>
          </v:shape>
          <o:OLEObject Type="Embed" ProgID="Visio.Drawing.15" ShapeID="_x0000_i1026" DrawAspect="Content" ObjectID="_1605938512" r:id="rId18"/>
        </w:object>
      </w:r>
    </w:p>
    <w:p w14:paraId="3D373CA2" w14:textId="0B1DEB1F" w:rsidR="00647D27" w:rsidRPr="00ED54AC" w:rsidRDefault="00647D27" w:rsidP="00647D27">
      <w:pPr>
        <w:rPr>
          <w:color w:val="000000" w:themeColor="text1"/>
        </w:rPr>
      </w:pPr>
      <w:r w:rsidRPr="00ED54AC">
        <w:rPr>
          <w:color w:val="000000" w:themeColor="text1"/>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AE41E3">
      <w:pPr>
        <w:pStyle w:val="Titre2"/>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75F82D8" w:rsidR="000C0F9C" w:rsidRDefault="000C0F9C" w:rsidP="00AE41E3">
      <w:pPr>
        <w:pStyle w:val="Titre2"/>
      </w:pPr>
      <w:bookmarkStart w:id="18" w:name="_Toc531165050"/>
      <w:r>
        <w:lastRenderedPageBreak/>
        <w:t>VTX</w:t>
      </w:r>
      <w:bookmarkEnd w:id="18"/>
    </w:p>
    <w:p w14:paraId="10F34C89" w14:textId="0E9C71D5" w:rsidR="000C0F9C" w:rsidRPr="000C0F9C" w:rsidRDefault="000C0F9C" w:rsidP="00A97195">
      <w:pPr>
        <w:pStyle w:val="Titre3"/>
      </w:pPr>
      <w:bookmarkStart w:id="19" w:name="_Toc531165051"/>
      <w:r>
        <w:t>Introduction</w:t>
      </w:r>
      <w:bookmarkEnd w:id="19"/>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Videotex.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7734BD">
      <w:pPr>
        <w:pStyle w:val="Paragraphedeliste"/>
        <w:numPr>
          <w:ilvl w:val="0"/>
          <w:numId w:val="8"/>
        </w:numPr>
      </w:pPr>
      <w:r>
        <w:t>Internet</w:t>
      </w:r>
    </w:p>
    <w:p w14:paraId="74C240FD" w14:textId="491E709D" w:rsidR="000C0F9C" w:rsidRDefault="000C0F9C" w:rsidP="007734BD">
      <w:pPr>
        <w:pStyle w:val="Paragraphedeliste"/>
        <w:numPr>
          <w:ilvl w:val="0"/>
          <w:numId w:val="8"/>
        </w:numPr>
      </w:pPr>
      <w:r>
        <w:t>Téléphonie</w:t>
      </w:r>
    </w:p>
    <w:p w14:paraId="5B442A09" w14:textId="45CC480F" w:rsidR="000C0F9C" w:rsidRDefault="000C0F9C" w:rsidP="007734BD">
      <w:pPr>
        <w:pStyle w:val="Paragraphedeliste"/>
        <w:numPr>
          <w:ilvl w:val="0"/>
          <w:numId w:val="8"/>
        </w:numPr>
      </w:pPr>
      <w:r>
        <w:t>Nom de domaine</w:t>
      </w:r>
    </w:p>
    <w:p w14:paraId="610D8C7C" w14:textId="174ED192" w:rsidR="000C0F9C" w:rsidRDefault="000C0F9C" w:rsidP="007734BD">
      <w:pPr>
        <w:pStyle w:val="Paragraphedeliste"/>
        <w:numPr>
          <w:ilvl w:val="0"/>
          <w:numId w:val="8"/>
        </w:numPr>
      </w:pPr>
      <w:r>
        <w:t>Hébergement</w:t>
      </w:r>
    </w:p>
    <w:p w14:paraId="5FD35C7E" w14:textId="5F7820CF" w:rsidR="000C0F9C" w:rsidRDefault="000C0F9C" w:rsidP="007734BD">
      <w:pPr>
        <w:pStyle w:val="Paragraphedeliste"/>
        <w:numPr>
          <w:ilvl w:val="0"/>
          <w:numId w:val="8"/>
        </w:numPr>
      </w:pPr>
      <w:r>
        <w:t>Mail</w:t>
      </w:r>
    </w:p>
    <w:p w14:paraId="4A9039BF" w14:textId="7DD64E4F" w:rsidR="000C0F9C" w:rsidRDefault="000C0F9C" w:rsidP="007734BD">
      <w:pPr>
        <w:pStyle w:val="Paragraphedeliste"/>
        <w:numPr>
          <w:ilvl w:val="0"/>
          <w:numId w:val="8"/>
        </w:numPr>
      </w:pPr>
      <w:r>
        <w:t>Sécurité de réseau informatique</w:t>
      </w:r>
    </w:p>
    <w:p w14:paraId="1A04246A" w14:textId="4ED3FC44" w:rsidR="000C0F9C" w:rsidRDefault="000C0F9C" w:rsidP="007734BD">
      <w:pPr>
        <w:pStyle w:val="Paragraphedeliste"/>
        <w:numPr>
          <w:ilvl w:val="0"/>
          <w:numId w:val="8"/>
        </w:numPr>
      </w:pPr>
      <w:r>
        <w:t>Télévision</w:t>
      </w:r>
    </w:p>
    <w:p w14:paraId="2BF5A9AF" w14:textId="77777777" w:rsidR="000C0F9C" w:rsidRDefault="000C0F9C" w:rsidP="007734BD">
      <w:pPr>
        <w:pStyle w:val="Paragraphedeliste"/>
        <w:numPr>
          <w:ilvl w:val="0"/>
          <w:numId w:val="8"/>
        </w:numPr>
      </w:pPr>
      <w:r>
        <w:t>Cloud</w:t>
      </w:r>
    </w:p>
    <w:p w14:paraId="0A7B7ABD" w14:textId="721B87C7" w:rsidR="00975EB0" w:rsidRDefault="00975EB0" w:rsidP="00A97195">
      <w:pPr>
        <w:pStyle w:val="Titre3"/>
      </w:pPr>
      <w:bookmarkStart w:id="20" w:name="_Toc531165052"/>
      <w:r>
        <w:t>Les techniques utilisées</w:t>
      </w:r>
      <w:bookmarkEnd w:id="20"/>
    </w:p>
    <w:p w14:paraId="3E20682C" w14:textId="5B7F4DCF" w:rsidR="000C0F9C" w:rsidRDefault="000C0F9C" w:rsidP="00242F35">
      <w:r>
        <w:t>Pour conserver nos données nous utilisons comme technologie Bacula / Veam et notre hardware est du NetApp.</w:t>
      </w:r>
      <w:r>
        <w:br/>
        <w:t>Le toute est conservé en VHD.</w:t>
      </w:r>
    </w:p>
    <w:p w14:paraId="7C492CB5" w14:textId="47CC2D54" w:rsidR="000C0F9C" w:rsidRDefault="000C0F9C" w:rsidP="00242F35">
      <w:r>
        <w:t>Nous enregistrons toutes les 3 semaines en bande magnétique en cas d’attaque grave via un ransomware.</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E41E3">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2947CBCE" w14:textId="77777777" w:rsidR="00CA62F9" w:rsidRDefault="00CA62F9" w:rsidP="00CA62F9">
      <w:pPr>
        <w:pStyle w:val="Titre2"/>
      </w:pPr>
      <w:bookmarkStart w:id="21" w:name="_Toc530150123"/>
      <w:bookmarkStart w:id="22" w:name="_Toc531165053"/>
      <w:r>
        <w:lastRenderedPageBreak/>
        <w:t>Université de Lausanne</w:t>
      </w:r>
      <w:r>
        <w:rPr>
          <w:rStyle w:val="Appelnotedebasdep"/>
        </w:rPr>
        <w:footnoteReference w:id="1"/>
      </w:r>
      <w:bookmarkEnd w:id="21"/>
      <w:bookmarkEnd w:id="22"/>
    </w:p>
    <w:p w14:paraId="42625FD9" w14:textId="77777777" w:rsidR="00CA62F9" w:rsidRPr="00267C23" w:rsidRDefault="00CA62F9" w:rsidP="00CA62F9">
      <w:pPr>
        <w:pStyle w:val="Titre3"/>
      </w:pPr>
      <w:bookmarkStart w:id="23" w:name="_Toc530150124"/>
      <w:bookmarkStart w:id="24" w:name="_Toc531165054"/>
      <w:r w:rsidRPr="00267C23">
        <w:t>Présentation entreprise</w:t>
      </w:r>
      <w:bookmarkEnd w:id="23"/>
      <w:bookmarkEnd w:id="24"/>
    </w:p>
    <w:p w14:paraId="5303E2A5" w14:textId="77777777" w:rsidR="00CA62F9" w:rsidRDefault="00CA62F9" w:rsidP="00CA62F9">
      <w:r w:rsidRPr="00267C23">
        <w:t>L’Université de Lausanne, bâtiment dédié aux étudiants, professeurs et chercheurs universitaires, est un bâtiment qui regroupe pas moins de 15'000 étudiants et 5'000 employés situés sur les bords du Lac Léman, et il est composé de 7 facultés : médecine-biologie / sciences sociales / lettre / théologie / géosciences / droit / commerciales (HEC). Ce bâtiment a eu ses débuts en 1537 et l’un</w:t>
      </w:r>
      <w:r>
        <w:t>e</w:t>
      </w:r>
      <w:r w:rsidRPr="00267C23">
        <w:t xml:space="preserve"> des plus vieilles sociétés de Suisse</w:t>
      </w:r>
      <w:r w:rsidRPr="006173A4">
        <w:rPr>
          <w:color w:val="000000" w:themeColor="text1"/>
        </w:rPr>
        <w:t>. Nous respectons la LPD et la GDPR</w:t>
      </w:r>
      <w:r>
        <w:rPr>
          <w:color w:val="000000" w:themeColor="text1"/>
        </w:rPr>
        <w:t>,</w:t>
      </w:r>
      <w:r w:rsidRPr="006173A4">
        <w:rPr>
          <w:color w:val="000000" w:themeColor="text1"/>
        </w:rPr>
        <w:t xml:space="preserve"> car nous avons des employés qui habitent sur le territoire </w:t>
      </w:r>
      <w:r w:rsidRPr="00C82B46">
        <w:t>européen (</w:t>
      </w:r>
      <w:r>
        <w:t>hors</w:t>
      </w:r>
      <w:r w:rsidRPr="00C82B46">
        <w:t xml:space="preserve"> suisse).</w:t>
      </w:r>
    </w:p>
    <w:p w14:paraId="571AB379" w14:textId="77777777" w:rsidR="00CA62F9" w:rsidRPr="00A71C39" w:rsidRDefault="00CA62F9" w:rsidP="00CA62F9">
      <w:pPr>
        <w:rPr>
          <w:color w:val="538135" w:themeColor="accent6" w:themeShade="BF"/>
        </w:rPr>
      </w:pPr>
    </w:p>
    <w:p w14:paraId="36641980" w14:textId="77777777" w:rsidR="00CA62F9" w:rsidRPr="00267C23" w:rsidRDefault="00CA62F9" w:rsidP="00CA62F9">
      <w:pPr>
        <w:pStyle w:val="Titre3"/>
      </w:pPr>
      <w:bookmarkStart w:id="25" w:name="_Toc530150125"/>
      <w:bookmarkStart w:id="26" w:name="_Toc531165055"/>
      <w:r w:rsidRPr="00267C23">
        <w:t>Présentation du système</w:t>
      </w:r>
      <w:bookmarkEnd w:id="25"/>
      <w:bookmarkEnd w:id="26"/>
      <w:r w:rsidRPr="00267C23">
        <w:t xml:space="preserve"> </w:t>
      </w:r>
    </w:p>
    <w:p w14:paraId="39331699" w14:textId="77777777" w:rsidR="00CA62F9" w:rsidRDefault="00CA62F9" w:rsidP="00CA62F9">
      <w:pPr>
        <w:spacing w:after="0" w:line="240" w:lineRule="auto"/>
      </w:pPr>
      <w:r>
        <w:t>Les systèmes sont distribués sur trois centres de calculs répartis sur le campus</w:t>
      </w:r>
      <w:r w:rsidRPr="003D3788">
        <w:t xml:space="preserve"> </w:t>
      </w:r>
      <w:r>
        <w:t>de l’Université de Lausanne. On peut distinguer trois familles d’équipement :</w:t>
      </w:r>
    </w:p>
    <w:p w14:paraId="77F6AFEA" w14:textId="77777777" w:rsidR="00CA62F9" w:rsidDel="00BF3728" w:rsidRDefault="00CA62F9" w:rsidP="00CA62F9">
      <w:pPr>
        <w:spacing w:after="0" w:line="240" w:lineRule="auto"/>
        <w:rPr>
          <w:del w:id="27" w:author="Dylan Métral" w:date="2018-11-16T16:38:00Z"/>
        </w:rPr>
      </w:pPr>
    </w:p>
    <w:p w14:paraId="4DC79706" w14:textId="77777777" w:rsidR="00CA62F9" w:rsidRDefault="00CA62F9" w:rsidP="00CA62F9">
      <w:pPr>
        <w:spacing w:after="0" w:line="240" w:lineRule="auto"/>
        <w:rPr>
          <w:color w:val="000000" w:themeColor="text1"/>
        </w:rPr>
      </w:pPr>
      <w:r w:rsidRPr="006E63F8">
        <w:rPr>
          <w:color w:val="70AD47" w:themeColor="accent6"/>
        </w:rPr>
        <w:t xml:space="preserve">Serveur virtuel &amp; SAN : </w:t>
      </w:r>
      <w:r>
        <w:rPr>
          <w:color w:val="000000" w:themeColor="text1"/>
        </w:rPr>
        <w:t xml:space="preserve">Il existe 650 serveurs virtuels hébergé sur 14 hosts vxrail connecté à un </w:t>
      </w:r>
      <w:r w:rsidRPr="002958C5">
        <w:rPr>
          <w:color w:val="000000" w:themeColor="text1"/>
        </w:rPr>
        <w:t xml:space="preserve">SAN </w:t>
      </w:r>
      <w:r>
        <w:rPr>
          <w:color w:val="000000" w:themeColor="text1"/>
        </w:rPr>
        <w:t>ceci dupliqué sur deux sites</w:t>
      </w:r>
      <w:r w:rsidRPr="002958C5">
        <w:rPr>
          <w:color w:val="000000" w:themeColor="text1"/>
        </w:rPr>
        <w:t>. Cela représente 180TB de données pour les SAN et 112Tb de données pour les serveurs</w:t>
      </w:r>
      <w:r>
        <w:rPr>
          <w:color w:val="000000" w:themeColor="text1"/>
        </w:rPr>
        <w:t xml:space="preserve">. </w:t>
      </w:r>
    </w:p>
    <w:p w14:paraId="7CF9941F" w14:textId="77777777" w:rsidR="00CA62F9" w:rsidRPr="00A65A7B" w:rsidDel="00BF3728" w:rsidRDefault="00CA62F9" w:rsidP="00CA62F9">
      <w:pPr>
        <w:spacing w:after="0" w:line="240" w:lineRule="auto"/>
        <w:rPr>
          <w:del w:id="28" w:author="Dylan Métral" w:date="2018-11-16T16:42:00Z"/>
          <w:color w:val="ED7D31" w:themeColor="accent2"/>
        </w:rPr>
      </w:pPr>
    </w:p>
    <w:p w14:paraId="0DB46C64" w14:textId="77777777" w:rsidR="00CA62F9" w:rsidRDefault="00CA62F9" w:rsidP="00CA62F9">
      <w:pPr>
        <w:spacing w:after="0" w:line="240" w:lineRule="auto"/>
        <w:rPr>
          <w:color w:val="000000" w:themeColor="text1"/>
        </w:rPr>
      </w:pPr>
      <w:r w:rsidRPr="006E63F8">
        <w:rPr>
          <w:color w:val="70AD47" w:themeColor="accent6"/>
        </w:rPr>
        <w:t xml:space="preserve">NAS : </w:t>
      </w:r>
      <w:r>
        <w:rPr>
          <w:color w:val="000000" w:themeColor="text1"/>
        </w:rPr>
        <w:t>Deux NAS fournissent un stockage de 1.26Pb aux utilisateurs.</w:t>
      </w:r>
    </w:p>
    <w:p w14:paraId="5DAEE702" w14:textId="77777777" w:rsidR="00CA62F9" w:rsidRPr="0075246C" w:rsidDel="005849B9" w:rsidRDefault="00CA62F9" w:rsidP="00CA62F9">
      <w:pPr>
        <w:spacing w:after="0" w:line="240" w:lineRule="auto"/>
        <w:rPr>
          <w:del w:id="29" w:author="Marc-André Baillifard" w:date="2018-11-16T15:11:00Z"/>
          <w:color w:val="ED7D31" w:themeColor="accent2"/>
        </w:rPr>
      </w:pPr>
    </w:p>
    <w:p w14:paraId="19E117CA" w14:textId="77777777" w:rsidR="00CA62F9" w:rsidRPr="0075246C" w:rsidRDefault="00CA62F9" w:rsidP="00CA62F9">
      <w:pPr>
        <w:spacing w:after="0" w:line="240" w:lineRule="auto"/>
        <w:rPr>
          <w:color w:val="ED7D31" w:themeColor="accent2"/>
        </w:rPr>
      </w:pPr>
      <w:r w:rsidRPr="006E63F8">
        <w:rPr>
          <w:color w:val="70AD47" w:themeColor="accent6"/>
        </w:rPr>
        <w:t xml:space="preserve">Postes individuels : </w:t>
      </w:r>
      <w:r w:rsidRPr="002958C5">
        <w:rPr>
          <w:color w:val="000000" w:themeColor="text1"/>
        </w:rPr>
        <w:t xml:space="preserve">Il y a environ 5'000 postes de travail à travers le campus. </w:t>
      </w:r>
    </w:p>
    <w:p w14:paraId="6B5A4E9C" w14:textId="77777777" w:rsidR="00CA62F9" w:rsidRPr="006E63F8" w:rsidRDefault="00CA62F9" w:rsidP="00CA62F9">
      <w:pPr>
        <w:pStyle w:val="Titre3"/>
        <w:rPr>
          <w:color w:val="70AD47" w:themeColor="accent6"/>
        </w:rPr>
      </w:pPr>
      <w:bookmarkStart w:id="30" w:name="_Toc530150126"/>
      <w:bookmarkStart w:id="31" w:name="_Toc531165056"/>
      <w:r w:rsidRPr="006E63F8">
        <w:rPr>
          <w:color w:val="70AD47" w:themeColor="accent6"/>
        </w:rPr>
        <w:t>Problématique</w:t>
      </w:r>
      <w:bookmarkEnd w:id="30"/>
      <w:bookmarkEnd w:id="31"/>
    </w:p>
    <w:p w14:paraId="0286B9A7" w14:textId="77777777" w:rsidR="00CA62F9" w:rsidRDefault="00CA62F9" w:rsidP="00CA62F9">
      <w:r>
        <w:t xml:space="preserve">Afin de préserver les données de manière sécurisée, nous avons plusieurs problématiques à résoudre comme la défaillance d’un disque, des évènements catastrophiques majeurs, la suppression de données intentionnelles ou encore la mise en panne d’un nœud. </w:t>
      </w:r>
    </w:p>
    <w:p w14:paraId="058CDC44" w14:textId="77777777" w:rsidR="00CA62F9" w:rsidRPr="00036A76" w:rsidRDefault="00CA62F9" w:rsidP="00CA62F9">
      <w:r w:rsidRPr="0072716F">
        <w:rPr>
          <w:color w:val="000000" w:themeColor="text1"/>
        </w:rPr>
        <w:t xml:space="preserve">Pour cela, L’UNIL applique la règle 3-2-1 qui consiste à garder trois copies des données, l’original et 2 </w:t>
      </w:r>
      <w:r>
        <w:rPr>
          <w:color w:val="000000" w:themeColor="text1"/>
        </w:rPr>
        <w:t xml:space="preserve">jeux de données </w:t>
      </w:r>
      <w:r w:rsidRPr="0072716F">
        <w:rPr>
          <w:color w:val="000000" w:themeColor="text1"/>
        </w:rPr>
        <w:t>qui sont stockées sur 2 médias différents av</w:t>
      </w:r>
      <w:r>
        <w:rPr>
          <w:color w:val="000000" w:themeColor="text1"/>
        </w:rPr>
        <w:t>ec une copie qui se trouve en de</w:t>
      </w:r>
      <w:r w:rsidRPr="0072716F">
        <w:rPr>
          <w:color w:val="000000" w:themeColor="text1"/>
        </w:rPr>
        <w:t xml:space="preserve">hors de l’entreprise. </w:t>
      </w:r>
      <w:r>
        <w:rPr>
          <w:color w:val="000000" w:themeColor="text1"/>
        </w:rPr>
        <w:t>Voici les solutions</w:t>
      </w:r>
      <w:r w:rsidRPr="0072716F">
        <w:rPr>
          <w:color w:val="000000" w:themeColor="text1"/>
        </w:rPr>
        <w:t xml:space="preserve"> </w:t>
      </w:r>
      <w:r>
        <w:rPr>
          <w:color w:val="000000" w:themeColor="text1"/>
        </w:rPr>
        <w:t>misent</w:t>
      </w:r>
      <w:r w:rsidRPr="0072716F">
        <w:rPr>
          <w:color w:val="000000" w:themeColor="text1"/>
        </w:rPr>
        <w:t xml:space="preserve"> en place</w:t>
      </w:r>
      <w:r>
        <w:rPr>
          <w:color w:val="000000" w:themeColor="text1"/>
        </w:rPr>
        <w:t xml:space="preserve"> pour se prémunir des problèmes cités plus haut :</w:t>
      </w:r>
    </w:p>
    <w:p w14:paraId="07EAD0B6" w14:textId="77777777" w:rsidR="00CA62F9" w:rsidRPr="006E63F8" w:rsidRDefault="00CA62F9" w:rsidP="00CA62F9">
      <w:pPr>
        <w:pStyle w:val="Titre4"/>
        <w:rPr>
          <w:color w:val="70AD47" w:themeColor="accent6"/>
        </w:rPr>
      </w:pPr>
      <w:bookmarkStart w:id="32" w:name="_Toc530150127"/>
      <w:bookmarkStart w:id="33" w:name="_Toc531165057"/>
      <w:r w:rsidRPr="006E63F8">
        <w:rPr>
          <w:color w:val="70AD47" w:themeColor="accent6"/>
        </w:rPr>
        <w:t>Hardware</w:t>
      </w:r>
      <w:bookmarkEnd w:id="32"/>
      <w:bookmarkEnd w:id="33"/>
    </w:p>
    <w:p w14:paraId="56557C78" w14:textId="77777777" w:rsidR="00CA62F9" w:rsidRPr="006E63F8" w:rsidRDefault="00CA62F9" w:rsidP="00CA62F9">
      <w:pPr>
        <w:pStyle w:val="Titre5"/>
        <w:numPr>
          <w:ilvl w:val="0"/>
          <w:numId w:val="17"/>
        </w:numPr>
        <w:rPr>
          <w:color w:val="70AD47" w:themeColor="accent6"/>
        </w:rPr>
      </w:pPr>
      <w:r w:rsidRPr="006E63F8">
        <w:rPr>
          <w:color w:val="70AD47" w:themeColor="accent6"/>
        </w:rPr>
        <w:t>Serveur</w:t>
      </w:r>
    </w:p>
    <w:p w14:paraId="2894F88A" w14:textId="77777777" w:rsidR="00CA62F9" w:rsidRPr="00A76F9E" w:rsidRDefault="00CA62F9" w:rsidP="00CA62F9">
      <w:pPr>
        <w:rPr>
          <w:color w:val="000000" w:themeColor="text1"/>
        </w:rPr>
      </w:pPr>
      <w:r>
        <w:rPr>
          <w:color w:val="000000" w:themeColor="text1"/>
        </w:rPr>
        <w:t xml:space="preserve">Les deux serveurs SAN sont montés en mode </w:t>
      </w:r>
      <w:r w:rsidRPr="0072716F">
        <w:rPr>
          <w:color w:val="000000" w:themeColor="text1"/>
        </w:rPr>
        <w:t xml:space="preserve">raid 51. C’est-à-dire que sur </w:t>
      </w:r>
      <w:r>
        <w:rPr>
          <w:color w:val="000000" w:themeColor="text1"/>
        </w:rPr>
        <w:t>deux</w:t>
      </w:r>
      <w:r w:rsidRPr="0072716F">
        <w:rPr>
          <w:color w:val="000000" w:themeColor="text1"/>
        </w:rPr>
        <w:t xml:space="preserve"> site</w:t>
      </w:r>
      <w:r>
        <w:rPr>
          <w:color w:val="000000" w:themeColor="text1"/>
        </w:rPr>
        <w:t>s</w:t>
      </w:r>
      <w:r w:rsidRPr="0072716F">
        <w:rPr>
          <w:color w:val="000000" w:themeColor="text1"/>
        </w:rPr>
        <w:t>, le</w:t>
      </w:r>
      <w:r>
        <w:rPr>
          <w:color w:val="000000" w:themeColor="text1"/>
        </w:rPr>
        <w:t>s</w:t>
      </w:r>
      <w:r w:rsidRPr="0072716F">
        <w:rPr>
          <w:color w:val="000000" w:themeColor="text1"/>
        </w:rPr>
        <w:t xml:space="preserve"> SAN </w:t>
      </w:r>
      <w:r>
        <w:rPr>
          <w:color w:val="000000" w:themeColor="text1"/>
        </w:rPr>
        <w:t>sont en</w:t>
      </w:r>
      <w:r w:rsidRPr="0072716F">
        <w:rPr>
          <w:color w:val="000000" w:themeColor="text1"/>
        </w:rPr>
        <w:t xml:space="preserve"> </w:t>
      </w:r>
      <w:r>
        <w:rPr>
          <w:color w:val="000000" w:themeColor="text1"/>
        </w:rPr>
        <w:t>RAID</w:t>
      </w:r>
      <w:r w:rsidRPr="0072716F">
        <w:rPr>
          <w:color w:val="000000" w:themeColor="text1"/>
        </w:rPr>
        <w:t xml:space="preserve">5 et </w:t>
      </w:r>
      <w:r>
        <w:rPr>
          <w:color w:val="000000" w:themeColor="text1"/>
        </w:rPr>
        <w:t xml:space="preserve">la réplication entre eux est un RAID1 (miroir) </w:t>
      </w:r>
      <w:r w:rsidRPr="0072716F">
        <w:rPr>
          <w:color w:val="000000" w:themeColor="text1"/>
        </w:rPr>
        <w:t>sur le SAN qui se trouve sur le site2.  De cette façon, nous avons une protection accrue des données</w:t>
      </w:r>
      <w:r>
        <w:rPr>
          <w:color w:val="000000" w:themeColor="text1"/>
        </w:rPr>
        <w:t>,</w:t>
      </w:r>
      <w:r w:rsidRPr="0072716F">
        <w:rPr>
          <w:color w:val="000000" w:themeColor="text1"/>
        </w:rPr>
        <w:t xml:space="preserve"> car nous pouvons perdre un SAN complet</w:t>
      </w:r>
      <w:r>
        <w:rPr>
          <w:color w:val="000000" w:themeColor="text1"/>
        </w:rPr>
        <w:t>,</w:t>
      </w:r>
      <w:r w:rsidRPr="0072716F">
        <w:rPr>
          <w:color w:val="000000" w:themeColor="text1"/>
        </w:rPr>
        <w:t xml:space="preserve"> mais les données seront toujou</w:t>
      </w:r>
      <w:r>
        <w:rPr>
          <w:color w:val="000000" w:themeColor="text1"/>
        </w:rPr>
        <w:t xml:space="preserve">rs préservées sur l’autre site. </w:t>
      </w:r>
    </w:p>
    <w:p w14:paraId="760F9D1F" w14:textId="77777777" w:rsidR="00CA62F9" w:rsidRPr="006E63F8" w:rsidRDefault="00CA62F9" w:rsidP="00CA62F9">
      <w:pPr>
        <w:pStyle w:val="Titre5"/>
        <w:numPr>
          <w:ilvl w:val="0"/>
          <w:numId w:val="17"/>
        </w:numPr>
        <w:rPr>
          <w:color w:val="70AD47" w:themeColor="accent6"/>
        </w:rPr>
      </w:pPr>
      <w:r w:rsidRPr="006E63F8">
        <w:rPr>
          <w:color w:val="70AD47" w:themeColor="accent6"/>
        </w:rPr>
        <w:t>NAS</w:t>
      </w:r>
    </w:p>
    <w:p w14:paraId="500BAA0B" w14:textId="77777777" w:rsidR="00CA62F9" w:rsidRDefault="00CA62F9" w:rsidP="00CA62F9">
      <w:pPr>
        <w:rPr>
          <w:color w:val="000000" w:themeColor="text1"/>
        </w:rPr>
      </w:pPr>
      <w:r w:rsidRPr="00A76F9E">
        <w:rPr>
          <w:color w:val="000000" w:themeColor="text1"/>
        </w:rPr>
        <w:t>Les deux NAS sont construit en cluster</w:t>
      </w:r>
      <w:r w:rsidRPr="0072716F">
        <w:rPr>
          <w:rStyle w:val="Appelnotedebasdep"/>
          <w:color w:val="000000" w:themeColor="text1"/>
        </w:rPr>
        <w:footnoteReference w:id="2"/>
      </w:r>
      <w:r w:rsidRPr="00A76F9E">
        <w:rPr>
          <w:color w:val="000000" w:themeColor="text1"/>
        </w:rPr>
        <w:t>, c’est-à-dire qu’un NAS dispose de plusieurs nœuds</w:t>
      </w:r>
      <w:r w:rsidRPr="0072716F">
        <w:rPr>
          <w:rStyle w:val="Appelnotedebasdep"/>
          <w:color w:val="000000" w:themeColor="text1"/>
        </w:rPr>
        <w:footnoteReference w:id="3"/>
      </w:r>
      <w:r w:rsidRPr="00A76F9E">
        <w:rPr>
          <w:color w:val="000000" w:themeColor="text1"/>
        </w:rPr>
        <w:t xml:space="preserve"> qui forment un seul système de fichiers. Les utilisateurs </w:t>
      </w:r>
      <w:r>
        <w:rPr>
          <w:color w:val="000000" w:themeColor="text1"/>
        </w:rPr>
        <w:t xml:space="preserve">n’ont pas la perception des espaces de stockages et ne peuvent pas déterminer </w:t>
      </w:r>
      <w:r w:rsidRPr="00A76F9E">
        <w:rPr>
          <w:color w:val="000000" w:themeColor="text1"/>
        </w:rPr>
        <w:t xml:space="preserve">sur quel disque dur sont disposés leurs documents. Lorsqu’on introduit un fichier dans le NAS, il est découpé en bloc et est répliqué </w:t>
      </w:r>
      <w:r w:rsidRPr="00A76F9E">
        <w:rPr>
          <w:color w:val="000000" w:themeColor="text1"/>
        </w:rPr>
        <w:lastRenderedPageBreak/>
        <w:t xml:space="preserve">plusieurs fois entre les différents nœuds. Grâce à cette méthode, les fichiers </w:t>
      </w:r>
      <w:r>
        <w:rPr>
          <w:color w:val="000000" w:themeColor="text1"/>
        </w:rPr>
        <w:t xml:space="preserve">restent accessible </w:t>
      </w:r>
      <w:r w:rsidRPr="00A76F9E">
        <w:rPr>
          <w:color w:val="000000" w:themeColor="text1"/>
        </w:rPr>
        <w:t>en haute-disponibilité et cela évite une surcharge de</w:t>
      </w:r>
      <w:r>
        <w:rPr>
          <w:color w:val="000000" w:themeColor="text1"/>
        </w:rPr>
        <w:t>s</w:t>
      </w:r>
      <w:r w:rsidRPr="00A76F9E">
        <w:rPr>
          <w:color w:val="000000" w:themeColor="text1"/>
        </w:rPr>
        <w:t xml:space="preserve"> serveurs</w:t>
      </w:r>
      <w:r>
        <w:rPr>
          <w:color w:val="000000" w:themeColor="text1"/>
        </w:rPr>
        <w:t xml:space="preserve"> et augmente les performances,</w:t>
      </w:r>
      <w:r w:rsidRPr="00A76F9E">
        <w:rPr>
          <w:color w:val="000000" w:themeColor="text1"/>
        </w:rPr>
        <w:t xml:space="preserve"> car les nœuds se réparties le travail. </w:t>
      </w:r>
      <w:r>
        <w:rPr>
          <w:color w:val="70AD47" w:themeColor="accent6"/>
        </w:rPr>
        <w:t>Un calcul de signature</w:t>
      </w:r>
      <w:r w:rsidRPr="00BF3728">
        <w:rPr>
          <w:color w:val="70AD47" w:themeColor="accent6"/>
        </w:rPr>
        <w:t xml:space="preserve"> est fait pour arranger les différents blocs afin de retrouver les données. La donnée est alors répliquée en forme de bloc et elle est redondante. Si un nœud vient à tomber en panne, la donnée se retrouvera dans un autre nœud et sera retrouvée grâce à la parité</w:t>
      </w:r>
      <w:r w:rsidRPr="00A76F9E">
        <w:rPr>
          <w:color w:val="000000" w:themeColor="text1"/>
        </w:rPr>
        <w:t>.</w:t>
      </w:r>
    </w:p>
    <w:p w14:paraId="6A874488" w14:textId="77777777" w:rsidR="00CA62F9" w:rsidRPr="00C8604A" w:rsidRDefault="00CA62F9" w:rsidP="00CA62F9">
      <w:pPr>
        <w:rPr>
          <w:color w:val="ED7D31" w:themeColor="accent2"/>
        </w:rPr>
      </w:pPr>
      <w:r>
        <w:rPr>
          <w:color w:val="000000" w:themeColor="text1"/>
        </w:rPr>
        <w:t xml:space="preserve">De plus, </w:t>
      </w:r>
      <w:r w:rsidRPr="0072716F">
        <w:rPr>
          <w:color w:val="000000" w:themeColor="text1"/>
        </w:rPr>
        <w:t>Le cluster primaire est répliqué de manière asynchrone toute</w:t>
      </w:r>
      <w:r>
        <w:rPr>
          <w:color w:val="000000" w:themeColor="text1"/>
        </w:rPr>
        <w:t>s</w:t>
      </w:r>
      <w:r w:rsidRPr="0072716F">
        <w:rPr>
          <w:color w:val="000000" w:themeColor="text1"/>
        </w:rPr>
        <w:t xml:space="preserve"> les 4 heures sur le cluster secondaire disponible dans un autre lieu sur le campus. Le sec</w:t>
      </w:r>
      <w:r>
        <w:rPr>
          <w:color w:val="000000" w:themeColor="text1"/>
        </w:rPr>
        <w:t>ond cluster est accessible qu’en</w:t>
      </w:r>
      <w:r w:rsidRPr="0072716F">
        <w:rPr>
          <w:color w:val="000000" w:themeColor="text1"/>
        </w:rPr>
        <w:t xml:space="preserve"> read-only afin que les fichiers ne soient pas modifiables. Si le cluster primaire venait à tomber en panne, nous pourrons basculer les utilisateurs sur le cluster</w:t>
      </w:r>
      <w:r>
        <w:rPr>
          <w:color w:val="000000" w:themeColor="text1"/>
        </w:rPr>
        <w:t xml:space="preserve"> secondaire. Par la suite, il faudra reconstruire le cluster primaire et le resynchroniser avec les données du cluster secondaire. </w:t>
      </w:r>
    </w:p>
    <w:p w14:paraId="625CFBC2" w14:textId="77777777" w:rsidR="00CA62F9" w:rsidRPr="006E63F8" w:rsidRDefault="00CA62F9" w:rsidP="00CA62F9">
      <w:pPr>
        <w:pStyle w:val="Titre5"/>
        <w:numPr>
          <w:ilvl w:val="0"/>
          <w:numId w:val="0"/>
        </w:numPr>
        <w:ind w:left="1009" w:hanging="1009"/>
        <w:rPr>
          <w:color w:val="70AD47" w:themeColor="accent6"/>
        </w:rPr>
      </w:pPr>
      <w:r w:rsidRPr="006E63F8">
        <w:rPr>
          <w:color w:val="70AD47" w:themeColor="accent6"/>
        </w:rPr>
        <w:t>Individuel</w:t>
      </w:r>
    </w:p>
    <w:p w14:paraId="24331FF7" w14:textId="77777777" w:rsidR="00CA62F9" w:rsidRPr="00C8604A" w:rsidRDefault="00CA62F9" w:rsidP="00CA62F9">
      <w:pPr>
        <w:rPr>
          <w:color w:val="000000" w:themeColor="text1"/>
        </w:rPr>
      </w:pPr>
      <w:r w:rsidRPr="00C82B46">
        <w:t xml:space="preserve">Les postes de travail individuel peuvent être, selon les choix du collaborateur, sauvegardés chaque jour avec le logiciel Crash Plan. Sur les 5'000 machines que possède l’UNIL, seulement 200 machines utilisent cette solution. </w:t>
      </w:r>
      <w:r>
        <w:rPr>
          <w:color w:val="000000" w:themeColor="text1"/>
        </w:rPr>
        <w:t>Le faible nombre</w:t>
      </w:r>
      <w:r w:rsidRPr="0072716F">
        <w:rPr>
          <w:color w:val="000000" w:themeColor="text1"/>
        </w:rPr>
        <w:t xml:space="preserve"> de poste</w:t>
      </w:r>
      <w:r>
        <w:rPr>
          <w:color w:val="000000" w:themeColor="text1"/>
        </w:rPr>
        <w:t>s</w:t>
      </w:r>
      <w:r w:rsidRPr="0072716F">
        <w:rPr>
          <w:color w:val="000000" w:themeColor="text1"/>
        </w:rPr>
        <w:t xml:space="preserve"> de travail qui sauvegarde leur machine s’explique</w:t>
      </w:r>
      <w:r>
        <w:rPr>
          <w:color w:val="000000" w:themeColor="text1"/>
        </w:rPr>
        <w:t>, car</w:t>
      </w:r>
      <w:r w:rsidRPr="0072716F">
        <w:rPr>
          <w:color w:val="000000" w:themeColor="text1"/>
        </w:rPr>
        <w:t xml:space="preserve"> </w:t>
      </w:r>
      <w:r>
        <w:rPr>
          <w:color w:val="000000" w:themeColor="text1"/>
        </w:rPr>
        <w:t xml:space="preserve">les utilisateurs </w:t>
      </w:r>
      <w:r w:rsidRPr="0072716F">
        <w:rPr>
          <w:color w:val="000000" w:themeColor="text1"/>
        </w:rPr>
        <w:t>enregistre</w:t>
      </w:r>
      <w:r>
        <w:rPr>
          <w:color w:val="000000" w:themeColor="text1"/>
        </w:rPr>
        <w:t>nt</w:t>
      </w:r>
      <w:r w:rsidRPr="0072716F">
        <w:rPr>
          <w:color w:val="000000" w:themeColor="text1"/>
        </w:rPr>
        <w:t xml:space="preserve"> leur</w:t>
      </w:r>
      <w:r>
        <w:rPr>
          <w:color w:val="000000" w:themeColor="text1"/>
        </w:rPr>
        <w:t>s</w:t>
      </w:r>
      <w:r w:rsidRPr="0072716F">
        <w:rPr>
          <w:color w:val="000000" w:themeColor="text1"/>
        </w:rPr>
        <w:t xml:space="preserve"> donnée</w:t>
      </w:r>
      <w:r>
        <w:rPr>
          <w:color w:val="000000" w:themeColor="text1"/>
        </w:rPr>
        <w:t>s</w:t>
      </w:r>
      <w:r w:rsidRPr="0072716F">
        <w:rPr>
          <w:color w:val="000000" w:themeColor="text1"/>
        </w:rPr>
        <w:t xml:space="preserve"> sur </w:t>
      </w:r>
      <w:r>
        <w:rPr>
          <w:color w:val="000000" w:themeColor="text1"/>
        </w:rPr>
        <w:t xml:space="preserve">les </w:t>
      </w:r>
      <w:r w:rsidRPr="0072716F">
        <w:rPr>
          <w:color w:val="000000" w:themeColor="text1"/>
        </w:rPr>
        <w:t>serveur</w:t>
      </w:r>
      <w:r>
        <w:rPr>
          <w:color w:val="000000" w:themeColor="text1"/>
        </w:rPr>
        <w:t>s</w:t>
      </w:r>
      <w:r w:rsidRPr="0072716F">
        <w:rPr>
          <w:color w:val="000000" w:themeColor="text1"/>
        </w:rPr>
        <w:t>. La rétenti</w:t>
      </w:r>
      <w:r>
        <w:rPr>
          <w:color w:val="000000" w:themeColor="text1"/>
        </w:rPr>
        <w:t xml:space="preserve">on des documents avec ce logiciel est de 3 mois. De cette façon, nous nous préservons de la défaille d’un disque dur d’un poste de travail. </w:t>
      </w:r>
    </w:p>
    <w:p w14:paraId="585DFC14" w14:textId="77777777" w:rsidR="00CA62F9" w:rsidRDefault="00CA62F9" w:rsidP="00CA62F9">
      <w:pPr>
        <w:pStyle w:val="Titre4"/>
        <w:rPr>
          <w:color w:val="ED7D31" w:themeColor="accent2"/>
        </w:rPr>
      </w:pPr>
      <w:bookmarkStart w:id="34" w:name="_Toc530150128"/>
      <w:bookmarkStart w:id="35" w:name="_Toc531165058"/>
      <w:r>
        <w:rPr>
          <w:color w:val="ED7D31" w:themeColor="accent2"/>
        </w:rPr>
        <w:t>Humaine</w:t>
      </w:r>
      <w:bookmarkEnd w:id="34"/>
      <w:bookmarkEnd w:id="35"/>
    </w:p>
    <w:p w14:paraId="289C71B2" w14:textId="77777777" w:rsidR="00CA62F9" w:rsidRPr="006E63F8" w:rsidRDefault="00CA62F9" w:rsidP="00CA62F9">
      <w:pPr>
        <w:pStyle w:val="Titre5"/>
        <w:numPr>
          <w:ilvl w:val="0"/>
          <w:numId w:val="0"/>
        </w:numPr>
        <w:ind w:left="1009" w:hanging="1009"/>
        <w:rPr>
          <w:color w:val="70AD47" w:themeColor="accent6"/>
        </w:rPr>
      </w:pPr>
      <w:r w:rsidRPr="006E63F8">
        <w:rPr>
          <w:color w:val="70AD47" w:themeColor="accent6"/>
        </w:rPr>
        <w:t>Protection contre la malveillance</w:t>
      </w:r>
    </w:p>
    <w:p w14:paraId="14C278C2" w14:textId="77777777" w:rsidR="00CA62F9" w:rsidRPr="00C8604A" w:rsidRDefault="00CA62F9" w:rsidP="00CA62F9">
      <w:pPr>
        <w:rPr>
          <w:color w:val="000000" w:themeColor="text1"/>
        </w:rPr>
      </w:pPr>
      <w:r w:rsidRPr="0072716F">
        <w:rPr>
          <w:color w:val="000000" w:themeColor="text1"/>
        </w:rPr>
        <w:t>Afin d’éviter qu’un employé supprime l’ensemble des sauvegardes faites par l’UNIL, l’accès de ses données est restreint à 2 personnes. L’un détient la clé pour accéder aux sauvegardes des machines virtualisées et la se</w:t>
      </w:r>
      <w:r>
        <w:rPr>
          <w:color w:val="000000" w:themeColor="text1"/>
        </w:rPr>
        <w:t>conde personne ne détient que les</w:t>
      </w:r>
      <w:r w:rsidRPr="0072716F">
        <w:rPr>
          <w:color w:val="000000" w:themeColor="text1"/>
        </w:rPr>
        <w:t xml:space="preserve"> sauvegarde</w:t>
      </w:r>
      <w:r>
        <w:rPr>
          <w:color w:val="000000" w:themeColor="text1"/>
        </w:rPr>
        <w:t>s</w:t>
      </w:r>
      <w:r w:rsidRPr="0072716F">
        <w:rPr>
          <w:color w:val="000000" w:themeColor="text1"/>
        </w:rPr>
        <w:t xml:space="preserve"> des fichiers. De cette façon, un</w:t>
      </w:r>
      <w:r>
        <w:rPr>
          <w:color w:val="000000" w:themeColor="text1"/>
        </w:rPr>
        <w:t>e seule et même</w:t>
      </w:r>
      <w:r w:rsidRPr="0072716F">
        <w:rPr>
          <w:color w:val="000000" w:themeColor="text1"/>
        </w:rPr>
        <w:t xml:space="preserve"> personne ne pourrait pas détruire l’ensemble des données stockées de l’UNIL. </w:t>
      </w:r>
      <w:r>
        <w:rPr>
          <w:color w:val="000000" w:themeColor="text1"/>
        </w:rPr>
        <w:t>L’accès des centres de calculs es</w:t>
      </w:r>
      <w:r w:rsidRPr="0072716F">
        <w:rPr>
          <w:color w:val="000000" w:themeColor="text1"/>
        </w:rPr>
        <w:t>t pro</w:t>
      </w:r>
      <w:r>
        <w:rPr>
          <w:color w:val="000000" w:themeColor="text1"/>
        </w:rPr>
        <w:t xml:space="preserve">tégé par un système de badge. </w:t>
      </w:r>
    </w:p>
    <w:p w14:paraId="039F5BB5" w14:textId="77777777" w:rsidR="00CA62F9" w:rsidRPr="006E63F8" w:rsidRDefault="00CA62F9" w:rsidP="00CA62F9">
      <w:pPr>
        <w:pStyle w:val="Titre5"/>
        <w:numPr>
          <w:ilvl w:val="0"/>
          <w:numId w:val="0"/>
        </w:numPr>
        <w:ind w:left="1009" w:hanging="1009"/>
        <w:rPr>
          <w:color w:val="70AD47" w:themeColor="accent6"/>
        </w:rPr>
      </w:pPr>
      <w:r w:rsidRPr="006E63F8">
        <w:rPr>
          <w:color w:val="70AD47" w:themeColor="accent6"/>
        </w:rPr>
        <w:t>Erreurs humaines</w:t>
      </w:r>
    </w:p>
    <w:p w14:paraId="138DEF32" w14:textId="77777777" w:rsidR="00CA62F9" w:rsidRPr="00C8604A" w:rsidRDefault="00CA62F9" w:rsidP="00CA62F9">
      <w:pPr>
        <w:rPr>
          <w:color w:val="000000" w:themeColor="text1"/>
          <w:lang w:val="fr-FR"/>
        </w:rPr>
      </w:pPr>
      <w:r>
        <w:rPr>
          <w:color w:val="000000" w:themeColor="text1"/>
          <w:lang w:val="fr-FR"/>
        </w:rPr>
        <w:t>U</w:t>
      </w:r>
      <w:r w:rsidRPr="0072716F">
        <w:rPr>
          <w:color w:val="000000" w:themeColor="text1"/>
          <w:lang w:val="fr-FR"/>
        </w:rPr>
        <w:t xml:space="preserve">ne sauvegarde des fichiers est effectuée 2 fois par jour, à midi et le soir. Le fichier antécédent est alors disponible via l’historique des fichiers Windows. </w:t>
      </w:r>
      <w:r>
        <w:rPr>
          <w:color w:val="000000" w:themeColor="text1"/>
          <w:lang w:val="fr-FR"/>
        </w:rPr>
        <w:t>L</w:t>
      </w:r>
      <w:r>
        <w:t>a rétention des copies est de trois</w:t>
      </w:r>
      <w:r w:rsidRPr="00C82B46">
        <w:t xml:space="preserve"> mois.</w:t>
      </w:r>
    </w:p>
    <w:p w14:paraId="471E0CBB" w14:textId="77777777" w:rsidR="00CA62F9" w:rsidRPr="006E63F8" w:rsidRDefault="00CA62F9" w:rsidP="00CA62F9">
      <w:pPr>
        <w:pStyle w:val="Titre4"/>
        <w:rPr>
          <w:color w:val="70AD47" w:themeColor="accent6"/>
        </w:rPr>
      </w:pPr>
      <w:bookmarkStart w:id="36" w:name="_Toc530150129"/>
      <w:bookmarkStart w:id="37" w:name="_Toc531165059"/>
      <w:r w:rsidRPr="006E63F8">
        <w:rPr>
          <w:color w:val="70AD47" w:themeColor="accent6"/>
        </w:rPr>
        <w:t>Évènement majeur</w:t>
      </w:r>
      <w:bookmarkEnd w:id="36"/>
      <w:bookmarkEnd w:id="37"/>
      <w:r w:rsidRPr="006E63F8">
        <w:rPr>
          <w:color w:val="70AD47" w:themeColor="accent6"/>
        </w:rPr>
        <w:t xml:space="preserve"> </w:t>
      </w:r>
    </w:p>
    <w:p w14:paraId="66DB4B48" w14:textId="77777777" w:rsidR="00CA62F9" w:rsidRPr="0072716F" w:rsidRDefault="00CA62F9" w:rsidP="00CA62F9">
      <w:pPr>
        <w:rPr>
          <w:color w:val="000000" w:themeColor="text1"/>
        </w:rPr>
      </w:pPr>
      <w:r>
        <w:t>Il se peut qu’</w:t>
      </w:r>
      <w:r w:rsidRPr="00C82B46">
        <w:t>une catastrophe naturelle ou un incendie</w:t>
      </w:r>
      <w:r>
        <w:t xml:space="preserve"> se produise sur le campus, l</w:t>
      </w:r>
      <w:r w:rsidRPr="00C82B46">
        <w:t xml:space="preserve">es données sont </w:t>
      </w:r>
      <w:r>
        <w:t xml:space="preserve">alors </w:t>
      </w:r>
      <w:r w:rsidRPr="00C82B46">
        <w:t>sauvegardées sur des disques et exporté</w:t>
      </w:r>
      <w:r>
        <w:t>e</w:t>
      </w:r>
      <w:r w:rsidRPr="00C82B46">
        <w:t xml:space="preserve">s sur un lieu externe de manière physique. Cette sauvegarde est aussi offline, elle n’est pas accessible via le réseau pour éviter tout accès </w:t>
      </w:r>
      <w:r>
        <w:t>par l’extérieur</w:t>
      </w:r>
      <w:r w:rsidRPr="00C82B46">
        <w:t xml:space="preserve">. </w:t>
      </w:r>
      <w:r>
        <w:rPr>
          <w:color w:val="000000" w:themeColor="text1"/>
        </w:rPr>
        <w:t xml:space="preserve">La </w:t>
      </w:r>
      <w:r w:rsidRPr="0072716F">
        <w:rPr>
          <w:color w:val="000000" w:themeColor="text1"/>
        </w:rPr>
        <w:t xml:space="preserve">sauvegarde </w:t>
      </w:r>
      <w:r>
        <w:rPr>
          <w:color w:val="000000" w:themeColor="text1"/>
        </w:rPr>
        <w:t xml:space="preserve"> est une </w:t>
      </w:r>
      <w:r w:rsidRPr="0072716F">
        <w:rPr>
          <w:color w:val="000000" w:themeColor="text1"/>
        </w:rPr>
        <w:t>« incremental-forever backup</w:t>
      </w:r>
      <w:r w:rsidRPr="0072716F">
        <w:rPr>
          <w:rStyle w:val="Appelnotedebasdep"/>
          <w:color w:val="000000" w:themeColor="text1"/>
        </w:rPr>
        <w:footnoteReference w:id="4"/>
      </w:r>
      <w:r w:rsidRPr="0072716F">
        <w:rPr>
          <w:color w:val="000000" w:themeColor="text1"/>
        </w:rPr>
        <w:t> »</w:t>
      </w:r>
      <w:r>
        <w:rPr>
          <w:color w:val="000000" w:themeColor="text1"/>
        </w:rPr>
        <w:t>, elle</w:t>
      </w:r>
      <w:r w:rsidRPr="0072716F">
        <w:rPr>
          <w:color w:val="000000" w:themeColor="text1"/>
        </w:rPr>
        <w:t xml:space="preserve"> est effectué</w:t>
      </w:r>
      <w:r>
        <w:rPr>
          <w:color w:val="000000" w:themeColor="text1"/>
        </w:rPr>
        <w:t>e</w:t>
      </w:r>
      <w:r w:rsidRPr="0072716F">
        <w:rPr>
          <w:color w:val="000000" w:themeColor="text1"/>
        </w:rPr>
        <w:t xml:space="preserve"> chaque mois et est stocké sur un serveur Linux en dehors du campus. La sauvegarde es</w:t>
      </w:r>
      <w:r>
        <w:rPr>
          <w:color w:val="000000" w:themeColor="text1"/>
        </w:rPr>
        <w:t xml:space="preserve">t alors conservée pour toujours et elle est utilisée en dernier recours. </w:t>
      </w:r>
    </w:p>
    <w:p w14:paraId="05E3F1D6" w14:textId="77777777" w:rsidR="00CA62F9" w:rsidRPr="00C82B46" w:rsidRDefault="00CA62F9" w:rsidP="00CA62F9"/>
    <w:p w14:paraId="14C148B4" w14:textId="77777777" w:rsidR="00CA62F9" w:rsidRPr="006E63F8" w:rsidRDefault="00CA62F9" w:rsidP="00CA62F9">
      <w:pPr>
        <w:pStyle w:val="Titre4"/>
        <w:rPr>
          <w:color w:val="70AD47" w:themeColor="accent6"/>
        </w:rPr>
      </w:pPr>
      <w:bookmarkStart w:id="38" w:name="_Toc530150130"/>
      <w:bookmarkStart w:id="39" w:name="_Toc531165060"/>
      <w:r w:rsidRPr="006E63F8">
        <w:rPr>
          <w:color w:val="70AD47" w:themeColor="accent6"/>
        </w:rPr>
        <w:lastRenderedPageBreak/>
        <w:t>Archivage</w:t>
      </w:r>
      <w:bookmarkEnd w:id="38"/>
      <w:bookmarkEnd w:id="39"/>
    </w:p>
    <w:p w14:paraId="560EF070" w14:textId="77777777" w:rsidR="00CA62F9" w:rsidRPr="0072716F" w:rsidRDefault="00CA62F9" w:rsidP="00CA62F9">
      <w:pPr>
        <w:rPr>
          <w:color w:val="000000" w:themeColor="text1"/>
        </w:rPr>
      </w:pPr>
      <w:r w:rsidRPr="0072716F">
        <w:rPr>
          <w:color w:val="000000" w:themeColor="text1"/>
        </w:rPr>
        <w:t xml:space="preserve">La quantité de données de l’UNIL </w:t>
      </w:r>
      <w:r>
        <w:rPr>
          <w:color w:val="000000" w:themeColor="text1"/>
        </w:rPr>
        <w:t>à</w:t>
      </w:r>
      <w:r w:rsidRPr="0072716F">
        <w:rPr>
          <w:color w:val="000000" w:themeColor="text1"/>
        </w:rPr>
        <w:t xml:space="preserve"> sauvegard</w:t>
      </w:r>
      <w:r>
        <w:rPr>
          <w:color w:val="000000" w:themeColor="text1"/>
        </w:rPr>
        <w:t>er</w:t>
      </w:r>
      <w:r w:rsidRPr="0072716F">
        <w:rPr>
          <w:color w:val="000000" w:themeColor="text1"/>
        </w:rPr>
        <w:t xml:space="preserve"> étant conséquente, nous utilisons la déduplication pour compresser les données. Ce système est assez pratique et permet de gagner énormément d’espace, le gain d’espace est tel que les données sont de 50x à 70x fois plus lég</w:t>
      </w:r>
      <w:r>
        <w:rPr>
          <w:color w:val="000000" w:themeColor="text1"/>
        </w:rPr>
        <w:t>ère</w:t>
      </w:r>
      <w:r w:rsidRPr="0072716F">
        <w:rPr>
          <w:color w:val="000000" w:themeColor="text1"/>
        </w:rPr>
        <w:t>.  Il permet de mettre ensemble les blocs qui se répètent, et un index est créé pour indiquer où se trouve</w:t>
      </w:r>
      <w:r>
        <w:rPr>
          <w:color w:val="000000" w:themeColor="text1"/>
        </w:rPr>
        <w:t>-</w:t>
      </w:r>
      <w:r w:rsidRPr="0072716F">
        <w:rPr>
          <w:color w:val="000000" w:themeColor="text1"/>
        </w:rPr>
        <w:t>le</w:t>
      </w:r>
      <w:r>
        <w:rPr>
          <w:color w:val="000000" w:themeColor="text1"/>
        </w:rPr>
        <w:t xml:space="preserve"> ou les</w:t>
      </w:r>
      <w:r w:rsidRPr="0072716F">
        <w:rPr>
          <w:color w:val="000000" w:themeColor="text1"/>
        </w:rPr>
        <w:t xml:space="preserve"> bloc</w:t>
      </w:r>
      <w:r>
        <w:rPr>
          <w:color w:val="000000" w:themeColor="text1"/>
        </w:rPr>
        <w:t>/s</w:t>
      </w:r>
      <w:r w:rsidRPr="0072716F">
        <w:rPr>
          <w:color w:val="000000" w:themeColor="text1"/>
        </w:rPr>
        <w:t xml:space="preserve"> compressé</w:t>
      </w:r>
      <w:r>
        <w:rPr>
          <w:color w:val="000000" w:themeColor="text1"/>
        </w:rPr>
        <w:t>/s</w:t>
      </w:r>
      <w:r w:rsidRPr="0072716F">
        <w:rPr>
          <w:color w:val="000000" w:themeColor="text1"/>
        </w:rPr>
        <w:t>.</w:t>
      </w:r>
    </w:p>
    <w:p w14:paraId="162AEABB" w14:textId="77777777" w:rsidR="00CA62F9" w:rsidRDefault="00CA62F9" w:rsidP="00CA62F9">
      <w:r w:rsidRPr="000654B1">
        <w:rPr>
          <w:noProof/>
          <w:lang w:eastAsia="fr-CH"/>
        </w:rPr>
        <w:drawing>
          <wp:inline distT="0" distB="0" distL="0" distR="0" wp14:anchorId="2DDB971E" wp14:editId="5C413562">
            <wp:extent cx="2082199" cy="1558456"/>
            <wp:effectExtent l="0" t="0" r="0" b="381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0654B1">
        <w:rPr>
          <w:noProof/>
          <w:lang w:eastAsia="fr-CH"/>
        </w:rPr>
        <w:drawing>
          <wp:inline distT="0" distB="0" distL="0" distR="0" wp14:anchorId="4CA9E87D" wp14:editId="2D48CEDD">
            <wp:extent cx="3554083" cy="1429546"/>
            <wp:effectExtent l="0" t="0" r="889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077BCCF2" w14:textId="77777777" w:rsidR="00CA62F9" w:rsidRPr="002A3931" w:rsidRDefault="00CA62F9" w:rsidP="00CA62F9">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33721E8E" w14:textId="77777777" w:rsidR="00CA62F9" w:rsidRPr="00C8604A" w:rsidRDefault="00CA62F9" w:rsidP="00CA62F9"/>
    <w:p w14:paraId="3C0B01BB" w14:textId="77777777" w:rsidR="00CA62F9" w:rsidRDefault="00CA62F9" w:rsidP="00CA62F9">
      <w:pPr>
        <w:pStyle w:val="Titre3"/>
      </w:pPr>
      <w:bookmarkStart w:id="40" w:name="_Toc530150131"/>
      <w:bookmarkStart w:id="41" w:name="_Toc531165061"/>
      <w:r>
        <w:t>Les stratégies de sauvegardes</w:t>
      </w:r>
      <w:bookmarkEnd w:id="40"/>
      <w:bookmarkEnd w:id="41"/>
    </w:p>
    <w:p w14:paraId="0D4E3C1A" w14:textId="77777777" w:rsidR="00CA62F9" w:rsidRDefault="00CA62F9" w:rsidP="00CA62F9">
      <w:r>
        <w:t xml:space="preserve">L’UNIL utilise deux logiciels pour effectuer les sauvegardes des différents serveurs (serveur, serveur virtualisé, serveur de fichier). </w:t>
      </w:r>
    </w:p>
    <w:p w14:paraId="0D646AC5" w14:textId="77777777" w:rsidR="00CA62F9" w:rsidRDefault="00CA62F9" w:rsidP="00CA62F9">
      <w:pPr>
        <w:pStyle w:val="Titre4"/>
      </w:pPr>
      <w:bookmarkStart w:id="42" w:name="_Toc530150132"/>
      <w:bookmarkStart w:id="43" w:name="_Toc531165062"/>
      <w:r>
        <w:t>Cohesity</w:t>
      </w:r>
      <w:bookmarkEnd w:id="42"/>
      <w:bookmarkEnd w:id="43"/>
    </w:p>
    <w:p w14:paraId="6060B951" w14:textId="77777777" w:rsidR="00CA62F9" w:rsidRDefault="00CA62F9" w:rsidP="00CA62F9">
      <w:r>
        <w:t>Le logiciel Cohesity est utilisé pour les sauvegardes ponctuelles des 650 machines et machines virtualisées. Il effectue une image de chaque VMs de manière quotidienne en incrémental, sauf le samedi où il effectue une sauvegarde complète</w:t>
      </w:r>
      <w:r w:rsidRPr="006E63F8">
        <w:rPr>
          <w:color w:val="70AD47" w:themeColor="accent6"/>
        </w:rPr>
        <w:t xml:space="preserve">. Les sauvegardes incrémentales se font par un système CBT(Change Block Tracking), où les données sont enregistrées sous forme de blocs, seuls les blocs qui ont changé sont sauvegardés. </w:t>
      </w:r>
      <w:r>
        <w:t>Les sauvegardes effectuées par Cohesity passent par une connexion dédiée uniquement aux sauvegardes afin d’avoir une sécurité contre une attaque extérieure.</w:t>
      </w:r>
    </w:p>
    <w:p w14:paraId="79B249A4" w14:textId="77777777" w:rsidR="00CA62F9" w:rsidRPr="00ED54AC" w:rsidRDefault="00CA62F9" w:rsidP="00CA62F9">
      <w:pPr>
        <w:rPr>
          <w:color w:val="000000" w:themeColor="text1"/>
        </w:rPr>
      </w:pPr>
      <w:r>
        <w:t xml:space="preserve">La rétention des sauvegardes est de 90 jours </w:t>
      </w:r>
      <w:r w:rsidRPr="00ED54AC">
        <w:rPr>
          <w:color w:val="000000" w:themeColor="text1"/>
        </w:rPr>
        <w:t xml:space="preserve">et </w:t>
      </w:r>
      <w:r>
        <w:rPr>
          <w:color w:val="000000" w:themeColor="text1"/>
        </w:rPr>
        <w:t>l</w:t>
      </w:r>
      <w:r w:rsidRPr="00ED54AC">
        <w:rPr>
          <w:color w:val="000000" w:themeColor="text1"/>
        </w:rPr>
        <w:t>e RPO maximum est de 24 heures.</w:t>
      </w:r>
    </w:p>
    <w:p w14:paraId="47C00406" w14:textId="77777777" w:rsidR="00CA62F9" w:rsidRDefault="00CA62F9" w:rsidP="00CA62F9">
      <w:pPr>
        <w:pStyle w:val="Titre4"/>
      </w:pPr>
      <w:bookmarkStart w:id="44" w:name="_Toc530150133"/>
      <w:bookmarkStart w:id="45" w:name="_Toc531165063"/>
      <w:r>
        <w:t>Networker</w:t>
      </w:r>
      <w:bookmarkEnd w:id="44"/>
      <w:bookmarkEnd w:id="45"/>
    </w:p>
    <w:p w14:paraId="2C67464D" w14:textId="77777777" w:rsidR="00CA62F9" w:rsidRDefault="00CA62F9" w:rsidP="00CA62F9">
      <w:r>
        <w:t>Networker permet la sauvegarde de certaines bases de données au fil de l’eau et aussi de proposer une conservation jusqu’à trois mois des documents pour les serveurs.</w:t>
      </w:r>
    </w:p>
    <w:p w14:paraId="1100D5F0" w14:textId="77777777" w:rsidR="00CA62F9" w:rsidRDefault="00CA62F9" w:rsidP="00CA62F9">
      <w:r>
        <w:t xml:space="preserve">Network effectue une sauvegarde quotidienne incrémentale chaque nuit sauf le samedi, car il effectue une sauvegarde full chaque vendredi. La rétention des fichiers est de 3 mois selon les directives de la SLA (Service Level agreement). </w:t>
      </w:r>
    </w:p>
    <w:p w14:paraId="681C031F" w14:textId="77777777" w:rsidR="00CA62F9" w:rsidRDefault="00CA62F9" w:rsidP="00CA62F9">
      <w:r>
        <w:t>Il est également utilisé pour sauvegarder les données du serveur Microsoft exchange de manière particulière.</w:t>
      </w:r>
    </w:p>
    <w:p w14:paraId="15B0992D" w14:textId="77777777" w:rsidR="00CA62F9" w:rsidRDefault="00CA62F9" w:rsidP="00CA62F9">
      <w:r>
        <w:t xml:space="preserve">Un Recover Point Objective (RPO) d’un maximum de 24 heures pour les fichiers et un RPO maximum de 8h pour les bases de données. </w:t>
      </w:r>
    </w:p>
    <w:p w14:paraId="32F10FD1" w14:textId="77777777" w:rsidR="00CA62F9" w:rsidRPr="006E63F8" w:rsidRDefault="00CA62F9" w:rsidP="00CA62F9">
      <w:pPr>
        <w:pStyle w:val="Titre4"/>
        <w:rPr>
          <w:color w:val="70AD47" w:themeColor="accent6"/>
        </w:rPr>
      </w:pPr>
      <w:bookmarkStart w:id="46" w:name="_Toc531165064"/>
      <w:r w:rsidRPr="006E63F8">
        <w:rPr>
          <w:color w:val="70AD47" w:themeColor="accent6"/>
        </w:rPr>
        <w:t>Avamar</w:t>
      </w:r>
      <w:bookmarkEnd w:id="46"/>
    </w:p>
    <w:p w14:paraId="64F88ECE" w14:textId="2A207700" w:rsidR="00CA62F9" w:rsidRPr="006E63F8" w:rsidRDefault="00CA62F9" w:rsidP="00CA62F9">
      <w:pPr>
        <w:rPr>
          <w:color w:val="70AD47" w:themeColor="accent6"/>
        </w:rPr>
      </w:pPr>
      <w:r w:rsidRPr="006E63F8">
        <w:rPr>
          <w:color w:val="70AD47" w:themeColor="accent6"/>
        </w:rPr>
        <w:t xml:space="preserve">Les sauvegardes des images de machine virtuelle dans un site distant s’effectuent à l’aide d’Avamar. </w:t>
      </w:r>
      <w:r>
        <w:rPr>
          <w:color w:val="70AD47" w:themeColor="accent6"/>
        </w:rPr>
        <w:t>Il effectue les sauvegardes en « incrémental forever-backup ».</w:t>
      </w:r>
    </w:p>
    <w:p w14:paraId="2E8B526C" w14:textId="77777777" w:rsidR="00CA62F9" w:rsidRDefault="00CA62F9" w:rsidP="00CA62F9">
      <w:pPr>
        <w:pStyle w:val="Titre3"/>
      </w:pPr>
      <w:bookmarkStart w:id="47" w:name="_Toc530150134"/>
      <w:bookmarkStart w:id="48" w:name="_Toc531165065"/>
      <w:r w:rsidRPr="00267C23">
        <w:lastRenderedPageBreak/>
        <w:t>Les stratégies en cas de récupération</w:t>
      </w:r>
      <w:bookmarkEnd w:id="47"/>
      <w:bookmarkEnd w:id="48"/>
    </w:p>
    <w:p w14:paraId="31E5CE0E" w14:textId="77777777" w:rsidR="00CA62F9" w:rsidRPr="0072716F" w:rsidRDefault="00CA62F9" w:rsidP="00CA62F9">
      <w:pPr>
        <w:rPr>
          <w:color w:val="000000" w:themeColor="text1"/>
        </w:rPr>
      </w:pPr>
      <w:r w:rsidRPr="0072716F">
        <w:rPr>
          <w:color w:val="000000" w:themeColor="text1"/>
        </w:rPr>
        <w:t xml:space="preserve">La restauration des données est faite selon le point de sauvegarde le plus récent ou la demande de la date précisée par le collaborateur. La restauration ne demande </w:t>
      </w:r>
      <w:r>
        <w:rPr>
          <w:color w:val="000000" w:themeColor="text1"/>
        </w:rPr>
        <w:t xml:space="preserve">aucun </w:t>
      </w:r>
      <w:r w:rsidRPr="0072716F">
        <w:rPr>
          <w:color w:val="000000" w:themeColor="text1"/>
        </w:rPr>
        <w:t xml:space="preserve">spécialiste IT s’il utilise le point de restauration Windows, les utilisateurs sont capables de le faire eux-mêmes sur le serveur. Concernant les postes individuelles, à condition que les collaborateurs </w:t>
      </w:r>
      <w:r>
        <w:rPr>
          <w:color w:val="000000" w:themeColor="text1"/>
        </w:rPr>
        <w:t>aie</w:t>
      </w:r>
      <w:r w:rsidRPr="0072716F">
        <w:rPr>
          <w:color w:val="000000" w:themeColor="text1"/>
        </w:rPr>
        <w:t>nt souscri</w:t>
      </w:r>
      <w:r>
        <w:rPr>
          <w:color w:val="000000" w:themeColor="text1"/>
        </w:rPr>
        <w:t>t</w:t>
      </w:r>
      <w:r w:rsidRPr="0072716F">
        <w:rPr>
          <w:color w:val="000000" w:themeColor="text1"/>
        </w:rPr>
        <w:t xml:space="preserve"> à une sauvegarde avec le logiciel Crash Plan. Il peut également restaurer ses données de lui-même. </w:t>
      </w:r>
    </w:p>
    <w:p w14:paraId="581EBA3D" w14:textId="77777777" w:rsidR="00CA62F9" w:rsidRPr="0072716F" w:rsidRDefault="00CA62F9" w:rsidP="00CA62F9">
      <w:pPr>
        <w:rPr>
          <w:color w:val="000000" w:themeColor="text1"/>
        </w:rPr>
      </w:pPr>
      <w:r w:rsidRPr="0072716F">
        <w:rPr>
          <w:color w:val="000000" w:themeColor="text1"/>
        </w:rPr>
        <w:t xml:space="preserve">En cas d’un problème d’un serveur virtualisé, le logiciel </w:t>
      </w:r>
      <w:r>
        <w:rPr>
          <w:color w:val="000000" w:themeColor="text1"/>
        </w:rPr>
        <w:t>Cohesity</w:t>
      </w:r>
      <w:r w:rsidRPr="0072716F">
        <w:rPr>
          <w:color w:val="000000" w:themeColor="text1"/>
        </w:rPr>
        <w:t xml:space="preserve"> est utilisé pour restaurer</w:t>
      </w:r>
      <w:r>
        <w:rPr>
          <w:color w:val="000000" w:themeColor="text1"/>
        </w:rPr>
        <w:t xml:space="preserve"> la machine ou un fichier.</w:t>
      </w:r>
    </w:p>
    <w:p w14:paraId="37BBED7B" w14:textId="17E0078D" w:rsidR="00A97195" w:rsidRDefault="00A97195" w:rsidP="00F9502B">
      <w:pPr>
        <w:pStyle w:val="Titre1"/>
        <w:pageBreakBefore/>
      </w:pPr>
      <w:bookmarkStart w:id="49" w:name="_Toc531165066"/>
      <w:r>
        <w:lastRenderedPageBreak/>
        <w:t>Partie 2</w:t>
      </w:r>
      <w:bookmarkEnd w:id="49"/>
    </w:p>
    <w:p w14:paraId="65591096" w14:textId="22616732" w:rsidR="00F67BCD" w:rsidRPr="000B40B9" w:rsidRDefault="00F67BCD" w:rsidP="00AE41E3">
      <w:pPr>
        <w:pStyle w:val="Titre2"/>
      </w:pPr>
      <w:bookmarkStart w:id="50" w:name="_Toc531165067"/>
      <w:r w:rsidRPr="000B40B9">
        <w:t>Lois sur les protections des données</w:t>
      </w:r>
      <w:bookmarkEnd w:id="50"/>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1A5520BF" w:rsidR="00F67BCD" w:rsidRPr="000B40B9" w:rsidRDefault="00F67BCD" w:rsidP="00A97195">
      <w:pPr>
        <w:pStyle w:val="Titre3"/>
      </w:pPr>
      <w:bookmarkStart w:id="51" w:name="_Toc531165068"/>
      <w:r w:rsidRPr="000B40B9">
        <w:t>LPD</w:t>
      </w:r>
      <w:bookmarkEnd w:id="51"/>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097A1A14" w:rsidR="00F67BCD" w:rsidRPr="00292596" w:rsidRDefault="00F67BCD" w:rsidP="00A97195">
      <w:pPr>
        <w:pStyle w:val="Titre3"/>
      </w:pPr>
      <w:bookmarkStart w:id="52" w:name="_Toc531165069"/>
      <w:r w:rsidRPr="00292596">
        <w:t>RGPD</w:t>
      </w:r>
      <w:bookmarkEnd w:id="52"/>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DA6430">
      <w:pPr>
        <w:pStyle w:val="Titre4"/>
      </w:pPr>
      <w:bookmarkStart w:id="53" w:name="_Toc531165070"/>
      <w:r w:rsidRPr="00CC53F1">
        <w:t xml:space="preserve">Première chose à se demander : </w:t>
      </w:r>
      <w:r w:rsidRPr="00242F35">
        <w:t>Qu’est qu’une donnée personnelle ?</w:t>
      </w:r>
      <w:bookmarkEnd w:id="53"/>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DA6430">
      <w:pPr>
        <w:pStyle w:val="Titre4"/>
      </w:pPr>
      <w:bookmarkStart w:id="54" w:name="_Toc531165071"/>
      <w:r w:rsidRPr="00CC53F1">
        <w:t xml:space="preserve">En vrai, </w:t>
      </w:r>
      <w:r w:rsidR="00A97195">
        <w:t>à quoi servent</w:t>
      </w:r>
      <w:r w:rsidRPr="00242F35">
        <w:t xml:space="preserve"> ces deux lois ?</w:t>
      </w:r>
      <w:bookmarkEnd w:id="54"/>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Analytica.</w:t>
      </w:r>
    </w:p>
    <w:p w14:paraId="1A9CDA81" w14:textId="77777777" w:rsidR="00F67BCD" w:rsidRPr="00242F35" w:rsidRDefault="00F67BCD" w:rsidP="00DA6430">
      <w:pPr>
        <w:pStyle w:val="Titre4"/>
      </w:pPr>
      <w:bookmarkStart w:id="55" w:name="_Toc531165072"/>
      <w:r w:rsidRPr="00242F35">
        <w:t>Qui est concerné ?</w:t>
      </w:r>
      <w:bookmarkEnd w:id="55"/>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E659E25" w:rsidR="00F67BCD" w:rsidRPr="00292596" w:rsidRDefault="00F67BCD" w:rsidP="00A97195">
      <w:pPr>
        <w:pStyle w:val="Titre3"/>
      </w:pPr>
      <w:bookmarkStart w:id="56" w:name="_Toc531165073"/>
      <w:r w:rsidRPr="00377A1C">
        <w:t>Mise en conformité</w:t>
      </w:r>
      <w:bookmarkEnd w:id="56"/>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Licéité, bonne foi, proportionnalité, finalité, reconnaissabilité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t xml:space="preserve">• Principe de </w:t>
      </w:r>
      <w:r w:rsidRPr="009E066D">
        <w:rPr>
          <w:b/>
        </w:rPr>
        <w:t>reconnaissabilité</w:t>
      </w:r>
      <w:r>
        <w:t xml:space="preserve"> : la collecte et la finalité du traitement doivent être reconnaissables pour la personne concernée ;</w:t>
      </w:r>
    </w:p>
    <w:p w14:paraId="4D4136B9" w14:textId="77777777" w:rsidR="00F67BCD" w:rsidRDefault="00F67BCD" w:rsidP="00F67BCD">
      <w:r>
        <w:t xml:space="preserve">• Principe de </w:t>
      </w:r>
      <w:r w:rsidRPr="009E066D">
        <w:rPr>
          <w:b/>
        </w:rPr>
        <w:t>finalité</w:t>
      </w:r>
      <w:r>
        <w:t xml:space="preserve"> : la collecte, le traitement des données doivent se faire dans un but préalablement défini. Quid du big data ?</w:t>
      </w:r>
    </w:p>
    <w:p w14:paraId="59DD24C2" w14:textId="77777777" w:rsidR="00F67BCD" w:rsidRDefault="00F67BCD" w:rsidP="00F67BCD">
      <w:r>
        <w:lastRenderedPageBreak/>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599FC29F" w:rsidR="00F67BCD" w:rsidRPr="00292596" w:rsidRDefault="00F67BCD" w:rsidP="00A97195">
      <w:pPr>
        <w:pStyle w:val="Titre3"/>
      </w:pPr>
      <w:bookmarkStart w:id="57" w:name="_Toc531165074"/>
      <w:r w:rsidRPr="00292596">
        <w:t>Organisation et actions :</w:t>
      </w:r>
      <w:bookmarkEnd w:id="57"/>
    </w:p>
    <w:p w14:paraId="051B34FC" w14:textId="77777777" w:rsidR="00F67BCD" w:rsidRPr="00677D06" w:rsidRDefault="00F67BCD" w:rsidP="007734BD">
      <w:pPr>
        <w:pStyle w:val="Paragraphedeliste"/>
        <w:numPr>
          <w:ilvl w:val="0"/>
          <w:numId w:val="1"/>
        </w:numPr>
      </w:pPr>
      <w:r w:rsidRPr="00677D06">
        <w:t>Nommer Un DPO (Digital protection Officer),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7734BD">
      <w:pPr>
        <w:pStyle w:val="Paragraphedeliste"/>
        <w:numPr>
          <w:ilvl w:val="0"/>
          <w:numId w:val="1"/>
        </w:numPr>
      </w:pPr>
      <w:r w:rsidRPr="00677D06">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7734BD">
      <w:pPr>
        <w:pStyle w:val="Paragraphedeliste"/>
        <w:numPr>
          <w:ilvl w:val="0"/>
          <w:numId w:val="1"/>
        </w:numPr>
      </w:pPr>
      <w:r w:rsidRPr="00677D06">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7734BD">
      <w:pPr>
        <w:pStyle w:val="Paragraphedeliste"/>
        <w:numPr>
          <w:ilvl w:val="0"/>
          <w:numId w:val="1"/>
        </w:numPr>
      </w:pPr>
      <w:r w:rsidRPr="00677D06">
        <w:t>Demander l’accord aux personnes et leur donner la possibilité de retirer cet accord.</w:t>
      </w:r>
    </w:p>
    <w:p w14:paraId="793465FF" w14:textId="77777777" w:rsidR="00F67BCD" w:rsidRPr="00677D06" w:rsidRDefault="00F67BCD" w:rsidP="007734BD">
      <w:pPr>
        <w:pStyle w:val="Paragraphedeliste"/>
        <w:numPr>
          <w:ilvl w:val="0"/>
          <w:numId w:val="1"/>
        </w:numPr>
      </w:pPr>
      <w:r w:rsidRPr="00677D06">
        <w:t>Mettre en place des mesures de sécurité adaptées à la sensibilité de la donnée sauvegardée. Données sensibles, exemple : ethnie ou race, religion, options sexuelles, etc.</w:t>
      </w:r>
    </w:p>
    <w:p w14:paraId="6A39D375" w14:textId="77777777" w:rsidR="00F67BCD" w:rsidRDefault="00F67BCD" w:rsidP="007734BD">
      <w:pPr>
        <w:pStyle w:val="Paragraphedeliste"/>
        <w:numPr>
          <w:ilvl w:val="0"/>
          <w:numId w:val="1"/>
        </w:numPr>
      </w:pPr>
      <w:r w:rsidRPr="00677D06">
        <w:t>Analyser les fichiers et tenir un registre de traitements des données.</w:t>
      </w:r>
    </w:p>
    <w:p w14:paraId="47721807" w14:textId="77777777" w:rsidR="00F67BCD" w:rsidRDefault="00F67BCD" w:rsidP="00F67BCD"/>
    <w:p w14:paraId="7F10AD4A" w14:textId="2F53AE58" w:rsidR="00F67BCD" w:rsidRDefault="00F67BCD" w:rsidP="00A97195">
      <w:pPr>
        <w:pStyle w:val="Titre3"/>
      </w:pPr>
      <w:bookmarkStart w:id="58" w:name="_Toc531165075"/>
      <w:r w:rsidRPr="00292596">
        <w:t>Mesures techniques adéquates</w:t>
      </w:r>
      <w:bookmarkEnd w:id="58"/>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7734BD">
      <w:pPr>
        <w:pStyle w:val="Paragraphedeliste"/>
        <w:numPr>
          <w:ilvl w:val="0"/>
          <w:numId w:val="2"/>
        </w:numPr>
        <w:rPr>
          <w:lang w:eastAsia="fr-CH"/>
        </w:rPr>
      </w:pPr>
      <w:r w:rsidRPr="00677D06">
        <w:t>Sensibiliser les utilisateurs</w:t>
      </w:r>
      <w:r w:rsidRPr="00677D06">
        <w:rPr>
          <w:lang w:eastAsia="fr-CH"/>
        </w:rPr>
        <w:t xml:space="preserve"> ;</w:t>
      </w:r>
    </w:p>
    <w:p w14:paraId="0774E052" w14:textId="77777777" w:rsidR="00F67BCD" w:rsidRPr="00677D06" w:rsidRDefault="00F67BCD" w:rsidP="007734BD">
      <w:pPr>
        <w:pStyle w:val="Paragraphedeliste"/>
        <w:numPr>
          <w:ilvl w:val="0"/>
          <w:numId w:val="2"/>
        </w:numPr>
        <w:rPr>
          <w:lang w:eastAsia="fr-CH"/>
        </w:rPr>
      </w:pPr>
      <w:r w:rsidRPr="00677D06">
        <w:rPr>
          <w:lang w:eastAsia="fr-CH"/>
        </w:rPr>
        <w:t>Authentifier les utilisateurs ;</w:t>
      </w:r>
    </w:p>
    <w:p w14:paraId="29CE644F" w14:textId="77777777" w:rsidR="00F67BCD" w:rsidRPr="00677D06" w:rsidRDefault="00F67BCD" w:rsidP="007734BD">
      <w:pPr>
        <w:pStyle w:val="Paragraphedeliste"/>
        <w:numPr>
          <w:ilvl w:val="0"/>
          <w:numId w:val="2"/>
        </w:numPr>
        <w:rPr>
          <w:lang w:eastAsia="fr-CH"/>
        </w:rPr>
      </w:pPr>
      <w:r w:rsidRPr="00677D06">
        <w:rPr>
          <w:lang w:eastAsia="fr-CH"/>
        </w:rPr>
        <w:t>Tracer les accès et gérer les incidents ;</w:t>
      </w:r>
    </w:p>
    <w:p w14:paraId="6DEAFF37" w14:textId="77777777" w:rsidR="00F67BCD" w:rsidRPr="00677D06" w:rsidRDefault="00F67BCD" w:rsidP="007734BD">
      <w:pPr>
        <w:pStyle w:val="Paragraphedeliste"/>
        <w:numPr>
          <w:ilvl w:val="0"/>
          <w:numId w:val="2"/>
        </w:numPr>
        <w:rPr>
          <w:lang w:eastAsia="fr-CH"/>
        </w:rPr>
      </w:pPr>
      <w:r w:rsidRPr="00677D06">
        <w:rPr>
          <w:lang w:eastAsia="fr-CH"/>
        </w:rPr>
        <w:t>Sécuriser les postes de travail ;</w:t>
      </w:r>
    </w:p>
    <w:p w14:paraId="6B4DDCFC" w14:textId="77777777" w:rsidR="00F67BCD" w:rsidRPr="00677D06" w:rsidRDefault="00F67BCD" w:rsidP="007734BD">
      <w:pPr>
        <w:pStyle w:val="Paragraphedeliste"/>
        <w:numPr>
          <w:ilvl w:val="0"/>
          <w:numId w:val="2"/>
        </w:numPr>
        <w:rPr>
          <w:lang w:eastAsia="fr-CH"/>
        </w:rPr>
      </w:pPr>
      <w:r w:rsidRPr="00677D06">
        <w:rPr>
          <w:lang w:eastAsia="fr-CH"/>
        </w:rPr>
        <w:t>Sécuriser l’informatique mobile ;</w:t>
      </w:r>
    </w:p>
    <w:p w14:paraId="2523A111" w14:textId="77777777" w:rsidR="00F67BCD" w:rsidRPr="00677D06" w:rsidRDefault="00F67BCD" w:rsidP="007734BD">
      <w:pPr>
        <w:pStyle w:val="Paragraphedeliste"/>
        <w:numPr>
          <w:ilvl w:val="0"/>
          <w:numId w:val="2"/>
        </w:numPr>
        <w:rPr>
          <w:lang w:eastAsia="fr-CH"/>
        </w:rPr>
      </w:pPr>
      <w:r w:rsidRPr="00677D06">
        <w:rPr>
          <w:lang w:eastAsia="fr-CH"/>
        </w:rPr>
        <w:t>Protéger le réseau informatique interne ;</w:t>
      </w:r>
    </w:p>
    <w:p w14:paraId="62E6C3D8" w14:textId="77777777" w:rsidR="00F67BCD" w:rsidRPr="00677D06" w:rsidRDefault="00F67BCD" w:rsidP="007734BD">
      <w:pPr>
        <w:pStyle w:val="Paragraphedeliste"/>
        <w:numPr>
          <w:ilvl w:val="0"/>
          <w:numId w:val="2"/>
        </w:numPr>
        <w:rPr>
          <w:lang w:eastAsia="fr-CH"/>
        </w:rPr>
      </w:pPr>
      <w:r w:rsidRPr="00677D06">
        <w:rPr>
          <w:lang w:eastAsia="fr-CH"/>
        </w:rPr>
        <w:t>Sécuriser les serveurs ;</w:t>
      </w:r>
    </w:p>
    <w:p w14:paraId="49F417ED" w14:textId="77777777" w:rsidR="00F67BCD" w:rsidRPr="00677D06" w:rsidRDefault="00F67BCD" w:rsidP="007734BD">
      <w:pPr>
        <w:pStyle w:val="Paragraphedeliste"/>
        <w:numPr>
          <w:ilvl w:val="0"/>
          <w:numId w:val="2"/>
        </w:numPr>
        <w:rPr>
          <w:lang w:eastAsia="fr-CH"/>
        </w:rPr>
      </w:pPr>
      <w:r w:rsidRPr="00677D06">
        <w:rPr>
          <w:lang w:eastAsia="fr-CH"/>
        </w:rPr>
        <w:t>Sécuriser les sites web ;</w:t>
      </w:r>
    </w:p>
    <w:p w14:paraId="3446AC80" w14:textId="77777777" w:rsidR="00F67BCD" w:rsidRPr="00677D06" w:rsidRDefault="00F67BCD" w:rsidP="007734BD">
      <w:pPr>
        <w:pStyle w:val="Paragraphedeliste"/>
        <w:numPr>
          <w:ilvl w:val="0"/>
          <w:numId w:val="2"/>
        </w:numPr>
        <w:rPr>
          <w:lang w:eastAsia="fr-CH"/>
        </w:rPr>
      </w:pPr>
      <w:r w:rsidRPr="00677D06">
        <w:rPr>
          <w:lang w:eastAsia="fr-CH"/>
        </w:rPr>
        <w:t>Sauvegarder et prévoir la continuité d’activité ;</w:t>
      </w:r>
    </w:p>
    <w:p w14:paraId="16547655" w14:textId="77777777" w:rsidR="00F67BCD" w:rsidRPr="00677D06" w:rsidRDefault="00F67BCD" w:rsidP="007734BD">
      <w:pPr>
        <w:pStyle w:val="Paragraphedeliste"/>
        <w:numPr>
          <w:ilvl w:val="0"/>
          <w:numId w:val="2"/>
        </w:numPr>
        <w:rPr>
          <w:lang w:eastAsia="fr-CH"/>
        </w:rPr>
      </w:pPr>
      <w:r w:rsidRPr="00677D06">
        <w:rPr>
          <w:lang w:eastAsia="fr-CH"/>
        </w:rPr>
        <w:t>Archiver de manière sécurisée ;</w:t>
      </w:r>
    </w:p>
    <w:p w14:paraId="414C4776" w14:textId="77777777" w:rsidR="00F67BCD" w:rsidRPr="00677D06" w:rsidRDefault="00F67BCD" w:rsidP="007734BD">
      <w:pPr>
        <w:pStyle w:val="Paragraphedeliste"/>
        <w:numPr>
          <w:ilvl w:val="0"/>
          <w:numId w:val="2"/>
        </w:numPr>
        <w:rPr>
          <w:lang w:eastAsia="fr-CH"/>
        </w:rPr>
      </w:pPr>
      <w:r w:rsidRPr="00677D06">
        <w:rPr>
          <w:lang w:eastAsia="fr-CH"/>
        </w:rPr>
        <w:t>Encadrer la maintenance et la destruction des données ;</w:t>
      </w:r>
    </w:p>
    <w:p w14:paraId="265E56A1" w14:textId="77777777" w:rsidR="00F67BCD" w:rsidRPr="00677D06" w:rsidRDefault="00F67BCD" w:rsidP="007734BD">
      <w:pPr>
        <w:pStyle w:val="Paragraphedeliste"/>
        <w:numPr>
          <w:ilvl w:val="0"/>
          <w:numId w:val="2"/>
        </w:numPr>
        <w:rPr>
          <w:lang w:eastAsia="fr-CH"/>
        </w:rPr>
      </w:pPr>
      <w:r w:rsidRPr="00677D06">
        <w:rPr>
          <w:lang w:eastAsia="fr-CH"/>
        </w:rPr>
        <w:t>Sécuriser les échanges avec d’autres organismes ;</w:t>
      </w:r>
    </w:p>
    <w:p w14:paraId="0C2E3363" w14:textId="1FCDAD2F" w:rsidR="00F67BCD" w:rsidRPr="00677D06" w:rsidRDefault="00F67BCD" w:rsidP="007734BD">
      <w:pPr>
        <w:pStyle w:val="Paragraphedeliste"/>
        <w:numPr>
          <w:ilvl w:val="0"/>
          <w:numId w:val="2"/>
        </w:numPr>
        <w:rPr>
          <w:lang w:eastAsia="fr-CH"/>
        </w:rPr>
      </w:pPr>
      <w:r w:rsidRPr="00677D06">
        <w:rPr>
          <w:lang w:eastAsia="fr-CH"/>
        </w:rPr>
        <w:t>Protéger les locaux ;</w:t>
      </w:r>
    </w:p>
    <w:p w14:paraId="7E1A7C8C" w14:textId="77777777" w:rsidR="00F67BCD" w:rsidRPr="00A97195" w:rsidRDefault="00F67BCD" w:rsidP="007734BD">
      <w:pPr>
        <w:pStyle w:val="Paragraphedeliste"/>
        <w:numPr>
          <w:ilvl w:val="0"/>
          <w:numId w:val="2"/>
        </w:numPr>
        <w:rPr>
          <w:lang w:eastAsia="fr-CH"/>
        </w:rPr>
      </w:pPr>
      <w:r w:rsidRPr="00A97195">
        <w:rPr>
          <w:lang w:eastAsia="fr-CH"/>
        </w:rPr>
        <w:t>Encadrer les développements informatiques ;</w:t>
      </w:r>
    </w:p>
    <w:p w14:paraId="63A6F405" w14:textId="1F6C1B73" w:rsidR="00A97195" w:rsidRDefault="00F67BCD" w:rsidP="007734BD">
      <w:pPr>
        <w:pStyle w:val="Paragraphedeliste"/>
        <w:numPr>
          <w:ilvl w:val="0"/>
          <w:numId w:val="2"/>
        </w:numPr>
        <w:rPr>
          <w:lang w:eastAsia="fr-CH"/>
        </w:rPr>
      </w:pPr>
      <w:r w:rsidRPr="00A97195">
        <w:rPr>
          <w:lang w:eastAsia="fr-CH"/>
        </w:rPr>
        <w:t>Chiffrer, garantir l’intégrité ou signer</w:t>
      </w:r>
      <w:r w:rsidRPr="00F67BCD">
        <w:rPr>
          <w:lang w:eastAsia="fr-CH"/>
        </w:rPr>
        <w:t>.</w:t>
      </w:r>
    </w:p>
    <w:p w14:paraId="6A2C0BBA" w14:textId="12375EBA" w:rsidR="00935A52" w:rsidRPr="00935A52" w:rsidRDefault="00935A52" w:rsidP="00935A52"/>
    <w:p w14:paraId="6910F6A1" w14:textId="55F0E60A" w:rsidR="003F547E" w:rsidRDefault="003F547E" w:rsidP="00AE41E3">
      <w:pPr>
        <w:pStyle w:val="Titre2"/>
      </w:pPr>
      <w:bookmarkStart w:id="59" w:name="_Toc531165076"/>
      <w:r>
        <w:lastRenderedPageBreak/>
        <w:t>Les disques durs et le systèmes RAIDs</w:t>
      </w:r>
      <w:bookmarkEnd w:id="59"/>
    </w:p>
    <w:p w14:paraId="08673D12" w14:textId="2A995CF8" w:rsidR="003F547E" w:rsidRPr="005B612B" w:rsidRDefault="003F547E" w:rsidP="002D7338">
      <w:pPr>
        <w:rPr>
          <w:rFonts w:ascii="Calibri" w:hAnsi="Calibri" w:cs="Calibri"/>
          <w:color w:val="000000" w:themeColor="text1"/>
        </w:rPr>
      </w:pPr>
      <w:r w:rsidRPr="005B612B">
        <w:rPr>
          <w:color w:val="000000" w:themeColor="text1"/>
        </w:rPr>
        <w:t>La technologie RAID qui veux dire Redundant Array of Independent Disks a été créer pour joindre plusieurs disques et ainsi diminuer le prix de stockage. Ce fut</w:t>
      </w:r>
      <w:r w:rsidRPr="005B612B">
        <w:rPr>
          <w:rFonts w:ascii="Calibri" w:hAnsi="Calibri" w:cs="Calibri"/>
          <w:color w:val="000000" w:themeColor="text1"/>
        </w:rPr>
        <w:t xml:space="preserve"> créée en 1987 pour remplacer </w:t>
      </w:r>
      <w:r w:rsidR="002D7338" w:rsidRPr="005B612B">
        <w:rPr>
          <w:rFonts w:ascii="Calibri" w:hAnsi="Calibri" w:cs="Calibri"/>
          <w:color w:val="000000" w:themeColor="text1"/>
        </w:rPr>
        <w:t>les disques plutôt chers</w:t>
      </w:r>
      <w:r w:rsidRPr="005B612B">
        <w:rPr>
          <w:rFonts w:ascii="Calibri" w:hAnsi="Calibri" w:cs="Calibri"/>
          <w:color w:val="000000" w:themeColor="text1"/>
        </w:rPr>
        <w:t xml:space="preserve"> de 6.5 et 9.5 pouces par des ensembles formés de disques de 3.5 </w:t>
      </w:r>
      <w:r w:rsidR="002D7338" w:rsidRPr="005B612B">
        <w:rPr>
          <w:rFonts w:ascii="Calibri" w:hAnsi="Calibri" w:cs="Calibri"/>
          <w:color w:val="000000" w:themeColor="text1"/>
        </w:rPr>
        <w:t>pouces.</w:t>
      </w:r>
      <w:r w:rsidR="002D7338" w:rsidRPr="005B612B">
        <w:rPr>
          <w:color w:val="000000" w:themeColor="text1"/>
        </w:rPr>
        <w:t xml:space="preserve"> Nous</w:t>
      </w:r>
      <w:r w:rsidRPr="005B612B">
        <w:rPr>
          <w:color w:val="000000" w:themeColor="text1"/>
        </w:rPr>
        <w:t xml:space="preserve"> l’avons ensuite amélioré et développé pour accélérer et sécurisé notre stockage.</w:t>
      </w:r>
    </w:p>
    <w:p w14:paraId="7F5BF943" w14:textId="45F47096" w:rsidR="002D7338" w:rsidRPr="005B612B" w:rsidRDefault="003F547E" w:rsidP="002D7338">
      <w:pPr>
        <w:rPr>
          <w:color w:val="000000" w:themeColor="text1"/>
        </w:rPr>
      </w:pPr>
      <w:r w:rsidRPr="005B612B">
        <w:rPr>
          <w:color w:val="000000" w:themeColor="text1"/>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5B612B" w:rsidRDefault="003F547E" w:rsidP="002D7338">
      <w:pPr>
        <w:rPr>
          <w:color w:val="000000" w:themeColor="text1"/>
        </w:rPr>
      </w:pPr>
      <w:r w:rsidRPr="005B612B">
        <w:rPr>
          <w:color w:val="000000" w:themeColor="text1"/>
        </w:rPr>
        <w:t xml:space="preserve">Les systèmes RAIDs sont compatible avec tout type d’utilisation sur ordinateur comme les travaux de virtualisation </w:t>
      </w:r>
      <w:r w:rsidR="002D7338" w:rsidRPr="005B612B">
        <w:rPr>
          <w:color w:val="000000" w:themeColor="text1"/>
        </w:rPr>
        <w:t>(VMware</w:t>
      </w:r>
      <w:r w:rsidRPr="005B612B">
        <w:rPr>
          <w:color w:val="000000" w:themeColor="text1"/>
        </w:rPr>
        <w:t xml:space="preserve">, Microsoft </w:t>
      </w:r>
      <w:r w:rsidR="002D7338" w:rsidRPr="005B612B">
        <w:rPr>
          <w:color w:val="000000" w:themeColor="text1"/>
        </w:rPr>
        <w:t>Hyper-V</w:t>
      </w:r>
      <w:r w:rsidRPr="005B612B">
        <w:rPr>
          <w:color w:val="000000" w:themeColor="text1"/>
        </w:rPr>
        <w:t>, etc</w:t>
      </w:r>
      <w:r w:rsidR="002D7338" w:rsidRPr="005B612B">
        <w:rPr>
          <w:color w:val="000000" w:themeColor="text1"/>
        </w:rPr>
        <w:t>…),</w:t>
      </w:r>
      <w:r w:rsidRPr="005B612B">
        <w:rPr>
          <w:color w:val="000000" w:themeColor="text1"/>
        </w:rPr>
        <w:t xml:space="preserve"> bases de données </w:t>
      </w:r>
      <w:r w:rsidR="002D7338" w:rsidRPr="005B612B">
        <w:rPr>
          <w:color w:val="000000" w:themeColor="text1"/>
        </w:rPr>
        <w:t>(Microsoft</w:t>
      </w:r>
      <w:r w:rsidRPr="005B612B">
        <w:rPr>
          <w:color w:val="000000" w:themeColor="text1"/>
        </w:rPr>
        <w:t xml:space="preserve"> SQL et Oracle), les systèmes de courrier électronique comme Microsoft Exchange etc.</w:t>
      </w:r>
    </w:p>
    <w:p w14:paraId="3F61EF16" w14:textId="15AF18B7" w:rsidR="003F547E" w:rsidRPr="005B612B" w:rsidRDefault="003F547E" w:rsidP="00CF1B4B">
      <w:pPr>
        <w:rPr>
          <w:color w:val="000000" w:themeColor="text1"/>
        </w:rPr>
      </w:pPr>
      <w:r w:rsidRPr="005B612B">
        <w:rPr>
          <w:color w:val="000000" w:themeColor="text1"/>
        </w:rPr>
        <w:t>Voici une liste non exhaustive des systèmes RAIDs :</w:t>
      </w:r>
    </w:p>
    <w:p w14:paraId="3D6A9F4D" w14:textId="77777777" w:rsidR="009F0C12" w:rsidRPr="005B612B" w:rsidRDefault="009F0C12" w:rsidP="009F0C12">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Le JBOD (Just A Bunch Of Disks)</w:t>
      </w:r>
    </w:p>
    <w:p w14:paraId="3E6E113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0 (entrelacement) </w:t>
      </w:r>
    </w:p>
    <w:p w14:paraId="1F97F07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 (écriture miroir)</w:t>
      </w:r>
    </w:p>
    <w:p w14:paraId="22F175AD"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1E (écriture miroir entrelacée) </w:t>
      </w:r>
    </w:p>
    <w:p w14:paraId="243C4345"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 (entrelacement avec parité)</w:t>
      </w:r>
    </w:p>
    <w:p w14:paraId="36ED643E" w14:textId="44E40DC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6 (entrelacement avec double parité)</w:t>
      </w:r>
    </w:p>
    <w:p w14:paraId="4C2B5E83"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10 (ensembles RAID 1 entrelacés)</w:t>
      </w:r>
    </w:p>
    <w:p w14:paraId="36D5A613" w14:textId="37B1F76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50 (ensembles RAID 5 entrelacés)</w:t>
      </w:r>
    </w:p>
    <w:p w14:paraId="20A7BE33" w14:textId="18866644" w:rsidR="002D7338" w:rsidRDefault="009F0C12" w:rsidP="002D7338">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RAID 60 (ensembles RAID 6 entrelacés)</w:t>
      </w:r>
    </w:p>
    <w:p w14:paraId="59B38DD0" w14:textId="17344F56" w:rsidR="00A23D6E" w:rsidRPr="005B612B" w:rsidRDefault="00A23D6E" w:rsidP="002D7338">
      <w:pPr>
        <w:autoSpaceDE w:val="0"/>
        <w:autoSpaceDN w:val="0"/>
        <w:adjustRightInd w:val="0"/>
        <w:spacing w:after="0" w:line="240" w:lineRule="auto"/>
        <w:ind w:firstLine="708"/>
        <w:rPr>
          <w:color w:val="000000" w:themeColor="text1"/>
          <w:lang w:val="en-GB"/>
        </w:rPr>
      </w:pPr>
    </w:p>
    <w:p w14:paraId="4C71897E" w14:textId="629FC2AF" w:rsidR="002D7338" w:rsidRPr="00426FF7" w:rsidRDefault="00C82B46" w:rsidP="00C82B46">
      <w:pPr>
        <w:pStyle w:val="Titre3"/>
        <w:rPr>
          <w:color w:val="auto"/>
        </w:rPr>
      </w:pPr>
      <w:bookmarkStart w:id="60" w:name="_Toc531165077"/>
      <w:r w:rsidRPr="00426FF7">
        <w:rPr>
          <w:color w:val="auto"/>
        </w:rPr>
        <w:t>Raid Logiciel et matériel</w:t>
      </w:r>
      <w:bookmarkEnd w:id="60"/>
    </w:p>
    <w:p w14:paraId="6D4D3389" w14:textId="5FCCD23F" w:rsidR="00C82B46" w:rsidRPr="00426FF7" w:rsidRDefault="00C82B46" w:rsidP="00C82B46">
      <w:r w:rsidRPr="00426FF7">
        <w:t xml:space="preserve">Un système Raid peut être créé de deux </w:t>
      </w:r>
      <w:r w:rsidR="001D0DD0" w:rsidRPr="00426FF7">
        <w:t>formes :</w:t>
      </w:r>
      <w:r w:rsidRPr="00426FF7">
        <w:t xml:space="preserve"> Logiciel et matériel.</w:t>
      </w:r>
    </w:p>
    <w:p w14:paraId="0C8706C1" w14:textId="196E71B2" w:rsidR="006708E9" w:rsidRPr="00426FF7" w:rsidRDefault="006708E9" w:rsidP="00DA6430">
      <w:pPr>
        <w:pStyle w:val="Titre4"/>
        <w:rPr>
          <w:color w:val="auto"/>
        </w:rPr>
      </w:pPr>
      <w:bookmarkStart w:id="61" w:name="_Toc531165078"/>
      <w:r w:rsidRPr="00426FF7">
        <w:rPr>
          <w:color w:val="auto"/>
        </w:rPr>
        <w:t>Raid matériel</w:t>
      </w:r>
      <w:bookmarkEnd w:id="61"/>
    </w:p>
    <w:p w14:paraId="5F5BF335" w14:textId="00BE4E21" w:rsidR="006708E9" w:rsidRPr="00426FF7" w:rsidRDefault="002737E2" w:rsidP="009A5BC9">
      <w:pPr>
        <w:jc w:val="both"/>
      </w:pPr>
      <w:r w:rsidRPr="00426FF7">
        <w:rPr>
          <w:noProof/>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426FF7">
        <w:t>Le Raid matériel est un système indépendant qui gère le flux de données par moyen d’un périphérique connecté sur un hôte (pc, serveur, etc.), ses performances sont indépendantes de celles de l’hôte</w:t>
      </w:r>
      <w:r w:rsidR="009A5BC9" w:rsidRPr="00426FF7">
        <w:t>, ce qui fait que ses traitements de données soient beaucoup plus rapides que sur un raid logiciel</w:t>
      </w:r>
      <w:r w:rsidR="006708E9" w:rsidRPr="00426FF7">
        <w:t>.</w:t>
      </w:r>
    </w:p>
    <w:p w14:paraId="37B1459D" w14:textId="4714B706" w:rsidR="006708E9" w:rsidRPr="00426FF7" w:rsidRDefault="006708E9" w:rsidP="009A5BC9">
      <w:pPr>
        <w:jc w:val="both"/>
      </w:pPr>
      <w:r w:rsidRPr="00426FF7">
        <w:t xml:space="preserve"> Le Raid matériel est un contrôleur, il peut</w:t>
      </w:r>
      <w:r w:rsidR="009A5BC9" w:rsidRPr="00426FF7">
        <w:t xml:space="preserve"> donc recevoir plusieurs disques, en revanche l’hôte</w:t>
      </w:r>
      <w:r w:rsidRPr="00426FF7">
        <w:t xml:space="preserve"> sur lequel il est connecté </w:t>
      </w:r>
      <w:r w:rsidR="009A5BC9" w:rsidRPr="00426FF7">
        <w:t xml:space="preserve">en </w:t>
      </w:r>
      <w:r w:rsidRPr="00426FF7">
        <w:t>voit qu’un seul</w:t>
      </w:r>
      <w:r w:rsidR="009A5BC9" w:rsidRPr="00426FF7">
        <w:t>.</w:t>
      </w:r>
    </w:p>
    <w:p w14:paraId="6914A43E" w14:textId="674C3078" w:rsidR="00C13C93" w:rsidRPr="00426FF7" w:rsidRDefault="00C13C93" w:rsidP="009A5BC9">
      <w:pPr>
        <w:jc w:val="both"/>
      </w:pPr>
      <w:r w:rsidRPr="00426FF7">
        <w:rPr>
          <w:noProof/>
          <w:lang w:eastAsia="fr-CH"/>
        </w:rPr>
        <w:lastRenderedPageBreak/>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426FF7" w:rsidRDefault="001962A3" w:rsidP="00DA6430">
      <w:pPr>
        <w:pStyle w:val="Titre4"/>
        <w:rPr>
          <w:color w:val="auto"/>
        </w:rPr>
      </w:pPr>
      <w:bookmarkStart w:id="62" w:name="_Toc531165079"/>
      <w:r w:rsidRPr="00426FF7">
        <w:rPr>
          <w:noProof/>
          <w:color w:val="auto"/>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7D3843" w:rsidRPr="00794D7B" w:rsidRDefault="007D3843"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7D3843" w:rsidRPr="00794D7B" w:rsidRDefault="007D3843"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426FF7">
        <w:rPr>
          <w:color w:val="auto"/>
        </w:rPr>
        <w:t>Raid Logiciel</w:t>
      </w:r>
      <w:bookmarkEnd w:id="62"/>
    </w:p>
    <w:p w14:paraId="5795AFB6" w14:textId="35DACE9B" w:rsidR="009A5BC9" w:rsidRPr="00426FF7" w:rsidRDefault="00C13C93" w:rsidP="00C13C93">
      <w:pPr>
        <w:jc w:val="both"/>
      </w:pPr>
      <w:r w:rsidRPr="00426FF7">
        <w:rPr>
          <w:noProof/>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426FF7">
        <w:t>Différemment</w:t>
      </w:r>
      <w:r w:rsidR="001962A3" w:rsidRPr="00426FF7">
        <w:t xml:space="preserve"> du raid matériel les système raid logiciel n’ont pas besoin d’une carte dédié pour fonctionner, ce dernier utilise le noyau de l’hôte sur lequel il est configuré. Ce système est plus </w:t>
      </w:r>
      <w:r w:rsidRPr="00426FF7">
        <w:t>accessible</w:t>
      </w:r>
      <w:r w:rsidR="001962A3" w:rsidRPr="00426FF7">
        <w:t xml:space="preserve"> car c’est l’hôte qui va gérer le traitement de données, c’est une solution moins couteuse mais aussi moins performante.</w:t>
      </w:r>
    </w:p>
    <w:p w14:paraId="24024ECB" w14:textId="77777777" w:rsidR="00C82B46" w:rsidRPr="002A20AC" w:rsidRDefault="00C82B46" w:rsidP="00C82B46"/>
    <w:p w14:paraId="6381C0FE" w14:textId="0E7846F7" w:rsidR="003F547E" w:rsidRPr="003F547E" w:rsidRDefault="003F547E" w:rsidP="00410E42">
      <w:pPr>
        <w:pStyle w:val="Titre3"/>
        <w:rPr>
          <w:lang w:val="en-GB"/>
        </w:rPr>
      </w:pPr>
      <w:bookmarkStart w:id="63" w:name="_Toc531165080"/>
      <w:r w:rsidRPr="003F547E">
        <w:rPr>
          <w:lang w:val="en-GB"/>
        </w:rPr>
        <w:t xml:space="preserve">Le JBOD (Just A Bunch </w:t>
      </w:r>
      <w:r w:rsidR="002D7338">
        <w:rPr>
          <w:lang w:val="en-GB"/>
        </w:rPr>
        <w:t>O</w:t>
      </w:r>
      <w:r w:rsidR="002D7338" w:rsidRPr="003F547E">
        <w:rPr>
          <w:lang w:val="en-GB"/>
        </w:rPr>
        <w:t>f</w:t>
      </w:r>
      <w:r w:rsidRPr="003F547E">
        <w:rPr>
          <w:lang w:val="en-GB"/>
        </w:rPr>
        <w:t xml:space="preserve"> Disks</w:t>
      </w:r>
      <w:r w:rsidR="002D7338" w:rsidRPr="003F547E">
        <w:rPr>
          <w:lang w:val="en-GB"/>
        </w:rPr>
        <w:t>):</w:t>
      </w:r>
      <w:bookmarkEnd w:id="63"/>
    </w:p>
    <w:p w14:paraId="3BA335E4" w14:textId="5937842E" w:rsidR="003F547E" w:rsidRPr="005B612B" w:rsidRDefault="003F547E" w:rsidP="00CF1B4B">
      <w:pPr>
        <w:rPr>
          <w:rFonts w:ascii="Calibri-Light" w:hAnsi="Calibri-Light" w:cs="Calibri-Light"/>
          <w:color w:val="000000" w:themeColor="text1"/>
          <w:sz w:val="26"/>
          <w:szCs w:val="26"/>
        </w:rPr>
      </w:pPr>
      <w:r w:rsidRPr="005B612B">
        <w:rPr>
          <w:color w:val="000000" w:themeColor="text1"/>
        </w:rPr>
        <w:t>Ce RAID permet de rassembler tous nos disques en seul virtuel. Si vous avez des disques de 12, 33 et 44 Go sa vous fera un disque de 89 Go</w:t>
      </w:r>
    </w:p>
    <w:p w14:paraId="7F5740B8" w14:textId="4CD2C526" w:rsidR="003F547E" w:rsidRPr="007B39AD" w:rsidRDefault="00BA54B8" w:rsidP="00410E42">
      <w:pPr>
        <w:pStyle w:val="Titre3"/>
      </w:pPr>
      <w:bookmarkStart w:id="64" w:name="_Toc531165081"/>
      <w:r>
        <w:rPr>
          <w:noProof/>
          <w:lang w:eastAsia="fr-CH"/>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64"/>
      <w:r w:rsidRPr="00BA54B8">
        <w:rPr>
          <w:noProof/>
        </w:rPr>
        <w:t xml:space="preserve"> </w:t>
      </w:r>
    </w:p>
    <w:p w14:paraId="515ACB54" w14:textId="0248D7D2" w:rsidR="003F547E" w:rsidRPr="005B612B" w:rsidRDefault="003F547E" w:rsidP="00CF1B4B">
      <w:pPr>
        <w:rPr>
          <w:color w:val="000000" w:themeColor="text1"/>
        </w:rPr>
      </w:pPr>
      <w:r w:rsidRPr="005B612B">
        <w:rPr>
          <w:color w:val="000000" w:themeColor="text1"/>
        </w:rPr>
        <w:t>Le RAID 0 permet comme le JBOD de lier plusieurs disque dur ensemble en un seul. La différence est qu’il améliore les performances en vitesse mais les disques doivent être identique car sinon il se calque sur le disque le plus petit.</w:t>
      </w:r>
    </w:p>
    <w:p w14:paraId="1793828F" w14:textId="7E6627B8" w:rsidR="003F547E" w:rsidRDefault="003F547E" w:rsidP="00CF1B4B">
      <w:pPr>
        <w:rPr>
          <w:color w:val="000000" w:themeColor="text1"/>
        </w:rPr>
      </w:pPr>
      <w:r w:rsidRPr="005B612B">
        <w:rPr>
          <w:color w:val="000000" w:themeColor="text1"/>
        </w:rPr>
        <w:t xml:space="preserve">L’amélioration en vitesse vient du </w:t>
      </w:r>
      <w:r w:rsidR="00CF1B4B" w:rsidRPr="005B612B">
        <w:rPr>
          <w:color w:val="000000" w:themeColor="text1"/>
        </w:rPr>
        <w:t>fait</w:t>
      </w:r>
      <w:r w:rsidRPr="005B612B">
        <w:rPr>
          <w:color w:val="000000" w:themeColor="text1"/>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300EAC5D" w14:textId="2B41C5C0" w:rsidR="00234033" w:rsidRPr="005C1404" w:rsidRDefault="00234033" w:rsidP="00CF1B4B">
      <w:pPr>
        <w:rPr>
          <w:color w:val="FFC000"/>
        </w:rPr>
      </w:pPr>
      <w:r w:rsidRPr="005C1404">
        <w:rPr>
          <w:color w:val="FFC000"/>
        </w:rPr>
        <w:t xml:space="preserve">Nbs de disques au minimum : </w:t>
      </w:r>
      <w:r w:rsidRPr="005C1404">
        <w:rPr>
          <w:b/>
          <w:color w:val="FFC000"/>
        </w:rPr>
        <w:t>2</w:t>
      </w:r>
    </w:p>
    <w:p w14:paraId="316B5438" w14:textId="154C1000" w:rsidR="00234033" w:rsidRPr="005C1404" w:rsidRDefault="00234033" w:rsidP="00CF1B4B">
      <w:pPr>
        <w:rPr>
          <w:color w:val="FFC000"/>
        </w:rPr>
      </w:pPr>
      <w:r w:rsidRPr="005C1404">
        <w:rPr>
          <w:color w:val="FFC000"/>
        </w:rPr>
        <w:t xml:space="preserve">Avantage(s) : </w:t>
      </w:r>
      <w:r w:rsidRPr="005C1404">
        <w:rPr>
          <w:b/>
          <w:color w:val="FFC000"/>
        </w:rPr>
        <w:t>grande vitesse</w:t>
      </w:r>
    </w:p>
    <w:p w14:paraId="220E7AC9" w14:textId="3370DB82" w:rsidR="00234033" w:rsidRPr="005C1404" w:rsidRDefault="00234033" w:rsidP="00CF1B4B">
      <w:pPr>
        <w:rPr>
          <w:color w:val="FFC000"/>
        </w:rPr>
      </w:pPr>
      <w:r w:rsidRPr="005C1404">
        <w:rPr>
          <w:color w:val="FFC000"/>
        </w:rPr>
        <w:t xml:space="preserve">Perte de disques max : </w:t>
      </w:r>
      <w:r w:rsidRPr="005C1404">
        <w:rPr>
          <w:b/>
          <w:color w:val="FFC000"/>
        </w:rPr>
        <w:t>1</w:t>
      </w:r>
    </w:p>
    <w:p w14:paraId="0BA1D096" w14:textId="4F2F1723" w:rsidR="00234033" w:rsidRPr="005C1404" w:rsidRDefault="00234033" w:rsidP="00CF1B4B">
      <w:pPr>
        <w:rPr>
          <w:color w:val="FFC000"/>
        </w:rPr>
      </w:pPr>
      <w:r w:rsidRPr="005C1404">
        <w:rPr>
          <w:color w:val="FFC000"/>
        </w:rPr>
        <w:t xml:space="preserve">Calcul volume : </w:t>
      </w:r>
      <w:r w:rsidRPr="005C1404">
        <w:rPr>
          <w:b/>
          <w:color w:val="FFC000"/>
        </w:rPr>
        <w:t>nbDisk * singleDiskSize = capacity</w:t>
      </w:r>
      <w:r w:rsidRPr="005C1404">
        <w:rPr>
          <w:color w:val="FFC000"/>
        </w:rPr>
        <w:t xml:space="preserve"> (</w:t>
      </w:r>
      <w:r w:rsidR="00726010" w:rsidRPr="005C1404">
        <w:rPr>
          <w:color w:val="FFC000"/>
        </w:rPr>
        <w:t>ex :</w:t>
      </w:r>
      <w:r w:rsidRPr="005C1404">
        <w:rPr>
          <w:color w:val="FFC000"/>
        </w:rPr>
        <w:t xml:space="preserve"> deux disques de 1TB = 2 * 1 = 2 TB)</w:t>
      </w:r>
    </w:p>
    <w:p w14:paraId="07D6BC1A" w14:textId="6115283E" w:rsidR="00234033" w:rsidRPr="00234033" w:rsidRDefault="00234033" w:rsidP="00CF1B4B">
      <w:pPr>
        <w:rPr>
          <w:color w:val="000000" w:themeColor="text1"/>
        </w:rPr>
      </w:pPr>
    </w:p>
    <w:p w14:paraId="3144A49B" w14:textId="77777777" w:rsidR="00234033" w:rsidRPr="00234033" w:rsidRDefault="00234033" w:rsidP="00CF1B4B">
      <w:pPr>
        <w:rPr>
          <w:color w:val="000000" w:themeColor="text1"/>
        </w:rPr>
      </w:pPr>
    </w:p>
    <w:p w14:paraId="110475F4" w14:textId="378688E6" w:rsidR="003F547E" w:rsidRPr="007B39AD" w:rsidRDefault="00BA54B8" w:rsidP="00410E42">
      <w:pPr>
        <w:pStyle w:val="Titre3"/>
      </w:pPr>
      <w:bookmarkStart w:id="65" w:name="_Toc531165082"/>
      <w:r>
        <w:rPr>
          <w:noProof/>
          <w:lang w:eastAsia="fr-CH"/>
        </w:rPr>
        <w:lastRenderedPageBreak/>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65"/>
      <w:r w:rsidRPr="00BA54B8">
        <w:rPr>
          <w:noProof/>
        </w:rPr>
        <w:t xml:space="preserve"> </w:t>
      </w:r>
    </w:p>
    <w:p w14:paraId="3E713BC0" w14:textId="304DAF43" w:rsidR="003F547E" w:rsidRDefault="003F547E" w:rsidP="00CF1B4B">
      <w:pPr>
        <w:rPr>
          <w:color w:val="000000" w:themeColor="text1"/>
        </w:rPr>
      </w:pPr>
      <w:r w:rsidRPr="005B612B">
        <w:rPr>
          <w:color w:val="000000" w:themeColor="text1"/>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5B612B">
        <w:rPr>
          <w:color w:val="000000" w:themeColor="text1"/>
        </w:rPr>
        <w:t>disques</w:t>
      </w:r>
      <w:r w:rsidRPr="005B612B">
        <w:rPr>
          <w:color w:val="000000" w:themeColor="text1"/>
        </w:rPr>
        <w:t xml:space="preserve"> de 100 Go ne ferons que 100 Go.</w:t>
      </w:r>
    </w:p>
    <w:p w14:paraId="686779F5" w14:textId="1C5E8E58" w:rsidR="00726010" w:rsidRPr="005C1404" w:rsidRDefault="00726010" w:rsidP="00726010">
      <w:pPr>
        <w:rPr>
          <w:color w:val="FFC000"/>
        </w:rPr>
      </w:pPr>
      <w:r w:rsidRPr="005C1404">
        <w:rPr>
          <w:color w:val="FFC000"/>
        </w:rPr>
        <w:t>Nbs de disques au minimum :</w:t>
      </w:r>
      <w:r w:rsidR="00877428" w:rsidRPr="005C1404">
        <w:rPr>
          <w:color w:val="FFC000"/>
        </w:rPr>
        <w:t xml:space="preserve"> </w:t>
      </w:r>
      <w:r w:rsidR="00877428" w:rsidRPr="005C1404">
        <w:rPr>
          <w:b/>
          <w:color w:val="FFC000"/>
        </w:rPr>
        <w:t>2</w:t>
      </w:r>
    </w:p>
    <w:p w14:paraId="64BEAAA1" w14:textId="37530D68" w:rsidR="00726010" w:rsidRPr="005C1404" w:rsidRDefault="00726010" w:rsidP="00726010">
      <w:pPr>
        <w:rPr>
          <w:color w:val="FFC000"/>
        </w:rPr>
      </w:pPr>
      <w:r w:rsidRPr="005C1404">
        <w:rPr>
          <w:color w:val="FFC000"/>
        </w:rPr>
        <w:t xml:space="preserve">Avantage(s) </w:t>
      </w:r>
      <w:r w:rsidRPr="005C1404">
        <w:rPr>
          <w:b/>
          <w:color w:val="FFC000"/>
        </w:rPr>
        <w:t>:</w:t>
      </w:r>
      <w:r w:rsidR="006E3FF5" w:rsidRPr="005C1404">
        <w:rPr>
          <w:b/>
          <w:color w:val="FFC000"/>
        </w:rPr>
        <w:t xml:space="preserve"> </w:t>
      </w:r>
      <w:r w:rsidR="008C3D17" w:rsidRPr="005C1404">
        <w:rPr>
          <w:b/>
          <w:color w:val="FFC000"/>
        </w:rPr>
        <w:t>bonne protection de dnnées</w:t>
      </w:r>
    </w:p>
    <w:p w14:paraId="01A4E1A5" w14:textId="3D4168C1" w:rsidR="00726010" w:rsidRPr="005C1404" w:rsidRDefault="00726010" w:rsidP="00726010">
      <w:pPr>
        <w:rPr>
          <w:color w:val="FFC000"/>
        </w:rPr>
      </w:pPr>
      <w:r w:rsidRPr="005C1404">
        <w:rPr>
          <w:color w:val="FFC000"/>
        </w:rPr>
        <w:t>Perte de disques max :</w:t>
      </w:r>
      <w:r w:rsidR="006E3FF5" w:rsidRPr="005C1404">
        <w:rPr>
          <w:color w:val="FFC000"/>
        </w:rPr>
        <w:t xml:space="preserve"> </w:t>
      </w:r>
      <w:r w:rsidR="006E3FF5" w:rsidRPr="005C1404">
        <w:rPr>
          <w:b/>
          <w:color w:val="FFC000"/>
        </w:rPr>
        <w:t>n-1</w:t>
      </w:r>
      <w:r w:rsidR="006E3FF5" w:rsidRPr="005C1404">
        <w:rPr>
          <w:color w:val="FFC000"/>
        </w:rPr>
        <w:t xml:space="preserve"> (nbDisk -1)</w:t>
      </w:r>
    </w:p>
    <w:p w14:paraId="2F495EFB" w14:textId="0D7849A7" w:rsidR="00726010" w:rsidRPr="005C1404" w:rsidRDefault="00726010" w:rsidP="00726010">
      <w:pPr>
        <w:rPr>
          <w:color w:val="FFC000"/>
        </w:rPr>
      </w:pPr>
      <w:r w:rsidRPr="005C1404">
        <w:rPr>
          <w:color w:val="FFC000"/>
        </w:rPr>
        <w:t>Calcul volume :</w:t>
      </w:r>
      <w:r w:rsidR="00C5055C" w:rsidRPr="005C1404">
        <w:rPr>
          <w:color w:val="FFC000"/>
        </w:rPr>
        <w:t xml:space="preserve"> </w:t>
      </w:r>
      <w:r w:rsidR="00C5055C" w:rsidRPr="005C1404">
        <w:rPr>
          <w:b/>
          <w:color w:val="FFC000"/>
        </w:rPr>
        <w:t>50% du volume total</w:t>
      </w:r>
    </w:p>
    <w:p w14:paraId="7B321203" w14:textId="56D809F8" w:rsidR="00BA54B8" w:rsidRDefault="00AB17F1" w:rsidP="00CF1B4B">
      <w:pPr>
        <w:rPr>
          <w:rFonts w:ascii="Calibri-Light" w:hAnsi="Calibri-Light" w:cs="Calibri-Light"/>
          <w:color w:val="2E74B6"/>
          <w:sz w:val="26"/>
          <w:szCs w:val="26"/>
        </w:rPr>
      </w:pPr>
      <w:r>
        <w:rPr>
          <w:noProof/>
          <w:lang w:eastAsia="fr-CH"/>
        </w:rPr>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Default="003F547E" w:rsidP="00410E42">
      <w:pPr>
        <w:pStyle w:val="Titre3"/>
      </w:pPr>
      <w:bookmarkStart w:id="66" w:name="_Toc531165083"/>
      <w:r w:rsidRPr="007B39AD">
        <w:t>RAID 1E (écriture miroir entrelacée)</w:t>
      </w:r>
      <w:r>
        <w:t> :</w:t>
      </w:r>
      <w:bookmarkEnd w:id="66"/>
    </w:p>
    <w:p w14:paraId="4C387E2E" w14:textId="1B91BFBC" w:rsidR="003F547E" w:rsidRDefault="003F547E" w:rsidP="00CF1B4B">
      <w:pPr>
        <w:rPr>
          <w:color w:val="000000" w:themeColor="text1"/>
        </w:rPr>
      </w:pPr>
      <w:r w:rsidRPr="005B612B">
        <w:rPr>
          <w:color w:val="000000" w:themeColor="text1"/>
        </w:rPr>
        <w:t xml:space="preserve">Le RAID 1E mélange le RAID 0 et 1. Il est utilisable à partir de 3 </w:t>
      </w:r>
      <w:r w:rsidR="00CF1B4B" w:rsidRPr="005B612B">
        <w:rPr>
          <w:color w:val="000000" w:themeColor="text1"/>
        </w:rPr>
        <w:t>disques</w:t>
      </w:r>
      <w:r w:rsidRPr="005B612B">
        <w:rPr>
          <w:color w:val="000000" w:themeColor="text1"/>
        </w:rPr>
        <w:t xml:space="preserve"> et est utile sur </w:t>
      </w:r>
      <w:r w:rsidR="00CF1B4B" w:rsidRPr="005B612B">
        <w:rPr>
          <w:color w:val="000000" w:themeColor="text1"/>
        </w:rPr>
        <w:t>un nombre impair</w:t>
      </w:r>
      <w:r w:rsidRPr="005B612B">
        <w:rPr>
          <w:color w:val="000000" w:themeColor="text1"/>
        </w:rPr>
        <w:t xml:space="preserve"> de disque (</w:t>
      </w:r>
      <w:r w:rsidRPr="005B612B">
        <w:rPr>
          <w:rFonts w:ascii="Minion-Italic" w:hAnsi="Minion-Italic" w:cs="Minion-Italic"/>
          <w:i/>
          <w:iCs/>
          <w:color w:val="000000" w:themeColor="text1"/>
          <w:sz w:val="19"/>
          <w:szCs w:val="19"/>
        </w:rPr>
        <w:t>”En cas d’utilisation d’un nombre pair de disques, il est toujours préférable d’utiliser RAID 10”</w:t>
      </w:r>
      <w:r w:rsidRPr="005B612B">
        <w:rPr>
          <w:color w:val="000000" w:themeColor="text1"/>
        </w:rPr>
        <w:t>). Il permet d’avoir le bonus de vitesse du RAID 0 et la sécurité du RAID 1. Il utilise lui aussi 50% de l’intégralité des disques dur.</w:t>
      </w:r>
    </w:p>
    <w:p w14:paraId="4EF0852A" w14:textId="64BE96D6" w:rsidR="007C3DC9" w:rsidRPr="005C1404" w:rsidRDefault="007C3DC9" w:rsidP="007C3DC9">
      <w:pPr>
        <w:rPr>
          <w:color w:val="FFC000"/>
        </w:rPr>
      </w:pPr>
      <w:r w:rsidRPr="005C1404">
        <w:rPr>
          <w:color w:val="FFC000"/>
        </w:rPr>
        <w:t xml:space="preserve">Nbs de disques au minimum : </w:t>
      </w:r>
      <w:r w:rsidRPr="005C1404">
        <w:rPr>
          <w:b/>
          <w:color w:val="FFC000"/>
        </w:rPr>
        <w:t>3</w:t>
      </w:r>
    </w:p>
    <w:p w14:paraId="7C3179B1" w14:textId="1BAE3EF3" w:rsidR="007C3DC9" w:rsidRPr="005C1404" w:rsidRDefault="007C3DC9" w:rsidP="007C3DC9">
      <w:pPr>
        <w:rPr>
          <w:color w:val="FFC000"/>
        </w:rPr>
      </w:pPr>
      <w:r w:rsidRPr="005C1404">
        <w:rPr>
          <w:color w:val="FFC000"/>
        </w:rPr>
        <w:t xml:space="preserve">Avantage(s) : </w:t>
      </w:r>
      <w:r w:rsidRPr="005C1404">
        <w:rPr>
          <w:b/>
          <w:color w:val="FFC000"/>
        </w:rPr>
        <w:t xml:space="preserve">grande vitesse et bonne fiabilité </w:t>
      </w:r>
    </w:p>
    <w:p w14:paraId="1116688D" w14:textId="77777777" w:rsidR="007C3DC9" w:rsidRPr="005C1404" w:rsidRDefault="007C3DC9" w:rsidP="007C3DC9">
      <w:pPr>
        <w:rPr>
          <w:color w:val="FFC000"/>
        </w:rPr>
      </w:pPr>
      <w:r w:rsidRPr="005C1404">
        <w:rPr>
          <w:color w:val="FFC000"/>
        </w:rPr>
        <w:t xml:space="preserve">Perte de disques max : </w:t>
      </w:r>
      <w:r w:rsidRPr="005C1404">
        <w:rPr>
          <w:b/>
          <w:color w:val="FFC000"/>
        </w:rPr>
        <w:t>1</w:t>
      </w:r>
    </w:p>
    <w:p w14:paraId="5CBFD210" w14:textId="62BEC9C4" w:rsidR="00AB17F1" w:rsidRPr="005C1404" w:rsidRDefault="007C3DC9" w:rsidP="00CF1B4B">
      <w:pPr>
        <w:rPr>
          <w:b/>
          <w:color w:val="FFC000"/>
        </w:rPr>
      </w:pPr>
      <w:r w:rsidRPr="005C1404">
        <w:rPr>
          <w:color w:val="FFC000"/>
        </w:rPr>
        <w:t xml:space="preserve">Calcul volume : </w:t>
      </w:r>
      <w:r w:rsidRPr="005C1404">
        <w:rPr>
          <w:b/>
          <w:color w:val="FFC000"/>
        </w:rPr>
        <w:t>50% du volume total</w:t>
      </w:r>
    </w:p>
    <w:p w14:paraId="4C4F6262" w14:textId="77777777" w:rsidR="00700F12" w:rsidRPr="002C3149" w:rsidRDefault="00700F12" w:rsidP="00CF1B4B">
      <w:pPr>
        <w:rPr>
          <w:color w:val="000000" w:themeColor="text1"/>
        </w:rPr>
      </w:pPr>
    </w:p>
    <w:p w14:paraId="2E4D93B0" w14:textId="035E6BCD" w:rsidR="003F547E" w:rsidRPr="007B39AD" w:rsidRDefault="003F547E" w:rsidP="00410E42">
      <w:pPr>
        <w:pStyle w:val="Titre3"/>
      </w:pPr>
      <w:bookmarkStart w:id="67" w:name="_Toc531165084"/>
      <w:r w:rsidRPr="007B39AD">
        <w:t>RAID 5 (entrelacement avec parité)</w:t>
      </w:r>
      <w:r>
        <w:t> :</w:t>
      </w:r>
      <w:bookmarkEnd w:id="67"/>
    </w:p>
    <w:p w14:paraId="4396B0C5" w14:textId="07084153" w:rsidR="00700F12" w:rsidRDefault="00AB17F1" w:rsidP="00CF1B4B">
      <w:pPr>
        <w:rPr>
          <w:color w:val="000000" w:themeColor="text1"/>
        </w:rPr>
      </w:pPr>
      <w:r w:rsidRPr="005B612B">
        <w:rPr>
          <w:rFonts w:ascii="Minion-Italic" w:hAnsi="Minion-Italic" w:cs="Minion-Italic"/>
          <w:i/>
          <w:iCs/>
          <w:noProof/>
          <w:color w:val="000000" w:themeColor="text1"/>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5B612B">
        <w:rPr>
          <w:color w:val="000000" w:themeColor="text1"/>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5B612B">
        <w:rPr>
          <w:color w:val="000000" w:themeColor="text1"/>
        </w:rPr>
        <w:t>[disque</w:t>
      </w:r>
      <w:r w:rsidR="003F547E" w:rsidRPr="005B612B">
        <w:rPr>
          <w:color w:val="000000" w:themeColor="text1"/>
        </w:rPr>
        <w:t xml:space="preserve"> fois (x-1) EX : 60*(4-2) = 120 </w:t>
      </w:r>
      <w:r w:rsidR="00CF1B4B" w:rsidRPr="005B612B">
        <w:rPr>
          <w:color w:val="000000" w:themeColor="text1"/>
        </w:rPr>
        <w:t>Go]</w:t>
      </w:r>
    </w:p>
    <w:p w14:paraId="14514B1A" w14:textId="3886C3C0" w:rsidR="00131A7B" w:rsidRPr="005C1404" w:rsidRDefault="00131A7B" w:rsidP="00131A7B">
      <w:pPr>
        <w:rPr>
          <w:color w:val="FFC000"/>
        </w:rPr>
      </w:pPr>
      <w:r w:rsidRPr="005C1404">
        <w:rPr>
          <w:color w:val="FFC000"/>
        </w:rPr>
        <w:t xml:space="preserve">Nbs de disques au minimum : </w:t>
      </w:r>
      <w:r w:rsidR="002C3149" w:rsidRPr="005C1404">
        <w:rPr>
          <w:b/>
          <w:color w:val="FFC000"/>
        </w:rPr>
        <w:t>3</w:t>
      </w:r>
    </w:p>
    <w:p w14:paraId="0DBAD693" w14:textId="7D073021" w:rsidR="00131A7B" w:rsidRPr="005C1404" w:rsidRDefault="00131A7B" w:rsidP="00131A7B">
      <w:pPr>
        <w:rPr>
          <w:color w:val="FFC000"/>
        </w:rPr>
      </w:pPr>
      <w:r w:rsidRPr="005C1404">
        <w:rPr>
          <w:color w:val="FFC000"/>
        </w:rPr>
        <w:t xml:space="preserve">Avantage(s) : </w:t>
      </w:r>
      <w:r w:rsidR="00700F12" w:rsidRPr="005C1404">
        <w:rPr>
          <w:b/>
          <w:color w:val="FFC000"/>
        </w:rPr>
        <w:t>conçu pour assurer la perte d’un disque</w:t>
      </w:r>
    </w:p>
    <w:p w14:paraId="53C68CBC" w14:textId="77777777" w:rsidR="00131A7B" w:rsidRPr="005C1404" w:rsidRDefault="00131A7B" w:rsidP="00131A7B">
      <w:pPr>
        <w:rPr>
          <w:color w:val="FFC000"/>
        </w:rPr>
      </w:pPr>
      <w:r w:rsidRPr="005C1404">
        <w:rPr>
          <w:color w:val="FFC000"/>
        </w:rPr>
        <w:t xml:space="preserve">Perte de disques max : </w:t>
      </w:r>
      <w:r w:rsidRPr="005C1404">
        <w:rPr>
          <w:b/>
          <w:color w:val="FFC000"/>
        </w:rPr>
        <w:t>1</w:t>
      </w:r>
    </w:p>
    <w:p w14:paraId="13226845" w14:textId="1C7E1EF3" w:rsidR="00131A7B" w:rsidRPr="005C1404" w:rsidRDefault="00131A7B" w:rsidP="00CF1B4B">
      <w:pPr>
        <w:rPr>
          <w:b/>
          <w:color w:val="FFC000"/>
          <w:lang w:val="en-GB"/>
        </w:rPr>
      </w:pPr>
      <w:r w:rsidRPr="005C1404">
        <w:rPr>
          <w:color w:val="FFC000"/>
          <w:lang w:val="en-GB"/>
        </w:rPr>
        <w:t>Calcul volume</w:t>
      </w:r>
      <w:r w:rsidR="002C3149" w:rsidRPr="005C1404">
        <w:rPr>
          <w:color w:val="FFC000"/>
          <w:lang w:val="en-GB"/>
        </w:rPr>
        <w:t xml:space="preserve"> : </w:t>
      </w:r>
      <w:r w:rsidR="002C3149" w:rsidRPr="005C1404">
        <w:rPr>
          <w:b/>
          <w:color w:val="FFC000"/>
          <w:lang w:val="en-GB"/>
        </w:rPr>
        <w:t>(nbDisk – 1) * singleDiskSize = capacity</w:t>
      </w:r>
    </w:p>
    <w:p w14:paraId="01FDE6C5" w14:textId="505DB05A" w:rsidR="000B0E89" w:rsidRPr="000B0E89" w:rsidRDefault="00AB17F1" w:rsidP="000B0E89">
      <w:pPr>
        <w:pStyle w:val="Titre3"/>
      </w:pPr>
      <w:bookmarkStart w:id="68" w:name="_Toc531165085"/>
      <w:r>
        <w:rPr>
          <w:rFonts w:ascii="Minion-Italic" w:hAnsi="Minion-Italic" w:cs="Minion-Italic"/>
          <w:i/>
          <w:iCs/>
          <w:noProof/>
          <w:sz w:val="19"/>
          <w:szCs w:val="19"/>
          <w:lang w:eastAsia="fr-CH"/>
        </w:rPr>
        <w:lastRenderedPageBreak/>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68"/>
    </w:p>
    <w:p w14:paraId="62B8DFAE" w14:textId="576C9F80" w:rsidR="00AB17F1" w:rsidRPr="005B612B" w:rsidRDefault="003F547E" w:rsidP="00CF1B4B">
      <w:pPr>
        <w:rPr>
          <w:color w:val="000000" w:themeColor="text1"/>
        </w:rPr>
      </w:pPr>
      <w:r w:rsidRPr="005B612B">
        <w:rPr>
          <w:color w:val="000000" w:themeColor="text1"/>
        </w:rPr>
        <w:t xml:space="preserve">Le RAID 6 fonctionne comme le RAID 5 a part qu’il a une double parité, La vitesse d’écriture est moins bonne et il a besoin de 2 </w:t>
      </w:r>
      <w:r w:rsidR="00CF1B4B" w:rsidRPr="005B612B">
        <w:rPr>
          <w:color w:val="000000" w:themeColor="text1"/>
        </w:rPr>
        <w:t>disques</w:t>
      </w:r>
      <w:r w:rsidRPr="005B612B">
        <w:rPr>
          <w:color w:val="000000" w:themeColor="text1"/>
        </w:rPr>
        <w:t xml:space="preserve"> de secours mais il permet une perte de 2 </w:t>
      </w:r>
      <w:r w:rsidR="00CF1B4B" w:rsidRPr="005B612B">
        <w:rPr>
          <w:color w:val="000000" w:themeColor="text1"/>
        </w:rPr>
        <w:t>disques</w:t>
      </w:r>
      <w:r w:rsidRPr="005B612B">
        <w:rPr>
          <w:color w:val="000000" w:themeColor="text1"/>
        </w:rPr>
        <w:t xml:space="preserve">. </w:t>
      </w:r>
      <w:r w:rsidR="005B612B" w:rsidRPr="005B612B">
        <w:rPr>
          <w:color w:val="000000" w:themeColor="text1"/>
        </w:rPr>
        <w:t>Le</w:t>
      </w:r>
      <w:r w:rsidRPr="005B612B">
        <w:rPr>
          <w:color w:val="000000" w:themeColor="text1"/>
        </w:rPr>
        <w:t xml:space="preserve"> calcul de capacité est de de </w:t>
      </w:r>
      <w:r w:rsidR="005B612B" w:rsidRPr="005B612B">
        <w:rPr>
          <w:color w:val="000000" w:themeColor="text1"/>
        </w:rPr>
        <w:t>[disque</w:t>
      </w:r>
      <w:r w:rsidRPr="005B612B">
        <w:rPr>
          <w:color w:val="000000" w:themeColor="text1"/>
        </w:rPr>
        <w:t xml:space="preserve"> fois (x-1) EX : 60*(4-2) = 120 </w:t>
      </w:r>
      <w:r w:rsidR="005B612B" w:rsidRPr="005B612B">
        <w:rPr>
          <w:color w:val="000000" w:themeColor="text1"/>
        </w:rPr>
        <w:t>Go]</w:t>
      </w:r>
    </w:p>
    <w:p w14:paraId="2D75FF7C" w14:textId="23719274" w:rsidR="00700F12" w:rsidRPr="005C1404" w:rsidRDefault="00700F12" w:rsidP="00700F12">
      <w:pPr>
        <w:rPr>
          <w:color w:val="FFC000"/>
        </w:rPr>
      </w:pPr>
      <w:r w:rsidRPr="005C1404">
        <w:rPr>
          <w:color w:val="FFC000"/>
        </w:rPr>
        <w:t xml:space="preserve">Nbs de disques au minimum : </w:t>
      </w:r>
      <w:r w:rsidR="00746200" w:rsidRPr="005C1404">
        <w:rPr>
          <w:b/>
          <w:color w:val="FFC000"/>
        </w:rPr>
        <w:t>4</w:t>
      </w:r>
    </w:p>
    <w:p w14:paraId="22D6FC29" w14:textId="624CC3C0" w:rsidR="00700F12" w:rsidRPr="005C1404" w:rsidRDefault="00700F12" w:rsidP="00700F12">
      <w:pPr>
        <w:rPr>
          <w:color w:val="FFC000"/>
        </w:rPr>
      </w:pPr>
      <w:r w:rsidRPr="005C1404">
        <w:rPr>
          <w:color w:val="FFC000"/>
        </w:rPr>
        <w:t xml:space="preserve">Avantage(s) : </w:t>
      </w:r>
      <w:r w:rsidR="007F7E75" w:rsidRPr="005C1404">
        <w:rPr>
          <w:b/>
          <w:color w:val="FFC000"/>
        </w:rPr>
        <w:t xml:space="preserve">plus grande sécurité </w:t>
      </w:r>
    </w:p>
    <w:p w14:paraId="2C9468A5" w14:textId="4963ADA8" w:rsidR="00700F12" w:rsidRPr="005C1404" w:rsidRDefault="00700F12" w:rsidP="00700F12">
      <w:pPr>
        <w:rPr>
          <w:color w:val="FFC000"/>
        </w:rPr>
      </w:pPr>
      <w:r w:rsidRPr="005C1404">
        <w:rPr>
          <w:color w:val="FFC000"/>
        </w:rPr>
        <w:t xml:space="preserve">Perte de disques max : </w:t>
      </w:r>
      <w:r w:rsidR="007F7E75" w:rsidRPr="005C1404">
        <w:rPr>
          <w:b/>
          <w:color w:val="FFC000"/>
        </w:rPr>
        <w:t>2</w:t>
      </w:r>
    </w:p>
    <w:p w14:paraId="73FB2206" w14:textId="07E6CFE3" w:rsidR="00AB17F1" w:rsidRPr="005C1404" w:rsidRDefault="00700F12" w:rsidP="00CF1B4B">
      <w:pPr>
        <w:rPr>
          <w:color w:val="FFC000"/>
          <w:lang w:val="en-GB"/>
        </w:rPr>
      </w:pPr>
      <w:r w:rsidRPr="005C1404">
        <w:rPr>
          <w:color w:val="FFC000"/>
          <w:lang w:val="en-GB"/>
        </w:rPr>
        <w:t xml:space="preserve">Calcul volume : </w:t>
      </w:r>
      <w:r w:rsidR="00985A0E" w:rsidRPr="005C1404">
        <w:rPr>
          <w:b/>
          <w:color w:val="FFC000"/>
          <w:lang w:val="en-GB"/>
        </w:rPr>
        <w:t>(nbDisk – 2) * singleDiskSize = capacity</w:t>
      </w:r>
    </w:p>
    <w:p w14:paraId="3CC1DB6E" w14:textId="5A07DCF0" w:rsidR="0051309C" w:rsidRPr="00E026F5" w:rsidRDefault="0051309C" w:rsidP="00CF1B4B">
      <w:pPr>
        <w:rPr>
          <w:lang w:val="en-GB"/>
        </w:rPr>
      </w:pPr>
    </w:p>
    <w:p w14:paraId="0804796C" w14:textId="7AB3BDC6" w:rsidR="003F547E" w:rsidRPr="007B39AD" w:rsidRDefault="0051309C" w:rsidP="00410E42">
      <w:pPr>
        <w:pStyle w:val="Titre3"/>
      </w:pPr>
      <w:bookmarkStart w:id="69" w:name="_Toc531165086"/>
      <w:r>
        <w:rPr>
          <w:rFonts w:ascii="Minion-Italic" w:hAnsi="Minion-Italic" w:cs="Minion-Italic"/>
          <w:i/>
          <w:iCs/>
          <w:noProof/>
          <w:sz w:val="19"/>
          <w:szCs w:val="19"/>
          <w:lang w:eastAsia="fr-CH"/>
        </w:rPr>
        <w:drawing>
          <wp:anchor distT="0" distB="0" distL="114300" distR="114300" simplePos="0" relativeHeight="251679744" behindDoc="0" locked="0" layoutInCell="1" allowOverlap="1" wp14:anchorId="0BB8DAF1" wp14:editId="10EB90D8">
            <wp:simplePos x="0" y="0"/>
            <wp:positionH relativeFrom="column">
              <wp:posOffset>4467210</wp:posOffset>
            </wp:positionH>
            <wp:positionV relativeFrom="paragraph">
              <wp:posOffset>30391</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69"/>
    </w:p>
    <w:p w14:paraId="6387EBD3" w14:textId="3F8F3F68" w:rsidR="00AB17F1" w:rsidRDefault="003F547E" w:rsidP="00CF1B4B">
      <w:pPr>
        <w:rPr>
          <w:color w:val="000000" w:themeColor="text1"/>
        </w:rPr>
      </w:pPr>
      <w:r w:rsidRPr="00A458E6">
        <w:rPr>
          <w:color w:val="000000" w:themeColor="text1"/>
        </w:rPr>
        <w:t>Le RAID 10 permet aussi comme le RAID 1</w:t>
      </w:r>
      <w:r w:rsidRPr="00A458E6">
        <w:rPr>
          <w:color w:val="000000" w:themeColor="text1"/>
          <w:vertAlign w:val="superscript"/>
        </w:rPr>
        <w:t>E</w:t>
      </w:r>
      <w:r w:rsidRPr="00A458E6">
        <w:rPr>
          <w:color w:val="000000" w:themeColor="text1"/>
        </w:rPr>
        <w:t xml:space="preserve"> d’avoir une vitesse de d’écriture accélérer tout en ayant du mirroring. La différence est qu’il marche avec des disques en nombre pair. L’architecture est 2 </w:t>
      </w:r>
      <w:r w:rsidR="00CF1B4B" w:rsidRPr="00A458E6">
        <w:rPr>
          <w:color w:val="000000" w:themeColor="text1"/>
        </w:rPr>
        <w:t>disques</w:t>
      </w:r>
      <w:r w:rsidRPr="00A458E6">
        <w:rPr>
          <w:color w:val="000000" w:themeColor="text1"/>
        </w:rPr>
        <w:t xml:space="preserve"> forme un disque en RAID 0 et </w:t>
      </w:r>
      <w:r w:rsidR="004220BC" w:rsidRPr="00A458E6">
        <w:rPr>
          <w:color w:val="000000" w:themeColor="text1"/>
        </w:rPr>
        <w:t>un deuxième pair</w:t>
      </w:r>
      <w:r w:rsidRPr="00A458E6">
        <w:rPr>
          <w:color w:val="000000" w:themeColor="text1"/>
        </w:rPr>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6131775B" w14:textId="76549E8D" w:rsidR="0051309C" w:rsidRPr="005C1404" w:rsidRDefault="0051309C" w:rsidP="0051309C">
      <w:pPr>
        <w:rPr>
          <w:color w:val="FFC000"/>
        </w:rPr>
      </w:pPr>
      <w:r w:rsidRPr="005C1404">
        <w:rPr>
          <w:color w:val="FFC000"/>
        </w:rPr>
        <w:t xml:space="preserve">Nbs de disques au minimum : </w:t>
      </w:r>
      <w:r w:rsidR="00510772" w:rsidRPr="005C1404">
        <w:rPr>
          <w:b/>
          <w:color w:val="FFC000"/>
        </w:rPr>
        <w:t>4</w:t>
      </w:r>
    </w:p>
    <w:p w14:paraId="41BCBAAC" w14:textId="42D0321B" w:rsidR="0051309C" w:rsidRPr="005C1404" w:rsidRDefault="0051309C" w:rsidP="0051309C">
      <w:pPr>
        <w:rPr>
          <w:color w:val="FFC000"/>
        </w:rPr>
      </w:pPr>
      <w:r w:rsidRPr="005C1404">
        <w:rPr>
          <w:color w:val="FFC000"/>
        </w:rPr>
        <w:t xml:space="preserve">Avantage(s) : </w:t>
      </w:r>
      <w:r w:rsidR="00F43606" w:rsidRPr="005C1404">
        <w:rPr>
          <w:b/>
          <w:color w:val="FFC000"/>
        </w:rPr>
        <w:t>redondance des données et bonne vitesse d’écriture</w:t>
      </w:r>
      <w:r w:rsidRPr="005C1404">
        <w:rPr>
          <w:color w:val="FFC000"/>
        </w:rPr>
        <w:t xml:space="preserve"> </w:t>
      </w:r>
    </w:p>
    <w:p w14:paraId="00521F72" w14:textId="009B00B8" w:rsidR="0051309C" w:rsidRPr="005C1404" w:rsidRDefault="0051309C" w:rsidP="0051309C">
      <w:pPr>
        <w:rPr>
          <w:color w:val="FFC000"/>
        </w:rPr>
      </w:pPr>
      <w:r w:rsidRPr="005C1404">
        <w:rPr>
          <w:color w:val="FFC000"/>
        </w:rPr>
        <w:t xml:space="preserve">Perte de disques max : </w:t>
      </w:r>
      <w:r w:rsidRPr="005C1404">
        <w:rPr>
          <w:b/>
          <w:color w:val="FFC000"/>
        </w:rPr>
        <w:t>2</w:t>
      </w:r>
    </w:p>
    <w:p w14:paraId="698D0C69" w14:textId="00E91E4A" w:rsidR="0051309C" w:rsidRPr="005C1404" w:rsidRDefault="0051309C" w:rsidP="0051309C">
      <w:pPr>
        <w:rPr>
          <w:color w:val="FFC000"/>
        </w:rPr>
      </w:pPr>
      <w:r w:rsidRPr="005C1404">
        <w:rPr>
          <w:color w:val="FFC000"/>
        </w:rPr>
        <w:t xml:space="preserve">Calcul volume : </w:t>
      </w:r>
      <w:r w:rsidR="00510772" w:rsidRPr="005C1404">
        <w:rPr>
          <w:b/>
          <w:color w:val="FFC000"/>
        </w:rPr>
        <w:t>50% du volume total</w:t>
      </w:r>
    </w:p>
    <w:p w14:paraId="086951BC" w14:textId="41980D25" w:rsidR="0051309C" w:rsidRPr="00510772" w:rsidRDefault="0051309C" w:rsidP="00CF1B4B">
      <w:pPr>
        <w:rPr>
          <w:color w:val="000000" w:themeColor="text1"/>
        </w:rPr>
      </w:pPr>
    </w:p>
    <w:p w14:paraId="25AEE434" w14:textId="55773F80" w:rsidR="00AB17F1" w:rsidRPr="00AB17F1" w:rsidRDefault="00EE565D" w:rsidP="00AB17F1">
      <w:pPr>
        <w:pStyle w:val="Titre3"/>
      </w:pPr>
      <w:bookmarkStart w:id="70" w:name="_Toc531165087"/>
      <w:r w:rsidRPr="00A458E6">
        <w:rPr>
          <w:rFonts w:ascii="Minion-Italic" w:hAnsi="Minion-Italic" w:cs="Minion-Italic"/>
          <w:i/>
          <w:iCs/>
          <w:noProof/>
          <w:sz w:val="19"/>
          <w:szCs w:val="19"/>
          <w:lang w:eastAsia="fr-CH"/>
        </w:rPr>
        <w:drawing>
          <wp:anchor distT="0" distB="0" distL="114300" distR="114300" simplePos="0" relativeHeight="251680768" behindDoc="0" locked="0" layoutInCell="1" allowOverlap="1" wp14:anchorId="313F68FA" wp14:editId="475EB87A">
            <wp:simplePos x="0" y="0"/>
            <wp:positionH relativeFrom="column">
              <wp:posOffset>3860888</wp:posOffset>
            </wp:positionH>
            <wp:positionV relativeFrom="paragraph">
              <wp:posOffset>97686</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50 (ensembles RAID 5 entrelacés)</w:t>
      </w:r>
      <w:r w:rsidR="003F547E">
        <w:t> :</w:t>
      </w:r>
      <w:bookmarkEnd w:id="70"/>
    </w:p>
    <w:p w14:paraId="6FF63103" w14:textId="1A219D5D" w:rsidR="00AB17F1" w:rsidRDefault="003F547E" w:rsidP="00CF1B4B">
      <w:pPr>
        <w:rPr>
          <w:color w:val="000000" w:themeColor="text1"/>
        </w:rPr>
      </w:pPr>
      <w:r w:rsidRPr="00A458E6">
        <w:rPr>
          <w:color w:val="000000" w:themeColor="text1"/>
        </w:rPr>
        <w:t xml:space="preserve">Le RAID 50 permet d’avoir 2 </w:t>
      </w:r>
      <w:r w:rsidR="00CF1B4B" w:rsidRPr="00A458E6">
        <w:rPr>
          <w:color w:val="000000" w:themeColor="text1"/>
        </w:rPr>
        <w:t>piles</w:t>
      </w:r>
      <w:r w:rsidRPr="00A458E6">
        <w:rPr>
          <w:color w:val="000000" w:themeColor="text1"/>
        </w:rPr>
        <w:t xml:space="preserve"> de disques en RAID 5 entrelacer en RAID 0. Chaque pile peux perde un disque et les performances sont accélérer tout en ayant la possibilité d’utilisé 67% </w:t>
      </w:r>
      <w:r w:rsidR="00A458E6" w:rsidRPr="00A458E6">
        <w:rPr>
          <w:color w:val="000000" w:themeColor="text1"/>
        </w:rPr>
        <w:t>à</w:t>
      </w:r>
      <w:r w:rsidRPr="00A458E6">
        <w:rPr>
          <w:color w:val="000000" w:themeColor="text1"/>
        </w:rPr>
        <w:t xml:space="preserve"> 94% Dépendant le nombre de disque dans l’ensemble du RAID.</w:t>
      </w:r>
    </w:p>
    <w:p w14:paraId="2FB7BD7F" w14:textId="211AA604" w:rsidR="00EE565D" w:rsidRPr="005C1404" w:rsidRDefault="00EE565D" w:rsidP="00EE565D">
      <w:pPr>
        <w:rPr>
          <w:color w:val="FFC000"/>
        </w:rPr>
      </w:pPr>
      <w:r w:rsidRPr="005C1404">
        <w:rPr>
          <w:color w:val="FFC000"/>
        </w:rPr>
        <w:t xml:space="preserve">Nbs de disques au minimum : </w:t>
      </w:r>
      <w:r w:rsidR="003E67D9" w:rsidRPr="005C1404">
        <w:rPr>
          <w:b/>
          <w:color w:val="FFC000"/>
        </w:rPr>
        <w:t>6</w:t>
      </w:r>
    </w:p>
    <w:p w14:paraId="36ED8BA7" w14:textId="0CFCCB07" w:rsidR="00EE565D" w:rsidRPr="005C1404" w:rsidRDefault="00EE565D" w:rsidP="00EE565D">
      <w:pPr>
        <w:rPr>
          <w:color w:val="FFC000"/>
        </w:rPr>
      </w:pPr>
      <w:r w:rsidRPr="005C1404">
        <w:rPr>
          <w:color w:val="FFC000"/>
        </w:rPr>
        <w:t xml:space="preserve">Avantage(s) : </w:t>
      </w:r>
      <w:r w:rsidR="00D958EE" w:rsidRPr="005C1404">
        <w:rPr>
          <w:b/>
          <w:color w:val="FFC000"/>
        </w:rPr>
        <w:t>volume agrégé</w:t>
      </w:r>
    </w:p>
    <w:p w14:paraId="52134954" w14:textId="22E48921" w:rsidR="00EE565D" w:rsidRPr="005C1404" w:rsidRDefault="00EE565D" w:rsidP="00EE565D">
      <w:pPr>
        <w:rPr>
          <w:color w:val="FFC000"/>
        </w:rPr>
      </w:pPr>
      <w:r w:rsidRPr="005C1404">
        <w:rPr>
          <w:color w:val="FFC000"/>
        </w:rPr>
        <w:t xml:space="preserve">Perte de disques max : </w:t>
      </w:r>
      <w:r w:rsidR="00CD4A35" w:rsidRPr="005C1404">
        <w:rPr>
          <w:b/>
          <w:color w:val="FFC000"/>
        </w:rPr>
        <w:t>1</w:t>
      </w:r>
    </w:p>
    <w:p w14:paraId="1210F5F0" w14:textId="365111AF" w:rsidR="00EE565D" w:rsidRPr="005C1404" w:rsidRDefault="00EE565D" w:rsidP="00CF1B4B">
      <w:pPr>
        <w:rPr>
          <w:color w:val="FFC000"/>
        </w:rPr>
      </w:pPr>
      <w:r w:rsidRPr="005C1404">
        <w:rPr>
          <w:color w:val="FFC000"/>
        </w:rPr>
        <w:t xml:space="preserve">Calcul volume : </w:t>
      </w:r>
      <w:r w:rsidR="00122DCC" w:rsidRPr="005C1404">
        <w:rPr>
          <w:color w:val="FFC000"/>
        </w:rPr>
        <w:t>trop teck à calculer</w:t>
      </w:r>
    </w:p>
    <w:p w14:paraId="2E3AA1E1" w14:textId="77777777" w:rsidR="003F547E" w:rsidRPr="007B39AD" w:rsidRDefault="0051309C" w:rsidP="00410E42">
      <w:pPr>
        <w:pStyle w:val="Titre3"/>
      </w:pPr>
      <w:bookmarkStart w:id="71" w:name="_Toc531165088"/>
      <w:r>
        <w:rPr>
          <w:rFonts w:ascii="Minion-Italic" w:hAnsi="Minion-Italic" w:cs="Minion-Italic"/>
          <w:i/>
          <w:iCs/>
          <w:noProof/>
          <w:sz w:val="19"/>
          <w:szCs w:val="19"/>
          <w:lang w:eastAsia="fr-CH"/>
        </w:rPr>
        <w:lastRenderedPageBreak/>
        <w:drawing>
          <wp:anchor distT="0" distB="0" distL="114300" distR="114300" simplePos="0" relativeHeight="251681792" behindDoc="0" locked="0" layoutInCell="1" allowOverlap="1" wp14:anchorId="0FD825E1" wp14:editId="29AC53C9">
            <wp:simplePos x="0" y="0"/>
            <wp:positionH relativeFrom="column">
              <wp:posOffset>3342315</wp:posOffset>
            </wp:positionH>
            <wp:positionV relativeFrom="paragraph">
              <wp:posOffset>22343</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71"/>
      <w:r w:rsidR="00AB17F1" w:rsidRPr="00AB17F1">
        <w:rPr>
          <w:rFonts w:ascii="Minion-Italic" w:hAnsi="Minion-Italic" w:cs="Minion-Italic"/>
          <w:i/>
          <w:iCs/>
          <w:noProof/>
          <w:sz w:val="19"/>
          <w:szCs w:val="19"/>
        </w:rPr>
        <w:t xml:space="preserve"> </w:t>
      </w:r>
    </w:p>
    <w:p w14:paraId="0AB1CFB7" w14:textId="17D7EED9" w:rsidR="003F547E" w:rsidRDefault="003F547E" w:rsidP="00D84EFF">
      <w:pPr>
        <w:rPr>
          <w:color w:val="000000" w:themeColor="text1"/>
        </w:rPr>
      </w:pPr>
      <w:r w:rsidRPr="00A458E6">
        <w:rPr>
          <w:color w:val="000000" w:themeColor="text1"/>
        </w:rPr>
        <w:t xml:space="preserve">Le RAID 60 permet d’avoir 2 </w:t>
      </w:r>
      <w:r w:rsidR="00CF1B4B" w:rsidRPr="00A458E6">
        <w:rPr>
          <w:color w:val="000000" w:themeColor="text1"/>
        </w:rPr>
        <w:t>piles</w:t>
      </w:r>
      <w:r w:rsidRPr="00A458E6">
        <w:rPr>
          <w:color w:val="000000" w:themeColor="text1"/>
        </w:rPr>
        <w:t xml:space="preserve"> de disques en RAID 6 entrelacer en RAID 0. Chaque pile en RAID 6 a donc sa capacité à perde 2 disque et l’entrelacement entre chacune des piles accélère le traitement.</w:t>
      </w:r>
    </w:p>
    <w:p w14:paraId="48913217" w14:textId="4D986500" w:rsidR="00EE565D" w:rsidRPr="005C1404" w:rsidRDefault="00EE565D" w:rsidP="00EE565D">
      <w:pPr>
        <w:rPr>
          <w:color w:val="FFC000"/>
        </w:rPr>
      </w:pPr>
      <w:r w:rsidRPr="005C1404">
        <w:rPr>
          <w:color w:val="FFC000"/>
        </w:rPr>
        <w:t xml:space="preserve">Nbs de disques au minimum : </w:t>
      </w:r>
      <w:r w:rsidR="00957CB9" w:rsidRPr="005C1404">
        <w:rPr>
          <w:b/>
          <w:color w:val="FFC000"/>
        </w:rPr>
        <w:t>8</w:t>
      </w:r>
    </w:p>
    <w:p w14:paraId="24B31A7F" w14:textId="22567005" w:rsidR="00957CB9" w:rsidRPr="005C1404" w:rsidRDefault="00EE565D" w:rsidP="00EE565D">
      <w:pPr>
        <w:rPr>
          <w:b/>
          <w:color w:val="FFC000"/>
        </w:rPr>
      </w:pPr>
      <w:r w:rsidRPr="005C1404">
        <w:rPr>
          <w:color w:val="FFC000"/>
        </w:rPr>
        <w:t xml:space="preserve">Avantage(s) : </w:t>
      </w:r>
      <w:r w:rsidR="00957CB9" w:rsidRPr="005C1404">
        <w:rPr>
          <w:b/>
          <w:color w:val="FFC000"/>
        </w:rPr>
        <w:t>beaucoup de disques avec redondance plus grande (la performance est nul)</w:t>
      </w:r>
    </w:p>
    <w:p w14:paraId="541B5A61" w14:textId="77777777" w:rsidR="00EE565D" w:rsidRPr="005C1404" w:rsidRDefault="00EE565D" w:rsidP="00EE565D">
      <w:pPr>
        <w:rPr>
          <w:color w:val="FFC000"/>
        </w:rPr>
      </w:pPr>
      <w:r w:rsidRPr="005C1404">
        <w:rPr>
          <w:color w:val="FFC000"/>
        </w:rPr>
        <w:t xml:space="preserve">Perte de disques max : </w:t>
      </w:r>
      <w:r w:rsidRPr="005C1404">
        <w:rPr>
          <w:b/>
          <w:color w:val="FFC000"/>
        </w:rPr>
        <w:t>2</w:t>
      </w:r>
    </w:p>
    <w:p w14:paraId="51F2BC18" w14:textId="3E79B8D8" w:rsidR="00EE565D" w:rsidRPr="005C1404" w:rsidRDefault="00EE565D" w:rsidP="00D84EFF">
      <w:pPr>
        <w:rPr>
          <w:color w:val="FFC000"/>
        </w:rPr>
      </w:pPr>
      <w:r w:rsidRPr="005C1404">
        <w:rPr>
          <w:color w:val="FFC000"/>
        </w:rPr>
        <w:t xml:space="preserve">Calcul volume : </w:t>
      </w:r>
      <w:r w:rsidR="00815213" w:rsidRPr="005C1404">
        <w:rPr>
          <w:color w:val="FFC000"/>
        </w:rPr>
        <w:t>trop teck à calculer</w:t>
      </w:r>
    </w:p>
    <w:p w14:paraId="7560C617" w14:textId="77777777" w:rsidR="00BD65C4" w:rsidRPr="00815213" w:rsidRDefault="00BD65C4" w:rsidP="00D84EFF">
      <w:pPr>
        <w:rPr>
          <w:color w:val="000000" w:themeColor="text1"/>
        </w:rPr>
      </w:pPr>
    </w:p>
    <w:p w14:paraId="5B2C997B" w14:textId="2525816D" w:rsidR="000B0E89" w:rsidRDefault="0091562E" w:rsidP="00AE41E3">
      <w:pPr>
        <w:pStyle w:val="Titre2"/>
      </w:pPr>
      <w:bookmarkStart w:id="72" w:name="_Toc531165089"/>
      <w:r>
        <w:t>Les différents systèmes de stockages</w:t>
      </w:r>
      <w:bookmarkEnd w:id="72"/>
    </w:p>
    <w:p w14:paraId="590B346F" w14:textId="3D79C286" w:rsidR="003510BF" w:rsidRDefault="003510BF" w:rsidP="003510BF">
      <w:pPr>
        <w:pStyle w:val="Titre3"/>
      </w:pPr>
      <w:bookmarkStart w:id="73" w:name="_Toc531165090"/>
      <w:r>
        <w:t>Première génération</w:t>
      </w:r>
      <w:r w:rsidR="0008051F">
        <w:t xml:space="preserve"> – supports physiques</w:t>
      </w:r>
      <w:bookmarkEnd w:id="73"/>
    </w:p>
    <w:p w14:paraId="4AC53D5A" w14:textId="5A86FCA5" w:rsidR="00A52A68" w:rsidRPr="001D0DD0" w:rsidRDefault="00A52A68" w:rsidP="00DA6430">
      <w:pPr>
        <w:pStyle w:val="Titre4"/>
      </w:pPr>
      <w:bookmarkStart w:id="74" w:name="_Toc531165091"/>
      <w:r w:rsidRPr="001D0DD0">
        <w:t xml:space="preserve">Le </w:t>
      </w:r>
      <w:r w:rsidR="00A03392" w:rsidRPr="001D0DD0">
        <w:t>r</w:t>
      </w:r>
      <w:r w:rsidRPr="001D0DD0">
        <w:t>uban perforé</w:t>
      </w:r>
      <w:bookmarkEnd w:id="74"/>
    </w:p>
    <w:p w14:paraId="0797373D" w14:textId="48437E79" w:rsidR="00EA4CDF" w:rsidRPr="001D0DD0" w:rsidRDefault="00EA4CDF" w:rsidP="00EA4CDF">
      <w:pPr>
        <w:rPr>
          <w:color w:val="000000" w:themeColor="text1"/>
        </w:rPr>
      </w:pPr>
      <w:r w:rsidRPr="001D0DD0">
        <w:rPr>
          <w:color w:val="000000" w:themeColor="text1"/>
        </w:rPr>
        <w:t>Le premier ruban perforé est apparu en 1725</w:t>
      </w:r>
      <w:r w:rsidR="00AD3931" w:rsidRPr="001D0DD0">
        <w:rPr>
          <w:color w:val="000000" w:themeColor="text1"/>
        </w:rPr>
        <w:t>. Son inventeur Basile Bouchon l’utilisa dans son métier à tisser. Cette technologie est très vite devenue obsolète dû à l’arrivée de la « carte perforée ».</w:t>
      </w:r>
    </w:p>
    <w:p w14:paraId="62862283" w14:textId="77777777" w:rsidR="00016F35" w:rsidRPr="001D0DD0" w:rsidRDefault="00016F35" w:rsidP="00016F35">
      <w:pPr>
        <w:pStyle w:val="Titre4"/>
      </w:pPr>
      <w:bookmarkStart w:id="75" w:name="_Toc531165092"/>
      <w:r w:rsidRPr="001D0DD0">
        <w:t>La carte perforée</w:t>
      </w:r>
      <w:bookmarkEnd w:id="75"/>
    </w:p>
    <w:p w14:paraId="75B823E9" w14:textId="1530000D" w:rsidR="004C47E0" w:rsidRPr="001D0DD0" w:rsidRDefault="00AF1209" w:rsidP="00EA4CDF">
      <w:pPr>
        <w:rPr>
          <w:color w:val="000000" w:themeColor="text1"/>
        </w:rPr>
      </w:pPr>
      <w:r w:rsidRPr="001D0DD0">
        <w:rPr>
          <w:color w:val="000000" w:themeColor="text1"/>
        </w:rPr>
        <w:t>La carte perforée est l’un des premiers systèmes de mémoires de masse. Elles seront utilisées dans les débuts de l’informatique.</w:t>
      </w:r>
      <w:r w:rsidR="00D32C0E" w:rsidRPr="001D0DD0">
        <w:rPr>
          <w:color w:val="000000" w:themeColor="text1"/>
        </w:rPr>
        <w:t xml:space="preserve"> La carte perforée est un perfectionnement du ruban perforé apparu dans </w:t>
      </w:r>
      <w:r w:rsidR="004220BC" w:rsidRPr="001D0DD0">
        <w:rPr>
          <w:color w:val="000000" w:themeColor="text1"/>
        </w:rPr>
        <w:t>les années</w:t>
      </w:r>
      <w:r w:rsidR="00D32C0E" w:rsidRPr="001D0DD0">
        <w:rPr>
          <w:color w:val="000000" w:themeColor="text1"/>
        </w:rPr>
        <w:t xml:space="preserve"> 1884 pour donner des instructions</w:t>
      </w:r>
      <w:r w:rsidR="001B15C9" w:rsidRPr="001D0DD0">
        <w:rPr>
          <w:color w:val="000000" w:themeColor="text1"/>
        </w:rPr>
        <w:t xml:space="preserve"> à des machines analytiques.</w:t>
      </w:r>
    </w:p>
    <w:p w14:paraId="29FCBE0E" w14:textId="0E66268F" w:rsidR="00016F35" w:rsidRPr="001D0DD0" w:rsidRDefault="004C47E0" w:rsidP="00EA4CDF">
      <w:pPr>
        <w:rPr>
          <w:color w:val="000000" w:themeColor="text1"/>
        </w:rPr>
      </w:pPr>
      <w:r w:rsidRPr="001D0DD0">
        <w:rPr>
          <w:color w:val="000000" w:themeColor="text1"/>
        </w:rPr>
        <w:t>Dans les années 1950, la spécification Hollerith/IBM apparait pour les cartes 8 colonnes. Sa longueur doit être de 187.32mm et sa largeur de 82.55mm avec une marge de 2 dixièmes.</w:t>
      </w:r>
      <w:r w:rsidR="00D85867" w:rsidRPr="001D0DD0">
        <w:rPr>
          <w:color w:val="000000" w:themeColor="text1"/>
        </w:rPr>
        <w:t xml:space="preserve"> Il doit être propre (sans poussière) lors de son utilisation, afin de ne pas abimer la machine.</w:t>
      </w:r>
    </w:p>
    <w:p w14:paraId="4E1BE184" w14:textId="7A00B5AD" w:rsidR="00A8317B" w:rsidRPr="001D0DD0" w:rsidRDefault="00A8317B" w:rsidP="00EA4CDF">
      <w:pPr>
        <w:rPr>
          <w:color w:val="000000" w:themeColor="text1"/>
        </w:rPr>
      </w:pPr>
      <w:r w:rsidRPr="001D0DD0">
        <w:rPr>
          <w:color w:val="000000" w:themeColor="text1"/>
        </w:rPr>
        <w:t xml:space="preserve">Les cartes perforées étaient généralement utilisées pour faire </w:t>
      </w:r>
      <w:r w:rsidR="007C172B" w:rsidRPr="001D0DD0">
        <w:rPr>
          <w:color w:val="000000" w:themeColor="text1"/>
        </w:rPr>
        <w:t>l</w:t>
      </w:r>
      <w:r w:rsidR="00E11D6B" w:rsidRPr="001D0DD0">
        <w:rPr>
          <w:color w:val="000000" w:themeColor="text1"/>
        </w:rPr>
        <w:t>es traitements automatiques</w:t>
      </w:r>
      <w:r w:rsidRPr="001D0DD0">
        <w:rPr>
          <w:color w:val="000000" w:themeColor="text1"/>
        </w:rPr>
        <w:t xml:space="preserve"> des bulletins de salaires, faire des calculs et des statistiques, écrire des codes sources.</w:t>
      </w:r>
    </w:p>
    <w:p w14:paraId="0A3A85DA" w14:textId="52B25429" w:rsidR="003510BF" w:rsidRPr="001D0DD0" w:rsidRDefault="003510BF" w:rsidP="003510BF">
      <w:pPr>
        <w:pStyle w:val="Titre3"/>
      </w:pPr>
      <w:bookmarkStart w:id="76" w:name="_Toc531165093"/>
      <w:r w:rsidRPr="001D0DD0">
        <w:t>Deuxième génération</w:t>
      </w:r>
      <w:r w:rsidR="0008051F" w:rsidRPr="001D0DD0">
        <w:t xml:space="preserve"> – supports magnétiques</w:t>
      </w:r>
      <w:bookmarkEnd w:id="76"/>
    </w:p>
    <w:p w14:paraId="4B9B467B" w14:textId="7926D37C" w:rsidR="00D471FD" w:rsidRPr="001D0DD0" w:rsidRDefault="00A03392" w:rsidP="008A6FA1">
      <w:pPr>
        <w:pStyle w:val="Titre4"/>
      </w:pPr>
      <w:bookmarkStart w:id="77" w:name="_Toc531165094"/>
      <w:r w:rsidRPr="001D0DD0">
        <w:t>La bande magnétique</w:t>
      </w:r>
      <w:bookmarkEnd w:id="77"/>
    </w:p>
    <w:p w14:paraId="618C3F78" w14:textId="5444FDA4" w:rsidR="009E52CF" w:rsidRPr="001D0DD0" w:rsidRDefault="009E52CF" w:rsidP="009E52CF">
      <w:pPr>
        <w:rPr>
          <w:color w:val="000000" w:themeColor="text1"/>
        </w:rPr>
      </w:pPr>
      <w:r w:rsidRPr="001D0DD0">
        <w:rPr>
          <w:color w:val="000000" w:themeColor="text1"/>
        </w:rPr>
        <w:t xml:space="preserve">La bande magnétique, développée en Allemagne en 1928, est utilisée pour enregistrer et écouter des informations analogiques ou numériques. Le magnétophone servira alors à écouter </w:t>
      </w:r>
      <w:r w:rsidR="00080AB5" w:rsidRPr="001D0DD0">
        <w:rPr>
          <w:color w:val="000000" w:themeColor="text1"/>
        </w:rPr>
        <w:t>les signaux audios</w:t>
      </w:r>
      <w:r w:rsidRPr="001D0DD0">
        <w:rPr>
          <w:color w:val="000000" w:themeColor="text1"/>
        </w:rPr>
        <w:t xml:space="preserve"> et le magnétoscope pour les signaux </w:t>
      </w:r>
      <w:r w:rsidR="004220BC" w:rsidRPr="001D0DD0">
        <w:rPr>
          <w:color w:val="000000" w:themeColor="text1"/>
        </w:rPr>
        <w:t>vidéo</w:t>
      </w:r>
      <w:r w:rsidR="00DC51BF" w:rsidRPr="001D0DD0">
        <w:rPr>
          <w:color w:val="000000" w:themeColor="text1"/>
        </w:rPr>
        <w:t>.</w:t>
      </w:r>
    </w:p>
    <w:p w14:paraId="525C0D65" w14:textId="437786A3" w:rsidR="00DC51BF" w:rsidRPr="001D0DD0" w:rsidRDefault="00DC51BF" w:rsidP="009E52CF">
      <w:pPr>
        <w:rPr>
          <w:color w:val="000000" w:themeColor="text1"/>
        </w:rPr>
      </w:pPr>
      <w:r w:rsidRPr="001D0DD0">
        <w:rPr>
          <w:color w:val="000000" w:themeColor="text1"/>
        </w:rPr>
        <w:t>L’utilisation d’une bande magnétique se caractérisera à l’aide de la largeur de la bande et à son nombre de pistes.</w:t>
      </w:r>
    </w:p>
    <w:p w14:paraId="695C71C6" w14:textId="7E684D81" w:rsidR="00F8195D" w:rsidRPr="001D0DD0" w:rsidRDefault="00F8195D" w:rsidP="00F8195D">
      <w:pPr>
        <w:rPr>
          <w:color w:val="000000" w:themeColor="text1"/>
        </w:rPr>
      </w:pPr>
      <w:r w:rsidRPr="001D0DD0">
        <w:rPr>
          <w:color w:val="000000" w:themeColor="text1"/>
        </w:rPr>
        <w:t xml:space="preserve">Les bandes magnétiques sont très vite devenues le système de mémoire de masse </w:t>
      </w:r>
      <w:r w:rsidR="00C81BAE" w:rsidRPr="001D0DD0">
        <w:rPr>
          <w:color w:val="000000" w:themeColor="text1"/>
        </w:rPr>
        <w:t>par excellence.</w:t>
      </w:r>
    </w:p>
    <w:p w14:paraId="490284D5" w14:textId="1A01E97E" w:rsidR="00CD2AD4" w:rsidRPr="001D0DD0" w:rsidRDefault="00CD2AD4" w:rsidP="008A6FA1">
      <w:pPr>
        <w:pStyle w:val="Titre4"/>
      </w:pPr>
      <w:bookmarkStart w:id="78" w:name="_Toc531165095"/>
      <w:r w:rsidRPr="001D0DD0">
        <w:lastRenderedPageBreak/>
        <w:t>La cassette</w:t>
      </w:r>
      <w:r w:rsidR="004C7230" w:rsidRPr="001D0DD0">
        <w:t xml:space="preserve"> audio</w:t>
      </w:r>
      <w:bookmarkEnd w:id="78"/>
    </w:p>
    <w:p w14:paraId="56674064" w14:textId="4444861C" w:rsidR="00BF10AF" w:rsidRPr="001D0DD0" w:rsidRDefault="00BF10AF" w:rsidP="00BF10AF">
      <w:pPr>
        <w:rPr>
          <w:color w:val="000000" w:themeColor="text1"/>
        </w:rPr>
      </w:pPr>
      <w:r w:rsidRPr="001D0DD0">
        <w:rPr>
          <w:color w:val="000000" w:themeColor="text1"/>
        </w:rPr>
        <w:t>La cassette audio / minicassette / musicassette a été introduit</w:t>
      </w:r>
      <w:r w:rsidR="00F023F9" w:rsidRPr="001D0DD0">
        <w:rPr>
          <w:color w:val="000000" w:themeColor="text1"/>
        </w:rPr>
        <w:t>e</w:t>
      </w:r>
      <w:r w:rsidRPr="001D0DD0">
        <w:rPr>
          <w:color w:val="000000" w:themeColor="text1"/>
        </w:rPr>
        <w:t xml:space="preserve"> par Philips. Une cassette contient deux bobines où est enroulée </w:t>
      </w:r>
      <w:r w:rsidR="00035D2C" w:rsidRPr="001D0DD0">
        <w:rPr>
          <w:color w:val="000000" w:themeColor="text1"/>
        </w:rPr>
        <w:t>une bande magnétique</w:t>
      </w:r>
      <w:r w:rsidRPr="001D0DD0">
        <w:rPr>
          <w:color w:val="000000" w:themeColor="text1"/>
        </w:rPr>
        <w:t>.</w:t>
      </w:r>
    </w:p>
    <w:p w14:paraId="6AB16A1D" w14:textId="6E2A1A14" w:rsidR="00035D2C" w:rsidRPr="001D0DD0" w:rsidRDefault="00035D2C" w:rsidP="00BF10AF">
      <w:pPr>
        <w:rPr>
          <w:color w:val="000000" w:themeColor="text1"/>
        </w:rPr>
      </w:pPr>
      <w:r w:rsidRPr="001D0DD0">
        <w:rPr>
          <w:color w:val="000000" w:themeColor="text1"/>
        </w:rPr>
        <w:t>Elle s’utilise pour écouter ou enregistrer des sons et s’utilise à l’aide d’un magnétophone.</w:t>
      </w:r>
      <w:r w:rsidR="002A3BD5" w:rsidRPr="001D0DD0">
        <w:rPr>
          <w:color w:val="000000" w:themeColor="text1"/>
        </w:rPr>
        <w:t xml:space="preserve"> Plus tard, elles furent intégrées à des appareils plus complexes comme </w:t>
      </w:r>
      <w:r w:rsidR="003415FD" w:rsidRPr="001D0DD0">
        <w:rPr>
          <w:color w:val="000000" w:themeColor="text1"/>
        </w:rPr>
        <w:t>un autoradio</w:t>
      </w:r>
      <w:r w:rsidR="002A3BD5" w:rsidRPr="001D0DD0">
        <w:rPr>
          <w:color w:val="000000" w:themeColor="text1"/>
        </w:rPr>
        <w:t xml:space="preserve"> ou un radiocassette.</w:t>
      </w:r>
    </w:p>
    <w:p w14:paraId="76B65BF0" w14:textId="58870060" w:rsidR="003415FD" w:rsidRPr="001D0DD0" w:rsidRDefault="008A343E" w:rsidP="00BF10AF">
      <w:pPr>
        <w:rPr>
          <w:color w:val="000000" w:themeColor="text1"/>
        </w:rPr>
      </w:pPr>
      <w:r w:rsidRPr="001D0DD0">
        <w:rPr>
          <w:color w:val="000000" w:themeColor="text1"/>
        </w:rPr>
        <w:t>Une cassette est composée de quatre canaux qui sont écrits en parallèle sur la bande, deux par côté. C’est pour cela qu’il faut retourner la cassette, chaque face comporte deux bandes.</w:t>
      </w:r>
    </w:p>
    <w:p w14:paraId="5C532ECB" w14:textId="77777777" w:rsidR="00994779" w:rsidRPr="001D0DD0" w:rsidRDefault="00994779" w:rsidP="00BF10AF">
      <w:pPr>
        <w:rPr>
          <w:color w:val="000000" w:themeColor="text1"/>
        </w:rPr>
      </w:pPr>
      <w:r w:rsidRPr="001D0DD0">
        <w:rPr>
          <w:color w:val="000000" w:themeColor="text1"/>
        </w:rPr>
        <w:t>Il existe différents types de cassettes, ces types se différencient par leurs matériaux de constructions et leurs performances :</w:t>
      </w:r>
    </w:p>
    <w:p w14:paraId="4E2638F8" w14:textId="561A985E" w:rsidR="00994779" w:rsidRPr="001D0DD0" w:rsidRDefault="00994779" w:rsidP="007734BD">
      <w:pPr>
        <w:pStyle w:val="Paragraphedeliste"/>
        <w:numPr>
          <w:ilvl w:val="0"/>
          <w:numId w:val="10"/>
        </w:numPr>
      </w:pPr>
      <w:r w:rsidRPr="001D0DD0">
        <w:t>Type 1 – normale : de 30Hz à 15kHz</w:t>
      </w:r>
    </w:p>
    <w:p w14:paraId="5554395F" w14:textId="63E558CB" w:rsidR="00994779" w:rsidRPr="001D0DD0" w:rsidRDefault="00994779" w:rsidP="007734BD">
      <w:pPr>
        <w:pStyle w:val="Paragraphedeliste"/>
        <w:numPr>
          <w:ilvl w:val="0"/>
          <w:numId w:val="10"/>
        </w:numPr>
      </w:pPr>
      <w:r w:rsidRPr="001D0DD0">
        <w:t>Type 2 – chrome : de 30Hz à 16kHz</w:t>
      </w:r>
    </w:p>
    <w:p w14:paraId="4F4D3312" w14:textId="77777777" w:rsidR="00994779" w:rsidRPr="001D0DD0" w:rsidRDefault="00994779" w:rsidP="007734BD">
      <w:pPr>
        <w:pStyle w:val="Paragraphedeliste"/>
        <w:numPr>
          <w:ilvl w:val="0"/>
          <w:numId w:val="10"/>
        </w:numPr>
      </w:pPr>
      <w:r w:rsidRPr="001D0DD0">
        <w:t>Type 3 – ferrichrome : de 30Hz à 16kHz</w:t>
      </w:r>
    </w:p>
    <w:p w14:paraId="2EFB4FEE" w14:textId="4D8F9B36" w:rsidR="001A58BF" w:rsidRPr="001D0DD0" w:rsidRDefault="00994779" w:rsidP="007734BD">
      <w:pPr>
        <w:pStyle w:val="Paragraphedeliste"/>
        <w:numPr>
          <w:ilvl w:val="0"/>
          <w:numId w:val="10"/>
        </w:numPr>
      </w:pPr>
      <w:r w:rsidRPr="001D0DD0">
        <w:t>Type 4 – métal : de 30Hz à 18kHz</w:t>
      </w:r>
    </w:p>
    <w:p w14:paraId="19423D63" w14:textId="1B177DC4" w:rsidR="001A58BF" w:rsidRPr="001D0DD0" w:rsidRDefault="001A58BF" w:rsidP="001A58BF">
      <w:pPr>
        <w:rPr>
          <w:color w:val="000000" w:themeColor="text1"/>
        </w:rPr>
      </w:pPr>
      <w:r w:rsidRPr="001D0DD0">
        <w:rPr>
          <w:color w:val="000000" w:themeColor="text1"/>
        </w:rPr>
        <w:t xml:space="preserve">La durée d’une cassette </w:t>
      </w:r>
      <w:r w:rsidR="002E7F19" w:rsidRPr="001D0DD0">
        <w:rPr>
          <w:color w:val="000000" w:themeColor="text1"/>
        </w:rPr>
        <w:t>peut</w:t>
      </w:r>
      <w:r w:rsidRPr="001D0DD0">
        <w:rPr>
          <w:color w:val="000000" w:themeColor="text1"/>
        </w:rPr>
        <w:t xml:space="preserve"> varier en fonction de la longueur de la bande et de la vitesse de défilement.</w:t>
      </w:r>
    </w:p>
    <w:p w14:paraId="19ED2160" w14:textId="3EEDCF52" w:rsidR="004C7230" w:rsidRPr="001D0DD0" w:rsidRDefault="004C7230" w:rsidP="004C7230">
      <w:pPr>
        <w:pStyle w:val="Titre4"/>
      </w:pPr>
      <w:bookmarkStart w:id="79" w:name="_Toc531165096"/>
      <w:r w:rsidRPr="001D0DD0">
        <w:t>La cassette vidéo</w:t>
      </w:r>
      <w:bookmarkEnd w:id="79"/>
    </w:p>
    <w:p w14:paraId="44374A7D" w14:textId="3970DEF4" w:rsidR="002E7F19" w:rsidRPr="001D0DD0" w:rsidRDefault="002E7F19" w:rsidP="002E7F19">
      <w:pPr>
        <w:rPr>
          <w:color w:val="000000" w:themeColor="text1"/>
        </w:rPr>
      </w:pPr>
      <w:r w:rsidRPr="001D0DD0">
        <w:rPr>
          <w:color w:val="000000" w:themeColor="text1"/>
        </w:rPr>
        <w:t xml:space="preserve">La cassette vidéo fonctionne de la même manière qu’une cassette audio : elle comprend </w:t>
      </w:r>
      <w:r w:rsidR="000F15BF" w:rsidRPr="001D0DD0">
        <w:rPr>
          <w:color w:val="000000" w:themeColor="text1"/>
        </w:rPr>
        <w:t>une bobine</w:t>
      </w:r>
      <w:r w:rsidRPr="001D0DD0">
        <w:rPr>
          <w:color w:val="000000" w:themeColor="text1"/>
        </w:rPr>
        <w:t xml:space="preserve"> de magnétique capable de défiler afin de pouvoir lire ou enregistrer </w:t>
      </w:r>
      <w:r w:rsidR="00080AB5" w:rsidRPr="001D0DD0">
        <w:rPr>
          <w:color w:val="000000" w:themeColor="text1"/>
        </w:rPr>
        <w:t>des signaux audios</w:t>
      </w:r>
      <w:r w:rsidRPr="001D0DD0">
        <w:rPr>
          <w:color w:val="000000" w:themeColor="text1"/>
        </w:rPr>
        <w:t xml:space="preserve"> ou vidéos</w:t>
      </w:r>
      <w:r w:rsidR="000F15BF" w:rsidRPr="001D0DD0">
        <w:rPr>
          <w:color w:val="000000" w:themeColor="text1"/>
        </w:rPr>
        <w:t>.</w:t>
      </w:r>
    </w:p>
    <w:p w14:paraId="3B5AF4D6" w14:textId="60CDDCA5" w:rsidR="000F15BF" w:rsidRPr="001D0DD0" w:rsidRDefault="003805B1" w:rsidP="002E7F19">
      <w:pPr>
        <w:rPr>
          <w:color w:val="000000" w:themeColor="text1"/>
        </w:rPr>
      </w:pPr>
      <w:r w:rsidRPr="001D0DD0">
        <w:rPr>
          <w:color w:val="000000" w:themeColor="text1"/>
        </w:rPr>
        <w:t>Il existe différents</w:t>
      </w:r>
      <w:r w:rsidR="0034315A" w:rsidRPr="001D0DD0">
        <w:rPr>
          <w:color w:val="000000" w:themeColor="text1"/>
        </w:rPr>
        <w:t xml:space="preserve"> formats de cassettes </w:t>
      </w:r>
      <w:r w:rsidR="00080AB5" w:rsidRPr="001D0DD0">
        <w:rPr>
          <w:color w:val="000000" w:themeColor="text1"/>
        </w:rPr>
        <w:t>vidéo</w:t>
      </w:r>
      <w:r w:rsidR="0034315A" w:rsidRPr="001D0DD0">
        <w:rPr>
          <w:color w:val="000000" w:themeColor="text1"/>
        </w:rPr>
        <w:t xml:space="preserve"> comme </w:t>
      </w:r>
      <w:r w:rsidRPr="001D0DD0">
        <w:rPr>
          <w:color w:val="000000" w:themeColor="text1"/>
        </w:rPr>
        <w:t>la VHS, le VCR, le U-matic, etc… La différence entre ces formats se caractérise par une différente largeur de bande pour la luminance et une différente largeur de bande pour la chrominance.</w:t>
      </w:r>
    </w:p>
    <w:p w14:paraId="1CCD58D5" w14:textId="4538EDD9" w:rsidR="00CD2AD4" w:rsidRDefault="00CD2AD4" w:rsidP="008A6FA1">
      <w:pPr>
        <w:pStyle w:val="Titre4"/>
      </w:pPr>
      <w:bookmarkStart w:id="80" w:name="_Toc531165097"/>
      <w:r>
        <w:t>Le disque dur</w:t>
      </w:r>
      <w:bookmarkEnd w:id="80"/>
    </w:p>
    <w:p w14:paraId="060A2E07" w14:textId="61FCE999" w:rsidR="00C73DC9" w:rsidRPr="00584457" w:rsidRDefault="00F023F9" w:rsidP="00F023F9">
      <w:r w:rsidRPr="00584457">
        <w:t>Le disque dur</w:t>
      </w:r>
      <w:r w:rsidR="00657A35" w:rsidRPr="00584457">
        <w:t xml:space="preserve"> aussi appelé Hard Disk Drive (HDD) est un support magnétique permettant de stocker des données sur de la mémoire morte.</w:t>
      </w:r>
      <w:r w:rsidR="00311293" w:rsidRPr="00584457">
        <w:t xml:space="preserve"> Apparu en 1980, il est à présent le système de stockage qui </w:t>
      </w:r>
      <w:r w:rsidR="003805B1" w:rsidRPr="00584457">
        <w:t xml:space="preserve">possède </w:t>
      </w:r>
      <w:r w:rsidR="00311293" w:rsidRPr="00584457">
        <w:t>les plus importantes c</w:t>
      </w:r>
      <w:r w:rsidR="003805B1" w:rsidRPr="00584457">
        <w:t>apacités de</w:t>
      </w:r>
      <w:r w:rsidR="00311293" w:rsidRPr="00584457">
        <w:t xml:space="preserve"> stockages </w:t>
      </w:r>
      <w:r w:rsidR="003805B1" w:rsidRPr="00584457">
        <w:t>du marché</w:t>
      </w:r>
      <w:r w:rsidR="009E264F" w:rsidRPr="00584457">
        <w:t>.</w:t>
      </w:r>
      <w:r w:rsidR="00C73DC9" w:rsidRPr="00584457">
        <w:t xml:space="preserve"> La plus grosse capacité de stockage d’un seul disque dur est de 24 To mais en général la norme est plutôt entre 2 et 4 To.</w:t>
      </w:r>
    </w:p>
    <w:p w14:paraId="34096577" w14:textId="359C09D2" w:rsidR="00F023F9" w:rsidRPr="00584457" w:rsidRDefault="002F76DC" w:rsidP="00F023F9">
      <w:r w:rsidRPr="00584457">
        <w:t xml:space="preserve">Un disque dur possède en général un à huit plateaux tournant à plusieurs milliers de tours par minutes. Il possède aussi une tête de lecture qui se situe à la surface des plateaux. Les disques durs s’alimentent en général soit par connecteur Molex soit par Serial ATA ou SATA.  </w:t>
      </w:r>
    </w:p>
    <w:p w14:paraId="4FDE5E02" w14:textId="67FCF178" w:rsidR="00CD2AD4" w:rsidRPr="00584457" w:rsidRDefault="00CD2AD4" w:rsidP="008A6FA1">
      <w:pPr>
        <w:pStyle w:val="Titre4"/>
        <w:rPr>
          <w:color w:val="auto"/>
        </w:rPr>
      </w:pPr>
      <w:bookmarkStart w:id="81" w:name="_Toc531165098"/>
      <w:r w:rsidRPr="00584457">
        <w:rPr>
          <w:color w:val="auto"/>
        </w:rPr>
        <w:t>La disquette</w:t>
      </w:r>
      <w:bookmarkEnd w:id="81"/>
    </w:p>
    <w:p w14:paraId="6DC86C8C" w14:textId="5C0AE459" w:rsidR="002A5BC2" w:rsidRPr="00584457" w:rsidRDefault="002A5BC2" w:rsidP="002A5BC2">
      <w:r w:rsidRPr="00584457">
        <w:t>Après plusieurs années de tests, la disquette fut lancée par IBM en 1967. Les disquettes sont des supports de stockages de donnée amovible, elles sont aussi appelées disque souple (floppy disk).</w:t>
      </w:r>
    </w:p>
    <w:p w14:paraId="28E711E3" w14:textId="25BE26EA" w:rsidR="002A5BC2" w:rsidRPr="00584457" w:rsidRDefault="002A5BC2" w:rsidP="002A5BC2">
      <w:r w:rsidRPr="00584457">
        <w:t>Une disquette est composée de plusieurs pistes qui forment une sorte de cercles. La disquette est souvent divisée en 2 faces car les lecteurs sont équipés de deux têtes (Lecture / Ecriture).</w:t>
      </w:r>
      <w:r w:rsidR="007051C2" w:rsidRPr="00584457">
        <w:t xml:space="preserve"> La capacité d’une disquette est en général aux alentours de 3Mo. </w:t>
      </w:r>
    </w:p>
    <w:p w14:paraId="70C8DCCD" w14:textId="5176B9B3" w:rsidR="003510BF" w:rsidRPr="00584457" w:rsidRDefault="003510BF" w:rsidP="003510BF">
      <w:pPr>
        <w:pStyle w:val="Titre3"/>
        <w:rPr>
          <w:color w:val="auto"/>
        </w:rPr>
      </w:pPr>
      <w:bookmarkStart w:id="82" w:name="_Toc531165099"/>
      <w:r w:rsidRPr="00584457">
        <w:rPr>
          <w:color w:val="auto"/>
        </w:rPr>
        <w:lastRenderedPageBreak/>
        <w:t>Troisième génération</w:t>
      </w:r>
      <w:r w:rsidR="0008051F" w:rsidRPr="00584457">
        <w:rPr>
          <w:color w:val="auto"/>
        </w:rPr>
        <w:t xml:space="preserve"> – supports optiques</w:t>
      </w:r>
      <w:bookmarkEnd w:id="82"/>
      <w:r w:rsidR="0008051F" w:rsidRPr="00584457">
        <w:rPr>
          <w:color w:val="auto"/>
        </w:rPr>
        <w:t xml:space="preserve"> </w:t>
      </w:r>
    </w:p>
    <w:p w14:paraId="5470F462" w14:textId="207636D6" w:rsidR="003B0B86" w:rsidRPr="00584457" w:rsidRDefault="003B0B86" w:rsidP="008A6FA1">
      <w:pPr>
        <w:pStyle w:val="Titre4"/>
        <w:rPr>
          <w:color w:val="auto"/>
        </w:rPr>
      </w:pPr>
      <w:bookmarkStart w:id="83" w:name="_Toc531165100"/>
      <w:r w:rsidRPr="00584457">
        <w:rPr>
          <w:color w:val="auto"/>
        </w:rPr>
        <w:t>Le disque compact</w:t>
      </w:r>
      <w:bookmarkEnd w:id="83"/>
    </w:p>
    <w:p w14:paraId="72227BCB" w14:textId="7418A89B" w:rsidR="007051C2" w:rsidRPr="00584457" w:rsidRDefault="007051C2" w:rsidP="007051C2">
      <w:r w:rsidRPr="00584457">
        <w:t>Le disque compact ou « Compact Disc » est un support de stockage optique. Il est lu par un faisceau laser</w:t>
      </w:r>
      <w:r w:rsidR="00AD1601" w:rsidRPr="00584457">
        <w:t xml:space="preserve"> infrarouge</w:t>
      </w:r>
      <w:r w:rsidRPr="00584457">
        <w:t xml:space="preserve"> qui vient frapper le disque en rotation. En 1979, Philips et Sony Corporation ont collaboré pour inventer le disque compact.</w:t>
      </w:r>
    </w:p>
    <w:p w14:paraId="14E5DFD6" w14:textId="1BDE2CB1" w:rsidR="00D70F50" w:rsidRPr="00584457" w:rsidRDefault="00D70F50" w:rsidP="007051C2">
      <w:r w:rsidRPr="00584457">
        <w:t>Un CD-ROM possède en général ~700Mo de données et peut tourner à une vitesse linaire de 500 tr/min pour permettre une lecture optimale.</w:t>
      </w:r>
    </w:p>
    <w:p w14:paraId="35654390" w14:textId="567FCF57" w:rsidR="00A43FD6" w:rsidRPr="00584457" w:rsidRDefault="00A43FD6" w:rsidP="007051C2">
      <w:r w:rsidRPr="00584457">
        <w:t>Un CD audio a une longévité qui se situe entre 50 et 200 ans.</w:t>
      </w:r>
    </w:p>
    <w:p w14:paraId="6A93987C" w14:textId="0FA24C0B" w:rsidR="003B0B86" w:rsidRPr="00584457" w:rsidRDefault="003B0B86" w:rsidP="008A6FA1">
      <w:pPr>
        <w:pStyle w:val="Titre4"/>
        <w:rPr>
          <w:color w:val="auto"/>
        </w:rPr>
      </w:pPr>
      <w:bookmarkStart w:id="84" w:name="_Toc531165101"/>
      <w:r w:rsidRPr="00584457">
        <w:rPr>
          <w:color w:val="auto"/>
        </w:rPr>
        <w:t>Le DVD</w:t>
      </w:r>
      <w:bookmarkEnd w:id="84"/>
    </w:p>
    <w:p w14:paraId="23376B06" w14:textId="77777777" w:rsidR="00AD1601" w:rsidRPr="00584457" w:rsidRDefault="001C28D8" w:rsidP="001C28D8">
      <w:r w:rsidRPr="00584457">
        <w:t>Crée en 1995, le DVD est un système de stockage optique qui stocke la donnée sous forme numérique.</w:t>
      </w:r>
      <w:r w:rsidR="00AD1601" w:rsidRPr="00584457">
        <w:t xml:space="preserve"> Le DVD fonctionne selon les mêmes principes que le disque compact mais avec des caractéristiques nettement supérieures.</w:t>
      </w:r>
    </w:p>
    <w:p w14:paraId="604C0727" w14:textId="22CD78C5" w:rsidR="001C28D8" w:rsidRPr="00584457" w:rsidRDefault="00AD1601" w:rsidP="001C28D8">
      <w:r w:rsidRPr="00584457">
        <w:t>Selon la catégorie un DVD peut stocker jusqu’à 18 Go. Le DVD possède différents formats qui se sont développés durant des années.</w:t>
      </w:r>
    </w:p>
    <w:p w14:paraId="36AE54B0" w14:textId="56672E86" w:rsidR="003B0B86" w:rsidRPr="00584457" w:rsidRDefault="003B0B86" w:rsidP="008A6FA1">
      <w:pPr>
        <w:pStyle w:val="Titre4"/>
        <w:rPr>
          <w:color w:val="auto"/>
        </w:rPr>
      </w:pPr>
      <w:bookmarkStart w:id="85" w:name="_Toc531165102"/>
      <w:r w:rsidRPr="00584457">
        <w:rPr>
          <w:color w:val="auto"/>
        </w:rPr>
        <w:t>Le Blu-ray</w:t>
      </w:r>
      <w:bookmarkEnd w:id="85"/>
    </w:p>
    <w:p w14:paraId="4F70ADE2" w14:textId="719A9F82" w:rsidR="00AD1601" w:rsidRPr="00584457" w:rsidRDefault="00AD1601" w:rsidP="00AD1601">
      <w:r w:rsidRPr="00584457">
        <w:t xml:space="preserve">Apparut en 2006, le Blu-ray est le successeur du CD et du DVD. Il fonctionne comme un DVD à la différence que le lecteur doit être doté d’un laser violet pour le lire. </w:t>
      </w:r>
      <w:r w:rsidR="003537F7" w:rsidRPr="00584457">
        <w:t>Le Blu-Ray est utilisé pour graver des vidéos en haute définition.</w:t>
      </w:r>
    </w:p>
    <w:p w14:paraId="53E62D32" w14:textId="5FC7EB4F" w:rsidR="003537F7" w:rsidRPr="00584457" w:rsidRDefault="003537F7" w:rsidP="00AD1601">
      <w:r w:rsidRPr="00584457">
        <w:t>Un Blu-Ray peut contenir jusqu’à 27 Go ou 240 min de vidéo HD.</w:t>
      </w:r>
    </w:p>
    <w:p w14:paraId="34098F10" w14:textId="0DEDA9BE" w:rsidR="003510BF" w:rsidRPr="00584457" w:rsidRDefault="003510BF" w:rsidP="003510BF">
      <w:pPr>
        <w:pStyle w:val="Titre3"/>
        <w:rPr>
          <w:color w:val="auto"/>
        </w:rPr>
      </w:pPr>
      <w:bookmarkStart w:id="86" w:name="_Toc531165103"/>
      <w:r w:rsidRPr="00584457">
        <w:rPr>
          <w:color w:val="auto"/>
        </w:rPr>
        <w:t>Quatrième génération</w:t>
      </w:r>
      <w:r w:rsidR="0008051F" w:rsidRPr="00584457">
        <w:rPr>
          <w:color w:val="auto"/>
        </w:rPr>
        <w:t xml:space="preserve"> – supports numériques</w:t>
      </w:r>
      <w:bookmarkEnd w:id="86"/>
    </w:p>
    <w:p w14:paraId="4CFB1649" w14:textId="139B1BC1" w:rsidR="00603CB4" w:rsidRPr="00584457" w:rsidRDefault="00603CB4" w:rsidP="008A6FA1">
      <w:pPr>
        <w:pStyle w:val="Titre4"/>
        <w:rPr>
          <w:color w:val="auto"/>
        </w:rPr>
      </w:pPr>
      <w:bookmarkStart w:id="87" w:name="_Toc531165104"/>
      <w:r w:rsidRPr="00584457">
        <w:rPr>
          <w:color w:val="auto"/>
        </w:rPr>
        <w:t>La clé USB</w:t>
      </w:r>
      <w:bookmarkEnd w:id="87"/>
    </w:p>
    <w:p w14:paraId="3F3295EC" w14:textId="77777777" w:rsidR="009F07B6" w:rsidRPr="00584457" w:rsidRDefault="003537F7" w:rsidP="003537F7">
      <w:r w:rsidRPr="00584457">
        <w:t>La clé USB est un support de stockage amovible, il se branche sur un port « Universal Serial Bus ». Une clé USB permet de stocker facilement des données et permet de transférer rapidement des informations d’un ordinateur à un autre</w:t>
      </w:r>
      <w:r w:rsidR="009F07B6" w:rsidRPr="00584457">
        <w:t>.</w:t>
      </w:r>
    </w:p>
    <w:p w14:paraId="40847DBA" w14:textId="2401AE26" w:rsidR="003537F7" w:rsidRPr="00584457" w:rsidRDefault="009F07B6" w:rsidP="003537F7">
      <w:r w:rsidRPr="00584457">
        <w:t xml:space="preserve">Un avantage de la clé USB, c’est qu’elle ne peut pas se rayer et n’est pas sensible à la poussière. Elle est donc plus fiable. </w:t>
      </w:r>
    </w:p>
    <w:p w14:paraId="6F829CB4" w14:textId="4843AAC7" w:rsidR="009F07B6" w:rsidRPr="00584457" w:rsidRDefault="009F07B6" w:rsidP="003537F7">
      <w:r w:rsidRPr="00584457">
        <w:t xml:space="preserve">La durée de vie de la donnée est estimée à 10 ans ou plus, mais cela va dépendre du modèle acheté. </w:t>
      </w:r>
    </w:p>
    <w:p w14:paraId="3BDB1C24" w14:textId="632802A4" w:rsidR="009F07B6" w:rsidRPr="00584457" w:rsidRDefault="009F07B6" w:rsidP="003537F7">
      <w:r w:rsidRPr="00584457">
        <w:t>Les vitesses de transferts diffèrent en fonction de la catégorie de la clé :</w:t>
      </w:r>
    </w:p>
    <w:p w14:paraId="10FA3BCD" w14:textId="59757369" w:rsidR="009F07B6" w:rsidRPr="00584457" w:rsidRDefault="009F07B6" w:rsidP="007734BD">
      <w:pPr>
        <w:pStyle w:val="Paragraphedeliste"/>
        <w:numPr>
          <w:ilvl w:val="0"/>
          <w:numId w:val="15"/>
        </w:numPr>
      </w:pPr>
      <w:r w:rsidRPr="00584457">
        <w:t>USB 1.1 : 12Mbit/s</w:t>
      </w:r>
    </w:p>
    <w:p w14:paraId="09D96022" w14:textId="2C15BAE2" w:rsidR="009F07B6" w:rsidRPr="00584457" w:rsidRDefault="009F07B6" w:rsidP="007734BD">
      <w:pPr>
        <w:pStyle w:val="Paragraphedeliste"/>
        <w:numPr>
          <w:ilvl w:val="0"/>
          <w:numId w:val="15"/>
        </w:numPr>
      </w:pPr>
      <w:r w:rsidRPr="00584457">
        <w:t>USB 2.0 : 480Mbits/s</w:t>
      </w:r>
    </w:p>
    <w:p w14:paraId="58AF34E2" w14:textId="49A792D6" w:rsidR="009F07B6" w:rsidRPr="00584457" w:rsidRDefault="009F07B6" w:rsidP="007734BD">
      <w:pPr>
        <w:pStyle w:val="Paragraphedeliste"/>
        <w:numPr>
          <w:ilvl w:val="0"/>
          <w:numId w:val="15"/>
        </w:numPr>
      </w:pPr>
      <w:r w:rsidRPr="00584457">
        <w:t>USB 3.0 : 640Mbits/s</w:t>
      </w:r>
    </w:p>
    <w:p w14:paraId="3CB8FBA7" w14:textId="6D6C63BE" w:rsidR="009F07B6" w:rsidRPr="00584457" w:rsidRDefault="009F07B6" w:rsidP="009F07B6">
      <w:r w:rsidRPr="00584457">
        <w:t>Ces valeurs sont bien évidemment théoriques et ne relate pas la vérité la vitesse de lecture sera toujours supérieure à la vitesse d’écriture.</w:t>
      </w:r>
    </w:p>
    <w:p w14:paraId="61FC68B2" w14:textId="66D3549C" w:rsidR="00935A52" w:rsidRDefault="00E95DFF" w:rsidP="00935A52">
      <w:pPr>
        <w:pStyle w:val="Titre2"/>
      </w:pPr>
      <w:bookmarkStart w:id="88" w:name="_Toc531165105"/>
      <w:r>
        <w:rPr>
          <w:noProof/>
          <w:color w:val="ED7D31" w:themeColor="accent2"/>
          <w:lang w:eastAsia="fr-CH"/>
        </w:rPr>
        <w:lastRenderedPageBreak/>
        <w:drawing>
          <wp:anchor distT="0" distB="0" distL="114300" distR="114300" simplePos="0" relativeHeight="251686912" behindDoc="1" locked="0" layoutInCell="1" allowOverlap="1" wp14:anchorId="7C05EC26" wp14:editId="059F2494">
            <wp:simplePos x="0" y="0"/>
            <wp:positionH relativeFrom="column">
              <wp:posOffset>3871595</wp:posOffset>
            </wp:positionH>
            <wp:positionV relativeFrom="paragraph">
              <wp:posOffset>307340</wp:posOffset>
            </wp:positionV>
            <wp:extent cx="1828800" cy="1771650"/>
            <wp:effectExtent l="0" t="0" r="0" b="0"/>
            <wp:wrapTight wrapText="bothSides">
              <wp:wrapPolygon edited="0">
                <wp:start x="0" y="0"/>
                <wp:lineTo x="0" y="21368"/>
                <wp:lineTo x="21375" y="21368"/>
                <wp:lineTo x="21375" y="0"/>
                <wp:lineTo x="0" y="0"/>
              </wp:wrapPolygon>
            </wp:wrapTight>
            <wp:docPr id="39" name="Image 39" descr="C:\Users\Dyl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AppData\Local\Microsoft\Windows\INetCache\Content.Word\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771650"/>
                    </a:xfrm>
                    <a:prstGeom prst="rect">
                      <a:avLst/>
                    </a:prstGeom>
                    <a:noFill/>
                    <a:ln>
                      <a:noFill/>
                    </a:ln>
                  </pic:spPr>
                </pic:pic>
              </a:graphicData>
            </a:graphic>
          </wp:anchor>
        </w:drawing>
      </w:r>
      <w:r w:rsidR="00935A52">
        <w:t>Les types de sauvegardes</w:t>
      </w:r>
      <w:bookmarkEnd w:id="88"/>
    </w:p>
    <w:p w14:paraId="3C9A3927" w14:textId="5602EE8A" w:rsidR="00935A52" w:rsidRDefault="00935A52" w:rsidP="00935A52">
      <w:pPr>
        <w:pStyle w:val="Titre3"/>
      </w:pPr>
      <w:bookmarkStart w:id="89" w:name="_Toc514709868"/>
      <w:bookmarkStart w:id="90" w:name="_Toc531165106"/>
      <w:r>
        <w:t>Sauvegarde complète</w:t>
      </w:r>
      <w:bookmarkEnd w:id="89"/>
      <w:bookmarkEnd w:id="90"/>
      <w:r>
        <w:t xml:space="preserve"> </w:t>
      </w:r>
    </w:p>
    <w:p w14:paraId="038F61C4" w14:textId="18F8B2F5" w:rsidR="00935A52" w:rsidRPr="001D0DD0" w:rsidRDefault="00935A52" w:rsidP="00935A52">
      <w:pPr>
        <w:rPr>
          <w:color w:val="000000" w:themeColor="text1"/>
        </w:rPr>
      </w:pPr>
      <w:r w:rsidRPr="001D0DD0">
        <w:rPr>
          <w:color w:val="000000" w:themeColor="text1"/>
        </w:rPr>
        <w:t>La plus simple, elle sauvegarde toutes les données avec tous les répertoires et sous répertoires à chaque fois.</w:t>
      </w:r>
      <w:r w:rsidR="00E95DFF" w:rsidRPr="001D0DD0">
        <w:rPr>
          <w:color w:val="000000" w:themeColor="text1"/>
        </w:rPr>
        <w:t xml:space="preserve"> </w:t>
      </w:r>
    </w:p>
    <w:p w14:paraId="2EA65274" w14:textId="77777777" w:rsidR="00935A52" w:rsidRPr="001D0DD0" w:rsidRDefault="00935A52" w:rsidP="00935A52">
      <w:pPr>
        <w:pStyle w:val="Titre4"/>
      </w:pPr>
      <w:bookmarkStart w:id="91" w:name="_Toc531165107"/>
      <w:r w:rsidRPr="001D0DD0">
        <w:t>Point positif :</w:t>
      </w:r>
      <w:bookmarkEnd w:id="91"/>
      <w:r w:rsidRPr="001D0DD0">
        <w:t xml:space="preserve"> </w:t>
      </w:r>
    </w:p>
    <w:p w14:paraId="3DB5F319" w14:textId="60BE1C26" w:rsidR="00935A52" w:rsidRPr="001D0DD0" w:rsidRDefault="00935A52" w:rsidP="00935A52">
      <w:pPr>
        <w:rPr>
          <w:color w:val="000000" w:themeColor="text1"/>
        </w:rPr>
      </w:pPr>
      <w:r w:rsidRPr="001D0DD0">
        <w:rPr>
          <w:color w:val="000000" w:themeColor="text1"/>
        </w:rPr>
        <w:t xml:space="preserve">la plus fiable pour la restauration car </w:t>
      </w:r>
      <w:r w:rsidR="00C60C95" w:rsidRPr="001D0DD0">
        <w:rPr>
          <w:color w:val="000000" w:themeColor="text1"/>
        </w:rPr>
        <w:t>il n’y a pas de</w:t>
      </w:r>
      <w:r w:rsidRPr="001D0DD0">
        <w:rPr>
          <w:color w:val="000000" w:themeColor="text1"/>
        </w:rPr>
        <w:t xml:space="preserve"> calcul à faire ou de multiple réécriture.</w:t>
      </w:r>
      <w:r w:rsidRPr="001D0DD0">
        <w:rPr>
          <w:color w:val="000000" w:themeColor="text1"/>
        </w:rPr>
        <w:br/>
        <w:t>la plus rapide pour  la restauration de la sauvegarde car elle n'a pas de comparaison à faire ou de soustraction.</w:t>
      </w:r>
    </w:p>
    <w:p w14:paraId="083BE073" w14:textId="77777777" w:rsidR="00935A52" w:rsidRPr="001D0DD0" w:rsidRDefault="00935A52" w:rsidP="00935A52">
      <w:pPr>
        <w:pStyle w:val="Titre4"/>
      </w:pPr>
      <w:bookmarkStart w:id="92" w:name="_Toc531165108"/>
      <w:r w:rsidRPr="001D0DD0">
        <w:t>Point Négatif :</w:t>
      </w:r>
      <w:bookmarkEnd w:id="92"/>
    </w:p>
    <w:p w14:paraId="7C1E517F" w14:textId="2F5FE7FA" w:rsidR="00935A52" w:rsidRPr="001D0DD0" w:rsidRDefault="00301B7E" w:rsidP="00935A52">
      <w:pPr>
        <w:rPr>
          <w:color w:val="000000" w:themeColor="text1"/>
        </w:rPr>
      </w:pPr>
      <w:r w:rsidRPr="001D0DD0">
        <w:rPr>
          <w:color w:val="000000" w:themeColor="text1"/>
        </w:rPr>
        <w:t>C’est</w:t>
      </w:r>
      <w:r w:rsidR="00935A52" w:rsidRPr="001D0DD0">
        <w:rPr>
          <w:color w:val="000000" w:themeColor="text1"/>
        </w:rPr>
        <w:t xml:space="preserve"> la sauvegarde qui prend le plus de volumes de données.</w:t>
      </w:r>
      <w:r w:rsidR="00935A52" w:rsidRPr="001D0DD0">
        <w:rPr>
          <w:color w:val="000000" w:themeColor="text1"/>
        </w:rPr>
        <w:br/>
        <w:t xml:space="preserve">C'est aussi la plus longue à faire, car elle copie à chaque fois toutes les données alors que les autres </w:t>
      </w:r>
      <w:r w:rsidR="00C60C95" w:rsidRPr="001D0DD0">
        <w:rPr>
          <w:color w:val="000000" w:themeColor="text1"/>
        </w:rPr>
        <w:t xml:space="preserve">types de sauvegarde </w:t>
      </w:r>
      <w:r w:rsidR="00935A52" w:rsidRPr="001D0DD0">
        <w:rPr>
          <w:color w:val="000000" w:themeColor="text1"/>
        </w:rPr>
        <w:t>vont en faire moins.</w:t>
      </w:r>
    </w:p>
    <w:p w14:paraId="32297E68" w14:textId="1283E3A6" w:rsidR="00935A52" w:rsidRPr="001D0DD0" w:rsidRDefault="00935A52" w:rsidP="00935A52">
      <w:pPr>
        <w:rPr>
          <w:color w:val="000000" w:themeColor="text1"/>
        </w:rPr>
      </w:pPr>
    </w:p>
    <w:p w14:paraId="7CE32CA0" w14:textId="0B2A926A" w:rsidR="00935A52" w:rsidRPr="001D0DD0" w:rsidRDefault="00E95DFF" w:rsidP="00935A52">
      <w:pPr>
        <w:pStyle w:val="Titre3"/>
      </w:pPr>
      <w:bookmarkStart w:id="93" w:name="_Toc514709869"/>
      <w:bookmarkStart w:id="94" w:name="_Toc531165109"/>
      <w:r w:rsidRPr="001D0DD0">
        <w:rPr>
          <w:noProof/>
          <w:lang w:eastAsia="fr-CH"/>
        </w:rPr>
        <w:drawing>
          <wp:anchor distT="0" distB="0" distL="114300" distR="114300" simplePos="0" relativeHeight="251687936" behindDoc="1" locked="0" layoutInCell="1" allowOverlap="1" wp14:anchorId="103822FD" wp14:editId="00D6A8C5">
            <wp:simplePos x="0" y="0"/>
            <wp:positionH relativeFrom="margin">
              <wp:align>right</wp:align>
            </wp:positionH>
            <wp:positionV relativeFrom="paragraph">
              <wp:posOffset>71120</wp:posOffset>
            </wp:positionV>
            <wp:extent cx="1819275" cy="1847850"/>
            <wp:effectExtent l="0" t="0" r="9525" b="0"/>
            <wp:wrapTight wrapText="bothSides">
              <wp:wrapPolygon edited="0">
                <wp:start x="0" y="0"/>
                <wp:lineTo x="0" y="21377"/>
                <wp:lineTo x="21487" y="21377"/>
                <wp:lineTo x="21487" y="0"/>
                <wp:lineTo x="0" y="0"/>
              </wp:wrapPolygon>
            </wp:wrapTight>
            <wp:docPr id="40" name="Image 40" descr="C:\Users\Dyla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Captur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anchor>
        </w:drawing>
      </w:r>
      <w:r w:rsidR="00935A52" w:rsidRPr="001D0DD0">
        <w:t>Sauvegarde incrémentale</w:t>
      </w:r>
      <w:bookmarkEnd w:id="93"/>
      <w:bookmarkEnd w:id="94"/>
      <w:r w:rsidR="00935A52" w:rsidRPr="001D0DD0">
        <w:t xml:space="preserve"> </w:t>
      </w:r>
    </w:p>
    <w:p w14:paraId="3233F5F4" w14:textId="77777777" w:rsidR="00935A52" w:rsidRPr="001D0DD0" w:rsidRDefault="00935A52" w:rsidP="00935A52">
      <w:pPr>
        <w:pStyle w:val="Titre4"/>
      </w:pPr>
      <w:bookmarkStart w:id="95" w:name="_Toc531165110"/>
      <w:r w:rsidRPr="001D0DD0">
        <w:t>Point positif :</w:t>
      </w:r>
      <w:bookmarkEnd w:id="95"/>
      <w:r w:rsidRPr="001D0DD0">
        <w:t xml:space="preserve"> </w:t>
      </w:r>
    </w:p>
    <w:p w14:paraId="0E6F66FD" w14:textId="412C9831" w:rsidR="00935A52" w:rsidRPr="001D0DD0" w:rsidRDefault="00935A52" w:rsidP="00935A52">
      <w:pPr>
        <w:pStyle w:val="Standard"/>
        <w:rPr>
          <w:color w:val="000000" w:themeColor="text1"/>
          <w:lang w:val="fr-CH"/>
        </w:rPr>
      </w:pPr>
      <w:r w:rsidRPr="001D0DD0">
        <w:rPr>
          <w:color w:val="000000" w:themeColor="text1"/>
          <w:lang w:val="fr-CH"/>
        </w:rPr>
        <w:t>Elle sauvegarde les modifications depuis la dernière sauvegarde,</w:t>
      </w:r>
      <w:r w:rsidR="00C60C95" w:rsidRPr="001D0DD0">
        <w:rPr>
          <w:color w:val="000000" w:themeColor="text1"/>
          <w:lang w:val="fr-CH"/>
        </w:rPr>
        <w:t xml:space="preserve"> complète ou incrémentiel. </w:t>
      </w:r>
      <w:r w:rsidRPr="001D0DD0">
        <w:rPr>
          <w:color w:val="000000" w:themeColor="text1"/>
          <w:lang w:val="fr-CH"/>
        </w:rPr>
        <w:t xml:space="preserve"> </w:t>
      </w:r>
      <w:r w:rsidR="00C60C95" w:rsidRPr="001D0DD0">
        <w:rPr>
          <w:color w:val="000000" w:themeColor="text1"/>
          <w:lang w:val="fr-CH"/>
        </w:rPr>
        <w:t>Elle</w:t>
      </w:r>
      <w:r w:rsidRPr="001D0DD0">
        <w:rPr>
          <w:color w:val="000000" w:themeColor="text1"/>
          <w:lang w:val="fr-CH"/>
        </w:rPr>
        <w:t xml:space="preserve"> est accompagnée d'une première sauvegarde complète, qui sera le point de départ en cas de restauration, puis chaque incrémentielle sera ensuite restaurée, jusqu'à atteindre </w:t>
      </w:r>
      <w:r w:rsidR="00301B7E" w:rsidRPr="001D0DD0">
        <w:rPr>
          <w:color w:val="000000" w:themeColor="text1"/>
          <w:lang w:val="fr-CH"/>
        </w:rPr>
        <w:t>la sauvegarde voulue</w:t>
      </w:r>
      <w:r w:rsidRPr="001D0DD0">
        <w:rPr>
          <w:color w:val="000000" w:themeColor="text1"/>
          <w:lang w:val="fr-CH"/>
        </w:rPr>
        <w:t>.</w:t>
      </w:r>
    </w:p>
    <w:p w14:paraId="62CEA71D" w14:textId="77777777" w:rsidR="00935A52" w:rsidRPr="001D0DD0" w:rsidRDefault="00935A52" w:rsidP="00935A52">
      <w:pPr>
        <w:rPr>
          <w:color w:val="000000" w:themeColor="text1"/>
        </w:rPr>
      </w:pPr>
    </w:p>
    <w:p w14:paraId="2CEDEE02" w14:textId="77777777" w:rsidR="00935A52" w:rsidRPr="001D0DD0" w:rsidRDefault="00935A52" w:rsidP="00935A52">
      <w:pPr>
        <w:pStyle w:val="Titre4"/>
      </w:pPr>
      <w:bookmarkStart w:id="96" w:name="_Toc531165111"/>
      <w:r w:rsidRPr="001D0DD0">
        <w:t>Point Négatif :</w:t>
      </w:r>
      <w:bookmarkEnd w:id="96"/>
    </w:p>
    <w:p w14:paraId="3ED0A0D6" w14:textId="0B46BECF" w:rsidR="00935A52" w:rsidRPr="001D0DD0" w:rsidRDefault="00935A52" w:rsidP="00935A52">
      <w:pPr>
        <w:pStyle w:val="Standard"/>
        <w:rPr>
          <w:color w:val="000000" w:themeColor="text1"/>
          <w:lang w:val="fr-CH"/>
        </w:rPr>
      </w:pPr>
      <w:r w:rsidRPr="001D0DD0">
        <w:rPr>
          <w:color w:val="000000" w:themeColor="text1"/>
          <w:lang w:val="fr-CH"/>
        </w:rPr>
        <w:t>C'est la plus longue à restaurer, car TOUTES les sauvegardes depuis la dernière complète y compris doivent être restaurées une par une.</w:t>
      </w:r>
      <w:r w:rsidRPr="001D0DD0">
        <w:rPr>
          <w:color w:val="000000" w:themeColor="text1"/>
          <w:lang w:val="fr-CH"/>
        </w:rPr>
        <w:br/>
        <w:t xml:space="preserve">C'est aussi la moins fiable, en premier lieu car elle prend plus de temps à être faite, avec de nombreuse réécriture, ce qui l'expose d'avantage a une panne qui engendrerais une corruption des données, mais aussi car les restaurations ne </w:t>
      </w:r>
      <w:r w:rsidR="00301B7E" w:rsidRPr="001D0DD0">
        <w:rPr>
          <w:color w:val="000000" w:themeColor="text1"/>
          <w:lang w:val="fr-CH"/>
        </w:rPr>
        <w:t>suppriment</w:t>
      </w:r>
      <w:r w:rsidRPr="001D0DD0">
        <w:rPr>
          <w:color w:val="000000" w:themeColor="text1"/>
          <w:lang w:val="fr-CH"/>
        </w:rPr>
        <w:t xml:space="preserve"> pas des fichiers déplacé ou dont le nom a changé</w:t>
      </w:r>
    </w:p>
    <w:p w14:paraId="64B710F9" w14:textId="77777777" w:rsidR="00935A52" w:rsidRPr="001D0DD0" w:rsidRDefault="00935A52" w:rsidP="00935A52">
      <w:pPr>
        <w:rPr>
          <w:color w:val="000000" w:themeColor="text1"/>
        </w:rPr>
      </w:pPr>
    </w:p>
    <w:p w14:paraId="5E131B7D" w14:textId="4F6A1031" w:rsidR="00935A52" w:rsidRPr="001D0DD0" w:rsidRDefault="00935A52" w:rsidP="00935A52">
      <w:pPr>
        <w:rPr>
          <w:color w:val="000000" w:themeColor="text1"/>
        </w:rPr>
      </w:pPr>
    </w:p>
    <w:p w14:paraId="1E126DFE" w14:textId="6658392C" w:rsidR="00935A52" w:rsidRPr="001D0DD0" w:rsidRDefault="00E95DFF" w:rsidP="00935A52">
      <w:pPr>
        <w:pStyle w:val="Titre3"/>
      </w:pPr>
      <w:bookmarkStart w:id="97" w:name="_Toc514709870"/>
      <w:bookmarkStart w:id="98" w:name="_Toc531165112"/>
      <w:r w:rsidRPr="001D0DD0">
        <w:rPr>
          <w:noProof/>
          <w:lang w:eastAsia="fr-CH"/>
        </w:rPr>
        <w:drawing>
          <wp:anchor distT="0" distB="0" distL="114300" distR="114300" simplePos="0" relativeHeight="251688960" behindDoc="1" locked="0" layoutInCell="1" allowOverlap="1" wp14:anchorId="0AFDF92A" wp14:editId="61C75166">
            <wp:simplePos x="0" y="0"/>
            <wp:positionH relativeFrom="margin">
              <wp:align>right</wp:align>
            </wp:positionH>
            <wp:positionV relativeFrom="paragraph">
              <wp:posOffset>8890</wp:posOffset>
            </wp:positionV>
            <wp:extent cx="1838325" cy="1914525"/>
            <wp:effectExtent l="0" t="0" r="9525" b="9525"/>
            <wp:wrapTight wrapText="bothSides">
              <wp:wrapPolygon edited="0">
                <wp:start x="0" y="0"/>
                <wp:lineTo x="0" y="21493"/>
                <wp:lineTo x="21488" y="21493"/>
                <wp:lineTo x="21488" y="0"/>
                <wp:lineTo x="0" y="0"/>
              </wp:wrapPolygon>
            </wp:wrapTight>
            <wp:docPr id="41" name="Image 41" descr="C:\Users\Dyla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ylan\AppData\Local\Microsoft\Windows\INetCache\Content.Word\Capture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8325" cy="1914525"/>
                    </a:xfrm>
                    <a:prstGeom prst="rect">
                      <a:avLst/>
                    </a:prstGeom>
                    <a:noFill/>
                    <a:ln>
                      <a:noFill/>
                    </a:ln>
                  </pic:spPr>
                </pic:pic>
              </a:graphicData>
            </a:graphic>
          </wp:anchor>
        </w:drawing>
      </w:r>
      <w:r w:rsidR="00935A52" w:rsidRPr="001D0DD0">
        <w:t>Sauvegarde différentielle</w:t>
      </w:r>
      <w:bookmarkEnd w:id="97"/>
      <w:bookmarkEnd w:id="98"/>
    </w:p>
    <w:p w14:paraId="44126C1C" w14:textId="0F19A83F" w:rsidR="00935A52" w:rsidRPr="001D0DD0" w:rsidRDefault="00C60C95" w:rsidP="00935A52">
      <w:pPr>
        <w:pStyle w:val="Standard"/>
        <w:rPr>
          <w:color w:val="000000" w:themeColor="text1"/>
          <w:lang w:val="fr-CH"/>
        </w:rPr>
      </w:pPr>
      <w:r w:rsidRPr="001D0DD0">
        <w:rPr>
          <w:color w:val="000000" w:themeColor="text1"/>
          <w:lang w:val="fr-CH"/>
        </w:rPr>
        <w:t>La sauvegarde différentielle effectue une première sauvegard</w:t>
      </w:r>
      <w:r w:rsidR="00E95DFF" w:rsidRPr="001D0DD0">
        <w:rPr>
          <w:color w:val="000000" w:themeColor="text1"/>
          <w:lang w:val="fr-CH"/>
        </w:rPr>
        <w:t>e complète, puis chaque sauvegarde différentielle va comparer les modifications des fichiers comparé à la dernière sauvegarde complète.</w:t>
      </w:r>
      <w:r w:rsidRPr="001D0DD0">
        <w:rPr>
          <w:color w:val="000000" w:themeColor="text1"/>
          <w:lang w:val="fr-CH"/>
        </w:rPr>
        <w:t xml:space="preserve"> </w:t>
      </w:r>
    </w:p>
    <w:p w14:paraId="11CA48EA" w14:textId="77777777" w:rsidR="00935A52" w:rsidRPr="001D0DD0" w:rsidRDefault="00935A52" w:rsidP="00935A52">
      <w:pPr>
        <w:pStyle w:val="Standard"/>
        <w:rPr>
          <w:color w:val="000000" w:themeColor="text1"/>
          <w:lang w:val="fr-CH"/>
        </w:rPr>
      </w:pPr>
    </w:p>
    <w:p w14:paraId="185BEB36" w14:textId="2E3B795B" w:rsidR="00935A52" w:rsidRPr="001D0DD0" w:rsidRDefault="00935A52" w:rsidP="00935A52">
      <w:pPr>
        <w:pStyle w:val="Standard"/>
        <w:rPr>
          <w:color w:val="000000" w:themeColor="text1"/>
          <w:lang w:val="fr-CH"/>
        </w:rPr>
      </w:pPr>
      <w:r w:rsidRPr="001D0DD0">
        <w:rPr>
          <w:color w:val="000000" w:themeColor="text1"/>
          <w:lang w:val="fr-CH"/>
        </w:rPr>
        <w:t>C'est un compris entre la sauvegarde complète et l'incrémentale, elle équilibre les points positifs et négatif de chacun</w:t>
      </w:r>
      <w:r w:rsidR="00C60C95" w:rsidRPr="001D0DD0">
        <w:rPr>
          <w:color w:val="000000" w:themeColor="text1"/>
          <w:lang w:val="fr-CH"/>
        </w:rPr>
        <w:t>.</w:t>
      </w:r>
      <w:r w:rsidRPr="001D0DD0">
        <w:rPr>
          <w:color w:val="000000" w:themeColor="text1"/>
          <w:lang w:val="fr-CH"/>
        </w:rPr>
        <w:t xml:space="preserve">  </w:t>
      </w:r>
    </w:p>
    <w:p w14:paraId="3AAB5487" w14:textId="72ACBA6A" w:rsidR="00E95DFF" w:rsidRPr="001D0DD0" w:rsidRDefault="00E95DFF" w:rsidP="00935A52">
      <w:pPr>
        <w:pStyle w:val="Standard"/>
        <w:rPr>
          <w:color w:val="000000" w:themeColor="text1"/>
          <w:lang w:val="fr-CH"/>
        </w:rPr>
      </w:pPr>
    </w:p>
    <w:p w14:paraId="67785C82" w14:textId="6C675E16" w:rsidR="00E95DFF" w:rsidRPr="001D0DD0" w:rsidRDefault="00E95DFF" w:rsidP="00E95DFF">
      <w:pPr>
        <w:pStyle w:val="Titre3"/>
      </w:pPr>
      <w:bookmarkStart w:id="99" w:name="_Toc531165113"/>
      <w:r w:rsidRPr="001D0DD0">
        <w:rPr>
          <w:noProof/>
          <w:lang w:eastAsia="fr-CH"/>
        </w:rPr>
        <w:lastRenderedPageBreak/>
        <w:drawing>
          <wp:anchor distT="0" distB="0" distL="114300" distR="114300" simplePos="0" relativeHeight="251689984" behindDoc="1" locked="0" layoutInCell="1" allowOverlap="1" wp14:anchorId="75FB3897" wp14:editId="4B73C39B">
            <wp:simplePos x="0" y="0"/>
            <wp:positionH relativeFrom="margin">
              <wp:align>right</wp:align>
            </wp:positionH>
            <wp:positionV relativeFrom="paragraph">
              <wp:posOffset>52070</wp:posOffset>
            </wp:positionV>
            <wp:extent cx="1876425" cy="1914525"/>
            <wp:effectExtent l="0" t="0" r="9525" b="9525"/>
            <wp:wrapTight wrapText="bothSides">
              <wp:wrapPolygon edited="0">
                <wp:start x="0" y="0"/>
                <wp:lineTo x="0" y="21493"/>
                <wp:lineTo x="21490" y="21493"/>
                <wp:lineTo x="21490" y="0"/>
                <wp:lineTo x="0" y="0"/>
              </wp:wrapPolygon>
            </wp:wrapTight>
            <wp:docPr id="42" name="Image 42" descr="C:\Users\Dyla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ylan\AppData\Local\Microsoft\Windows\INetCache\Content.Word\Capture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6425" cy="1914525"/>
                    </a:xfrm>
                    <a:prstGeom prst="rect">
                      <a:avLst/>
                    </a:prstGeom>
                    <a:noFill/>
                    <a:ln>
                      <a:noFill/>
                    </a:ln>
                  </pic:spPr>
                </pic:pic>
              </a:graphicData>
            </a:graphic>
          </wp:anchor>
        </w:drawing>
      </w:r>
      <w:r w:rsidRPr="001D0DD0">
        <w:t>Sauvegarde décrémentale</w:t>
      </w:r>
      <w:bookmarkEnd w:id="99"/>
    </w:p>
    <w:p w14:paraId="16D6D803" w14:textId="4140C078" w:rsidR="00E95DFF" w:rsidRPr="001D0DD0" w:rsidRDefault="00E95DFF" w:rsidP="00E95DFF">
      <w:pPr>
        <w:rPr>
          <w:color w:val="000000" w:themeColor="text1"/>
        </w:rPr>
      </w:pPr>
      <w:r w:rsidRPr="001D0DD0">
        <w:rPr>
          <w:color w:val="000000" w:themeColor="text1"/>
        </w:rPr>
        <w:t xml:space="preserve">Ce type de sauvegarde n’est pas souvent utilisé car peu pratique. Elle consiste à effectuer une sauvegarde complète chaque jour et faire une sauvegarde décrémentale qui va sauvegarder la différence entre le jour précédent et le jour actuel. Cette pratique nécessite d’avoir deux sauvegarde complète afin de pouvoir calculer le décrément. </w:t>
      </w:r>
    </w:p>
    <w:p w14:paraId="6C249162" w14:textId="346403A2" w:rsidR="00492884" w:rsidRDefault="00492884" w:rsidP="00E95DFF">
      <w:pPr>
        <w:rPr>
          <w:color w:val="ED7D31" w:themeColor="accent2"/>
        </w:rPr>
      </w:pPr>
    </w:p>
    <w:p w14:paraId="7BEC38E3" w14:textId="3E0E8085" w:rsidR="00492884" w:rsidRDefault="00492884" w:rsidP="00E95DFF">
      <w:pPr>
        <w:rPr>
          <w:color w:val="ED7D31" w:themeColor="accent2"/>
        </w:rPr>
      </w:pPr>
    </w:p>
    <w:p w14:paraId="52F25AFB" w14:textId="2E477A57" w:rsidR="00492884" w:rsidRDefault="00492884" w:rsidP="00E95DFF">
      <w:pPr>
        <w:rPr>
          <w:color w:val="ED7D31" w:themeColor="accent2"/>
        </w:rPr>
      </w:pPr>
    </w:p>
    <w:p w14:paraId="6C6234F7" w14:textId="4EED4B36" w:rsidR="00492884" w:rsidRPr="00BD2E05" w:rsidRDefault="00492884" w:rsidP="00492884">
      <w:pPr>
        <w:pStyle w:val="Titre2"/>
        <w:rPr>
          <w:color w:val="auto"/>
        </w:rPr>
      </w:pPr>
      <w:bookmarkStart w:id="100" w:name="_Toc531165114"/>
      <w:r w:rsidRPr="00BD2E05">
        <w:rPr>
          <w:color w:val="auto"/>
        </w:rPr>
        <w:t>Onduleurs – UPS</w:t>
      </w:r>
      <w:bookmarkEnd w:id="100"/>
    </w:p>
    <w:p w14:paraId="54189286" w14:textId="20F2B228" w:rsidR="00492884" w:rsidRPr="00BD2E05" w:rsidRDefault="00492884" w:rsidP="00492884">
      <w:pPr>
        <w:rPr>
          <w:b/>
        </w:rPr>
      </w:pPr>
      <w:r w:rsidRPr="00BD2E05">
        <w:t xml:space="preserve">Un Onduleur (en anglais UPS pour Uninterruptible Power Supply) est un dispositif utilisé pour protéger des matériels </w:t>
      </w:r>
      <w:r w:rsidR="008E5498" w:rsidRPr="00BD2E05">
        <w:t>électroniques</w:t>
      </w:r>
      <w:r w:rsidRPr="00BD2E05">
        <w:t xml:space="preserve"> contre les</w:t>
      </w:r>
      <w:r w:rsidR="008E5498" w:rsidRPr="00BD2E05">
        <w:rPr>
          <w:b/>
        </w:rPr>
        <w:t xml:space="preserve"> pannes électriques</w:t>
      </w:r>
      <w:r w:rsidRPr="00BD2E05">
        <w:rPr>
          <w:b/>
        </w:rPr>
        <w:t>.</w:t>
      </w:r>
      <w:r w:rsidR="008E5498" w:rsidRPr="00BD2E05">
        <w:rPr>
          <w:b/>
        </w:rPr>
        <w:t xml:space="preserve"> </w:t>
      </w:r>
      <w:r w:rsidR="008E5498" w:rsidRPr="00BD2E05">
        <w:t>Il est équipé d’une batterie de secours qui permet d’alimenter</w:t>
      </w:r>
      <w:r w:rsidR="00492B29" w:rsidRPr="00BD2E05">
        <w:t>, pendant quelques minutes,</w:t>
      </w:r>
      <w:r w:rsidR="008E5498" w:rsidRPr="00BD2E05">
        <w:t xml:space="preserve"> ou de </w:t>
      </w:r>
      <w:r w:rsidR="00492B29" w:rsidRPr="00BD2E05">
        <w:t>stabiliser</w:t>
      </w:r>
      <w:r w:rsidR="008E5498" w:rsidRPr="00BD2E05">
        <w:t xml:space="preserve"> les équipements branchés sur ce dernier en cas de</w:t>
      </w:r>
      <w:r w:rsidR="00492B29" w:rsidRPr="00BD2E05">
        <w:t> </w:t>
      </w:r>
      <w:r w:rsidR="00492B29" w:rsidRPr="00BD2E05">
        <w:rPr>
          <w:b/>
        </w:rPr>
        <w:t>:</w:t>
      </w:r>
    </w:p>
    <w:p w14:paraId="5BACD352" w14:textId="66833E4A" w:rsidR="00492B29" w:rsidRPr="007734BD" w:rsidRDefault="00492B29" w:rsidP="007734BD">
      <w:pPr>
        <w:pStyle w:val="Paragraphedeliste"/>
        <w:numPr>
          <w:ilvl w:val="0"/>
          <w:numId w:val="11"/>
        </w:numPr>
      </w:pPr>
      <w:r w:rsidRPr="007734BD">
        <w:rPr>
          <w:b/>
        </w:rPr>
        <w:t>Coupure de courant</w:t>
      </w:r>
      <w:r w:rsidRPr="007734BD">
        <w:t> : Lors d’une coupure d’alimentation d’un matériel électronique l’onduleur utilise sa batterie de secours pour fournir quelques minutes de courant à ce dernier.</w:t>
      </w:r>
    </w:p>
    <w:p w14:paraId="4305BBEC" w14:textId="21DD8B23" w:rsidR="00492B29" w:rsidRPr="007734BD" w:rsidRDefault="00492B29" w:rsidP="007734BD">
      <w:pPr>
        <w:pStyle w:val="Paragraphedeliste"/>
        <w:numPr>
          <w:ilvl w:val="0"/>
          <w:numId w:val="11"/>
        </w:numPr>
      </w:pPr>
      <w:r w:rsidRPr="007734BD">
        <w:rPr>
          <w:b/>
        </w:rPr>
        <w:t xml:space="preserve">Surtension et Pics de </w:t>
      </w:r>
      <w:r w:rsidR="00301B7E" w:rsidRPr="007734BD">
        <w:rPr>
          <w:b/>
        </w:rPr>
        <w:t>tension</w:t>
      </w:r>
      <w:r w:rsidR="00301B7E" w:rsidRPr="007734BD">
        <w:t xml:space="preserve"> :</w:t>
      </w:r>
      <w:r w:rsidRPr="007734BD">
        <w:t xml:space="preserve"> Si la valeur de la tension qui passe dans l’onduleur est supérieure à la valeur maximale prévue pour le fonctionnement n</w:t>
      </w:r>
      <w:r w:rsidR="00516E35" w:rsidRPr="007734BD">
        <w:t>ormal des appareils électriques connectés à l’onduleur.</w:t>
      </w:r>
    </w:p>
    <w:p w14:paraId="1A3013BC" w14:textId="02FB0622" w:rsidR="00516E35" w:rsidRPr="007734BD" w:rsidRDefault="00516E35" w:rsidP="007734BD">
      <w:pPr>
        <w:pStyle w:val="Paragraphedeliste"/>
        <w:numPr>
          <w:ilvl w:val="0"/>
          <w:numId w:val="11"/>
        </w:numPr>
      </w:pPr>
      <w:r w:rsidRPr="007734BD">
        <w:rPr>
          <w:b/>
        </w:rPr>
        <w:t xml:space="preserve">Sous-tension : </w:t>
      </w:r>
      <w:r w:rsidRPr="007734BD">
        <w:t>C’est le contraire de la Surtension, quand la tension n’est pas suffisante pour le fonctionnement normal des composants électriques l’onduleur utilise sa batterie de secours pour stabiliser la tension.</w:t>
      </w:r>
    </w:p>
    <w:p w14:paraId="7326ECC9" w14:textId="4537D032" w:rsidR="00516E35" w:rsidRPr="00BD2E05" w:rsidRDefault="00516E35" w:rsidP="00516E35">
      <w:pPr>
        <w:pStyle w:val="Titre3"/>
        <w:rPr>
          <w:color w:val="auto"/>
        </w:rPr>
      </w:pPr>
      <w:bookmarkStart w:id="101" w:name="_Toc531165115"/>
      <w:r w:rsidRPr="00BD2E05">
        <w:rPr>
          <w:color w:val="auto"/>
        </w:rPr>
        <w:t>Types d’UPS</w:t>
      </w:r>
      <w:bookmarkEnd w:id="101"/>
    </w:p>
    <w:p w14:paraId="093AFA97" w14:textId="7560BB2E" w:rsidR="00516E35" w:rsidRPr="00BD2E05" w:rsidRDefault="00516E35" w:rsidP="00516E35">
      <w:r w:rsidRPr="00BD2E05">
        <w:t xml:space="preserve">On trouve dans le marché, 3 </w:t>
      </w:r>
      <w:r w:rsidR="008D020E" w:rsidRPr="00BD2E05">
        <w:t>familles</w:t>
      </w:r>
      <w:r w:rsidRPr="00BD2E05">
        <w:t xml:space="preserve"> d’</w:t>
      </w:r>
      <w:r w:rsidR="008D020E" w:rsidRPr="00BD2E05">
        <w:t>onduleurs :</w:t>
      </w:r>
    </w:p>
    <w:p w14:paraId="1AF9C8FA" w14:textId="6808E984" w:rsidR="00426FF7" w:rsidRPr="00BD2E05" w:rsidRDefault="00426FF7" w:rsidP="00426FF7">
      <w:pPr>
        <w:pStyle w:val="Titre4"/>
        <w:rPr>
          <w:color w:val="auto"/>
        </w:rPr>
      </w:pPr>
      <w:bookmarkStart w:id="102" w:name="_Toc531165116"/>
      <w:r w:rsidRPr="00BD2E05">
        <w:rPr>
          <w:color w:val="auto"/>
        </w:rPr>
        <w:t>Off-line (Passive Standby)</w:t>
      </w:r>
      <w:bookmarkEnd w:id="102"/>
    </w:p>
    <w:p w14:paraId="2C087DDB" w14:textId="0CDEBD77" w:rsidR="008D020E" w:rsidRPr="007734BD" w:rsidRDefault="008D020E" w:rsidP="007734BD">
      <w:pPr>
        <w:pStyle w:val="Paragraphedeliste"/>
        <w:numPr>
          <w:ilvl w:val="0"/>
          <w:numId w:val="12"/>
        </w:numPr>
        <w:rPr>
          <w:b/>
        </w:rPr>
      </w:pPr>
      <w:r w:rsidRPr="007734BD">
        <w:t xml:space="preserve"> C’est le type</w:t>
      </w:r>
      <w:r w:rsidR="0002726E" w:rsidRPr="007734BD">
        <w:t xml:space="preserve"> le</w:t>
      </w:r>
      <w:r w:rsidRPr="007734BD">
        <w:t xml:space="preserve"> plus courant et</w:t>
      </w:r>
      <w:r w:rsidR="0002726E" w:rsidRPr="007734BD">
        <w:t xml:space="preserve"> le</w:t>
      </w:r>
      <w:r w:rsidRPr="007734BD">
        <w:t xml:space="preserve"> moins cher </w:t>
      </w:r>
      <w:r w:rsidR="0002726E" w:rsidRPr="007734BD">
        <w:t xml:space="preserve">que l’on trouve dans le marché il est par contre celui qui fournit le moins de protection car il </w:t>
      </w:r>
      <w:r w:rsidR="00D13D78" w:rsidRPr="007734BD">
        <w:t>ne protège pas contre les microcoupures.</w:t>
      </w:r>
      <w:r w:rsidR="00AF7A9C" w:rsidRPr="007734BD">
        <w:t xml:space="preserve"> Ce type d’UPS n’est pas conseillé si votre réseau électrique subit fréquemment des perturbations électriques</w:t>
      </w:r>
    </w:p>
    <w:p w14:paraId="6F241E41" w14:textId="77777777" w:rsidR="00F64578" w:rsidRPr="007734BD" w:rsidRDefault="00D13D78" w:rsidP="007734BD">
      <w:pPr>
        <w:pStyle w:val="Paragraphedeliste"/>
        <w:numPr>
          <w:ilvl w:val="0"/>
          <w:numId w:val="12"/>
        </w:numPr>
      </w:pPr>
      <w:r w:rsidRPr="007734BD">
        <w:t xml:space="preserve">Fonctionnement : </w:t>
      </w:r>
    </w:p>
    <w:p w14:paraId="06FCF5F6" w14:textId="714B41B1" w:rsidR="00D13D78" w:rsidRPr="007734BD" w:rsidRDefault="00D13D78" w:rsidP="007734BD">
      <w:pPr>
        <w:pStyle w:val="Paragraphedeliste"/>
        <w:numPr>
          <w:ilvl w:val="1"/>
          <w:numId w:val="12"/>
        </w:numPr>
      </w:pPr>
      <w:r w:rsidRPr="007734BD">
        <w:t xml:space="preserve">Le courant venant du secteur électrique passe par l’onduleur et alimente le matériel directement en passant juste par un </w:t>
      </w:r>
      <w:r w:rsidRPr="007734BD">
        <w:rPr>
          <w:b/>
        </w:rPr>
        <w:t>commutateur</w:t>
      </w:r>
      <w:r w:rsidRPr="007734BD">
        <w:t xml:space="preserve">. Un autre chemin fait le rechargement de la batterie en passant par un </w:t>
      </w:r>
      <w:r w:rsidRPr="007734BD">
        <w:rPr>
          <w:b/>
        </w:rPr>
        <w:t xml:space="preserve">redresseur </w:t>
      </w:r>
      <w:r w:rsidRPr="007734BD">
        <w:t>qui transforme le</w:t>
      </w:r>
      <w:r w:rsidR="00AF7A9C" w:rsidRPr="007734BD">
        <w:t xml:space="preserve"> courant alternatif en continue :</w:t>
      </w:r>
    </w:p>
    <w:p w14:paraId="3F62E755" w14:textId="41991CD9" w:rsidR="00D13D78" w:rsidRPr="00426FF7" w:rsidRDefault="00CA79C9" w:rsidP="007734BD">
      <w:pPr>
        <w:pStyle w:val="Paragraphedeliste"/>
        <w:numPr>
          <w:ilvl w:val="1"/>
          <w:numId w:val="12"/>
        </w:numPr>
      </w:pPr>
      <w:r w:rsidRPr="00426FF7">
        <w:rPr>
          <w:noProof/>
          <w:lang w:eastAsia="fr-CH"/>
        </w:rPr>
        <w:lastRenderedPageBreak/>
        <w:drawing>
          <wp:inline distT="0" distB="0" distL="0" distR="0" wp14:anchorId="29F49251" wp14:editId="269DFB5A">
            <wp:extent cx="3578225" cy="2135494"/>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78225" cy="2135494"/>
                    </a:xfrm>
                    <a:prstGeom prst="rect">
                      <a:avLst/>
                    </a:prstGeom>
                  </pic:spPr>
                </pic:pic>
              </a:graphicData>
            </a:graphic>
          </wp:inline>
        </w:drawing>
      </w:r>
    </w:p>
    <w:p w14:paraId="12F4DE88" w14:textId="74D85444" w:rsidR="00CA79C9" w:rsidRPr="007734BD" w:rsidRDefault="00CA79C9" w:rsidP="007734BD">
      <w:pPr>
        <w:pStyle w:val="Paragraphedeliste"/>
        <w:numPr>
          <w:ilvl w:val="1"/>
          <w:numId w:val="12"/>
        </w:numPr>
      </w:pPr>
      <w:r w:rsidRPr="007734BD">
        <w:t>En cas de coupure de courant le commutateur est activé et la batterie prend le relais, dans ce cas</w:t>
      </w:r>
      <w:r w:rsidR="00E12B5C" w:rsidRPr="007734BD">
        <w:t>,</w:t>
      </w:r>
      <w:r w:rsidRPr="007734BD">
        <w:t xml:space="preserve"> le courant continue qui sort de la batterie passe par un onduleur qui le t</w:t>
      </w:r>
      <w:r w:rsidR="00AF7A9C" w:rsidRPr="007734BD">
        <w:t>ransforme en courant alternatif :</w:t>
      </w:r>
    </w:p>
    <w:p w14:paraId="171CC51A" w14:textId="6FF1810E" w:rsidR="00CA79C9" w:rsidRPr="00426FF7" w:rsidRDefault="00CA79C9" w:rsidP="007734BD">
      <w:pPr>
        <w:pStyle w:val="Paragraphedeliste"/>
        <w:numPr>
          <w:ilvl w:val="1"/>
          <w:numId w:val="12"/>
        </w:numPr>
      </w:pPr>
      <w:r w:rsidRPr="00426FF7">
        <w:rPr>
          <w:noProof/>
          <w:lang w:eastAsia="fr-CH"/>
        </w:rPr>
        <w:drawing>
          <wp:inline distT="0" distB="0" distL="0" distR="0" wp14:anchorId="49CCC97B" wp14:editId="351C4E7F">
            <wp:extent cx="3543300" cy="2169344"/>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2169344"/>
                    </a:xfrm>
                    <a:prstGeom prst="rect">
                      <a:avLst/>
                    </a:prstGeom>
                  </pic:spPr>
                </pic:pic>
              </a:graphicData>
            </a:graphic>
          </wp:inline>
        </w:drawing>
      </w:r>
    </w:p>
    <w:p w14:paraId="2F680B34" w14:textId="77777777" w:rsidR="00426FF7" w:rsidRPr="007734BD" w:rsidRDefault="00426FF7" w:rsidP="007734BD">
      <w:pPr>
        <w:pStyle w:val="Paragraphedeliste"/>
        <w:numPr>
          <w:ilvl w:val="1"/>
          <w:numId w:val="12"/>
        </w:numPr>
      </w:pPr>
      <w:r w:rsidRPr="007734BD">
        <w:t xml:space="preserve">Avantage : </w:t>
      </w:r>
    </w:p>
    <w:p w14:paraId="717DA167" w14:textId="5EE5C29E" w:rsidR="00426FF7" w:rsidRPr="007734BD" w:rsidRDefault="00426FF7" w:rsidP="007734BD">
      <w:pPr>
        <w:pStyle w:val="Paragraphedeliste"/>
        <w:numPr>
          <w:ilvl w:val="2"/>
          <w:numId w:val="12"/>
        </w:numPr>
      </w:pPr>
      <w:r w:rsidRPr="007734BD">
        <w:t>Prix</w:t>
      </w:r>
    </w:p>
    <w:p w14:paraId="747E343B" w14:textId="2FAAE9E2" w:rsidR="00426FF7" w:rsidRPr="007734BD" w:rsidRDefault="00426FF7" w:rsidP="007734BD">
      <w:pPr>
        <w:pStyle w:val="Paragraphedeliste"/>
        <w:numPr>
          <w:ilvl w:val="1"/>
          <w:numId w:val="12"/>
        </w:numPr>
      </w:pPr>
      <w:r w:rsidRPr="007734BD">
        <w:t xml:space="preserve">Désavantages : </w:t>
      </w:r>
    </w:p>
    <w:p w14:paraId="31CAF20E" w14:textId="6801CC73" w:rsidR="00426FF7" w:rsidRPr="007734BD" w:rsidRDefault="00426FF7" w:rsidP="007734BD">
      <w:pPr>
        <w:pStyle w:val="Paragraphedeliste"/>
        <w:numPr>
          <w:ilvl w:val="2"/>
          <w:numId w:val="12"/>
        </w:numPr>
      </w:pPr>
      <w:r w:rsidRPr="007734BD">
        <w:t>Temps de bascule trop élevé.</w:t>
      </w:r>
    </w:p>
    <w:p w14:paraId="1EF0F7CA" w14:textId="4F989064" w:rsidR="00442226" w:rsidRPr="007734BD" w:rsidRDefault="00426FF7" w:rsidP="007734BD">
      <w:pPr>
        <w:pStyle w:val="Paragraphedeliste"/>
        <w:numPr>
          <w:ilvl w:val="2"/>
          <w:numId w:val="12"/>
        </w:numPr>
      </w:pPr>
      <w:r w:rsidRPr="007734BD">
        <w:t>E</w:t>
      </w:r>
      <w:r w:rsidR="00442226" w:rsidRPr="007734BD">
        <w:t>n cas de sous-tension et surtension une bascule vers la batterie et aussi nécessaire.</w:t>
      </w:r>
    </w:p>
    <w:p w14:paraId="2AE82319" w14:textId="6CE763C0" w:rsidR="00426FF7" w:rsidRPr="00426FF7" w:rsidRDefault="00426FF7" w:rsidP="00426FF7">
      <w:pPr>
        <w:pStyle w:val="Titre4"/>
        <w:rPr>
          <w:color w:val="00B050"/>
        </w:rPr>
      </w:pPr>
      <w:bookmarkStart w:id="103" w:name="_Toc531165117"/>
      <w:r w:rsidRPr="00BD2E05">
        <w:rPr>
          <w:color w:val="auto"/>
        </w:rPr>
        <w:t>In-line (Line-Interactive):</w:t>
      </w:r>
      <w:bookmarkEnd w:id="103"/>
    </w:p>
    <w:p w14:paraId="5D82982E" w14:textId="24C8E133" w:rsidR="00426FF7" w:rsidRPr="007734BD" w:rsidRDefault="00426FF7" w:rsidP="007734BD">
      <w:pPr>
        <w:pStyle w:val="Paragraphedeliste"/>
        <w:numPr>
          <w:ilvl w:val="0"/>
          <w:numId w:val="12"/>
        </w:numPr>
        <w:rPr>
          <w:b/>
        </w:rPr>
      </w:pPr>
      <w:r w:rsidRPr="007734BD">
        <w:t>C’est une version améliorée du Off-line.</w:t>
      </w:r>
    </w:p>
    <w:p w14:paraId="497435F9" w14:textId="1B06663E" w:rsidR="00426FF7" w:rsidRPr="007734BD" w:rsidRDefault="00426FF7" w:rsidP="007734BD">
      <w:pPr>
        <w:pStyle w:val="Paragraphedeliste"/>
        <w:numPr>
          <w:ilvl w:val="0"/>
          <w:numId w:val="12"/>
        </w:numPr>
        <w:rPr>
          <w:b/>
        </w:rPr>
      </w:pPr>
      <w:r w:rsidRPr="007734BD">
        <w:t>Fonctionnement :</w:t>
      </w:r>
      <w:r w:rsidRPr="007734BD">
        <w:tab/>
      </w:r>
    </w:p>
    <w:p w14:paraId="7DFA99E3" w14:textId="37549327" w:rsidR="008D020E" w:rsidRPr="007734BD" w:rsidRDefault="00426FF7" w:rsidP="007734BD">
      <w:pPr>
        <w:pStyle w:val="Paragraphedeliste"/>
        <w:numPr>
          <w:ilvl w:val="1"/>
          <w:numId w:val="12"/>
        </w:numPr>
        <w:rPr>
          <w:b/>
        </w:rPr>
      </w:pPr>
      <w:r w:rsidRPr="007734BD">
        <w:t>Dans ce type d’UPS le matériel est alimenté en permanence par le secteur qui régule la tension fournie. Il fait aussi le rechargement de la batterie en passante par en transformateur de courant.</w:t>
      </w:r>
    </w:p>
    <w:p w14:paraId="1400D01D" w14:textId="7BB4F079" w:rsidR="00426FF7" w:rsidRPr="00426FF7" w:rsidRDefault="00426FF7" w:rsidP="007734BD">
      <w:pPr>
        <w:pStyle w:val="Paragraphedeliste"/>
        <w:numPr>
          <w:ilvl w:val="1"/>
          <w:numId w:val="12"/>
        </w:numPr>
      </w:pPr>
      <w:r w:rsidRPr="00426FF7">
        <w:rPr>
          <w:noProof/>
          <w:lang w:eastAsia="fr-CH"/>
        </w:rPr>
        <w:lastRenderedPageBreak/>
        <w:drawing>
          <wp:inline distT="0" distB="0" distL="0" distR="0" wp14:anchorId="1977CF7E" wp14:editId="0D50AAC0">
            <wp:extent cx="3752850" cy="205765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8471" cy="2071702"/>
                    </a:xfrm>
                    <a:prstGeom prst="rect">
                      <a:avLst/>
                    </a:prstGeom>
                  </pic:spPr>
                </pic:pic>
              </a:graphicData>
            </a:graphic>
          </wp:inline>
        </w:drawing>
      </w:r>
    </w:p>
    <w:p w14:paraId="677A5B60" w14:textId="73E37937" w:rsidR="00426FF7" w:rsidRPr="007734BD" w:rsidRDefault="00426FF7" w:rsidP="007734BD">
      <w:pPr>
        <w:pStyle w:val="Paragraphedeliste"/>
        <w:numPr>
          <w:ilvl w:val="1"/>
          <w:numId w:val="12"/>
        </w:numPr>
        <w:rPr>
          <w:b/>
        </w:rPr>
      </w:pPr>
      <w:r w:rsidRPr="007734BD">
        <w:t>En cas de coupure de courant la batterie de l’onduleur prend le relais pendant quelques minutes (selon puissance de l’onduleur) pour que l’utilisateur puisse sauver ses documents et arrêter l’équipement correctement (le courant continu est transformé en alternatif par un onduleur).</w:t>
      </w:r>
    </w:p>
    <w:p w14:paraId="78AE2505" w14:textId="642B76BE" w:rsidR="00426FF7" w:rsidRPr="007734BD" w:rsidRDefault="00426FF7" w:rsidP="007734BD">
      <w:pPr>
        <w:pStyle w:val="Paragraphedeliste"/>
        <w:numPr>
          <w:ilvl w:val="1"/>
          <w:numId w:val="12"/>
        </w:numPr>
      </w:pPr>
      <w:r w:rsidRPr="007734BD">
        <w:rPr>
          <w:noProof/>
          <w:lang w:eastAsia="fr-CH"/>
        </w:rPr>
        <w:drawing>
          <wp:inline distT="0" distB="0" distL="0" distR="0" wp14:anchorId="47690DC5" wp14:editId="74BE04FA">
            <wp:extent cx="3705225" cy="1973942"/>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5263" cy="1984617"/>
                    </a:xfrm>
                    <a:prstGeom prst="rect">
                      <a:avLst/>
                    </a:prstGeom>
                  </pic:spPr>
                </pic:pic>
              </a:graphicData>
            </a:graphic>
          </wp:inline>
        </w:drawing>
      </w:r>
    </w:p>
    <w:p w14:paraId="6E7722AF" w14:textId="77777777" w:rsidR="00426FF7" w:rsidRPr="007734BD" w:rsidRDefault="00426FF7" w:rsidP="007734BD">
      <w:pPr>
        <w:pStyle w:val="Paragraphedeliste"/>
        <w:numPr>
          <w:ilvl w:val="1"/>
          <w:numId w:val="12"/>
        </w:numPr>
      </w:pPr>
      <w:r w:rsidRPr="007734BD">
        <w:t xml:space="preserve">Avantages : </w:t>
      </w:r>
    </w:p>
    <w:p w14:paraId="72774850" w14:textId="09E0E425" w:rsidR="00426FF7" w:rsidRPr="007734BD" w:rsidRDefault="00426FF7" w:rsidP="007734BD">
      <w:pPr>
        <w:pStyle w:val="Paragraphedeliste"/>
        <w:numPr>
          <w:ilvl w:val="2"/>
          <w:numId w:val="12"/>
        </w:numPr>
      </w:pPr>
      <w:r w:rsidRPr="007734BD">
        <w:t>Temps de bascule très court.</w:t>
      </w:r>
    </w:p>
    <w:p w14:paraId="5AAAE950" w14:textId="456DD3C5" w:rsidR="00426FF7" w:rsidRPr="007734BD" w:rsidRDefault="00426FF7" w:rsidP="007734BD">
      <w:pPr>
        <w:pStyle w:val="Paragraphedeliste"/>
        <w:numPr>
          <w:ilvl w:val="2"/>
          <w:numId w:val="12"/>
        </w:numPr>
      </w:pPr>
      <w:r w:rsidRPr="007734BD">
        <w:t>Logiciel fournis de gestion fourni avec, permettant de voir l’état de l’onduleur et d’arrêter automatiquement le système proprement en cas d’absence de l’utilisateur.</w:t>
      </w:r>
    </w:p>
    <w:p w14:paraId="1A96F7F4" w14:textId="5DDEC333" w:rsidR="00426FF7" w:rsidRPr="007734BD" w:rsidRDefault="00426FF7" w:rsidP="007734BD">
      <w:pPr>
        <w:pStyle w:val="Paragraphedeliste"/>
        <w:numPr>
          <w:ilvl w:val="1"/>
          <w:numId w:val="12"/>
        </w:numPr>
      </w:pPr>
      <w:r w:rsidRPr="007734BD">
        <w:t>Désavantages : Prix légèrement élevé.</w:t>
      </w:r>
    </w:p>
    <w:p w14:paraId="42DFC761" w14:textId="77777777" w:rsidR="00426FF7" w:rsidRPr="00426FF7" w:rsidRDefault="00426FF7" w:rsidP="007734BD">
      <w:pPr>
        <w:pStyle w:val="Paragraphedeliste"/>
      </w:pPr>
    </w:p>
    <w:p w14:paraId="4B3F363A" w14:textId="1ABC5762" w:rsidR="008D020E" w:rsidRPr="00BD2E05" w:rsidRDefault="00426FF7" w:rsidP="00426FF7">
      <w:pPr>
        <w:pStyle w:val="Titre4"/>
        <w:rPr>
          <w:color w:val="auto"/>
        </w:rPr>
      </w:pPr>
      <w:bookmarkStart w:id="104" w:name="_Toc531165118"/>
      <w:r w:rsidRPr="00BD2E05">
        <w:rPr>
          <w:color w:val="auto"/>
        </w:rPr>
        <w:t>On-line (Double conversion)</w:t>
      </w:r>
      <w:bookmarkEnd w:id="104"/>
    </w:p>
    <w:p w14:paraId="46711980" w14:textId="0DD009D2" w:rsidR="00426FF7" w:rsidRPr="007734BD" w:rsidRDefault="00426FF7" w:rsidP="007734BD">
      <w:pPr>
        <w:pStyle w:val="Paragraphedeliste"/>
        <w:numPr>
          <w:ilvl w:val="0"/>
          <w:numId w:val="13"/>
        </w:numPr>
      </w:pPr>
      <w:r w:rsidRPr="007734BD">
        <w:t>C’est un onduleur hybride, son utilisation est conseillée même en cas de réseaux électriques très perturbés.</w:t>
      </w:r>
    </w:p>
    <w:p w14:paraId="0E378C5E" w14:textId="398E08F6" w:rsidR="00426FF7" w:rsidRPr="007734BD" w:rsidRDefault="00426FF7" w:rsidP="007734BD">
      <w:pPr>
        <w:pStyle w:val="Paragraphedeliste"/>
        <w:numPr>
          <w:ilvl w:val="0"/>
          <w:numId w:val="13"/>
        </w:numPr>
      </w:pPr>
      <w:r w:rsidRPr="007734BD">
        <w:t>Fonctionnement sans By-</w:t>
      </w:r>
      <w:r w:rsidR="00363E3D" w:rsidRPr="007734BD">
        <w:t>pass :</w:t>
      </w:r>
    </w:p>
    <w:p w14:paraId="23C5E4F6" w14:textId="09214AB4" w:rsidR="00426FF7" w:rsidRPr="007734BD" w:rsidRDefault="00426FF7" w:rsidP="007734BD">
      <w:pPr>
        <w:pStyle w:val="Paragraphedeliste"/>
        <w:numPr>
          <w:ilvl w:val="1"/>
          <w:numId w:val="13"/>
        </w:numPr>
      </w:pPr>
      <w:r w:rsidRPr="007734BD">
        <w:t xml:space="preserve">Le courant venant de la prise électrique passe par un redresseur qui transforme le courant alternatif en courant continu et ce dernier fait la recharge de la batterie. </w:t>
      </w:r>
    </w:p>
    <w:p w14:paraId="5D3B7ED5" w14:textId="51DC401A" w:rsidR="00426FF7" w:rsidRPr="007734BD" w:rsidRDefault="00426FF7" w:rsidP="007734BD">
      <w:pPr>
        <w:pStyle w:val="Paragraphedeliste"/>
        <w:numPr>
          <w:ilvl w:val="1"/>
          <w:numId w:val="13"/>
        </w:numPr>
      </w:pPr>
      <w:r w:rsidRPr="007734BD">
        <w:t>Un autre courant continu sort de batterie et passe par un onduleur qui le transforme en courant alternatif permettant ainsi l’alimentation des matériaux connecté à la sortie de l’onduleur.</w:t>
      </w:r>
    </w:p>
    <w:p w14:paraId="09941338" w14:textId="210F4F51" w:rsidR="00426FF7" w:rsidRPr="00426FF7" w:rsidRDefault="00426FF7" w:rsidP="007734BD">
      <w:pPr>
        <w:pStyle w:val="Paragraphedeliste"/>
        <w:numPr>
          <w:ilvl w:val="1"/>
          <w:numId w:val="13"/>
        </w:numPr>
      </w:pPr>
      <w:r w:rsidRPr="00426FF7">
        <w:rPr>
          <w:noProof/>
          <w:lang w:eastAsia="fr-CH"/>
        </w:rPr>
        <w:lastRenderedPageBreak/>
        <w:drawing>
          <wp:inline distT="0" distB="0" distL="0" distR="0" wp14:anchorId="360A6007" wp14:editId="098C9E0E">
            <wp:extent cx="4152900" cy="2401081"/>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9804" cy="2410855"/>
                    </a:xfrm>
                    <a:prstGeom prst="rect">
                      <a:avLst/>
                    </a:prstGeom>
                  </pic:spPr>
                </pic:pic>
              </a:graphicData>
            </a:graphic>
          </wp:inline>
        </w:drawing>
      </w:r>
    </w:p>
    <w:p w14:paraId="6362A1CD" w14:textId="328EBA26" w:rsidR="00426FF7" w:rsidRPr="00426FF7" w:rsidRDefault="00426FF7" w:rsidP="007734BD">
      <w:pPr>
        <w:pStyle w:val="Paragraphedeliste"/>
        <w:numPr>
          <w:ilvl w:val="1"/>
          <w:numId w:val="13"/>
        </w:numPr>
      </w:pPr>
      <w:r w:rsidRPr="00426FF7">
        <w:t>En cas de coupure de courant la batterie continue à alimenter l’équipement.</w:t>
      </w:r>
    </w:p>
    <w:p w14:paraId="45E4A28C" w14:textId="326332BC" w:rsidR="00426FF7" w:rsidRPr="00426FF7" w:rsidRDefault="00426FF7" w:rsidP="007734BD">
      <w:pPr>
        <w:pStyle w:val="Paragraphedeliste"/>
        <w:numPr>
          <w:ilvl w:val="1"/>
          <w:numId w:val="13"/>
        </w:numPr>
      </w:pPr>
      <w:r w:rsidRPr="00426FF7">
        <w:rPr>
          <w:noProof/>
          <w:lang w:eastAsia="fr-CH"/>
        </w:rPr>
        <w:drawing>
          <wp:inline distT="0" distB="0" distL="0" distR="0" wp14:anchorId="229E1BAF" wp14:editId="1103C54B">
            <wp:extent cx="3825875" cy="2127642"/>
            <wp:effectExtent l="0" t="0" r="3175"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1794" cy="2130934"/>
                    </a:xfrm>
                    <a:prstGeom prst="rect">
                      <a:avLst/>
                    </a:prstGeom>
                  </pic:spPr>
                </pic:pic>
              </a:graphicData>
            </a:graphic>
          </wp:inline>
        </w:drawing>
      </w:r>
    </w:p>
    <w:p w14:paraId="65E70CD2" w14:textId="77777777" w:rsidR="00426FF7" w:rsidRPr="00426FF7" w:rsidRDefault="00426FF7" w:rsidP="007734BD">
      <w:pPr>
        <w:pStyle w:val="Paragraphedeliste"/>
      </w:pPr>
    </w:p>
    <w:p w14:paraId="269A61C7" w14:textId="77777777" w:rsidR="00426FF7" w:rsidRPr="00426FF7" w:rsidRDefault="00426FF7" w:rsidP="007734BD">
      <w:pPr>
        <w:pStyle w:val="Paragraphedeliste"/>
        <w:numPr>
          <w:ilvl w:val="1"/>
          <w:numId w:val="13"/>
        </w:numPr>
      </w:pPr>
      <w:r w:rsidRPr="00426FF7">
        <w:t>Fonctionnement avec By-pass :</w:t>
      </w:r>
    </w:p>
    <w:p w14:paraId="0A809778" w14:textId="7C8B2325" w:rsidR="00426FF7" w:rsidRPr="00426FF7" w:rsidRDefault="00426FF7" w:rsidP="007734BD">
      <w:pPr>
        <w:pStyle w:val="Paragraphedeliste"/>
        <w:numPr>
          <w:ilvl w:val="2"/>
          <w:numId w:val="13"/>
        </w:numPr>
      </w:pPr>
      <w:r w:rsidRPr="00426FF7">
        <w:t xml:space="preserve">Son fonctionnement est le même d’un onduleur Off-line. </w:t>
      </w:r>
    </w:p>
    <w:p w14:paraId="00D02BB8" w14:textId="5D3B2F31" w:rsidR="00426FF7" w:rsidRPr="00426FF7" w:rsidRDefault="00426FF7" w:rsidP="007734BD">
      <w:pPr>
        <w:pStyle w:val="Paragraphedeliste"/>
        <w:numPr>
          <w:ilvl w:val="1"/>
          <w:numId w:val="13"/>
        </w:numPr>
      </w:pPr>
      <w:r w:rsidRPr="00426FF7">
        <w:t>Avantages :</w:t>
      </w:r>
    </w:p>
    <w:p w14:paraId="428E5A4B" w14:textId="31D2DB53" w:rsidR="00426FF7" w:rsidRPr="00426FF7" w:rsidRDefault="00426FF7" w:rsidP="007734BD">
      <w:pPr>
        <w:pStyle w:val="Paragraphedeliste"/>
        <w:numPr>
          <w:ilvl w:val="2"/>
          <w:numId w:val="13"/>
        </w:numPr>
      </w:pPr>
      <w:r w:rsidRPr="00426FF7">
        <w:t>Temps de bascule vers la batterie égale à nul.</w:t>
      </w:r>
    </w:p>
    <w:p w14:paraId="62374BBB" w14:textId="6F2070C0" w:rsidR="00426FF7" w:rsidRPr="00426FF7" w:rsidRDefault="00426FF7" w:rsidP="007734BD">
      <w:pPr>
        <w:pStyle w:val="Paragraphedeliste"/>
        <w:numPr>
          <w:ilvl w:val="2"/>
          <w:numId w:val="13"/>
        </w:numPr>
      </w:pPr>
      <w:r w:rsidRPr="00426FF7">
        <w:t>Conseillée même en cas de réseaux électriques très perturbés</w:t>
      </w:r>
    </w:p>
    <w:p w14:paraId="4A92641E" w14:textId="2A601F0A" w:rsidR="00426FF7" w:rsidRPr="00426FF7" w:rsidRDefault="00426FF7" w:rsidP="007734BD">
      <w:pPr>
        <w:pStyle w:val="Paragraphedeliste"/>
        <w:numPr>
          <w:ilvl w:val="2"/>
          <w:numId w:val="13"/>
        </w:numPr>
      </w:pPr>
      <w:r w:rsidRPr="00426FF7">
        <w:t>Logiciel de gestion et d’arrêt automatique.</w:t>
      </w:r>
    </w:p>
    <w:p w14:paraId="449395CE" w14:textId="0A9801C9" w:rsidR="00426FF7" w:rsidRPr="00426FF7" w:rsidRDefault="00426FF7" w:rsidP="007734BD">
      <w:pPr>
        <w:pStyle w:val="Paragraphedeliste"/>
        <w:numPr>
          <w:ilvl w:val="1"/>
          <w:numId w:val="13"/>
        </w:numPr>
      </w:pPr>
      <w:r w:rsidRPr="00426FF7">
        <w:t>Désavantages : Prix</w:t>
      </w:r>
    </w:p>
    <w:p w14:paraId="04893857" w14:textId="53072C4A" w:rsidR="00426FF7" w:rsidRPr="00BD2E05" w:rsidRDefault="00426FF7" w:rsidP="00426FF7">
      <w:pPr>
        <w:pStyle w:val="Titre3"/>
        <w:rPr>
          <w:color w:val="auto"/>
        </w:rPr>
      </w:pPr>
      <w:bookmarkStart w:id="105" w:name="_Toc531165119"/>
      <w:r w:rsidRPr="00BD2E05">
        <w:rPr>
          <w:color w:val="auto"/>
        </w:rPr>
        <w:t>Comment choisir son Onduleur</w:t>
      </w:r>
      <w:bookmarkEnd w:id="105"/>
    </w:p>
    <w:p w14:paraId="553AE767" w14:textId="25103420" w:rsidR="00426FF7" w:rsidRPr="00BD2E05" w:rsidRDefault="00426FF7" w:rsidP="00426FF7">
      <w:r w:rsidRPr="00BD2E05">
        <w:t>Maintenant que nous connaissons les types d’onduleur et nous sommes désormais capables d’en choisir un selon notre utilisation, nous nous rendons compte qu’il existe des différents niveaux de puissances pour chaque onduleur.</w:t>
      </w:r>
    </w:p>
    <w:p w14:paraId="09D4C01D" w14:textId="530406A8" w:rsidR="00426FF7" w:rsidRPr="00426FF7" w:rsidRDefault="00426FF7" w:rsidP="007734BD">
      <w:pPr>
        <w:pStyle w:val="Paragraphedeliste"/>
        <w:numPr>
          <w:ilvl w:val="0"/>
          <w:numId w:val="14"/>
        </w:numPr>
      </w:pPr>
      <w:r w:rsidRPr="00426FF7">
        <w:t>Notion de puissance</w:t>
      </w:r>
    </w:p>
    <w:p w14:paraId="5C803BC3" w14:textId="4EDDD04C" w:rsidR="00426FF7" w:rsidRPr="00426FF7" w:rsidRDefault="00426FF7" w:rsidP="007734BD">
      <w:pPr>
        <w:pStyle w:val="Paragraphedeliste"/>
        <w:numPr>
          <w:ilvl w:val="1"/>
          <w:numId w:val="14"/>
        </w:numPr>
      </w:pPr>
      <w:r w:rsidRPr="00426FF7">
        <w:t>La puissance d’un onduleur est donnée en V.A (volts ampères). Pour bien choisir l’onduleur le mieux adapté il faut faire la somme de la consommation de tous les équipements que nous allons lui connecter.</w:t>
      </w:r>
    </w:p>
    <w:p w14:paraId="2E8CC3EF" w14:textId="62F877A4" w:rsidR="00426FF7" w:rsidRPr="00426FF7" w:rsidRDefault="00426FF7" w:rsidP="007734BD">
      <w:pPr>
        <w:pStyle w:val="Paragraphedeliste"/>
        <w:numPr>
          <w:ilvl w:val="1"/>
          <w:numId w:val="14"/>
        </w:numPr>
      </w:pPr>
      <w:r w:rsidRPr="00426FF7">
        <w:t>En général les équipements informatiques expriment une consommation en Watts. Dans ce cas il faut convertir les Watts en VA avec la formule suivante :</w:t>
      </w:r>
    </w:p>
    <w:p w14:paraId="7B111BB9" w14:textId="53166367" w:rsidR="00426FF7" w:rsidRPr="007734BD" w:rsidRDefault="00426FF7" w:rsidP="007734BD">
      <w:pPr>
        <w:pStyle w:val="Paragraphedeliste"/>
        <w:numPr>
          <w:ilvl w:val="2"/>
          <w:numId w:val="14"/>
        </w:numPr>
      </w:pPr>
      <w:r w:rsidRPr="007734BD">
        <w:t>Nombre de VA = Nombre de Watts / 0.66</w:t>
      </w:r>
    </w:p>
    <w:p w14:paraId="6F10AA67" w14:textId="35BBAD96" w:rsidR="00426FF7" w:rsidRPr="007734BD" w:rsidRDefault="00426FF7" w:rsidP="007734BD">
      <w:pPr>
        <w:pStyle w:val="Paragraphedeliste"/>
        <w:numPr>
          <w:ilvl w:val="2"/>
          <w:numId w:val="14"/>
        </w:numPr>
      </w:pPr>
      <w:r w:rsidRPr="007734BD">
        <w:t xml:space="preserve">Exemple : </w:t>
      </w:r>
    </w:p>
    <w:p w14:paraId="7BFF2CE1" w14:textId="498BBB17" w:rsidR="00426FF7" w:rsidRPr="007734BD" w:rsidRDefault="00426FF7" w:rsidP="007734BD">
      <w:pPr>
        <w:pStyle w:val="Paragraphedeliste"/>
        <w:numPr>
          <w:ilvl w:val="3"/>
          <w:numId w:val="14"/>
        </w:numPr>
      </w:pPr>
      <w:r w:rsidRPr="007734BD">
        <w:t>1 PC 300W</w:t>
      </w:r>
    </w:p>
    <w:p w14:paraId="109535BA" w14:textId="7B5E25C5" w:rsidR="00426FF7" w:rsidRPr="007734BD" w:rsidRDefault="00426FF7" w:rsidP="007734BD">
      <w:pPr>
        <w:pStyle w:val="Paragraphedeliste"/>
        <w:numPr>
          <w:ilvl w:val="3"/>
          <w:numId w:val="14"/>
        </w:numPr>
      </w:pPr>
      <w:r w:rsidRPr="007734BD">
        <w:t>1 écran 90W</w:t>
      </w:r>
    </w:p>
    <w:p w14:paraId="48F133D7" w14:textId="1F794041" w:rsidR="00426FF7" w:rsidRPr="007734BD" w:rsidRDefault="00426FF7" w:rsidP="007734BD">
      <w:pPr>
        <w:pStyle w:val="Paragraphedeliste"/>
        <w:numPr>
          <w:ilvl w:val="3"/>
          <w:numId w:val="14"/>
        </w:numPr>
      </w:pPr>
      <w:r w:rsidRPr="007734BD">
        <w:lastRenderedPageBreak/>
        <w:t>Somme 390W</w:t>
      </w:r>
    </w:p>
    <w:p w14:paraId="09A2C061" w14:textId="08037B75" w:rsidR="00426FF7" w:rsidRPr="007734BD" w:rsidRDefault="00426FF7" w:rsidP="007734BD">
      <w:pPr>
        <w:pStyle w:val="Paragraphedeliste"/>
        <w:numPr>
          <w:ilvl w:val="3"/>
          <w:numId w:val="14"/>
        </w:numPr>
      </w:pPr>
      <w:r w:rsidRPr="007734BD">
        <w:t>VA= 390 / 0.66</w:t>
      </w:r>
    </w:p>
    <w:p w14:paraId="08A3DBD9" w14:textId="303BAAD9" w:rsidR="00426FF7" w:rsidRPr="007734BD" w:rsidRDefault="00426FF7" w:rsidP="007734BD">
      <w:pPr>
        <w:pStyle w:val="Paragraphedeliste"/>
        <w:numPr>
          <w:ilvl w:val="3"/>
          <w:numId w:val="14"/>
        </w:numPr>
      </w:pPr>
      <w:r w:rsidRPr="007734BD">
        <w:t>VA = 590VA</w:t>
      </w:r>
    </w:p>
    <w:p w14:paraId="7C1609AA" w14:textId="5A7ACA46" w:rsidR="00500409" w:rsidRPr="005C1404" w:rsidRDefault="00500409" w:rsidP="00500409">
      <w:pPr>
        <w:pStyle w:val="Titre2"/>
      </w:pPr>
      <w:bookmarkStart w:id="106" w:name="_Toc531165120"/>
      <w:r w:rsidRPr="005C1404">
        <w:t>DRP – Plan de reprise d’activité</w:t>
      </w:r>
      <w:bookmarkEnd w:id="106"/>
    </w:p>
    <w:p w14:paraId="33AEBF44" w14:textId="031A5EA2" w:rsidR="00500409" w:rsidRPr="005C1404" w:rsidRDefault="00500409" w:rsidP="00500409">
      <w:pPr>
        <w:rPr>
          <w:color w:val="000000" w:themeColor="text1"/>
        </w:rPr>
      </w:pPr>
      <w:r w:rsidRPr="005C1404">
        <w:rPr>
          <w:color w:val="000000" w:themeColor="text1"/>
        </w:rPr>
        <w:t xml:space="preserve">Un plan de reprise </w:t>
      </w:r>
      <w:r w:rsidR="001E0226" w:rsidRPr="005C1404">
        <w:rPr>
          <w:color w:val="000000" w:themeColor="text1"/>
        </w:rPr>
        <w:t>d’activité (</w:t>
      </w:r>
      <w:r w:rsidRPr="005C1404">
        <w:rPr>
          <w:color w:val="000000" w:themeColor="text1"/>
        </w:rPr>
        <w:t>Disaster Recovery Plan) a comme objectif de prévoir par anticipation les mécanismes d’une infrastructure informatique dans les meilleurs délais. Ceci s’applique lors d’un important sinistre ou d’incidents.</w:t>
      </w:r>
    </w:p>
    <w:p w14:paraId="7BB99720" w14:textId="3001E2EE" w:rsidR="007734BD" w:rsidRPr="005C1404" w:rsidRDefault="007734BD" w:rsidP="00500409">
      <w:pPr>
        <w:rPr>
          <w:color w:val="000000" w:themeColor="text1"/>
        </w:rPr>
      </w:pPr>
      <w:r w:rsidRPr="005C1404">
        <w:rPr>
          <w:color w:val="000000" w:themeColor="text1"/>
        </w:rPr>
        <w:t xml:space="preserve">Le plan de reprise d’activité diffère du plan de continuité d’activité : </w:t>
      </w:r>
    </w:p>
    <w:p w14:paraId="25AD1D7B" w14:textId="07CEDD45" w:rsidR="007734BD" w:rsidRPr="005C1404" w:rsidRDefault="007734BD" w:rsidP="007734BD">
      <w:pPr>
        <w:pStyle w:val="Paragraphedeliste"/>
        <w:rPr>
          <w:color w:val="000000" w:themeColor="text1"/>
        </w:rPr>
      </w:pPr>
      <w:r w:rsidRPr="005C1404">
        <w:rPr>
          <w:color w:val="000000" w:themeColor="text1"/>
        </w:rPr>
        <w:t>Le plan de reprise d’activité</w:t>
      </w:r>
      <w:r w:rsidR="007153B4" w:rsidRPr="005C1404">
        <w:rPr>
          <w:color w:val="000000" w:themeColor="text1"/>
        </w:rPr>
        <w:t xml:space="preserve"> sera </w:t>
      </w:r>
      <w:r w:rsidR="00C67346" w:rsidRPr="005C1404">
        <w:rPr>
          <w:color w:val="000000" w:themeColor="text1"/>
        </w:rPr>
        <w:t>la solution technique permettant la reprise suite à un sinistre informatique.</w:t>
      </w:r>
    </w:p>
    <w:p w14:paraId="260B581D" w14:textId="0C261E43" w:rsidR="00C67346" w:rsidRPr="005C1404" w:rsidRDefault="00C67346" w:rsidP="007734BD">
      <w:pPr>
        <w:pStyle w:val="Paragraphedeliste"/>
        <w:rPr>
          <w:color w:val="000000" w:themeColor="text1"/>
        </w:rPr>
      </w:pPr>
      <w:r w:rsidRPr="005C1404">
        <w:rPr>
          <w:color w:val="000000" w:themeColor="text1"/>
        </w:rPr>
        <w:t>Le plan de continuité d’activité est un document générique et surtout stratégique, planifiant et détaillant les types d’actions pour gérer une catastrophe ou un sinistre grave.</w:t>
      </w:r>
    </w:p>
    <w:p w14:paraId="618B4204" w14:textId="3351FDCE" w:rsidR="002037AA" w:rsidRPr="005C1404" w:rsidRDefault="00076E34" w:rsidP="00076E34">
      <w:pPr>
        <w:rPr>
          <w:color w:val="000000" w:themeColor="text1"/>
        </w:rPr>
      </w:pPr>
      <w:r w:rsidRPr="005C1404">
        <w:rPr>
          <w:color w:val="000000" w:themeColor="text1"/>
        </w:rPr>
        <w:t>Les plans de reprise d’activité sont conçus et évoluent en fonction des besoins du business.</w:t>
      </w:r>
    </w:p>
    <w:p w14:paraId="138AB77F" w14:textId="44B9C672" w:rsidR="002037AA" w:rsidRPr="005C1404" w:rsidRDefault="002037AA" w:rsidP="002037AA">
      <w:pPr>
        <w:pStyle w:val="Titre3"/>
      </w:pPr>
      <w:bookmarkStart w:id="107" w:name="_Toc531165121"/>
      <w:r w:rsidRPr="005C1404">
        <w:t>RTO</w:t>
      </w:r>
      <w:bookmarkEnd w:id="107"/>
    </w:p>
    <w:p w14:paraId="145CB864" w14:textId="77777777" w:rsidR="00D75970" w:rsidRPr="005C1404" w:rsidRDefault="002037AA" w:rsidP="002037AA">
      <w:pPr>
        <w:rPr>
          <w:color w:val="000000" w:themeColor="text1"/>
        </w:rPr>
      </w:pPr>
      <w:r w:rsidRPr="005C1404">
        <w:rPr>
          <w:color w:val="000000" w:themeColor="text1"/>
        </w:rPr>
        <w:t>Le RTO, La Durée maximale d’interruption admissible (Return Time on Objective) détermine la durée maximale acceptable pendant lequel une ressource informatique peut être indisponible suite à un sinistre.</w:t>
      </w:r>
    </w:p>
    <w:p w14:paraId="5F549350" w14:textId="77777777" w:rsidR="00D75970" w:rsidRPr="005C1404" w:rsidRDefault="00D75970" w:rsidP="002037AA">
      <w:pPr>
        <w:rPr>
          <w:color w:val="000000" w:themeColor="text1"/>
        </w:rPr>
      </w:pPr>
      <w:r w:rsidRPr="005C1404">
        <w:rPr>
          <w:color w:val="000000" w:themeColor="text1"/>
        </w:rPr>
        <w:t>Cette durée d’interruption comprend :</w:t>
      </w:r>
    </w:p>
    <w:p w14:paraId="25FED35D" w14:textId="4F07C8DA" w:rsidR="002037AA" w:rsidRPr="005C1404" w:rsidRDefault="00D75970" w:rsidP="00D75970">
      <w:pPr>
        <w:pStyle w:val="Paragraphedeliste"/>
        <w:rPr>
          <w:color w:val="000000" w:themeColor="text1"/>
        </w:rPr>
      </w:pPr>
      <w:r w:rsidRPr="005C1404">
        <w:rPr>
          <w:color w:val="000000" w:themeColor="text1"/>
        </w:rPr>
        <w:t>Le délai de détection</w:t>
      </w:r>
    </w:p>
    <w:p w14:paraId="78B1223E" w14:textId="5D8DFC47" w:rsidR="00D75970" w:rsidRPr="005C1404" w:rsidRDefault="00D75970" w:rsidP="00D75970">
      <w:pPr>
        <w:pStyle w:val="Paragraphedeliste"/>
        <w:rPr>
          <w:color w:val="000000" w:themeColor="text1"/>
        </w:rPr>
      </w:pPr>
      <w:r w:rsidRPr="005C1404">
        <w:rPr>
          <w:color w:val="000000" w:themeColor="text1"/>
        </w:rPr>
        <w:t>Le temps nécessaire à la décision pour lancer la procédure de reprise</w:t>
      </w:r>
    </w:p>
    <w:p w14:paraId="2B1411BA" w14:textId="335F4E3D" w:rsidR="00D75970" w:rsidRPr="005C1404" w:rsidRDefault="00D75970" w:rsidP="00D75970">
      <w:pPr>
        <w:pStyle w:val="Paragraphedeliste"/>
        <w:rPr>
          <w:color w:val="000000" w:themeColor="text1"/>
        </w:rPr>
      </w:pPr>
      <w:r w:rsidRPr="005C1404">
        <w:rPr>
          <w:color w:val="000000" w:themeColor="text1"/>
        </w:rPr>
        <w:t>Le délai de mise en œuvre du plan de reprise d’activité</w:t>
      </w:r>
    </w:p>
    <w:p w14:paraId="6A493E31" w14:textId="76F2EA54" w:rsidR="00655539" w:rsidRPr="005C1404" w:rsidRDefault="00655539" w:rsidP="00655539">
      <w:pPr>
        <w:pStyle w:val="Titre3"/>
      </w:pPr>
      <w:bookmarkStart w:id="108" w:name="_Toc531165122"/>
      <w:r w:rsidRPr="005C1404">
        <w:t>RPO</w:t>
      </w:r>
      <w:bookmarkEnd w:id="108"/>
    </w:p>
    <w:p w14:paraId="6014920C" w14:textId="4BAA9307" w:rsidR="00655539" w:rsidRPr="005C1404" w:rsidRDefault="00655539" w:rsidP="00655539">
      <w:pPr>
        <w:rPr>
          <w:color w:val="000000" w:themeColor="text1"/>
        </w:rPr>
      </w:pPr>
      <w:r w:rsidRPr="005C1404">
        <w:rPr>
          <w:color w:val="000000" w:themeColor="text1"/>
        </w:rPr>
        <w:t>Le RPO, La Perte de Données Maximale Admissible (Recovery Point Objective</w:t>
      </w:r>
      <w:r w:rsidR="006A590F" w:rsidRPr="005C1404">
        <w:rPr>
          <w:color w:val="000000" w:themeColor="text1"/>
        </w:rPr>
        <w:t>) détermine la quantité maximale de données qui peut être perdue suite à un sinistre. Cette quantité est la différence entre la dernière sauvegarde valide et le sinistre.</w:t>
      </w:r>
    </w:p>
    <w:p w14:paraId="42BCDBF4" w14:textId="6E9D9ADD" w:rsidR="00BA3F1C" w:rsidRPr="005C1404" w:rsidRDefault="00BA3F1C" w:rsidP="00BA3F1C">
      <w:pPr>
        <w:pStyle w:val="Titre3"/>
      </w:pPr>
      <w:bookmarkStart w:id="109" w:name="_Toc531165123"/>
      <w:r w:rsidRPr="005C1404">
        <w:t>Schématisation d’un incident</w:t>
      </w:r>
      <w:bookmarkEnd w:id="109"/>
    </w:p>
    <w:p w14:paraId="499E5934" w14:textId="5AD0F77B" w:rsidR="00BA3F1C" w:rsidRPr="005C1404" w:rsidRDefault="00BA3F1C" w:rsidP="00BA3F1C">
      <w:pPr>
        <w:rPr>
          <w:color w:val="000000" w:themeColor="text1"/>
        </w:rPr>
      </w:pPr>
      <w:r w:rsidRPr="005C1404">
        <w:rPr>
          <w:color w:val="000000" w:themeColor="text1"/>
        </w:rPr>
        <w:t xml:space="preserve">Le schéma ci-dessous représente l’évolution du niveau de service dans le temps : </w:t>
      </w:r>
    </w:p>
    <w:p w14:paraId="006A1EFF" w14:textId="1D934315" w:rsidR="00BA3F1C" w:rsidRPr="00BA3F1C" w:rsidRDefault="00BA3F1C" w:rsidP="00BA3F1C">
      <w:pPr>
        <w:jc w:val="center"/>
      </w:pPr>
      <w:r>
        <w:rPr>
          <w:noProof/>
          <w:lang w:eastAsia="fr-CH"/>
        </w:rPr>
        <w:drawing>
          <wp:inline distT="0" distB="0" distL="0" distR="0" wp14:anchorId="0634AE54" wp14:editId="24A80C62">
            <wp:extent cx="4484759" cy="2052364"/>
            <wp:effectExtent l="0" t="0" r="0" b="508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4759" cy="2052364"/>
                    </a:xfrm>
                    <a:prstGeom prst="rect">
                      <a:avLst/>
                    </a:prstGeom>
                    <a:noFill/>
                    <a:ln>
                      <a:noFill/>
                    </a:ln>
                  </pic:spPr>
                </pic:pic>
              </a:graphicData>
            </a:graphic>
          </wp:inline>
        </w:drawing>
      </w:r>
    </w:p>
    <w:p w14:paraId="1C904B67" w14:textId="3AC2A629" w:rsidR="00935A52" w:rsidRDefault="00935A52" w:rsidP="00935A52"/>
    <w:p w14:paraId="586D3C2C" w14:textId="64624D5C" w:rsidR="00733767" w:rsidRDefault="00733767" w:rsidP="00935A52"/>
    <w:p w14:paraId="2A3EAB53" w14:textId="74368920" w:rsidR="00733767" w:rsidRPr="00584457" w:rsidRDefault="00733767" w:rsidP="00733767">
      <w:pPr>
        <w:pStyle w:val="Titre2"/>
        <w:rPr>
          <w:color w:val="00B050"/>
        </w:rPr>
      </w:pPr>
      <w:bookmarkStart w:id="110" w:name="_Toc531165124"/>
      <w:r w:rsidRPr="00584457">
        <w:rPr>
          <w:color w:val="00B050"/>
        </w:rPr>
        <w:t>iSCSI</w:t>
      </w:r>
      <w:bookmarkEnd w:id="110"/>
    </w:p>
    <w:p w14:paraId="6B377421" w14:textId="062D45DE" w:rsidR="00733767" w:rsidRPr="00584457" w:rsidRDefault="00733767" w:rsidP="00733767">
      <w:pPr>
        <w:rPr>
          <w:color w:val="00B050"/>
        </w:rPr>
      </w:pPr>
      <w:r w:rsidRPr="00584457">
        <w:rPr>
          <w:color w:val="00B050"/>
        </w:rPr>
        <w:t>Le i</w:t>
      </w:r>
      <w:r w:rsidR="00BB56AF" w:rsidRPr="00584457">
        <w:rPr>
          <w:color w:val="00B050"/>
        </w:rPr>
        <w:t>SCSI</w:t>
      </w:r>
      <w:r w:rsidRPr="00584457">
        <w:rPr>
          <w:color w:val="00B050"/>
        </w:rPr>
        <w:t xml:space="preserve"> </w:t>
      </w:r>
      <w:r w:rsidR="00791F1B" w:rsidRPr="00584457">
        <w:rPr>
          <w:color w:val="00B050"/>
        </w:rPr>
        <w:t>(acronyme</w:t>
      </w:r>
      <w:r w:rsidRPr="00584457">
        <w:rPr>
          <w:color w:val="00B050"/>
        </w:rPr>
        <w:t xml:space="preserve"> pour Internet Small Computer Sy</w:t>
      </w:r>
      <w:r w:rsidR="00791F1B" w:rsidRPr="00584457">
        <w:rPr>
          <w:color w:val="00B050"/>
        </w:rPr>
        <w:t xml:space="preserve">stem Interface) est un standard de stockage en réseaux </w:t>
      </w:r>
      <w:r w:rsidR="00BB56AF" w:rsidRPr="00584457">
        <w:rPr>
          <w:color w:val="00B050"/>
        </w:rPr>
        <w:t>en utilisant le protocole</w:t>
      </w:r>
      <w:r w:rsidR="00791F1B" w:rsidRPr="00584457">
        <w:rPr>
          <w:color w:val="00B050"/>
        </w:rPr>
        <w:t xml:space="preserve"> internet (IP) pour relier une interface et un dispositif de stockage de donnés.</w:t>
      </w:r>
    </w:p>
    <w:p w14:paraId="7EEC0123" w14:textId="1BAD2FCA" w:rsidR="00791F1B" w:rsidRPr="00584457" w:rsidRDefault="00791F1B" w:rsidP="00791F1B">
      <w:pPr>
        <w:pStyle w:val="Titre3"/>
        <w:rPr>
          <w:color w:val="00B050"/>
        </w:rPr>
      </w:pPr>
      <w:bookmarkStart w:id="111" w:name="_Toc531165125"/>
      <w:r w:rsidRPr="00584457">
        <w:rPr>
          <w:color w:val="00B050"/>
        </w:rPr>
        <w:t>Utilité</w:t>
      </w:r>
      <w:bookmarkEnd w:id="111"/>
    </w:p>
    <w:p w14:paraId="5E0F18BF" w14:textId="51670B26" w:rsidR="00340066" w:rsidRPr="00584457" w:rsidRDefault="00340066" w:rsidP="00340066">
      <w:pPr>
        <w:rPr>
          <w:color w:val="00B050"/>
        </w:rPr>
      </w:pPr>
      <w:r w:rsidRPr="00584457">
        <w:rPr>
          <w:color w:val="00B050"/>
        </w:rPr>
        <w:t>Pendant trois ans IBM a lancé dans ses laboratoires des recherches afin de trouver un protocole intermédiaire entre l’</w:t>
      </w:r>
      <w:r w:rsidRPr="00584457">
        <w:rPr>
          <w:b/>
          <w:color w:val="00B050"/>
        </w:rPr>
        <w:t>IP</w:t>
      </w:r>
      <w:r w:rsidRPr="00584457">
        <w:rPr>
          <w:color w:val="00B050"/>
        </w:rPr>
        <w:t xml:space="preserve"> et le </w:t>
      </w:r>
      <w:r w:rsidRPr="00584457">
        <w:rPr>
          <w:b/>
          <w:color w:val="00B050"/>
        </w:rPr>
        <w:t>SCSI</w:t>
      </w:r>
      <w:r w:rsidRPr="00584457">
        <w:rPr>
          <w:color w:val="00B050"/>
        </w:rPr>
        <w:t xml:space="preserve"> </w:t>
      </w:r>
      <w:r w:rsidR="00BB56AF" w:rsidRPr="00584457">
        <w:rPr>
          <w:color w:val="00B050"/>
        </w:rPr>
        <w:t>(standard</w:t>
      </w:r>
      <w:r w:rsidRPr="00584457">
        <w:rPr>
          <w:color w:val="00B050"/>
        </w:rPr>
        <w:t xml:space="preserve"> pour la connexion des dispositifs de stockage), le </w:t>
      </w:r>
      <w:r w:rsidRPr="00584457">
        <w:rPr>
          <w:b/>
          <w:color w:val="00B050"/>
        </w:rPr>
        <w:t>iSCSI</w:t>
      </w:r>
      <w:r w:rsidRPr="00584457">
        <w:rPr>
          <w:color w:val="00B050"/>
        </w:rPr>
        <w:t xml:space="preserve"> ou </w:t>
      </w:r>
      <w:r w:rsidRPr="00584457">
        <w:rPr>
          <w:b/>
          <w:color w:val="00B050"/>
        </w:rPr>
        <w:t>SCSI</w:t>
      </w:r>
      <w:r w:rsidRPr="00584457">
        <w:rPr>
          <w:color w:val="00B050"/>
        </w:rPr>
        <w:t xml:space="preserve"> sur </w:t>
      </w:r>
      <w:r w:rsidRPr="00584457">
        <w:rPr>
          <w:b/>
          <w:color w:val="00B050"/>
        </w:rPr>
        <w:t>IP</w:t>
      </w:r>
      <w:r w:rsidRPr="00584457">
        <w:rPr>
          <w:color w:val="00B050"/>
        </w:rPr>
        <w:t xml:space="preserve">. </w:t>
      </w:r>
    </w:p>
    <w:p w14:paraId="0EDB342C" w14:textId="378A81F2" w:rsidR="00340066" w:rsidRPr="00584457" w:rsidRDefault="00791F1B" w:rsidP="00791F1B">
      <w:pPr>
        <w:rPr>
          <w:color w:val="00B050"/>
        </w:rPr>
      </w:pPr>
      <w:r w:rsidRPr="00584457">
        <w:rPr>
          <w:color w:val="00B050"/>
        </w:rPr>
        <w:t xml:space="preserve">Le protocole </w:t>
      </w:r>
      <w:r w:rsidRPr="00584457">
        <w:rPr>
          <w:b/>
          <w:color w:val="00B050"/>
        </w:rPr>
        <w:t>iSCSI</w:t>
      </w:r>
      <w:r w:rsidRPr="00584457">
        <w:rPr>
          <w:color w:val="00B050"/>
        </w:rPr>
        <w:t xml:space="preserve"> est né afin de pouvoir interconnecter des sous-systèmes de stockage ou de sauvegarde en utilisant le réseau IP et les infrastructures de transport qui le soutiennes (Ethernet, ATM, etc).</w:t>
      </w:r>
    </w:p>
    <w:p w14:paraId="2C714D97" w14:textId="5994A6A8" w:rsidR="00791F1B" w:rsidRPr="00584457" w:rsidRDefault="00340066" w:rsidP="00340066">
      <w:pPr>
        <w:rPr>
          <w:color w:val="00B050"/>
        </w:rPr>
      </w:pPr>
      <w:r w:rsidRPr="00584457">
        <w:rPr>
          <w:noProof/>
          <w:color w:val="00B050"/>
          <w:lang w:eastAsia="fr-CH"/>
        </w:rPr>
        <w:drawing>
          <wp:inline distT="0" distB="0" distL="0" distR="0" wp14:anchorId="7C62EB25" wp14:editId="0B87D02B">
            <wp:extent cx="4276187" cy="12192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94761" cy="1224496"/>
                    </a:xfrm>
                    <a:prstGeom prst="rect">
                      <a:avLst/>
                    </a:prstGeom>
                  </pic:spPr>
                </pic:pic>
              </a:graphicData>
            </a:graphic>
          </wp:inline>
        </w:drawing>
      </w:r>
    </w:p>
    <w:p w14:paraId="05DB89AA" w14:textId="52B52C44" w:rsidR="00340066" w:rsidRPr="00584457" w:rsidRDefault="00340066" w:rsidP="00340066">
      <w:pPr>
        <w:rPr>
          <w:color w:val="00B050"/>
        </w:rPr>
      </w:pPr>
      <w:r w:rsidRPr="00584457">
        <w:rPr>
          <w:color w:val="00B050"/>
        </w:rPr>
        <w:t>iSCSI n’est rien d’autre qu’un traducteur qui transforme l</w:t>
      </w:r>
      <w:r w:rsidR="00C6462B" w:rsidRPr="00584457">
        <w:rPr>
          <w:color w:val="00B050"/>
        </w:rPr>
        <w:t>es paquets IP en blocs de données SCSI et inversement. Il est comparable au protocole de téléchargement de fichiers FTP.</w:t>
      </w:r>
    </w:p>
    <w:p w14:paraId="0B700C8A" w14:textId="0BC1A37E" w:rsidR="00285A14" w:rsidRPr="00584457" w:rsidRDefault="00C6462B" w:rsidP="00285A14">
      <w:pPr>
        <w:rPr>
          <w:color w:val="00B050"/>
          <w:sz w:val="27"/>
          <w:szCs w:val="27"/>
        </w:rPr>
      </w:pPr>
      <w:r w:rsidRPr="00584457">
        <w:rPr>
          <w:color w:val="00B050"/>
        </w:rPr>
        <w:t xml:space="preserve">Afin de simuler une connexion logique continue, iSCSI envoie plusieurs connexions TCP simultanément, elles seront considérées comme un seul canal de transmission et identifiées comme de la même session iSCSI. </w:t>
      </w:r>
      <w:r w:rsidR="00285A14" w:rsidRPr="00584457">
        <w:rPr>
          <w:color w:val="00B050"/>
        </w:rPr>
        <w:t xml:space="preserve">Les instructions et les données iSCSI sont envoyées en désordre. Le destinataire doit avoir un </w:t>
      </w:r>
      <w:r w:rsidR="00285A14" w:rsidRPr="00584457">
        <w:rPr>
          <w:b/>
          <w:color w:val="00B050"/>
        </w:rPr>
        <w:t>contrôleur iSCSI</w:t>
      </w:r>
      <w:r w:rsidR="00285A14" w:rsidRPr="00584457">
        <w:rPr>
          <w:color w:val="00B050"/>
        </w:rPr>
        <w:t xml:space="preserve"> (un pilote logiciel ou une carte adaptatrice spécifique), ce denier mettra les instructions et les segments de blocs de données dans leur bon ordre.</w:t>
      </w:r>
    </w:p>
    <w:p w14:paraId="592AD9AB" w14:textId="1EA9D937" w:rsidR="00285A14" w:rsidRPr="00584457" w:rsidRDefault="00BB56AF" w:rsidP="00340066">
      <w:pPr>
        <w:rPr>
          <w:color w:val="00B050"/>
        </w:rPr>
      </w:pPr>
      <w:r w:rsidRPr="00584457">
        <w:rPr>
          <w:noProof/>
          <w:color w:val="00B050"/>
          <w:lang w:eastAsia="fr-CH"/>
        </w:rPr>
        <w:drawing>
          <wp:anchor distT="0" distB="0" distL="114300" distR="114300" simplePos="0" relativeHeight="251691008" behindDoc="0" locked="0" layoutInCell="1" allowOverlap="1" wp14:anchorId="03104F85" wp14:editId="56336EC1">
            <wp:simplePos x="0" y="0"/>
            <wp:positionH relativeFrom="margin">
              <wp:align>center</wp:align>
            </wp:positionH>
            <wp:positionV relativeFrom="paragraph">
              <wp:posOffset>-4445</wp:posOffset>
            </wp:positionV>
            <wp:extent cx="4358640" cy="3038475"/>
            <wp:effectExtent l="0" t="0" r="3810" b="9525"/>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358640" cy="3038475"/>
                    </a:xfrm>
                    <a:prstGeom prst="rect">
                      <a:avLst/>
                    </a:prstGeom>
                  </pic:spPr>
                </pic:pic>
              </a:graphicData>
            </a:graphic>
            <wp14:sizeRelH relativeFrom="margin">
              <wp14:pctWidth>0</wp14:pctWidth>
            </wp14:sizeRelH>
            <wp14:sizeRelV relativeFrom="margin">
              <wp14:pctHeight>0</wp14:pctHeight>
            </wp14:sizeRelV>
          </wp:anchor>
        </w:drawing>
      </w:r>
    </w:p>
    <w:p w14:paraId="72E29E0D" w14:textId="27558A4C" w:rsidR="00C6462B" w:rsidRPr="00791F1B" w:rsidRDefault="00C6462B" w:rsidP="00340066"/>
    <w:p w14:paraId="4E81C18D" w14:textId="1FD5596E" w:rsidR="00A97195" w:rsidRDefault="00A97195" w:rsidP="00410E42">
      <w:pPr>
        <w:pStyle w:val="Titre1"/>
        <w:pageBreakBefore/>
        <w:rPr>
          <w:lang w:eastAsia="fr-CH"/>
        </w:rPr>
      </w:pPr>
      <w:bookmarkStart w:id="112" w:name="_Toc531165126"/>
      <w:r>
        <w:rPr>
          <w:lang w:eastAsia="fr-CH"/>
        </w:rPr>
        <w:lastRenderedPageBreak/>
        <w:t>Partie 3</w:t>
      </w:r>
      <w:bookmarkEnd w:id="112"/>
    </w:p>
    <w:p w14:paraId="56D49645" w14:textId="5C94D2AD" w:rsidR="004579F1" w:rsidRDefault="007A620B" w:rsidP="004579F1">
      <w:r>
        <w:rPr>
          <w:lang w:eastAsia="fr-CH"/>
        </w:rPr>
        <w:t xml:space="preserve">Pour cette troisième partie, nous partons du principe que l’entreprise, dont on doit planifier </w:t>
      </w:r>
      <w:r>
        <w:t>une stratégie de sauvegarde et de restauration en cas de problèmes, est une entreprise de taille moyenne et qui traite des données sensibles.</w:t>
      </w:r>
    </w:p>
    <w:p w14:paraId="00116BBA" w14:textId="13E7B0DF" w:rsidR="007A620B" w:rsidRDefault="007A620B" w:rsidP="004579F1">
      <w:pPr>
        <w:rPr>
          <w:lang w:eastAsia="fr-CH"/>
        </w:rPr>
      </w:pPr>
      <w:r>
        <w:t>L’entreprise n’a pas de budget spécifié, c’est pour ça que nous avons choisi des équipements et des stratégies de haute gamme ou d’une qualité considérable.</w:t>
      </w:r>
    </w:p>
    <w:p w14:paraId="5B205CC9" w14:textId="576C1755" w:rsidR="004579F1" w:rsidRDefault="004579F1" w:rsidP="00E078ED">
      <w:pPr>
        <w:pStyle w:val="Titre3"/>
        <w:rPr>
          <w:lang w:eastAsia="fr-CH"/>
        </w:rPr>
      </w:pPr>
      <w:r>
        <w:rPr>
          <w:lang w:eastAsia="fr-CH"/>
        </w:rPr>
        <w:t xml:space="preserve">Mise en conformité </w:t>
      </w:r>
      <w:r w:rsidRPr="00E078ED">
        <w:rPr>
          <w:lang w:eastAsia="fr-CH"/>
        </w:rPr>
        <w:t>LPD/RGPD</w:t>
      </w:r>
    </w:p>
    <w:p w14:paraId="4F1FB0AB" w14:textId="3223A211" w:rsidR="004579F1" w:rsidRDefault="004579F1" w:rsidP="004579F1">
      <w:pPr>
        <w:pStyle w:val="Paragraphedeliste"/>
        <w:numPr>
          <w:ilvl w:val="0"/>
          <w:numId w:val="2"/>
        </w:numPr>
        <w:rPr>
          <w:lang w:eastAsia="fr-CH"/>
        </w:rPr>
      </w:pPr>
      <w:r w:rsidRPr="00677D06">
        <w:t>Sensibiliser les utilisateurs</w:t>
      </w:r>
      <w:r>
        <w:rPr>
          <w:lang w:eastAsia="fr-CH"/>
        </w:rPr>
        <w:t> :</w:t>
      </w:r>
    </w:p>
    <w:p w14:paraId="428ADD68" w14:textId="11065C24" w:rsidR="004579F1" w:rsidRDefault="004579F1" w:rsidP="004579F1">
      <w:pPr>
        <w:pStyle w:val="Paragraphedeliste"/>
        <w:numPr>
          <w:ilvl w:val="1"/>
          <w:numId w:val="2"/>
        </w:numPr>
        <w:rPr>
          <w:lang w:eastAsia="fr-CH"/>
        </w:rPr>
      </w:pPr>
      <w:r>
        <w:rPr>
          <w:lang w:eastAsia="fr-CH"/>
        </w:rPr>
        <w:t>Création d’une charte informatique à signer par les utilisateurs.</w:t>
      </w:r>
    </w:p>
    <w:p w14:paraId="3C098D79" w14:textId="3A52F669" w:rsidR="004579F1" w:rsidRPr="00677D06" w:rsidRDefault="004579F1" w:rsidP="004579F1">
      <w:pPr>
        <w:pStyle w:val="Paragraphedeliste"/>
        <w:numPr>
          <w:ilvl w:val="1"/>
          <w:numId w:val="2"/>
        </w:numPr>
        <w:rPr>
          <w:lang w:eastAsia="fr-CH"/>
        </w:rPr>
      </w:pPr>
      <w:r>
        <w:rPr>
          <w:lang w:eastAsia="fr-CH"/>
        </w:rPr>
        <w:t>Documentation avec des consignes et conseilles de comment traiter les données personnelles.</w:t>
      </w:r>
    </w:p>
    <w:p w14:paraId="0DC95DD3" w14:textId="06EEBBA9" w:rsidR="004579F1" w:rsidRDefault="004579F1" w:rsidP="004579F1">
      <w:pPr>
        <w:pStyle w:val="Paragraphedeliste"/>
        <w:numPr>
          <w:ilvl w:val="0"/>
          <w:numId w:val="2"/>
        </w:numPr>
        <w:rPr>
          <w:lang w:eastAsia="fr-CH"/>
        </w:rPr>
      </w:pPr>
      <w:r>
        <w:rPr>
          <w:lang w:eastAsia="fr-CH"/>
        </w:rPr>
        <w:t>Authentifier les utilisateurs</w:t>
      </w:r>
      <w:r w:rsidR="00334272">
        <w:rPr>
          <w:lang w:eastAsia="fr-CH"/>
        </w:rPr>
        <w:t xml:space="preserve"> et s</w:t>
      </w:r>
      <w:r w:rsidR="00334272" w:rsidRPr="00677D06">
        <w:rPr>
          <w:lang w:eastAsia="fr-CH"/>
        </w:rPr>
        <w:t>écuriser les postes de travail</w:t>
      </w:r>
      <w:r>
        <w:rPr>
          <w:lang w:eastAsia="fr-CH"/>
        </w:rPr>
        <w:t> :</w:t>
      </w:r>
    </w:p>
    <w:p w14:paraId="4E2730AE" w14:textId="33380EC6" w:rsidR="004579F1" w:rsidRDefault="004579F1" w:rsidP="004579F1">
      <w:pPr>
        <w:pStyle w:val="Paragraphedeliste"/>
        <w:numPr>
          <w:ilvl w:val="1"/>
          <w:numId w:val="2"/>
        </w:numPr>
        <w:rPr>
          <w:lang w:eastAsia="fr-CH"/>
        </w:rPr>
      </w:pPr>
      <w:r>
        <w:rPr>
          <w:lang w:eastAsia="fr-CH"/>
        </w:rPr>
        <w:t>Création d’un domaine AD</w:t>
      </w:r>
    </w:p>
    <w:p w14:paraId="089B9268" w14:textId="1F01F53D" w:rsidR="004579F1" w:rsidRDefault="004579F1" w:rsidP="004579F1">
      <w:pPr>
        <w:pStyle w:val="Paragraphedeliste"/>
        <w:numPr>
          <w:ilvl w:val="1"/>
          <w:numId w:val="2"/>
        </w:numPr>
        <w:rPr>
          <w:lang w:eastAsia="fr-CH"/>
        </w:rPr>
      </w:pPr>
      <w:r>
        <w:rPr>
          <w:lang w:eastAsia="fr-CH"/>
        </w:rPr>
        <w:t>Création des comptes nominatifs pour tous les utilisateurs traitant des données personnelles.</w:t>
      </w:r>
    </w:p>
    <w:p w14:paraId="3D5BBC8F" w14:textId="64FF1B4D" w:rsidR="004579F1" w:rsidRPr="00677D06" w:rsidRDefault="004579F1" w:rsidP="00334272">
      <w:pPr>
        <w:pStyle w:val="Paragraphedeliste"/>
        <w:numPr>
          <w:ilvl w:val="1"/>
          <w:numId w:val="2"/>
        </w:numPr>
        <w:rPr>
          <w:lang w:eastAsia="fr-CH"/>
        </w:rPr>
      </w:pPr>
      <w:r>
        <w:rPr>
          <w:lang w:eastAsia="fr-CH"/>
        </w:rPr>
        <w:t>Badges d’accès (ID unique), pour les accès aux local de stockage de données.</w:t>
      </w:r>
    </w:p>
    <w:p w14:paraId="035D8C4D" w14:textId="54DB7FDF" w:rsidR="004579F1" w:rsidRDefault="004579F1" w:rsidP="004579F1">
      <w:pPr>
        <w:pStyle w:val="Paragraphedeliste"/>
        <w:numPr>
          <w:ilvl w:val="0"/>
          <w:numId w:val="2"/>
        </w:numPr>
        <w:rPr>
          <w:lang w:eastAsia="fr-CH"/>
        </w:rPr>
      </w:pPr>
      <w:r w:rsidRPr="00677D06">
        <w:rPr>
          <w:lang w:eastAsia="fr-CH"/>
        </w:rPr>
        <w:t>Protéger le réseau informatique interne ;</w:t>
      </w:r>
    </w:p>
    <w:p w14:paraId="03C56B9A" w14:textId="12AA27D7" w:rsidR="00334272" w:rsidRPr="00677D06" w:rsidRDefault="00334272" w:rsidP="00334272">
      <w:pPr>
        <w:pStyle w:val="Paragraphedeliste"/>
        <w:numPr>
          <w:ilvl w:val="1"/>
          <w:numId w:val="2"/>
        </w:numPr>
        <w:rPr>
          <w:lang w:eastAsia="fr-CH"/>
        </w:rPr>
      </w:pPr>
      <w:r>
        <w:rPr>
          <w:lang w:eastAsia="fr-CH"/>
        </w:rPr>
        <w:t xml:space="preserve">Les actifs réseaux seront sécurisé par mot de passe administrateur (détenu uniquement par les administrateurs et par le directeur de l’entreprise). </w:t>
      </w:r>
    </w:p>
    <w:p w14:paraId="36DC0AFD" w14:textId="471A607F" w:rsidR="004579F1" w:rsidRDefault="004579F1" w:rsidP="004579F1">
      <w:pPr>
        <w:pStyle w:val="Paragraphedeliste"/>
        <w:numPr>
          <w:ilvl w:val="0"/>
          <w:numId w:val="2"/>
        </w:numPr>
        <w:rPr>
          <w:lang w:eastAsia="fr-CH"/>
        </w:rPr>
      </w:pPr>
      <w:r w:rsidRPr="00677D06">
        <w:rPr>
          <w:lang w:eastAsia="fr-CH"/>
        </w:rPr>
        <w:t>Sécuriser les serveurs ;</w:t>
      </w:r>
    </w:p>
    <w:p w14:paraId="59F4B1F1" w14:textId="0ED83A8D" w:rsidR="00334272" w:rsidRPr="00677D06" w:rsidRDefault="00334272" w:rsidP="00334272">
      <w:pPr>
        <w:pStyle w:val="Paragraphedeliste"/>
        <w:numPr>
          <w:ilvl w:val="1"/>
          <w:numId w:val="2"/>
        </w:numPr>
        <w:rPr>
          <w:lang w:eastAsia="fr-CH"/>
        </w:rPr>
      </w:pPr>
      <w:r>
        <w:rPr>
          <w:lang w:eastAsia="fr-CH"/>
        </w:rPr>
        <w:t>Sécurisé par mot de passe administrateur (détenu uniquement par les administrateurs et par le directeur de l’entreprise).</w:t>
      </w:r>
    </w:p>
    <w:p w14:paraId="00259A46" w14:textId="42AEB0E1" w:rsidR="004579F1" w:rsidRDefault="004579F1" w:rsidP="004579F1">
      <w:pPr>
        <w:pStyle w:val="Paragraphedeliste"/>
        <w:numPr>
          <w:ilvl w:val="0"/>
          <w:numId w:val="2"/>
        </w:numPr>
        <w:rPr>
          <w:lang w:eastAsia="fr-CH"/>
        </w:rPr>
      </w:pPr>
      <w:r w:rsidRPr="00677D06">
        <w:rPr>
          <w:lang w:eastAsia="fr-CH"/>
        </w:rPr>
        <w:t>Sauvegarder et prévoir la continuité d’activité ;</w:t>
      </w:r>
    </w:p>
    <w:p w14:paraId="42C48CF7" w14:textId="3C0C02D1" w:rsidR="00334272" w:rsidRPr="00677D06" w:rsidRDefault="00334272" w:rsidP="00334272">
      <w:pPr>
        <w:pStyle w:val="Paragraphedeliste"/>
        <w:numPr>
          <w:ilvl w:val="1"/>
          <w:numId w:val="2"/>
        </w:numPr>
        <w:rPr>
          <w:lang w:eastAsia="fr-CH"/>
        </w:rPr>
      </w:pPr>
      <w:r>
        <w:rPr>
          <w:lang w:eastAsia="fr-CH"/>
        </w:rPr>
        <w:t>Plan de sauvegarde et de reprise d’activité.</w:t>
      </w:r>
    </w:p>
    <w:p w14:paraId="3D9C1BB6" w14:textId="10A394E4" w:rsidR="004579F1" w:rsidRDefault="004579F1" w:rsidP="004579F1">
      <w:pPr>
        <w:pStyle w:val="Paragraphedeliste"/>
        <w:numPr>
          <w:ilvl w:val="0"/>
          <w:numId w:val="2"/>
        </w:numPr>
        <w:rPr>
          <w:lang w:eastAsia="fr-CH"/>
        </w:rPr>
      </w:pPr>
      <w:r w:rsidRPr="00677D06">
        <w:rPr>
          <w:lang w:eastAsia="fr-CH"/>
        </w:rPr>
        <w:t>Archiver de manière sécurisée ;</w:t>
      </w:r>
    </w:p>
    <w:p w14:paraId="6E93B0EA" w14:textId="7C931B62" w:rsidR="00334272" w:rsidRPr="00677D06" w:rsidRDefault="00334272" w:rsidP="00334272">
      <w:pPr>
        <w:pStyle w:val="Paragraphedeliste"/>
        <w:numPr>
          <w:ilvl w:val="1"/>
          <w:numId w:val="2"/>
        </w:numPr>
        <w:rPr>
          <w:lang w:eastAsia="fr-CH"/>
        </w:rPr>
      </w:pPr>
      <w:r>
        <w:rPr>
          <w:lang w:eastAsia="fr-CH"/>
        </w:rPr>
        <w:t>Sauvegarde interne et externe.</w:t>
      </w:r>
    </w:p>
    <w:p w14:paraId="28DFFC5F" w14:textId="4B3703C8" w:rsidR="004579F1" w:rsidRDefault="004579F1" w:rsidP="004579F1">
      <w:pPr>
        <w:pStyle w:val="Paragraphedeliste"/>
        <w:numPr>
          <w:ilvl w:val="0"/>
          <w:numId w:val="2"/>
        </w:numPr>
        <w:rPr>
          <w:lang w:eastAsia="fr-CH"/>
        </w:rPr>
      </w:pPr>
      <w:r w:rsidRPr="00677D06">
        <w:rPr>
          <w:lang w:eastAsia="fr-CH"/>
        </w:rPr>
        <w:t>Encadrer la maintenance et la destruction des données ;</w:t>
      </w:r>
    </w:p>
    <w:p w14:paraId="33E195EA" w14:textId="5C2EEC65" w:rsidR="004579F1" w:rsidRPr="00677D06" w:rsidRDefault="00334272" w:rsidP="00C72575">
      <w:pPr>
        <w:pStyle w:val="Paragraphedeliste"/>
        <w:numPr>
          <w:ilvl w:val="1"/>
          <w:numId w:val="2"/>
        </w:numPr>
        <w:rPr>
          <w:lang w:eastAsia="fr-CH"/>
        </w:rPr>
      </w:pPr>
      <w:r>
        <w:rPr>
          <w:lang w:eastAsia="fr-CH"/>
        </w:rPr>
        <w:t>Les données devront être détruit</w:t>
      </w:r>
      <w:r w:rsidR="00C72575">
        <w:rPr>
          <w:lang w:eastAsia="fr-CH"/>
        </w:rPr>
        <w:t>e</w:t>
      </w:r>
      <w:r>
        <w:rPr>
          <w:lang w:eastAsia="fr-CH"/>
        </w:rPr>
        <w:t xml:space="preserve">s </w:t>
      </w:r>
      <w:r w:rsidR="00C72575">
        <w:rPr>
          <w:lang w:eastAsia="fr-CH"/>
        </w:rPr>
        <w:t>s’elles ne sont plus utilisées depuis leur</w:t>
      </w:r>
      <w:r w:rsidR="00A44B55">
        <w:rPr>
          <w:lang w:eastAsia="fr-CH"/>
        </w:rPr>
        <w:t>s</w:t>
      </w:r>
      <w:r w:rsidR="00C72575">
        <w:rPr>
          <w:lang w:eastAsia="fr-CH"/>
        </w:rPr>
        <w:t xml:space="preserve"> but</w:t>
      </w:r>
      <w:r w:rsidR="00A44B55">
        <w:rPr>
          <w:lang w:eastAsia="fr-CH"/>
        </w:rPr>
        <w:t>s</w:t>
      </w:r>
      <w:r w:rsidR="00C72575">
        <w:rPr>
          <w:lang w:eastAsia="fr-CH"/>
        </w:rPr>
        <w:t xml:space="preserve"> atteint</w:t>
      </w:r>
      <w:r w:rsidR="00A44B55">
        <w:rPr>
          <w:lang w:eastAsia="fr-CH"/>
        </w:rPr>
        <w:t>s</w:t>
      </w:r>
      <w:r w:rsidR="00C72575">
        <w:rPr>
          <w:lang w:eastAsia="fr-CH"/>
        </w:rPr>
        <w:t>.</w:t>
      </w:r>
    </w:p>
    <w:p w14:paraId="7040FDD5" w14:textId="1AA9983E" w:rsidR="004579F1" w:rsidRDefault="004579F1" w:rsidP="004579F1">
      <w:pPr>
        <w:pStyle w:val="Paragraphedeliste"/>
        <w:numPr>
          <w:ilvl w:val="0"/>
          <w:numId w:val="2"/>
        </w:numPr>
        <w:rPr>
          <w:lang w:eastAsia="fr-CH"/>
        </w:rPr>
      </w:pPr>
      <w:r w:rsidRPr="00677D06">
        <w:rPr>
          <w:lang w:eastAsia="fr-CH"/>
        </w:rPr>
        <w:t>Protéger les locaux ;</w:t>
      </w:r>
    </w:p>
    <w:p w14:paraId="26FFC939" w14:textId="77777777" w:rsidR="00C72575" w:rsidRDefault="00C72575" w:rsidP="00C72575">
      <w:pPr>
        <w:pStyle w:val="Paragraphedeliste"/>
        <w:numPr>
          <w:ilvl w:val="1"/>
          <w:numId w:val="2"/>
        </w:numPr>
        <w:rPr>
          <w:lang w:eastAsia="fr-CH"/>
        </w:rPr>
      </w:pPr>
      <w:r>
        <w:rPr>
          <w:lang w:eastAsia="fr-CH"/>
        </w:rPr>
        <w:t>Les locaux informatiques devront être sécurisé par :</w:t>
      </w:r>
    </w:p>
    <w:p w14:paraId="774250AC" w14:textId="306C81A5" w:rsidR="00C72575" w:rsidRDefault="00C72575" w:rsidP="00C72575">
      <w:pPr>
        <w:pStyle w:val="Paragraphedeliste"/>
        <w:numPr>
          <w:ilvl w:val="1"/>
          <w:numId w:val="2"/>
        </w:numPr>
        <w:rPr>
          <w:lang w:eastAsia="fr-CH"/>
        </w:rPr>
      </w:pPr>
      <w:r>
        <w:rPr>
          <w:lang w:eastAsia="fr-CH"/>
        </w:rPr>
        <w:t>Portes sécurisé</w:t>
      </w:r>
    </w:p>
    <w:p w14:paraId="26ADD594" w14:textId="0E12D96B" w:rsidR="004579F1" w:rsidRDefault="00C72575" w:rsidP="00C72575">
      <w:pPr>
        <w:pStyle w:val="Paragraphedeliste"/>
        <w:numPr>
          <w:ilvl w:val="1"/>
          <w:numId w:val="2"/>
        </w:numPr>
        <w:rPr>
          <w:lang w:eastAsia="fr-CH"/>
        </w:rPr>
      </w:pPr>
      <w:r>
        <w:rPr>
          <w:lang w:eastAsia="fr-CH"/>
        </w:rPr>
        <w:t>Equipement anti-incendie</w:t>
      </w:r>
    </w:p>
    <w:p w14:paraId="042B897C" w14:textId="2885396A" w:rsidR="00F91D4F" w:rsidRDefault="00F91D4F" w:rsidP="00F91D4F">
      <w:pPr>
        <w:rPr>
          <w:lang w:eastAsia="fr-CH"/>
        </w:rPr>
      </w:pPr>
    </w:p>
    <w:p w14:paraId="217DB787" w14:textId="72F311FE" w:rsidR="00F91D4F" w:rsidRDefault="00F91D4F" w:rsidP="00F91D4F">
      <w:pPr>
        <w:pStyle w:val="Titre3"/>
        <w:rPr>
          <w:lang w:eastAsia="fr-CH"/>
        </w:rPr>
      </w:pPr>
      <w:r>
        <w:rPr>
          <w:lang w:eastAsia="fr-CH"/>
        </w:rPr>
        <w:t>Infra</w:t>
      </w:r>
      <w:r w:rsidR="0048747D">
        <w:rPr>
          <w:lang w:eastAsia="fr-CH"/>
        </w:rPr>
        <w:t>structure</w:t>
      </w:r>
      <w:r>
        <w:rPr>
          <w:lang w:eastAsia="fr-CH"/>
        </w:rPr>
        <w:t xml:space="preserve"> Informatique</w:t>
      </w:r>
    </w:p>
    <w:p w14:paraId="01177AAE" w14:textId="38BD5EFD" w:rsidR="00F91D4F" w:rsidRDefault="00F91D4F" w:rsidP="00F91D4F">
      <w:pPr>
        <w:rPr>
          <w:lang w:eastAsia="fr-CH"/>
        </w:rPr>
      </w:pPr>
    </w:p>
    <w:p w14:paraId="1A0705D3" w14:textId="436178B2" w:rsidR="00F91D4F" w:rsidRDefault="00934C11" w:rsidP="00F91D4F">
      <w:pPr>
        <w:rPr>
          <w:lang w:eastAsia="fr-CH"/>
        </w:rPr>
      </w:pPr>
      <w:r>
        <w:rPr>
          <w:lang w:eastAsia="fr-CH"/>
        </w:rPr>
        <w:t xml:space="preserve">Afin de garantir la totale </w:t>
      </w:r>
      <w:r w:rsidRPr="007C724C">
        <w:rPr>
          <w:b/>
          <w:lang w:eastAsia="fr-CH"/>
        </w:rPr>
        <w:t>disponibilité des données</w:t>
      </w:r>
      <w:r>
        <w:rPr>
          <w:lang w:eastAsia="fr-CH"/>
        </w:rPr>
        <w:t xml:space="preserve"> et ressources un système</w:t>
      </w:r>
      <w:r w:rsidR="00F91D4F">
        <w:rPr>
          <w:lang w:eastAsia="fr-CH"/>
        </w:rPr>
        <w:t xml:space="preserve"> de </w:t>
      </w:r>
      <w:r w:rsidR="006E74B9" w:rsidRPr="007C724C">
        <w:rPr>
          <w:b/>
          <w:lang w:eastAsia="fr-CH"/>
        </w:rPr>
        <w:t>redondance</w:t>
      </w:r>
      <w:r w:rsidR="006E48C2">
        <w:rPr>
          <w:lang w:eastAsia="fr-CH"/>
        </w:rPr>
        <w:t xml:space="preserve"> cluster</w:t>
      </w:r>
      <w:r w:rsidR="00F91D4F">
        <w:rPr>
          <w:lang w:eastAsia="fr-CH"/>
        </w:rPr>
        <w:t xml:space="preserve"> </w:t>
      </w:r>
      <w:r w:rsidR="006E74B9">
        <w:rPr>
          <w:lang w:eastAsia="fr-CH"/>
        </w:rPr>
        <w:t>hyperV</w:t>
      </w:r>
      <w:r w:rsidR="00F91D4F">
        <w:rPr>
          <w:lang w:eastAsia="fr-CH"/>
        </w:rPr>
        <w:t xml:space="preserve"> avec deux </w:t>
      </w:r>
      <w:r w:rsidR="006E48C2">
        <w:rPr>
          <w:lang w:eastAsia="fr-CH"/>
        </w:rPr>
        <w:t>nœud</w:t>
      </w:r>
      <w:r w:rsidR="00F91D4F">
        <w:rPr>
          <w:lang w:eastAsia="fr-CH"/>
        </w:rPr>
        <w:t xml:space="preserve"> physique HP et une baie de disque HP pour le stockage</w:t>
      </w:r>
      <w:r w:rsidR="006E74B9">
        <w:rPr>
          <w:lang w:eastAsia="fr-CH"/>
        </w:rPr>
        <w:t xml:space="preserve"> (</w:t>
      </w:r>
      <w:r w:rsidR="006E74B9" w:rsidRPr="007C724C">
        <w:rPr>
          <w:b/>
          <w:lang w:eastAsia="fr-CH"/>
        </w:rPr>
        <w:t>SAN</w:t>
      </w:r>
      <w:r w:rsidR="006E74B9">
        <w:rPr>
          <w:lang w:eastAsia="fr-CH"/>
        </w:rPr>
        <w:t>)</w:t>
      </w:r>
      <w:r>
        <w:rPr>
          <w:lang w:eastAsia="fr-CH"/>
        </w:rPr>
        <w:t xml:space="preserve"> seront mis en place avec :</w:t>
      </w:r>
    </w:p>
    <w:p w14:paraId="6088D581" w14:textId="051EE873" w:rsidR="006E74B9" w:rsidRDefault="006E74B9" w:rsidP="006E74B9">
      <w:pPr>
        <w:pStyle w:val="Sansinterligne"/>
        <w:numPr>
          <w:ilvl w:val="0"/>
          <w:numId w:val="20"/>
        </w:numPr>
        <w:rPr>
          <w:lang w:eastAsia="fr-CH"/>
        </w:rPr>
      </w:pPr>
      <w:r>
        <w:rPr>
          <w:lang w:eastAsia="fr-CH"/>
        </w:rPr>
        <w:t xml:space="preserve">2 Serveurs HP </w:t>
      </w:r>
      <w:r w:rsidR="00D10F47">
        <w:rPr>
          <w:lang w:eastAsia="fr-CH"/>
        </w:rPr>
        <w:t>ProLiant</w:t>
      </w:r>
      <w:r>
        <w:rPr>
          <w:lang w:eastAsia="fr-CH"/>
        </w:rPr>
        <w:t xml:space="preserve"> 380 G10</w:t>
      </w:r>
    </w:p>
    <w:p w14:paraId="275A0F43" w14:textId="58D70ED2" w:rsidR="006E74B9" w:rsidRDefault="006E74B9" w:rsidP="006E74B9">
      <w:pPr>
        <w:pStyle w:val="Sansinterligne"/>
        <w:numPr>
          <w:ilvl w:val="0"/>
          <w:numId w:val="20"/>
        </w:numPr>
        <w:rPr>
          <w:lang w:eastAsia="fr-CH"/>
        </w:rPr>
      </w:pPr>
      <w:r>
        <w:rPr>
          <w:lang w:eastAsia="fr-CH"/>
        </w:rPr>
        <w:t>Baie de disque HP 2040 max 24 disques.</w:t>
      </w:r>
    </w:p>
    <w:p w14:paraId="4D6071CB" w14:textId="4B5C8568" w:rsidR="006E74B9" w:rsidRDefault="00934C11" w:rsidP="006E74B9">
      <w:pPr>
        <w:pStyle w:val="Sansinterligne"/>
        <w:numPr>
          <w:ilvl w:val="1"/>
          <w:numId w:val="20"/>
        </w:numPr>
        <w:rPr>
          <w:lang w:eastAsia="fr-CH"/>
        </w:rPr>
      </w:pPr>
      <w:r>
        <w:rPr>
          <w:lang w:eastAsia="fr-CH"/>
        </w:rPr>
        <w:t>8</w:t>
      </w:r>
      <w:r w:rsidR="00D10F47">
        <w:rPr>
          <w:lang w:eastAsia="fr-CH"/>
        </w:rPr>
        <w:t xml:space="preserve"> disques 600Go 10k en </w:t>
      </w:r>
      <w:r w:rsidR="00D10F47" w:rsidRPr="00D10F47">
        <w:rPr>
          <w:b/>
          <w:lang w:eastAsia="fr-CH"/>
        </w:rPr>
        <w:t>Raid 1</w:t>
      </w:r>
    </w:p>
    <w:p w14:paraId="2CA5608F" w14:textId="4650E2CE" w:rsidR="00D10F47" w:rsidRDefault="00934C11" w:rsidP="00D10F47">
      <w:pPr>
        <w:pStyle w:val="Sansinterligne"/>
        <w:numPr>
          <w:ilvl w:val="2"/>
          <w:numId w:val="20"/>
        </w:numPr>
        <w:rPr>
          <w:lang w:eastAsia="fr-CH"/>
        </w:rPr>
      </w:pPr>
      <w:r>
        <w:rPr>
          <w:lang w:eastAsia="fr-CH"/>
        </w:rPr>
        <w:t>4</w:t>
      </w:r>
      <w:r w:rsidR="00D10F47">
        <w:rPr>
          <w:lang w:eastAsia="fr-CH"/>
        </w:rPr>
        <w:t xml:space="preserve"> VHD de 600Go :</w:t>
      </w:r>
    </w:p>
    <w:p w14:paraId="0A989E14" w14:textId="18709422" w:rsidR="00D10F47" w:rsidRDefault="00D10F47" w:rsidP="00D10F47">
      <w:pPr>
        <w:pStyle w:val="Sansinterligne"/>
        <w:numPr>
          <w:ilvl w:val="3"/>
          <w:numId w:val="20"/>
        </w:numPr>
        <w:rPr>
          <w:lang w:eastAsia="fr-CH"/>
        </w:rPr>
      </w:pPr>
      <w:r>
        <w:rPr>
          <w:lang w:eastAsia="fr-CH"/>
        </w:rPr>
        <w:lastRenderedPageBreak/>
        <w:t>VHD1 : LUN01, Stockage des données SQL, mappage du disque S :.</w:t>
      </w:r>
    </w:p>
    <w:p w14:paraId="56E0E30F" w14:textId="0F558152" w:rsidR="00D10F47" w:rsidRDefault="00D10F47" w:rsidP="00D10F47">
      <w:pPr>
        <w:pStyle w:val="Sansinterligne"/>
        <w:numPr>
          <w:ilvl w:val="3"/>
          <w:numId w:val="20"/>
        </w:numPr>
        <w:rPr>
          <w:lang w:eastAsia="fr-CH"/>
        </w:rPr>
      </w:pPr>
      <w:r>
        <w:rPr>
          <w:lang w:eastAsia="fr-CH"/>
        </w:rPr>
        <w:t>VDH2 : LUN02, Stockage des données du serveur de messagerie, mappage du disque M :.</w:t>
      </w:r>
    </w:p>
    <w:p w14:paraId="3581B919" w14:textId="78163F33" w:rsidR="00D10F47" w:rsidRDefault="00D10F47" w:rsidP="00D10F47">
      <w:pPr>
        <w:pStyle w:val="Sansinterligne"/>
        <w:numPr>
          <w:ilvl w:val="3"/>
          <w:numId w:val="20"/>
        </w:numPr>
        <w:rPr>
          <w:lang w:eastAsia="fr-CH"/>
        </w:rPr>
      </w:pPr>
      <w:r>
        <w:rPr>
          <w:lang w:eastAsia="fr-CH"/>
        </w:rPr>
        <w:t>VHD3 : LUN03, Stockage de données des Machines virtuels, mappage du disque D :</w:t>
      </w:r>
    </w:p>
    <w:p w14:paraId="7A85C384" w14:textId="17A02BCA" w:rsidR="00D10F47" w:rsidRDefault="00D10F47" w:rsidP="00D10F47">
      <w:pPr>
        <w:pStyle w:val="Sansinterligne"/>
        <w:ind w:left="3540"/>
        <w:rPr>
          <w:lang w:eastAsia="fr-CH"/>
        </w:rPr>
      </w:pPr>
      <w:r>
        <w:rPr>
          <w:lang w:eastAsia="fr-CH"/>
        </w:rPr>
        <w:t xml:space="preserve">   LUN04, Stockage des données du serveur WEB, mappage du disque W :.</w:t>
      </w:r>
    </w:p>
    <w:p w14:paraId="028AF33E" w14:textId="6D1395BA" w:rsidR="00D10F47" w:rsidRDefault="00D10F47" w:rsidP="00D10F47">
      <w:pPr>
        <w:pStyle w:val="Sansinterligne"/>
        <w:numPr>
          <w:ilvl w:val="3"/>
          <w:numId w:val="20"/>
        </w:numPr>
        <w:rPr>
          <w:lang w:eastAsia="fr-CH"/>
        </w:rPr>
      </w:pPr>
      <w:r>
        <w:rPr>
          <w:lang w:eastAsia="fr-CH"/>
        </w:rPr>
        <w:t>VHD4 : LUN05, Stockage des fichiers partagés, mappage du disque F :.</w:t>
      </w:r>
    </w:p>
    <w:p w14:paraId="326C3B28" w14:textId="61BB5313" w:rsidR="00F91D4F" w:rsidRDefault="006E74B9" w:rsidP="006E74B9">
      <w:pPr>
        <w:pStyle w:val="Sansinterligne"/>
        <w:numPr>
          <w:ilvl w:val="0"/>
          <w:numId w:val="20"/>
        </w:numPr>
        <w:rPr>
          <w:lang w:eastAsia="fr-CH"/>
        </w:rPr>
      </w:pPr>
      <w:r>
        <w:t xml:space="preserve">4 </w:t>
      </w:r>
      <w:r w:rsidR="006E48C2">
        <w:t>c</w:t>
      </w:r>
      <w:r w:rsidR="00F91D4F">
        <w:t>onnexion</w:t>
      </w:r>
      <w:r>
        <w:t>s</w:t>
      </w:r>
      <w:r w:rsidR="00F91D4F">
        <w:t xml:space="preserve"> </w:t>
      </w:r>
      <w:r w:rsidR="00F91D4F" w:rsidRPr="007C724C">
        <w:rPr>
          <w:b/>
        </w:rPr>
        <w:t>iSCSI</w:t>
      </w:r>
      <w:r w:rsidR="006E48C2">
        <w:t xml:space="preserve"> par</w:t>
      </w:r>
      <w:r w:rsidR="00F91D4F">
        <w:t xml:space="preserve"> câble SFP 10Gb directement sur </w:t>
      </w:r>
      <w:r w:rsidR="006E48C2">
        <w:t>les deux contrôleurs de la baie.</w:t>
      </w:r>
    </w:p>
    <w:p w14:paraId="6A6EFC95" w14:textId="21490174" w:rsidR="007C724C" w:rsidRDefault="007C724C" w:rsidP="006E74B9">
      <w:pPr>
        <w:pStyle w:val="Sansinterligne"/>
        <w:numPr>
          <w:ilvl w:val="0"/>
          <w:numId w:val="20"/>
        </w:numPr>
        <w:rPr>
          <w:lang w:eastAsia="fr-CH"/>
        </w:rPr>
      </w:pPr>
      <w:r w:rsidRPr="007C724C">
        <w:rPr>
          <w:b/>
        </w:rPr>
        <w:t>UPS</w:t>
      </w:r>
      <w:r>
        <w:t xml:space="preserve"> – </w:t>
      </w:r>
      <w:r w:rsidRPr="00BD6ECF">
        <w:rPr>
          <w:b/>
        </w:rPr>
        <w:t>On-line</w:t>
      </w:r>
      <w:r>
        <w:t xml:space="preserve"> IBM U5 </w:t>
      </w:r>
      <w:r w:rsidRPr="00BD6ECF">
        <w:rPr>
          <w:b/>
        </w:rPr>
        <w:t>11000VA</w:t>
      </w:r>
    </w:p>
    <w:p w14:paraId="063EFC45" w14:textId="62FCD6AC" w:rsidR="007C724C" w:rsidRDefault="007C724C" w:rsidP="007C724C">
      <w:pPr>
        <w:pStyle w:val="Sansinterligne"/>
        <w:numPr>
          <w:ilvl w:val="1"/>
          <w:numId w:val="20"/>
        </w:numPr>
        <w:rPr>
          <w:lang w:eastAsia="fr-CH"/>
        </w:rPr>
      </w:pPr>
      <w:r>
        <w:t>Serveurs HP : 4x1600</w:t>
      </w:r>
    </w:p>
    <w:p w14:paraId="408ACE57" w14:textId="1ECFA107" w:rsidR="007C724C" w:rsidRPr="00F91D4F" w:rsidRDefault="007C724C" w:rsidP="007C724C">
      <w:pPr>
        <w:pStyle w:val="Sansinterligne"/>
        <w:numPr>
          <w:ilvl w:val="1"/>
          <w:numId w:val="20"/>
        </w:numPr>
        <w:rPr>
          <w:lang w:eastAsia="fr-CH"/>
        </w:rPr>
      </w:pPr>
      <w:r>
        <w:t>SAN HP MSA 2040 : 2x430</w:t>
      </w:r>
    </w:p>
    <w:p w14:paraId="24F3ADDF" w14:textId="3A35E038" w:rsidR="00F91D4F" w:rsidRDefault="00F91D4F" w:rsidP="00A44B55">
      <w:pPr>
        <w:rPr>
          <w:lang w:eastAsia="fr-CH"/>
        </w:rPr>
      </w:pPr>
    </w:p>
    <w:p w14:paraId="0E2E4FF4" w14:textId="21DDD0CE" w:rsidR="00F91D4F" w:rsidRDefault="00F91D4F" w:rsidP="00A44B55">
      <w:pPr>
        <w:rPr>
          <w:lang w:eastAsia="fr-CH"/>
        </w:rPr>
      </w:pPr>
    </w:p>
    <w:p w14:paraId="628A5BDA" w14:textId="50446055" w:rsidR="00F91D4F" w:rsidRDefault="007D3843" w:rsidP="00A44B55">
      <w:pPr>
        <w:rPr>
          <w:lang w:eastAsia="fr-CH"/>
        </w:rPr>
      </w:pPr>
      <w:r w:rsidRPr="00BD6ECF">
        <w:rPr>
          <w:noProof/>
          <w:lang w:eastAsia="fr-CH"/>
        </w:rPr>
        <w:drawing>
          <wp:inline distT="0" distB="0" distL="0" distR="0" wp14:anchorId="6A30834E" wp14:editId="622A2CC9">
            <wp:extent cx="4610621" cy="562666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19971" cy="5638076"/>
                    </a:xfrm>
                    <a:prstGeom prst="rect">
                      <a:avLst/>
                    </a:prstGeom>
                  </pic:spPr>
                </pic:pic>
              </a:graphicData>
            </a:graphic>
          </wp:inline>
        </w:drawing>
      </w:r>
    </w:p>
    <w:p w14:paraId="32CDE94C" w14:textId="1FA49538" w:rsidR="0055666B" w:rsidRDefault="007D3843" w:rsidP="0055666B">
      <w:pPr>
        <w:pStyle w:val="Titre3"/>
        <w:rPr>
          <w:lang w:eastAsia="fr-CH"/>
        </w:rPr>
      </w:pPr>
      <w:r>
        <w:rPr>
          <w:lang w:eastAsia="fr-CH"/>
        </w:rPr>
        <w:lastRenderedPageBreak/>
        <w:t>Backup</w:t>
      </w:r>
    </w:p>
    <w:p w14:paraId="07FD5871" w14:textId="5198F9FE" w:rsidR="0055666B" w:rsidRPr="0055666B" w:rsidRDefault="0055666B" w:rsidP="0055666B">
      <w:pPr>
        <w:rPr>
          <w:b/>
          <w:lang w:eastAsia="fr-CH"/>
        </w:rPr>
      </w:pPr>
      <w:r w:rsidRPr="0055666B">
        <w:rPr>
          <w:b/>
          <w:lang w:eastAsia="fr-CH"/>
        </w:rPr>
        <w:t>SERVEUR SQL</w:t>
      </w:r>
    </w:p>
    <w:p w14:paraId="2F2B5330" w14:textId="74BB6973" w:rsidR="007D3843" w:rsidRDefault="00D479F5" w:rsidP="007D3843">
      <w:pPr>
        <w:rPr>
          <w:lang w:eastAsia="fr-CH"/>
        </w:rPr>
      </w:pPr>
      <w:r>
        <w:rPr>
          <w:lang w:eastAsia="fr-CH"/>
        </w:rPr>
        <w:t>Pour le serveur SQL, nous effectuerons des DUMPS de la base de données deux fois par jours. Chaque DUMP sera conservé 1 semaine depuis sa création.</w:t>
      </w:r>
      <w:r w:rsidR="00503415">
        <w:rPr>
          <w:lang w:eastAsia="fr-CH"/>
        </w:rPr>
        <w:t xml:space="preserve"> Les DUMPS seront stockés sur « LUN01_DATA_SQL_S »</w:t>
      </w:r>
      <w:r w:rsidR="00617B2C">
        <w:rPr>
          <w:lang w:eastAsia="fr-CH"/>
        </w:rPr>
        <w:t>.</w:t>
      </w:r>
    </w:p>
    <w:p w14:paraId="54C966D3" w14:textId="37267532" w:rsidR="0055666B" w:rsidRPr="0055666B" w:rsidRDefault="0055666B" w:rsidP="007D3843">
      <w:pPr>
        <w:rPr>
          <w:b/>
          <w:lang w:eastAsia="fr-CH"/>
        </w:rPr>
      </w:pPr>
      <w:r w:rsidRPr="0055666B">
        <w:rPr>
          <w:b/>
          <w:lang w:eastAsia="fr-CH"/>
        </w:rPr>
        <w:t>SERVEUR DE MESSAGERIE</w:t>
      </w:r>
    </w:p>
    <w:p w14:paraId="26162578" w14:textId="596AD149" w:rsidR="003B5E2A" w:rsidRDefault="003B5E2A" w:rsidP="007D3843">
      <w:pPr>
        <w:rPr>
          <w:lang w:eastAsia="fr-CH"/>
        </w:rPr>
      </w:pPr>
      <w:r>
        <w:rPr>
          <w:lang w:eastAsia="fr-CH"/>
        </w:rPr>
        <w:t xml:space="preserve">Pour le serveur de messagerie, nous effectuerons </w:t>
      </w:r>
      <w:r w:rsidR="00503415">
        <w:rPr>
          <w:lang w:eastAsia="fr-CH"/>
        </w:rPr>
        <w:t>un backup incrémental</w:t>
      </w:r>
      <w:r>
        <w:rPr>
          <w:lang w:eastAsia="fr-CH"/>
        </w:rPr>
        <w:t xml:space="preserve"> cha</w:t>
      </w:r>
      <w:r w:rsidR="00351E99">
        <w:rPr>
          <w:lang w:eastAsia="fr-CH"/>
        </w:rPr>
        <w:t>que soir (temps mort) sur 1 disque</w:t>
      </w:r>
      <w:r>
        <w:rPr>
          <w:lang w:eastAsia="fr-CH"/>
        </w:rPr>
        <w:t xml:space="preserve"> et chaque dimanche soir un backup complet qui sera conservé 1 mois.</w:t>
      </w:r>
      <w:r w:rsidR="00617B2C">
        <w:rPr>
          <w:lang w:eastAsia="fr-CH"/>
        </w:rPr>
        <w:t xml:space="preserve"> Les backups complets seront stockés sur « LUN02_DATA_MAIL_M »</w:t>
      </w:r>
      <w:r w:rsidR="008A686D">
        <w:rPr>
          <w:lang w:eastAsia="fr-CH"/>
        </w:rPr>
        <w:t>.</w:t>
      </w:r>
    </w:p>
    <w:p w14:paraId="71EBBA5A" w14:textId="7D214439" w:rsidR="0055666B" w:rsidRPr="0055666B" w:rsidRDefault="0055666B" w:rsidP="007D3843">
      <w:pPr>
        <w:rPr>
          <w:b/>
          <w:lang w:eastAsia="fr-CH"/>
        </w:rPr>
      </w:pPr>
      <w:r w:rsidRPr="0055666B">
        <w:rPr>
          <w:b/>
          <w:lang w:eastAsia="fr-CH"/>
        </w:rPr>
        <w:t>SERVEUR DE FICHIERS</w:t>
      </w:r>
    </w:p>
    <w:p w14:paraId="7AC6E1EA" w14:textId="00434B94" w:rsidR="0021182A" w:rsidRDefault="00FD0B29" w:rsidP="007D3843">
      <w:pPr>
        <w:rPr>
          <w:lang w:eastAsia="fr-CH"/>
        </w:rPr>
      </w:pPr>
      <w:r>
        <w:rPr>
          <w:lang w:eastAsia="fr-CH"/>
        </w:rPr>
        <w:t xml:space="preserve">Pour le serveur de fichiers, nous effectuerons </w:t>
      </w:r>
      <w:r w:rsidR="007D7BA6">
        <w:rPr>
          <w:lang w:eastAsia="fr-CH"/>
        </w:rPr>
        <w:t xml:space="preserve">2 fois par jour </w:t>
      </w:r>
      <w:r w:rsidR="002902A3">
        <w:rPr>
          <w:lang w:eastAsia="fr-CH"/>
        </w:rPr>
        <w:t xml:space="preserve">des snapshots des dossiers qui contiennent l’ensemble des fichiers. Ces snapshots seront stockés </w:t>
      </w:r>
      <w:r w:rsidR="00B821AD">
        <w:rPr>
          <w:lang w:eastAsia="fr-CH"/>
        </w:rPr>
        <w:t>dans l’espace</w:t>
      </w:r>
      <w:r w:rsidR="002902A3">
        <w:rPr>
          <w:lang w:eastAsia="fr-CH"/>
        </w:rPr>
        <w:t xml:space="preserve"> de stockage « LUN05_DATA_fichier_F » du SAN</w:t>
      </w:r>
      <w:r w:rsidR="007D7BA6">
        <w:rPr>
          <w:lang w:eastAsia="fr-CH"/>
        </w:rPr>
        <w:t xml:space="preserve"> et conservés pendant </w:t>
      </w:r>
      <w:r w:rsidR="00EE482B">
        <w:rPr>
          <w:lang w:eastAsia="fr-CH"/>
        </w:rPr>
        <w:t>1 mois</w:t>
      </w:r>
      <w:r w:rsidR="002902A3">
        <w:rPr>
          <w:lang w:eastAsia="fr-CH"/>
        </w:rPr>
        <w:t>. Nous ferons aussi u</w:t>
      </w:r>
      <w:r>
        <w:rPr>
          <w:lang w:eastAsia="fr-CH"/>
        </w:rPr>
        <w:t>ne sauvegarde différentielle chaque jour à partir d’une complète effectuée le dimanche. Nous utiliserons 1 bande</w:t>
      </w:r>
      <w:r w:rsidR="00555373">
        <w:rPr>
          <w:lang w:eastAsia="fr-CH"/>
        </w:rPr>
        <w:t xml:space="preserve"> par semaine et à chaque fin de mois les 4 complètes seront misent ensemble sur 1 bande et stockés dans un lieu sécurisé à l’extérieur de l’entreprise</w:t>
      </w:r>
      <w:r w:rsidR="00137A85">
        <w:rPr>
          <w:lang w:eastAsia="fr-CH"/>
        </w:rPr>
        <w:t>. Nous utiliserons donc 13</w:t>
      </w:r>
      <w:r w:rsidR="002D7C02">
        <w:rPr>
          <w:lang w:eastAsia="fr-CH"/>
        </w:rPr>
        <w:t xml:space="preserve"> bandes.</w:t>
      </w:r>
      <w:r w:rsidR="002902A3">
        <w:rPr>
          <w:lang w:eastAsia="fr-CH"/>
        </w:rPr>
        <w:t xml:space="preserve"> </w:t>
      </w:r>
    </w:p>
    <w:p w14:paraId="30B70C76" w14:textId="0A73EBD6" w:rsidR="0055666B" w:rsidRPr="0055666B" w:rsidRDefault="0055666B" w:rsidP="007D3843">
      <w:pPr>
        <w:rPr>
          <w:b/>
          <w:lang w:eastAsia="fr-CH"/>
        </w:rPr>
      </w:pPr>
      <w:r w:rsidRPr="0055666B">
        <w:rPr>
          <w:b/>
          <w:lang w:eastAsia="fr-CH"/>
        </w:rPr>
        <w:t>SERVEUR WEB</w:t>
      </w:r>
    </w:p>
    <w:p w14:paraId="3FB2EFAC" w14:textId="4EF425DB" w:rsidR="002231D9" w:rsidRDefault="002902A3" w:rsidP="007D3843">
      <w:pPr>
        <w:rPr>
          <w:lang w:eastAsia="fr-CH"/>
        </w:rPr>
      </w:pPr>
      <w:r>
        <w:rPr>
          <w:lang w:eastAsia="fr-CH"/>
        </w:rPr>
        <w:t>Pour le serveur web</w:t>
      </w:r>
      <w:r w:rsidR="002231D9">
        <w:rPr>
          <w:lang w:eastAsia="fr-CH"/>
        </w:rPr>
        <w:t>, nous effectuerons chaque 2 jours un snapshot de la VM sur l’espace de stockage</w:t>
      </w:r>
      <w:r w:rsidR="006C494F">
        <w:rPr>
          <w:lang w:eastAsia="fr-CH"/>
        </w:rPr>
        <w:t xml:space="preserve"> « LUN04_DATA_WEB_W » et ces snapshots seront conservés pendant 1 semaine.</w:t>
      </w:r>
    </w:p>
    <w:p w14:paraId="075D343B" w14:textId="1D4CE2AC" w:rsidR="00641B73" w:rsidRPr="00641B73" w:rsidRDefault="00641B73" w:rsidP="007D3843">
      <w:pPr>
        <w:rPr>
          <w:b/>
          <w:lang w:eastAsia="fr-CH"/>
        </w:rPr>
      </w:pPr>
      <w:r w:rsidRPr="00641B73">
        <w:rPr>
          <w:b/>
          <w:lang w:eastAsia="fr-CH"/>
        </w:rPr>
        <w:t>SERVEUR AD</w:t>
      </w:r>
    </w:p>
    <w:p w14:paraId="4800ADAC" w14:textId="345E5B5F" w:rsidR="00004679" w:rsidRDefault="00004679" w:rsidP="007D3843">
      <w:pPr>
        <w:rPr>
          <w:lang w:eastAsia="fr-CH"/>
        </w:rPr>
      </w:pPr>
      <w:r>
        <w:rPr>
          <w:lang w:eastAsia="fr-CH"/>
        </w:rPr>
        <w:t xml:space="preserve">Pour le serveur d’Active Directory, nous effectuerons chaque </w:t>
      </w:r>
      <w:r w:rsidR="00DB162D">
        <w:rPr>
          <w:lang w:eastAsia="fr-CH"/>
        </w:rPr>
        <w:t>1 fois par semaine un snapshot de la VM sur l’espace de stockage « LUN03_DATA_WEB_D » et chaque snapshot sera conservé durant 1 mois.</w:t>
      </w:r>
    </w:p>
    <w:p w14:paraId="22E40E33" w14:textId="6200C81F" w:rsidR="00820F97" w:rsidRDefault="00820F97" w:rsidP="007D3843">
      <w:pPr>
        <w:rPr>
          <w:b/>
          <w:lang w:eastAsia="fr-CH"/>
        </w:rPr>
      </w:pPr>
      <w:r w:rsidRPr="00820F97">
        <w:rPr>
          <w:b/>
          <w:lang w:eastAsia="fr-CH"/>
        </w:rPr>
        <w:t>CLOUD</w:t>
      </w:r>
    </w:p>
    <w:p w14:paraId="530A4033" w14:textId="6BE603AC" w:rsidR="00820F97" w:rsidRDefault="00C51003" w:rsidP="007D3843">
      <w:pPr>
        <w:rPr>
          <w:lang w:eastAsia="fr-CH"/>
        </w:rPr>
      </w:pPr>
      <w:r>
        <w:rPr>
          <w:lang w:eastAsia="fr-CH"/>
        </w:rPr>
        <w:t>U</w:t>
      </w:r>
      <w:r w:rsidR="00820F97">
        <w:rPr>
          <w:lang w:eastAsia="fr-CH"/>
        </w:rPr>
        <w:t>ne fois par semaine, les espaces de stockage des différents serveurs seront stockés sur un serveur cloud de chez Infomaniak.</w:t>
      </w:r>
    </w:p>
    <w:p w14:paraId="7227D751" w14:textId="77777777" w:rsidR="00A54BF6" w:rsidRPr="00820F97" w:rsidRDefault="00A54BF6" w:rsidP="007D3843">
      <w:pPr>
        <w:rPr>
          <w:lang w:eastAsia="fr-CH"/>
        </w:rPr>
      </w:pPr>
      <w:bookmarkStart w:id="113" w:name="_GoBack"/>
      <w:bookmarkEnd w:id="113"/>
    </w:p>
    <w:p w14:paraId="08EBAF69" w14:textId="02C5E6D6" w:rsidR="003D007D" w:rsidRDefault="003D007D" w:rsidP="003D007D">
      <w:pPr>
        <w:pStyle w:val="Titre1"/>
        <w:pageBreakBefore/>
        <w:rPr>
          <w:lang w:eastAsia="fr-CH"/>
        </w:rPr>
      </w:pPr>
      <w:bookmarkStart w:id="114" w:name="_Toc531165127"/>
      <w:r>
        <w:rPr>
          <w:lang w:eastAsia="fr-CH"/>
        </w:rPr>
        <w:lastRenderedPageBreak/>
        <w:t>Sources</w:t>
      </w:r>
      <w:bookmarkEnd w:id="114"/>
    </w:p>
    <w:tbl>
      <w:tblPr>
        <w:tblStyle w:val="TableauGrille2"/>
        <w:tblW w:w="0" w:type="auto"/>
        <w:tblLook w:val="04A0" w:firstRow="1" w:lastRow="0" w:firstColumn="1" w:lastColumn="0" w:noHBand="0" w:noVBand="1"/>
      </w:tblPr>
      <w:tblGrid>
        <w:gridCol w:w="578"/>
        <w:gridCol w:w="8492"/>
      </w:tblGrid>
      <w:tr w:rsidR="003D007D" w14:paraId="340470A7" w14:textId="77777777" w:rsidTr="002340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4E373D07" w14:textId="49E053CE" w:rsidR="003D007D" w:rsidRDefault="003D007D" w:rsidP="003D007D">
            <w:pPr>
              <w:rPr>
                <w:lang w:eastAsia="fr-CH"/>
              </w:rPr>
            </w:pPr>
            <w:r>
              <w:rPr>
                <w:lang w:eastAsia="fr-CH"/>
              </w:rPr>
              <w:t>N° de page</w:t>
            </w:r>
          </w:p>
        </w:tc>
        <w:tc>
          <w:tcPr>
            <w:tcW w:w="7936" w:type="dxa"/>
          </w:tcPr>
          <w:p w14:paraId="382D117B" w14:textId="25598017" w:rsidR="003D007D" w:rsidRDefault="003D007D" w:rsidP="003D007D">
            <w:pPr>
              <w:cnfStyle w:val="100000000000" w:firstRow="1" w:lastRow="0" w:firstColumn="0" w:lastColumn="0" w:oddVBand="0" w:evenVBand="0" w:oddHBand="0" w:evenHBand="0" w:firstRowFirstColumn="0" w:firstRowLastColumn="0" w:lastRowFirstColumn="0" w:lastRowLastColumn="0"/>
              <w:rPr>
                <w:lang w:eastAsia="fr-CH"/>
              </w:rPr>
            </w:pPr>
            <w:r>
              <w:rPr>
                <w:lang w:eastAsia="fr-CH"/>
              </w:rPr>
              <w:t>Lien de la source</w:t>
            </w:r>
          </w:p>
        </w:tc>
      </w:tr>
      <w:tr w:rsidR="003D007D" w14:paraId="2525DA0A"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9628FC2" w14:textId="61BC761B" w:rsidR="003D007D" w:rsidRDefault="003D007D" w:rsidP="003D007D">
            <w:pPr>
              <w:jc w:val="center"/>
              <w:rPr>
                <w:lang w:eastAsia="fr-CH"/>
              </w:rPr>
            </w:pPr>
            <w:r w:rsidRPr="003D007D">
              <w:rPr>
                <w:highlight w:val="lightGray"/>
                <w:lang w:eastAsia="fr-CH"/>
              </w:rPr>
              <w:t>5</w:t>
            </w:r>
          </w:p>
        </w:tc>
        <w:tc>
          <w:tcPr>
            <w:tcW w:w="7936" w:type="dxa"/>
          </w:tcPr>
          <w:p w14:paraId="4531DE31" w14:textId="533F10F7" w:rsidR="003D007D" w:rsidRDefault="007D3843" w:rsidP="003D007D">
            <w:pPr>
              <w:cnfStyle w:val="000000100000" w:firstRow="0" w:lastRow="0" w:firstColumn="0" w:lastColumn="0" w:oddVBand="0" w:evenVBand="0" w:oddHBand="1" w:evenHBand="0" w:firstRowFirstColumn="0" w:firstRowLastColumn="0" w:lastRowFirstColumn="0" w:lastRowLastColumn="0"/>
              <w:rPr>
                <w:lang w:eastAsia="fr-CH"/>
              </w:rPr>
            </w:pPr>
            <w:hyperlink r:id="rId48" w:history="1">
              <w:r w:rsidR="003D007D" w:rsidRPr="003D007D">
                <w:rPr>
                  <w:rStyle w:val="Lienhypertexte"/>
                  <w:highlight w:val="lightGray"/>
                </w:rPr>
                <w:t>https://www.casinosbarriere.com/fr/montreux.html</w:t>
              </w:r>
            </w:hyperlink>
          </w:p>
        </w:tc>
      </w:tr>
      <w:tr w:rsidR="003D007D" w14:paraId="7618984A" w14:textId="77777777" w:rsidTr="00234033">
        <w:tc>
          <w:tcPr>
            <w:cnfStyle w:val="001000000000" w:firstRow="0" w:lastRow="0" w:firstColumn="1" w:lastColumn="0" w:oddVBand="0" w:evenVBand="0" w:oddHBand="0" w:evenHBand="0" w:firstRowFirstColumn="0" w:firstRowLastColumn="0" w:lastRowFirstColumn="0" w:lastRowLastColumn="0"/>
            <w:tcW w:w="1134" w:type="dxa"/>
          </w:tcPr>
          <w:p w14:paraId="382A7C1D" w14:textId="718D7721" w:rsidR="003D007D" w:rsidRDefault="00B62CB3" w:rsidP="003D007D">
            <w:pPr>
              <w:jc w:val="center"/>
              <w:rPr>
                <w:lang w:eastAsia="fr-CH"/>
              </w:rPr>
            </w:pPr>
            <w:r>
              <w:rPr>
                <w:lang w:eastAsia="fr-CH"/>
              </w:rPr>
              <w:t>7</w:t>
            </w:r>
          </w:p>
        </w:tc>
        <w:tc>
          <w:tcPr>
            <w:tcW w:w="7936" w:type="dxa"/>
          </w:tcPr>
          <w:p w14:paraId="50E82D24" w14:textId="7BDD03E5" w:rsidR="003D007D" w:rsidRDefault="007D3843" w:rsidP="003D007D">
            <w:pPr>
              <w:cnfStyle w:val="000000000000" w:firstRow="0" w:lastRow="0" w:firstColumn="0" w:lastColumn="0" w:oddVBand="0" w:evenVBand="0" w:oddHBand="0" w:evenHBand="0" w:firstRowFirstColumn="0" w:firstRowLastColumn="0" w:lastRowFirstColumn="0" w:lastRowLastColumn="0"/>
              <w:rPr>
                <w:lang w:eastAsia="fr-CH"/>
              </w:rPr>
            </w:pPr>
            <w:hyperlink r:id="rId49" w:history="1">
              <w:r w:rsidR="00B62CB3" w:rsidRPr="00006F5D">
                <w:rPr>
                  <w:rStyle w:val="Lienhypertexte"/>
                </w:rPr>
                <w:t>https://www.loro.ch</w:t>
              </w:r>
            </w:hyperlink>
          </w:p>
        </w:tc>
      </w:tr>
      <w:tr w:rsidR="003D007D" w14:paraId="26893C14"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8974366" w14:textId="43020992" w:rsidR="003D007D" w:rsidRDefault="00105B71" w:rsidP="003D007D">
            <w:pPr>
              <w:jc w:val="center"/>
              <w:rPr>
                <w:lang w:eastAsia="fr-CH"/>
              </w:rPr>
            </w:pPr>
            <w:r w:rsidRPr="00512BD6">
              <w:rPr>
                <w:highlight w:val="lightGray"/>
                <w:lang w:eastAsia="fr-CH"/>
              </w:rPr>
              <w:t>10</w:t>
            </w:r>
          </w:p>
        </w:tc>
        <w:tc>
          <w:tcPr>
            <w:tcW w:w="7936" w:type="dxa"/>
          </w:tcPr>
          <w:p w14:paraId="4E0164EA" w14:textId="70E9104E" w:rsidR="003D007D" w:rsidRDefault="007D3843" w:rsidP="003D007D">
            <w:pPr>
              <w:cnfStyle w:val="000000100000" w:firstRow="0" w:lastRow="0" w:firstColumn="0" w:lastColumn="0" w:oddVBand="0" w:evenVBand="0" w:oddHBand="1" w:evenHBand="0" w:firstRowFirstColumn="0" w:firstRowLastColumn="0" w:lastRowFirstColumn="0" w:lastRowLastColumn="0"/>
              <w:rPr>
                <w:lang w:eastAsia="fr-CH"/>
              </w:rPr>
            </w:pPr>
            <w:hyperlink r:id="rId50" w:history="1">
              <w:r w:rsidR="00105B71" w:rsidRPr="00512BD6">
                <w:rPr>
                  <w:rStyle w:val="Lienhypertexte"/>
                  <w:highlight w:val="lightGray"/>
                </w:rPr>
                <w:t>https://www.vtx.ch</w:t>
              </w:r>
            </w:hyperlink>
          </w:p>
        </w:tc>
      </w:tr>
      <w:tr w:rsidR="003D007D" w14:paraId="4EC86656" w14:textId="77777777" w:rsidTr="00234033">
        <w:tc>
          <w:tcPr>
            <w:cnfStyle w:val="001000000000" w:firstRow="0" w:lastRow="0" w:firstColumn="1" w:lastColumn="0" w:oddVBand="0" w:evenVBand="0" w:oddHBand="0" w:evenHBand="0" w:firstRowFirstColumn="0" w:firstRowLastColumn="0" w:lastRowFirstColumn="0" w:lastRowLastColumn="0"/>
            <w:tcW w:w="1134" w:type="dxa"/>
          </w:tcPr>
          <w:p w14:paraId="79D28149" w14:textId="7FEE13D2" w:rsidR="003D007D" w:rsidRDefault="00105B71" w:rsidP="003D007D">
            <w:pPr>
              <w:jc w:val="center"/>
              <w:rPr>
                <w:lang w:eastAsia="fr-CH"/>
              </w:rPr>
            </w:pPr>
            <w:r>
              <w:rPr>
                <w:lang w:eastAsia="fr-CH"/>
              </w:rPr>
              <w:t>12</w:t>
            </w:r>
          </w:p>
        </w:tc>
        <w:tc>
          <w:tcPr>
            <w:tcW w:w="7936" w:type="dxa"/>
          </w:tcPr>
          <w:p w14:paraId="1BB6CC4D" w14:textId="1A0BAADB" w:rsidR="003D007D" w:rsidRDefault="00105B71" w:rsidP="003D007D">
            <w:pPr>
              <w:cnfStyle w:val="000000000000" w:firstRow="0" w:lastRow="0" w:firstColumn="0" w:lastColumn="0" w:oddVBand="0" w:evenVBand="0" w:oddHBand="0" w:evenHBand="0" w:firstRowFirstColumn="0" w:firstRowLastColumn="0" w:lastRowFirstColumn="0" w:lastRowLastColumn="0"/>
              <w:rPr>
                <w:lang w:eastAsia="fr-CH"/>
              </w:rPr>
            </w:pPr>
            <w:r w:rsidRPr="00105B71">
              <w:rPr>
                <w:lang w:eastAsia="fr-CH"/>
              </w:rPr>
              <w:t>http://www.unil.ch</w:t>
            </w:r>
          </w:p>
        </w:tc>
      </w:tr>
      <w:tr w:rsidR="00595B95" w14:paraId="04EBB858"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278D0966" w14:textId="7559CAA5" w:rsidR="00595B95" w:rsidRPr="00973625" w:rsidRDefault="00595B95" w:rsidP="003D007D">
            <w:pPr>
              <w:jc w:val="center"/>
              <w:rPr>
                <w:highlight w:val="lightGray"/>
                <w:lang w:eastAsia="fr-CH"/>
              </w:rPr>
            </w:pPr>
            <w:r w:rsidRPr="00973625">
              <w:rPr>
                <w:highlight w:val="lightGray"/>
                <w:lang w:eastAsia="fr-CH"/>
              </w:rPr>
              <w:t>14</w:t>
            </w:r>
          </w:p>
        </w:tc>
        <w:tc>
          <w:tcPr>
            <w:tcW w:w="7936" w:type="dxa"/>
          </w:tcPr>
          <w:p w14:paraId="6D4403B8" w14:textId="77777777" w:rsidR="00595B95" w:rsidRPr="00973625" w:rsidRDefault="007D3843" w:rsidP="003D007D">
            <w:pPr>
              <w:cnfStyle w:val="000000100000" w:firstRow="0" w:lastRow="0" w:firstColumn="0" w:lastColumn="0" w:oddVBand="0" w:evenVBand="0" w:oddHBand="1" w:evenHBand="0" w:firstRowFirstColumn="0" w:firstRowLastColumn="0" w:lastRowFirstColumn="0" w:lastRowLastColumn="0"/>
              <w:rPr>
                <w:rStyle w:val="Lienhypertexte"/>
                <w:highlight w:val="lightGray"/>
                <w:lang w:val="fr-FR"/>
              </w:rPr>
            </w:pPr>
            <w:hyperlink r:id="rId51" w:history="1">
              <w:r w:rsidR="00595B95" w:rsidRPr="00973625">
                <w:rPr>
                  <w:rStyle w:val="Lienhypertexte"/>
                  <w:highlight w:val="lightGray"/>
                  <w:lang w:val="fr-FR"/>
                </w:rPr>
                <w:t>https://fr.wikipedia.org/wiki/Grappe_de_serveurs</w:t>
              </w:r>
            </w:hyperlink>
          </w:p>
          <w:p w14:paraId="68AE61D3" w14:textId="654FA313" w:rsidR="00595B95" w:rsidRPr="00973625" w:rsidRDefault="007D3843" w:rsidP="003D007D">
            <w:pPr>
              <w:cnfStyle w:val="000000100000" w:firstRow="0" w:lastRow="0" w:firstColumn="0" w:lastColumn="0" w:oddVBand="0" w:evenVBand="0" w:oddHBand="1" w:evenHBand="0" w:firstRowFirstColumn="0" w:firstRowLastColumn="0" w:lastRowFirstColumn="0" w:lastRowLastColumn="0"/>
              <w:rPr>
                <w:highlight w:val="lightGray"/>
                <w:lang w:eastAsia="fr-CH"/>
              </w:rPr>
            </w:pPr>
            <w:hyperlink r:id="rId52" w:history="1">
              <w:r w:rsidR="00595B95" w:rsidRPr="00973625">
                <w:rPr>
                  <w:rStyle w:val="Lienhypertexte"/>
                  <w:highlight w:val="lightGray"/>
                </w:rPr>
                <w:t>https://fr.wikipedia.org/wiki/N%C5%93ud_(r%C3%A9seau)</w:t>
              </w:r>
            </w:hyperlink>
          </w:p>
        </w:tc>
      </w:tr>
      <w:tr w:rsidR="003D007D" w14:paraId="3B07B5CC" w14:textId="77777777" w:rsidTr="00234033">
        <w:tc>
          <w:tcPr>
            <w:cnfStyle w:val="001000000000" w:firstRow="0" w:lastRow="0" w:firstColumn="1" w:lastColumn="0" w:oddVBand="0" w:evenVBand="0" w:oddHBand="0" w:evenHBand="0" w:firstRowFirstColumn="0" w:firstRowLastColumn="0" w:lastRowFirstColumn="0" w:lastRowLastColumn="0"/>
            <w:tcW w:w="1134" w:type="dxa"/>
            <w:vAlign w:val="center"/>
          </w:tcPr>
          <w:p w14:paraId="790ACC34" w14:textId="74D66490" w:rsidR="003D007D" w:rsidRPr="00973625" w:rsidRDefault="001C5A09" w:rsidP="001C5A09">
            <w:pPr>
              <w:jc w:val="center"/>
              <w:rPr>
                <w:lang w:eastAsia="fr-CH"/>
              </w:rPr>
            </w:pPr>
            <w:r w:rsidRPr="00973625">
              <w:rPr>
                <w:lang w:eastAsia="fr-CH"/>
              </w:rPr>
              <w:t>17</w:t>
            </w:r>
          </w:p>
        </w:tc>
        <w:tc>
          <w:tcPr>
            <w:tcW w:w="7936" w:type="dxa"/>
          </w:tcPr>
          <w:p w14:paraId="1D5CCC67" w14:textId="5D9C0243" w:rsidR="001C5A09" w:rsidRPr="00973625" w:rsidRDefault="007D3843" w:rsidP="001C5A09">
            <w:pPr>
              <w:pStyle w:val="Notedebasdepage"/>
              <w:cnfStyle w:val="000000000000" w:firstRow="0" w:lastRow="0" w:firstColumn="0" w:lastColumn="0" w:oddVBand="0" w:evenVBand="0" w:oddHBand="0" w:evenHBand="0" w:firstRowFirstColumn="0" w:firstRowLastColumn="0" w:lastRowFirstColumn="0" w:lastRowLastColumn="0"/>
            </w:pPr>
            <w:hyperlink r:id="rId53" w:history="1">
              <w:r w:rsidR="001C5A09" w:rsidRPr="00973625">
                <w:rPr>
                  <w:rStyle w:val="Lienhypertexte"/>
                </w:rPr>
                <w:t>https://www.admin.ch/opc/fr/classified-compilation/19920153/index.html</w:t>
              </w:r>
            </w:hyperlink>
          </w:p>
          <w:p w14:paraId="0C1A5C45" w14:textId="391706C8" w:rsidR="001C5A09" w:rsidRPr="00973625" w:rsidRDefault="007D3843" w:rsidP="001C5A09">
            <w:pPr>
              <w:pStyle w:val="Notedebasdepage"/>
              <w:cnfStyle w:val="000000000000" w:firstRow="0" w:lastRow="0" w:firstColumn="0" w:lastColumn="0" w:oddVBand="0" w:evenVBand="0" w:oddHBand="0" w:evenHBand="0" w:firstRowFirstColumn="0" w:firstRowLastColumn="0" w:lastRowFirstColumn="0" w:lastRowLastColumn="0"/>
            </w:pPr>
            <w:hyperlink r:id="rId54" w:history="1">
              <w:r w:rsidR="001C5A09" w:rsidRPr="00973625">
                <w:rPr>
                  <w:rStyle w:val="Lienhypertexte"/>
                </w:rPr>
                <w:t>https://m.youtube.com/watch?v=OUMGp3HHel4</w:t>
              </w:r>
            </w:hyperlink>
          </w:p>
          <w:p w14:paraId="2E48D45D" w14:textId="750DEFAF" w:rsidR="003D007D" w:rsidRPr="00973625" w:rsidRDefault="007D3843" w:rsidP="001C5A09">
            <w:pPr>
              <w:cnfStyle w:val="000000000000" w:firstRow="0" w:lastRow="0" w:firstColumn="0" w:lastColumn="0" w:oddVBand="0" w:evenVBand="0" w:oddHBand="0" w:evenHBand="0" w:firstRowFirstColumn="0" w:firstRowLastColumn="0" w:lastRowFirstColumn="0" w:lastRowLastColumn="0"/>
              <w:rPr>
                <w:lang w:eastAsia="fr-CH"/>
              </w:rPr>
            </w:pPr>
            <w:hyperlink r:id="rId55" w:history="1">
              <w:r w:rsidR="001C5A09" w:rsidRPr="00973625">
                <w:rPr>
                  <w:rStyle w:val="Lienhypertexte"/>
                </w:rPr>
                <w:t>http://urlz.fr/7Kpu</w:t>
              </w:r>
            </w:hyperlink>
          </w:p>
        </w:tc>
      </w:tr>
      <w:tr w:rsidR="003D007D" w14:paraId="780D9F3E"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1D62DEC" w14:textId="72374CE3" w:rsidR="003D007D" w:rsidRPr="00973625" w:rsidRDefault="00512BD6" w:rsidP="00512BD6">
            <w:pPr>
              <w:jc w:val="center"/>
              <w:rPr>
                <w:highlight w:val="lightGray"/>
                <w:lang w:eastAsia="fr-CH"/>
              </w:rPr>
            </w:pPr>
            <w:r w:rsidRPr="00973625">
              <w:rPr>
                <w:highlight w:val="lightGray"/>
                <w:lang w:eastAsia="fr-CH"/>
              </w:rPr>
              <w:t>19</w:t>
            </w:r>
          </w:p>
        </w:tc>
        <w:tc>
          <w:tcPr>
            <w:tcW w:w="7936" w:type="dxa"/>
          </w:tcPr>
          <w:p w14:paraId="25334933" w14:textId="77777777" w:rsidR="00512BD6" w:rsidRPr="00973625" w:rsidRDefault="007D3843" w:rsidP="00512BD6">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56" w:history="1">
              <w:r w:rsidR="00512BD6" w:rsidRPr="00973625">
                <w:rPr>
                  <w:rStyle w:val="Lienhypertexte"/>
                  <w:highlight w:val="lightGray"/>
                </w:rPr>
                <w:t>https://fr.wikipedia.org/wiki/RAID_(informatique)</w:t>
              </w:r>
            </w:hyperlink>
          </w:p>
          <w:p w14:paraId="3B8BDD14" w14:textId="77777777" w:rsidR="00512BD6" w:rsidRPr="00973625" w:rsidRDefault="00512BD6" w:rsidP="00512BD6">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r w:rsidRPr="00973625">
              <w:rPr>
                <w:highlight w:val="lightGray"/>
              </w:rPr>
              <w:t>Documents fournis par l’enseignant</w:t>
            </w:r>
          </w:p>
          <w:p w14:paraId="7FAD20E7" w14:textId="0AE1CA4C" w:rsidR="00512BD6" w:rsidRPr="00973625" w:rsidRDefault="007D3843" w:rsidP="00512BD6">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57" w:history="1">
              <w:r w:rsidR="00512BD6" w:rsidRPr="00973625">
                <w:rPr>
                  <w:rStyle w:val="Lienhypertexte"/>
                  <w:highlight w:val="lightGray"/>
                </w:rPr>
                <w:t>http://www.hardware-attitude.com/fiche-885-carte-raid-sata-adaptec-2820sa---8-ports-sata-ii-pci-x.html</w:t>
              </w:r>
            </w:hyperlink>
          </w:p>
          <w:p w14:paraId="2FD4398D" w14:textId="77777777" w:rsidR="00512BD6" w:rsidRPr="00973625" w:rsidRDefault="007D3843" w:rsidP="00512BD6">
            <w:pPr>
              <w:pStyle w:val="Notedebasdepage"/>
              <w:cnfStyle w:val="000000100000" w:firstRow="0" w:lastRow="0" w:firstColumn="0" w:lastColumn="0" w:oddVBand="0" w:evenVBand="0" w:oddHBand="1" w:evenHBand="0" w:firstRowFirstColumn="0" w:firstRowLastColumn="0" w:lastRowFirstColumn="0" w:lastRowLastColumn="0"/>
              <w:rPr>
                <w:highlight w:val="lightGray"/>
              </w:rPr>
            </w:pPr>
            <w:hyperlink r:id="rId58" w:history="1">
              <w:r w:rsidR="00512BD6" w:rsidRPr="00973625">
                <w:rPr>
                  <w:rStyle w:val="Lienhypertexte"/>
                  <w:highlight w:val="lightGray"/>
                </w:rPr>
                <w:t>https://stuff.mit.edu/afs/athena/project/rhel-doc/3/rhel-sag-fr-3/s1-raid-approaches.html</w:t>
              </w:r>
            </w:hyperlink>
          </w:p>
          <w:p w14:paraId="00AC9646" w14:textId="7BB0A4F8" w:rsidR="003D007D" w:rsidRPr="00973625" w:rsidRDefault="00512BD6" w:rsidP="00512BD6">
            <w:pPr>
              <w:cnfStyle w:val="000000100000" w:firstRow="0" w:lastRow="0" w:firstColumn="0" w:lastColumn="0" w:oddVBand="0" w:evenVBand="0" w:oddHBand="1" w:evenHBand="0" w:firstRowFirstColumn="0" w:firstRowLastColumn="0" w:lastRowFirstColumn="0" w:lastRowLastColumn="0"/>
              <w:rPr>
                <w:highlight w:val="lightGray"/>
                <w:lang w:eastAsia="fr-CH"/>
              </w:rPr>
            </w:pPr>
            <w:r w:rsidRPr="00973625">
              <w:rPr>
                <w:highlight w:val="lightGray"/>
              </w:rPr>
              <w:t>Image Comparaison raids : file LSI_TechnologyBrief_RAID_fr.pdf</w:t>
            </w:r>
          </w:p>
        </w:tc>
      </w:tr>
      <w:tr w:rsidR="003D007D" w14:paraId="38BEF7B5" w14:textId="77777777" w:rsidTr="00234033">
        <w:tc>
          <w:tcPr>
            <w:cnfStyle w:val="001000000000" w:firstRow="0" w:lastRow="0" w:firstColumn="1" w:lastColumn="0" w:oddVBand="0" w:evenVBand="0" w:oddHBand="0" w:evenHBand="0" w:firstRowFirstColumn="0" w:firstRowLastColumn="0" w:lastRowFirstColumn="0" w:lastRowLastColumn="0"/>
            <w:tcW w:w="1134" w:type="dxa"/>
          </w:tcPr>
          <w:p w14:paraId="3DA306FC" w14:textId="5831DBCC" w:rsidR="003D007D" w:rsidRPr="00973625" w:rsidRDefault="00512BD6" w:rsidP="003D007D">
            <w:pPr>
              <w:jc w:val="center"/>
              <w:rPr>
                <w:lang w:eastAsia="fr-CH"/>
              </w:rPr>
            </w:pPr>
            <w:r w:rsidRPr="00973625">
              <w:rPr>
                <w:lang w:eastAsia="fr-CH"/>
              </w:rPr>
              <w:t>22</w:t>
            </w:r>
            <w:r w:rsidR="00263DF6" w:rsidRPr="00973625">
              <w:rPr>
                <w:lang w:eastAsia="fr-CH"/>
              </w:rPr>
              <w:t xml:space="preserve"> -&gt; 25</w:t>
            </w:r>
          </w:p>
        </w:tc>
        <w:tc>
          <w:tcPr>
            <w:tcW w:w="7936" w:type="dxa"/>
          </w:tcPr>
          <w:p w14:paraId="70F06EB2" w14:textId="325A95BC" w:rsidR="003D007D" w:rsidRPr="00973625" w:rsidRDefault="007D3843" w:rsidP="003D007D">
            <w:pPr>
              <w:cnfStyle w:val="000000000000" w:firstRow="0" w:lastRow="0" w:firstColumn="0" w:lastColumn="0" w:oddVBand="0" w:evenVBand="0" w:oddHBand="0" w:evenHBand="0" w:firstRowFirstColumn="0" w:firstRowLastColumn="0" w:lastRowFirstColumn="0" w:lastRowLastColumn="0"/>
            </w:pPr>
            <w:hyperlink r:id="rId59" w:history="1">
              <w:r w:rsidR="00263DF6" w:rsidRPr="00973625">
                <w:rPr>
                  <w:rStyle w:val="Lienhypertexte"/>
                </w:rPr>
                <w:t>https://fr.wikipedia.org/wiki/Stockage_d%27information</w:t>
              </w:r>
            </w:hyperlink>
          </w:p>
          <w:p w14:paraId="1997A500" w14:textId="323F256E" w:rsidR="00263DF6" w:rsidRPr="00973625" w:rsidRDefault="007D3843" w:rsidP="003D007D">
            <w:pPr>
              <w:cnfStyle w:val="000000000000" w:firstRow="0" w:lastRow="0" w:firstColumn="0" w:lastColumn="0" w:oddVBand="0" w:evenVBand="0" w:oddHBand="0" w:evenHBand="0" w:firstRowFirstColumn="0" w:firstRowLastColumn="0" w:lastRowFirstColumn="0" w:lastRowLastColumn="0"/>
              <w:rPr>
                <w:lang w:eastAsia="fr-CH"/>
              </w:rPr>
            </w:pPr>
            <w:hyperlink r:id="rId60" w:history="1">
              <w:r w:rsidR="00263DF6" w:rsidRPr="00973625">
                <w:rPr>
                  <w:rStyle w:val="Lienhypertexte"/>
                  <w:lang w:eastAsia="fr-CH"/>
                </w:rPr>
                <w:t>https://www.commentcamarche.com/contents/739-cle-usb</w:t>
              </w:r>
            </w:hyperlink>
          </w:p>
          <w:p w14:paraId="1EE4DB25" w14:textId="4FB31ACB" w:rsidR="00263DF6" w:rsidRPr="00973625" w:rsidRDefault="007D3843" w:rsidP="003D007D">
            <w:pPr>
              <w:cnfStyle w:val="000000000000" w:firstRow="0" w:lastRow="0" w:firstColumn="0" w:lastColumn="0" w:oddVBand="0" w:evenVBand="0" w:oddHBand="0" w:evenHBand="0" w:firstRowFirstColumn="0" w:firstRowLastColumn="0" w:lastRowFirstColumn="0" w:lastRowLastColumn="0"/>
              <w:rPr>
                <w:lang w:eastAsia="fr-CH"/>
              </w:rPr>
            </w:pPr>
            <w:hyperlink r:id="rId61" w:history="1">
              <w:r w:rsidR="001D0DD0" w:rsidRPr="00973625">
                <w:rPr>
                  <w:rStyle w:val="Lienhypertexte"/>
                  <w:lang w:eastAsia="fr-CH"/>
                </w:rPr>
                <w:t>https://fr.wikipedia.org/wiki/Cl%C3%A9_USB</w:t>
              </w:r>
            </w:hyperlink>
          </w:p>
          <w:p w14:paraId="324FC17F" w14:textId="6C56C933" w:rsidR="001D0DD0" w:rsidRPr="00973625" w:rsidRDefault="001D0DD0" w:rsidP="003D007D">
            <w:pPr>
              <w:cnfStyle w:val="000000000000" w:firstRow="0" w:lastRow="0" w:firstColumn="0" w:lastColumn="0" w:oddVBand="0" w:evenVBand="0" w:oddHBand="0" w:evenHBand="0" w:firstRowFirstColumn="0" w:firstRowLastColumn="0" w:lastRowFirstColumn="0" w:lastRowLastColumn="0"/>
              <w:rPr>
                <w:lang w:eastAsia="fr-CH"/>
              </w:rPr>
            </w:pPr>
            <w:r w:rsidRPr="00973625">
              <w:rPr>
                <w:lang w:eastAsia="fr-CH"/>
              </w:rPr>
              <w:t>https://fr.wikipedia.org/wiki/Disque_dur</w:t>
            </w:r>
          </w:p>
        </w:tc>
      </w:tr>
      <w:tr w:rsidR="00512BD6" w14:paraId="7E73F65E"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13C689EE" w14:textId="10E66A7C" w:rsidR="00512BD6" w:rsidRDefault="00512BD6" w:rsidP="00512BD6">
            <w:pPr>
              <w:jc w:val="center"/>
              <w:rPr>
                <w:lang w:eastAsia="fr-CH"/>
              </w:rPr>
            </w:pPr>
            <w:r w:rsidRPr="00512BD6">
              <w:rPr>
                <w:highlight w:val="lightGray"/>
                <w:lang w:eastAsia="fr-CH"/>
              </w:rPr>
              <w:t>25</w:t>
            </w:r>
          </w:p>
        </w:tc>
        <w:tc>
          <w:tcPr>
            <w:tcW w:w="7936" w:type="dxa"/>
          </w:tcPr>
          <w:p w14:paraId="42A63CB6" w14:textId="0703A81B" w:rsidR="00512BD6" w:rsidRPr="00D471FD" w:rsidRDefault="00512BD6" w:rsidP="003D007D">
            <w:pPr>
              <w:cnfStyle w:val="000000100000" w:firstRow="0" w:lastRow="0" w:firstColumn="0" w:lastColumn="0" w:oddVBand="0" w:evenVBand="0" w:oddHBand="1" w:evenHBand="0" w:firstRowFirstColumn="0" w:firstRowLastColumn="0" w:lastRowFirstColumn="0" w:lastRowLastColumn="0"/>
            </w:pPr>
            <w:r w:rsidRPr="00512BD6">
              <w:rPr>
                <w:highlight w:val="lightGray"/>
              </w:rPr>
              <w:t>Les images sont tirées du polycopié de l’enseignant M. Rogeiro intitulés « Les sauvegardes ».</w:t>
            </w:r>
          </w:p>
        </w:tc>
      </w:tr>
      <w:tr w:rsidR="00512BD6" w14:paraId="1D21EC57" w14:textId="77777777" w:rsidTr="00234033">
        <w:tc>
          <w:tcPr>
            <w:cnfStyle w:val="001000000000" w:firstRow="0" w:lastRow="0" w:firstColumn="1" w:lastColumn="0" w:oddVBand="0" w:evenVBand="0" w:oddHBand="0" w:evenHBand="0" w:firstRowFirstColumn="0" w:firstRowLastColumn="0" w:lastRowFirstColumn="0" w:lastRowLastColumn="0"/>
            <w:tcW w:w="1134" w:type="dxa"/>
            <w:vAlign w:val="center"/>
          </w:tcPr>
          <w:p w14:paraId="449C718A" w14:textId="3C255ABD" w:rsidR="00512BD6" w:rsidRDefault="00512BD6" w:rsidP="00512BD6">
            <w:pPr>
              <w:jc w:val="center"/>
              <w:rPr>
                <w:lang w:eastAsia="fr-CH"/>
              </w:rPr>
            </w:pPr>
            <w:r>
              <w:rPr>
                <w:lang w:eastAsia="fr-CH"/>
              </w:rPr>
              <w:t>26</w:t>
            </w:r>
          </w:p>
        </w:tc>
        <w:tc>
          <w:tcPr>
            <w:tcW w:w="7936" w:type="dxa"/>
          </w:tcPr>
          <w:p w14:paraId="5EAE71DA" w14:textId="77777777" w:rsidR="00512BD6" w:rsidRDefault="007D3843" w:rsidP="00512BD6">
            <w:pPr>
              <w:pStyle w:val="Notedebasdepage"/>
              <w:cnfStyle w:val="000000000000" w:firstRow="0" w:lastRow="0" w:firstColumn="0" w:lastColumn="0" w:oddVBand="0" w:evenVBand="0" w:oddHBand="0" w:evenHBand="0" w:firstRowFirstColumn="0" w:firstRowLastColumn="0" w:lastRowFirstColumn="0" w:lastRowLastColumn="0"/>
            </w:pPr>
            <w:hyperlink r:id="rId62" w:history="1">
              <w:r w:rsidR="00512BD6" w:rsidRPr="00B062D4">
                <w:rPr>
                  <w:rStyle w:val="Lienhypertexte"/>
                </w:rPr>
                <w:t>https://www.commentcamarche.com/contents/994-onduleur</w:t>
              </w:r>
            </w:hyperlink>
          </w:p>
          <w:p w14:paraId="6552B014" w14:textId="77777777" w:rsidR="00512BD6" w:rsidRDefault="007D3843" w:rsidP="00512BD6">
            <w:pPr>
              <w:pStyle w:val="Notedebasdepage"/>
              <w:cnfStyle w:val="000000000000" w:firstRow="0" w:lastRow="0" w:firstColumn="0" w:lastColumn="0" w:oddVBand="0" w:evenVBand="0" w:oddHBand="0" w:evenHBand="0" w:firstRowFirstColumn="0" w:firstRowLastColumn="0" w:lastRowFirstColumn="0" w:lastRowLastColumn="0"/>
            </w:pPr>
            <w:hyperlink r:id="rId63" w:history="1">
              <w:r w:rsidR="00512BD6" w:rsidRPr="00B062D4">
                <w:rPr>
                  <w:rStyle w:val="Lienhypertexte"/>
                </w:rPr>
                <w:t>https://sitelec.org/cours/abati/flash/onduleur.htm</w:t>
              </w:r>
            </w:hyperlink>
          </w:p>
          <w:p w14:paraId="3039E115" w14:textId="77777777" w:rsidR="00512BD6" w:rsidRDefault="007D3843" w:rsidP="00512BD6">
            <w:pPr>
              <w:pStyle w:val="Notedebasdepage"/>
              <w:cnfStyle w:val="000000000000" w:firstRow="0" w:lastRow="0" w:firstColumn="0" w:lastColumn="0" w:oddVBand="0" w:evenVBand="0" w:oddHBand="0" w:evenHBand="0" w:firstRowFirstColumn="0" w:firstRowLastColumn="0" w:lastRowFirstColumn="0" w:lastRowLastColumn="0"/>
            </w:pPr>
            <w:hyperlink r:id="rId64" w:history="1">
              <w:r w:rsidR="00512BD6" w:rsidRPr="00B062D4">
                <w:rPr>
                  <w:rStyle w:val="Lienhypertexte"/>
                </w:rPr>
                <w:t>https://www.ldlc.com/guides/AL00000601/guide+les+onduleurs/</w:t>
              </w:r>
            </w:hyperlink>
          </w:p>
          <w:p w14:paraId="40BC9160" w14:textId="1AF2F16E" w:rsidR="00512BD6" w:rsidRPr="00D471FD" w:rsidRDefault="007D3843" w:rsidP="00512BD6">
            <w:pPr>
              <w:pStyle w:val="Notedebasdepage"/>
              <w:cnfStyle w:val="000000000000" w:firstRow="0" w:lastRow="0" w:firstColumn="0" w:lastColumn="0" w:oddVBand="0" w:evenVBand="0" w:oddHBand="0" w:evenHBand="0" w:firstRowFirstColumn="0" w:firstRowLastColumn="0" w:lastRowFirstColumn="0" w:lastRowLastColumn="0"/>
            </w:pPr>
            <w:hyperlink r:id="rId65" w:history="1">
              <w:r w:rsidR="00512BD6" w:rsidRPr="00B062D4">
                <w:rPr>
                  <w:rStyle w:val="Lienhypertexte"/>
                </w:rPr>
                <w:t>http://www.europ-computer.com/dossiers/dossier_6_18.html</w:t>
              </w:r>
            </w:hyperlink>
          </w:p>
        </w:tc>
      </w:tr>
      <w:tr w:rsidR="00512BD6" w14:paraId="67566B97" w14:textId="77777777" w:rsidTr="002340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130EF401" w14:textId="2F13FE18" w:rsidR="00512BD6" w:rsidRPr="00973625" w:rsidRDefault="00413807" w:rsidP="003D007D">
            <w:pPr>
              <w:jc w:val="center"/>
              <w:rPr>
                <w:highlight w:val="lightGray"/>
                <w:lang w:eastAsia="fr-CH"/>
              </w:rPr>
            </w:pPr>
            <w:r w:rsidRPr="00973625">
              <w:rPr>
                <w:highlight w:val="lightGray"/>
                <w:lang w:eastAsia="fr-CH"/>
              </w:rPr>
              <w:t>31</w:t>
            </w:r>
          </w:p>
        </w:tc>
        <w:tc>
          <w:tcPr>
            <w:tcW w:w="7936" w:type="dxa"/>
          </w:tcPr>
          <w:p w14:paraId="288DCCBE" w14:textId="73867F1B" w:rsidR="00512BD6" w:rsidRPr="00973625" w:rsidRDefault="007D3843" w:rsidP="003D007D">
            <w:pPr>
              <w:cnfStyle w:val="000000100000" w:firstRow="0" w:lastRow="0" w:firstColumn="0" w:lastColumn="0" w:oddVBand="0" w:evenVBand="0" w:oddHBand="1" w:evenHBand="0" w:firstRowFirstColumn="0" w:firstRowLastColumn="0" w:lastRowFirstColumn="0" w:lastRowLastColumn="0"/>
              <w:rPr>
                <w:highlight w:val="lightGray"/>
              </w:rPr>
            </w:pPr>
            <w:hyperlink r:id="rId66" w:history="1">
              <w:r w:rsidR="00413807" w:rsidRPr="00973625">
                <w:rPr>
                  <w:rStyle w:val="Lienhypertexte"/>
                  <w:highlight w:val="lightGray"/>
                </w:rPr>
                <w:t>https://fr.wikipedia.org/wiki/Plan_de_reprise_d%27activit%C3%A9</w:t>
              </w:r>
            </w:hyperlink>
          </w:p>
          <w:p w14:paraId="3FB3948B" w14:textId="028661AD" w:rsidR="00413807" w:rsidRPr="00973625" w:rsidRDefault="00413807" w:rsidP="003D007D">
            <w:pPr>
              <w:cnfStyle w:val="000000100000" w:firstRow="0" w:lastRow="0" w:firstColumn="0" w:lastColumn="0" w:oddVBand="0" w:evenVBand="0" w:oddHBand="1" w:evenHBand="0" w:firstRowFirstColumn="0" w:firstRowLastColumn="0" w:lastRowFirstColumn="0" w:lastRowLastColumn="0"/>
              <w:rPr>
                <w:highlight w:val="lightGray"/>
              </w:rPr>
            </w:pPr>
            <w:r w:rsidRPr="00973625">
              <w:rPr>
                <w:highlight w:val="lightGray"/>
              </w:rPr>
              <w:t>https://www.cases.lu/drp.html</w:t>
            </w:r>
          </w:p>
        </w:tc>
      </w:tr>
      <w:tr w:rsidR="00BB56AF" w14:paraId="1CEB4E3E" w14:textId="77777777" w:rsidTr="00234033">
        <w:tc>
          <w:tcPr>
            <w:cnfStyle w:val="001000000000" w:firstRow="0" w:lastRow="0" w:firstColumn="1" w:lastColumn="0" w:oddVBand="0" w:evenVBand="0" w:oddHBand="0" w:evenHBand="0" w:firstRowFirstColumn="0" w:firstRowLastColumn="0" w:lastRowFirstColumn="0" w:lastRowLastColumn="0"/>
            <w:tcW w:w="1134" w:type="dxa"/>
          </w:tcPr>
          <w:p w14:paraId="0C2CA908" w14:textId="62E320DB" w:rsidR="00BB56AF" w:rsidRDefault="00BB56AF" w:rsidP="003D007D">
            <w:pPr>
              <w:jc w:val="center"/>
              <w:rPr>
                <w:lang w:eastAsia="fr-CH"/>
              </w:rPr>
            </w:pPr>
            <w:r>
              <w:rPr>
                <w:lang w:eastAsia="fr-CH"/>
              </w:rPr>
              <w:t>32</w:t>
            </w:r>
          </w:p>
        </w:tc>
        <w:tc>
          <w:tcPr>
            <w:tcW w:w="7936" w:type="dxa"/>
          </w:tcPr>
          <w:p w14:paraId="7544A208" w14:textId="07969FA0" w:rsidR="00BB56AF" w:rsidRDefault="007D3843" w:rsidP="003D007D">
            <w:pPr>
              <w:cnfStyle w:val="000000000000" w:firstRow="0" w:lastRow="0" w:firstColumn="0" w:lastColumn="0" w:oddVBand="0" w:evenVBand="0" w:oddHBand="0" w:evenHBand="0" w:firstRowFirstColumn="0" w:firstRowLastColumn="0" w:lastRowFirstColumn="0" w:lastRowLastColumn="0"/>
            </w:pPr>
            <w:hyperlink r:id="rId67" w:history="1">
              <w:r w:rsidR="00BB56AF" w:rsidRPr="00E37D41">
                <w:rPr>
                  <w:rStyle w:val="Lienhypertexte"/>
                </w:rPr>
                <w:t>https://fr.wikipedia.org/wiki/Small_Computer_System_Interface</w:t>
              </w:r>
            </w:hyperlink>
          </w:p>
          <w:p w14:paraId="0B3D6A4C" w14:textId="194FDA7F" w:rsidR="00BB56AF" w:rsidRDefault="007D3843" w:rsidP="003D007D">
            <w:pPr>
              <w:cnfStyle w:val="000000000000" w:firstRow="0" w:lastRow="0" w:firstColumn="0" w:lastColumn="0" w:oddVBand="0" w:evenVBand="0" w:oddHBand="0" w:evenHBand="0" w:firstRowFirstColumn="0" w:firstRowLastColumn="0" w:lastRowFirstColumn="0" w:lastRowLastColumn="0"/>
            </w:pPr>
            <w:hyperlink r:id="rId68" w:history="1">
              <w:r w:rsidR="00BB56AF" w:rsidRPr="00E37D41">
                <w:rPr>
                  <w:rStyle w:val="Lienhypertexte"/>
                </w:rPr>
                <w:t>https://blog.netapp.com/wp-content/uploads/2016/05/iscsi_blog_images-1.jpg</w:t>
              </w:r>
            </w:hyperlink>
          </w:p>
          <w:p w14:paraId="4EA87E70" w14:textId="27137E4C" w:rsidR="00BB56AF" w:rsidRDefault="007D3843" w:rsidP="003D007D">
            <w:pPr>
              <w:cnfStyle w:val="000000000000" w:firstRow="0" w:lastRow="0" w:firstColumn="0" w:lastColumn="0" w:oddVBand="0" w:evenVBand="0" w:oddHBand="0" w:evenHBand="0" w:firstRowFirstColumn="0" w:firstRowLastColumn="0" w:lastRowFirstColumn="0" w:lastRowLastColumn="0"/>
            </w:pPr>
            <w:hyperlink r:id="rId69" w:history="1">
              <w:r w:rsidR="00BB56AF" w:rsidRPr="00E37D41">
                <w:rPr>
                  <w:rStyle w:val="Lienhypertexte"/>
                </w:rPr>
                <w:t>https://www.snia.org/sites/default/orig/sdc_archives/2010_presentations/monday/MahmoudJibbe_ISCSI_FCoE__testing-verA.pdf</w:t>
              </w:r>
            </w:hyperlink>
          </w:p>
          <w:p w14:paraId="48FFE773" w14:textId="0B0B69EA" w:rsidR="00BB56AF" w:rsidRDefault="007D3843" w:rsidP="003D007D">
            <w:pPr>
              <w:cnfStyle w:val="000000000000" w:firstRow="0" w:lastRow="0" w:firstColumn="0" w:lastColumn="0" w:oddVBand="0" w:evenVBand="0" w:oddHBand="0" w:evenHBand="0" w:firstRowFirstColumn="0" w:firstRowLastColumn="0" w:lastRowFirstColumn="0" w:lastRowLastColumn="0"/>
            </w:pPr>
            <w:hyperlink r:id="rId70" w:history="1">
              <w:r w:rsidR="00BB56AF" w:rsidRPr="00E37D41">
                <w:rPr>
                  <w:rStyle w:val="Lienhypertexte"/>
                </w:rPr>
                <w:t>https://www.01net.com/actualites/le-protocole-iscsi-152216.html</w:t>
              </w:r>
            </w:hyperlink>
          </w:p>
          <w:p w14:paraId="285D434B" w14:textId="31C40BA8" w:rsidR="00BB56AF" w:rsidRDefault="00BB56AF" w:rsidP="003D007D">
            <w:pPr>
              <w:cnfStyle w:val="000000000000" w:firstRow="0" w:lastRow="0" w:firstColumn="0" w:lastColumn="0" w:oddVBand="0" w:evenVBand="0" w:oddHBand="0" w:evenHBand="0" w:firstRowFirstColumn="0" w:firstRowLastColumn="0" w:lastRowFirstColumn="0" w:lastRowLastColumn="0"/>
            </w:pPr>
          </w:p>
        </w:tc>
      </w:tr>
    </w:tbl>
    <w:p w14:paraId="7D355FF4" w14:textId="77777777" w:rsidR="003D007D" w:rsidRPr="003D007D" w:rsidRDefault="003D007D" w:rsidP="003D007D">
      <w:pPr>
        <w:rPr>
          <w:lang w:eastAsia="fr-CH"/>
        </w:rPr>
      </w:pPr>
    </w:p>
    <w:sectPr w:rsidR="003D007D" w:rsidRPr="003D007D"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DCBDA9" w14:textId="77777777" w:rsidR="00326FDE" w:rsidRDefault="00326FDE" w:rsidP="00242F35">
      <w:r>
        <w:separator/>
      </w:r>
    </w:p>
  </w:endnote>
  <w:endnote w:type="continuationSeparator" w:id="0">
    <w:p w14:paraId="2FFE43BB" w14:textId="77777777" w:rsidR="00326FDE" w:rsidRDefault="00326FDE"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AE0B4" w14:textId="5E324CCA" w:rsidR="007D3843" w:rsidRDefault="007D3843"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Pr>
        <w:noProof/>
      </w:rPr>
      <w:t>34</w:t>
    </w:r>
    <w:r>
      <w:fldChar w:fldCharType="end"/>
    </w:r>
    <w:r>
      <w:t xml:space="preserve"> / </w:t>
    </w:r>
    <w:r>
      <w:rPr>
        <w:noProof/>
      </w:rPr>
      <w:fldChar w:fldCharType="begin"/>
    </w:r>
    <w:r>
      <w:rPr>
        <w:noProof/>
      </w:rPr>
      <w:instrText xml:space="preserve"> NUMPAGES   \* MERGEFORMAT </w:instrText>
    </w:r>
    <w:r>
      <w:rPr>
        <w:noProof/>
      </w:rPr>
      <w:fldChar w:fldCharType="separate"/>
    </w:r>
    <w:r>
      <w:rPr>
        <w:noProof/>
      </w:rPr>
      <w:t>37</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FD02B7" w14:textId="77777777" w:rsidR="00326FDE" w:rsidRDefault="00326FDE" w:rsidP="00242F35">
      <w:r>
        <w:separator/>
      </w:r>
    </w:p>
  </w:footnote>
  <w:footnote w:type="continuationSeparator" w:id="0">
    <w:p w14:paraId="2D276E88" w14:textId="77777777" w:rsidR="00326FDE" w:rsidRDefault="00326FDE" w:rsidP="00242F35">
      <w:r>
        <w:continuationSeparator/>
      </w:r>
    </w:p>
  </w:footnote>
  <w:footnote w:id="1">
    <w:p w14:paraId="5D34CAC0" w14:textId="77777777" w:rsidR="007D3843" w:rsidRDefault="007D3843" w:rsidP="00CA62F9">
      <w:pPr>
        <w:pStyle w:val="Notedebasdepage"/>
      </w:pPr>
      <w:r>
        <w:rPr>
          <w:rStyle w:val="Appelnotedebasdep"/>
        </w:rPr>
        <w:footnoteRef/>
      </w:r>
      <w:r>
        <w:t xml:space="preserve"> </w:t>
      </w:r>
      <w:hyperlink r:id="rId1" w:history="1">
        <w:r w:rsidRPr="00006F5D">
          <w:rPr>
            <w:rStyle w:val="Lienhypertexte"/>
          </w:rPr>
          <w:t>https://www.unil.ch</w:t>
        </w:r>
      </w:hyperlink>
    </w:p>
  </w:footnote>
  <w:footnote w:id="2">
    <w:p w14:paraId="4D53191E" w14:textId="77777777" w:rsidR="007D3843" w:rsidRPr="001665F3" w:rsidRDefault="007D3843" w:rsidP="00CA62F9">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hyperlink r:id="rId2" w:history="1">
        <w:r w:rsidRPr="00EE19F8">
          <w:rPr>
            <w:rStyle w:val="Lienhypertexte"/>
            <w:lang w:val="fr-FR"/>
          </w:rPr>
          <w:t>https://fr.wikipedia.org/wiki/Grappe_de_serveurs</w:t>
        </w:r>
      </w:hyperlink>
      <w:r>
        <w:rPr>
          <w:lang w:val="fr-FR"/>
        </w:rPr>
        <w:t xml:space="preserve"> </w:t>
      </w:r>
    </w:p>
  </w:footnote>
  <w:footnote w:id="3">
    <w:p w14:paraId="07F766EC" w14:textId="77777777" w:rsidR="007D3843" w:rsidRPr="000205AA" w:rsidRDefault="007D3843" w:rsidP="00CA62F9">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hyperlink r:id="rId3" w:history="1">
        <w:r w:rsidRPr="00EE19F8">
          <w:rPr>
            <w:rStyle w:val="Lienhypertexte"/>
          </w:rPr>
          <w:t>https://fr.wikipedia.org/wiki/N%C5%93ud_(r%C3%A9seau)</w:t>
        </w:r>
      </w:hyperlink>
      <w:r>
        <w:t xml:space="preserve"> </w:t>
      </w:r>
    </w:p>
  </w:footnote>
  <w:footnote w:id="4">
    <w:p w14:paraId="3934291A" w14:textId="77777777" w:rsidR="007D3843" w:rsidRPr="00B55C34" w:rsidRDefault="007D3843" w:rsidP="00CA62F9">
      <w:pPr>
        <w:pStyle w:val="Notedebasdepage"/>
      </w:pPr>
      <w:r>
        <w:rPr>
          <w:rStyle w:val="Appelnotedebasdep"/>
        </w:rPr>
        <w:footnoteRef/>
      </w:r>
      <w:r w:rsidRPr="00B55C34">
        <w:rPr>
          <w:lang w:val="fr-FR"/>
        </w:rPr>
        <w:t xml:space="preserve"> </w:t>
      </w:r>
      <w:r>
        <w:t>L’incremental-forever backup est une sauvegarde où on effectue une seule fois au début une sauvegarde full et on effectue en continue une sauvegarde incrémentale.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6CF44" w14:textId="77777777" w:rsidR="007D3843" w:rsidRDefault="007D3843"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1F6410"/>
    <w:multiLevelType w:val="hybridMultilevel"/>
    <w:tmpl w:val="FFDAEEA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9E7657B"/>
    <w:multiLevelType w:val="hybridMultilevel"/>
    <w:tmpl w:val="954633DA"/>
    <w:lvl w:ilvl="0" w:tplc="29062FCE">
      <w:start w:val="1"/>
      <w:numFmt w:val="bullet"/>
      <w:pStyle w:val="Paragraphedeliste"/>
      <w:lvlText w:val=""/>
      <w:lvlJc w:val="left"/>
      <w:pPr>
        <w:ind w:left="787" w:hanging="360"/>
      </w:pPr>
      <w:rPr>
        <w:rFonts w:ascii="Symbol" w:hAnsi="Symbol" w:hint="default"/>
      </w:rPr>
    </w:lvl>
    <w:lvl w:ilvl="1" w:tplc="100C0003" w:tentative="1">
      <w:start w:val="1"/>
      <w:numFmt w:val="bullet"/>
      <w:lvlText w:val="o"/>
      <w:lvlJc w:val="left"/>
      <w:pPr>
        <w:ind w:left="1507" w:hanging="360"/>
      </w:pPr>
      <w:rPr>
        <w:rFonts w:ascii="Courier New" w:hAnsi="Courier New" w:cs="Courier New" w:hint="default"/>
      </w:rPr>
    </w:lvl>
    <w:lvl w:ilvl="2" w:tplc="100C0005" w:tentative="1">
      <w:start w:val="1"/>
      <w:numFmt w:val="bullet"/>
      <w:lvlText w:val=""/>
      <w:lvlJc w:val="left"/>
      <w:pPr>
        <w:ind w:left="2227" w:hanging="360"/>
      </w:pPr>
      <w:rPr>
        <w:rFonts w:ascii="Wingdings" w:hAnsi="Wingdings" w:hint="default"/>
      </w:rPr>
    </w:lvl>
    <w:lvl w:ilvl="3" w:tplc="100C0001" w:tentative="1">
      <w:start w:val="1"/>
      <w:numFmt w:val="bullet"/>
      <w:lvlText w:val=""/>
      <w:lvlJc w:val="left"/>
      <w:pPr>
        <w:ind w:left="2947" w:hanging="360"/>
      </w:pPr>
      <w:rPr>
        <w:rFonts w:ascii="Symbol" w:hAnsi="Symbol" w:hint="default"/>
      </w:rPr>
    </w:lvl>
    <w:lvl w:ilvl="4" w:tplc="100C0003" w:tentative="1">
      <w:start w:val="1"/>
      <w:numFmt w:val="bullet"/>
      <w:lvlText w:val="o"/>
      <w:lvlJc w:val="left"/>
      <w:pPr>
        <w:ind w:left="3667" w:hanging="360"/>
      </w:pPr>
      <w:rPr>
        <w:rFonts w:ascii="Courier New" w:hAnsi="Courier New" w:cs="Courier New" w:hint="default"/>
      </w:rPr>
    </w:lvl>
    <w:lvl w:ilvl="5" w:tplc="100C0005" w:tentative="1">
      <w:start w:val="1"/>
      <w:numFmt w:val="bullet"/>
      <w:lvlText w:val=""/>
      <w:lvlJc w:val="left"/>
      <w:pPr>
        <w:ind w:left="4387" w:hanging="360"/>
      </w:pPr>
      <w:rPr>
        <w:rFonts w:ascii="Wingdings" w:hAnsi="Wingdings" w:hint="default"/>
      </w:rPr>
    </w:lvl>
    <w:lvl w:ilvl="6" w:tplc="100C0001" w:tentative="1">
      <w:start w:val="1"/>
      <w:numFmt w:val="bullet"/>
      <w:lvlText w:val=""/>
      <w:lvlJc w:val="left"/>
      <w:pPr>
        <w:ind w:left="5107" w:hanging="360"/>
      </w:pPr>
      <w:rPr>
        <w:rFonts w:ascii="Symbol" w:hAnsi="Symbol" w:hint="default"/>
      </w:rPr>
    </w:lvl>
    <w:lvl w:ilvl="7" w:tplc="100C0003" w:tentative="1">
      <w:start w:val="1"/>
      <w:numFmt w:val="bullet"/>
      <w:lvlText w:val="o"/>
      <w:lvlJc w:val="left"/>
      <w:pPr>
        <w:ind w:left="5827" w:hanging="360"/>
      </w:pPr>
      <w:rPr>
        <w:rFonts w:ascii="Courier New" w:hAnsi="Courier New" w:cs="Courier New" w:hint="default"/>
      </w:rPr>
    </w:lvl>
    <w:lvl w:ilvl="8" w:tplc="100C0005" w:tentative="1">
      <w:start w:val="1"/>
      <w:numFmt w:val="bullet"/>
      <w:lvlText w:val=""/>
      <w:lvlJc w:val="left"/>
      <w:pPr>
        <w:ind w:left="6547" w:hanging="360"/>
      </w:pPr>
      <w:rPr>
        <w:rFonts w:ascii="Wingdings" w:hAnsi="Wingdings" w:hint="default"/>
      </w:rPr>
    </w:lvl>
  </w:abstractNum>
  <w:abstractNum w:abstractNumId="4" w15:restartNumberingAfterBreak="0">
    <w:nsid w:val="23720F73"/>
    <w:multiLevelType w:val="hybridMultilevel"/>
    <w:tmpl w:val="CF7099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DF3986"/>
    <w:multiLevelType w:val="hybridMultilevel"/>
    <w:tmpl w:val="217CE3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2C152C1"/>
    <w:multiLevelType w:val="hybridMultilevel"/>
    <w:tmpl w:val="0F4422F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41936C9"/>
    <w:multiLevelType w:val="multilevel"/>
    <w:tmpl w:val="5150FD4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146"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4A724234"/>
    <w:multiLevelType w:val="hybridMultilevel"/>
    <w:tmpl w:val="81CA8FC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008033D"/>
    <w:multiLevelType w:val="hybridMultilevel"/>
    <w:tmpl w:val="E990C2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54BD2D01"/>
    <w:multiLevelType w:val="hybridMultilevel"/>
    <w:tmpl w:val="5D8EA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D9E48B9"/>
    <w:multiLevelType w:val="hybridMultilevel"/>
    <w:tmpl w:val="3C365D5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abstractNum w:abstractNumId="19" w15:restartNumberingAfterBreak="0">
    <w:nsid w:val="6AD403FC"/>
    <w:multiLevelType w:val="hybridMultilevel"/>
    <w:tmpl w:val="3842B0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11"/>
  </w:num>
  <w:num w:numId="4">
    <w:abstractNumId w:val="0"/>
  </w:num>
  <w:num w:numId="5">
    <w:abstractNumId w:val="16"/>
  </w:num>
  <w:num w:numId="6">
    <w:abstractNumId w:val="13"/>
  </w:num>
  <w:num w:numId="7">
    <w:abstractNumId w:val="8"/>
  </w:num>
  <w:num w:numId="8">
    <w:abstractNumId w:val="12"/>
  </w:num>
  <w:num w:numId="9">
    <w:abstractNumId w:val="5"/>
  </w:num>
  <w:num w:numId="10">
    <w:abstractNumId w:val="18"/>
  </w:num>
  <w:num w:numId="11">
    <w:abstractNumId w:val="14"/>
  </w:num>
  <w:num w:numId="12">
    <w:abstractNumId w:val="6"/>
  </w:num>
  <w:num w:numId="13">
    <w:abstractNumId w:val="17"/>
  </w:num>
  <w:num w:numId="14">
    <w:abstractNumId w:val="15"/>
  </w:num>
  <w:num w:numId="15">
    <w:abstractNumId w:val="19"/>
  </w:num>
  <w:num w:numId="16">
    <w:abstractNumId w:val="3"/>
  </w:num>
  <w:num w:numId="17">
    <w:abstractNumId w:val="10"/>
  </w:num>
  <w:num w:numId="18">
    <w:abstractNumId w:val="4"/>
  </w:num>
  <w:num w:numId="19">
    <w:abstractNumId w:val="7"/>
  </w:num>
  <w:num w:numId="20">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Métral">
    <w15:presenceInfo w15:providerId="AD" w15:userId="S-1-5-21-220523388-57989841-1801674531-235899"/>
  </w15:person>
  <w15:person w15:author="Marc-André Baillifard">
    <w15:presenceInfo w15:providerId="AD" w15:userId="S-1-5-21-220523388-57989841-1801674531-480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D54"/>
    <w:rsid w:val="000002EE"/>
    <w:rsid w:val="00004679"/>
    <w:rsid w:val="00006F5D"/>
    <w:rsid w:val="00010C0E"/>
    <w:rsid w:val="00016F35"/>
    <w:rsid w:val="0002726E"/>
    <w:rsid w:val="00035D2C"/>
    <w:rsid w:val="00071265"/>
    <w:rsid w:val="00076E34"/>
    <w:rsid w:val="0008051F"/>
    <w:rsid w:val="00080AB5"/>
    <w:rsid w:val="000B0E89"/>
    <w:rsid w:val="000B40B9"/>
    <w:rsid w:val="000C0F9C"/>
    <w:rsid w:val="000C663C"/>
    <w:rsid w:val="000C79C4"/>
    <w:rsid w:val="000D2104"/>
    <w:rsid w:val="000E4E78"/>
    <w:rsid w:val="000E55E1"/>
    <w:rsid w:val="000F05F8"/>
    <w:rsid w:val="000F15BF"/>
    <w:rsid w:val="000F574D"/>
    <w:rsid w:val="00105B71"/>
    <w:rsid w:val="00122DCC"/>
    <w:rsid w:val="00127389"/>
    <w:rsid w:val="0012748E"/>
    <w:rsid w:val="00131A7B"/>
    <w:rsid w:val="00131E0C"/>
    <w:rsid w:val="001368E3"/>
    <w:rsid w:val="00136BD8"/>
    <w:rsid w:val="00137A85"/>
    <w:rsid w:val="00183C01"/>
    <w:rsid w:val="001962A3"/>
    <w:rsid w:val="001A267F"/>
    <w:rsid w:val="001A56EF"/>
    <w:rsid w:val="001A58BF"/>
    <w:rsid w:val="001B15C9"/>
    <w:rsid w:val="001C0C3C"/>
    <w:rsid w:val="001C28D8"/>
    <w:rsid w:val="001C5A09"/>
    <w:rsid w:val="001D0DD0"/>
    <w:rsid w:val="001D17C9"/>
    <w:rsid w:val="001D3F53"/>
    <w:rsid w:val="001D5B90"/>
    <w:rsid w:val="001D73E6"/>
    <w:rsid w:val="001E0226"/>
    <w:rsid w:val="001E3BA0"/>
    <w:rsid w:val="001E73BA"/>
    <w:rsid w:val="002037AA"/>
    <w:rsid w:val="0021182A"/>
    <w:rsid w:val="00213D03"/>
    <w:rsid w:val="00215F7E"/>
    <w:rsid w:val="00217891"/>
    <w:rsid w:val="00220947"/>
    <w:rsid w:val="00220D09"/>
    <w:rsid w:val="002231D9"/>
    <w:rsid w:val="00231B33"/>
    <w:rsid w:val="00234033"/>
    <w:rsid w:val="00242F35"/>
    <w:rsid w:val="00263DF6"/>
    <w:rsid w:val="00272E81"/>
    <w:rsid w:val="002737E2"/>
    <w:rsid w:val="00274307"/>
    <w:rsid w:val="00275197"/>
    <w:rsid w:val="00285A14"/>
    <w:rsid w:val="002902A3"/>
    <w:rsid w:val="00296BCE"/>
    <w:rsid w:val="002A20AC"/>
    <w:rsid w:val="002A3BD5"/>
    <w:rsid w:val="002A5532"/>
    <w:rsid w:val="002A5BC2"/>
    <w:rsid w:val="002A7374"/>
    <w:rsid w:val="002C3149"/>
    <w:rsid w:val="002C3375"/>
    <w:rsid w:val="002D5754"/>
    <w:rsid w:val="002D7338"/>
    <w:rsid w:val="002D7C02"/>
    <w:rsid w:val="002E7F19"/>
    <w:rsid w:val="002F76DC"/>
    <w:rsid w:val="00301B7E"/>
    <w:rsid w:val="00311293"/>
    <w:rsid w:val="00322659"/>
    <w:rsid w:val="00326FDE"/>
    <w:rsid w:val="00334272"/>
    <w:rsid w:val="00340066"/>
    <w:rsid w:val="003415FD"/>
    <w:rsid w:val="0034315A"/>
    <w:rsid w:val="003510BF"/>
    <w:rsid w:val="00351E99"/>
    <w:rsid w:val="003537F7"/>
    <w:rsid w:val="00355D04"/>
    <w:rsid w:val="00363E3D"/>
    <w:rsid w:val="00372478"/>
    <w:rsid w:val="00377A1C"/>
    <w:rsid w:val="003805B1"/>
    <w:rsid w:val="00384159"/>
    <w:rsid w:val="00392083"/>
    <w:rsid w:val="00393D7F"/>
    <w:rsid w:val="003B0B86"/>
    <w:rsid w:val="003B28B7"/>
    <w:rsid w:val="003B5E2A"/>
    <w:rsid w:val="003C32A4"/>
    <w:rsid w:val="003C79B1"/>
    <w:rsid w:val="003C7DBF"/>
    <w:rsid w:val="003D007D"/>
    <w:rsid w:val="003E67D9"/>
    <w:rsid w:val="003F547E"/>
    <w:rsid w:val="00410E42"/>
    <w:rsid w:val="00413807"/>
    <w:rsid w:val="004207B1"/>
    <w:rsid w:val="004220BC"/>
    <w:rsid w:val="00425E2E"/>
    <w:rsid w:val="00426FF7"/>
    <w:rsid w:val="00442226"/>
    <w:rsid w:val="004579F1"/>
    <w:rsid w:val="004603DD"/>
    <w:rsid w:val="004708A7"/>
    <w:rsid w:val="0047481D"/>
    <w:rsid w:val="00480BB8"/>
    <w:rsid w:val="0048747D"/>
    <w:rsid w:val="00492884"/>
    <w:rsid w:val="00492B29"/>
    <w:rsid w:val="004A176F"/>
    <w:rsid w:val="004B0DE4"/>
    <w:rsid w:val="004B2998"/>
    <w:rsid w:val="004B2D1E"/>
    <w:rsid w:val="004C47E0"/>
    <w:rsid w:val="004C4E01"/>
    <w:rsid w:val="004C7230"/>
    <w:rsid w:val="004D4F99"/>
    <w:rsid w:val="004D769E"/>
    <w:rsid w:val="00500409"/>
    <w:rsid w:val="00503415"/>
    <w:rsid w:val="00510772"/>
    <w:rsid w:val="005113DB"/>
    <w:rsid w:val="00512BD6"/>
    <w:rsid w:val="0051309C"/>
    <w:rsid w:val="005131E4"/>
    <w:rsid w:val="00516E35"/>
    <w:rsid w:val="0052570D"/>
    <w:rsid w:val="005428AB"/>
    <w:rsid w:val="00545088"/>
    <w:rsid w:val="00555373"/>
    <w:rsid w:val="0055666B"/>
    <w:rsid w:val="005569A8"/>
    <w:rsid w:val="00564293"/>
    <w:rsid w:val="00584457"/>
    <w:rsid w:val="00585833"/>
    <w:rsid w:val="00592F69"/>
    <w:rsid w:val="00595B95"/>
    <w:rsid w:val="005B5B89"/>
    <w:rsid w:val="005B612B"/>
    <w:rsid w:val="005C1404"/>
    <w:rsid w:val="005C14F6"/>
    <w:rsid w:val="005C5226"/>
    <w:rsid w:val="005E6D54"/>
    <w:rsid w:val="005F48AB"/>
    <w:rsid w:val="00603CB4"/>
    <w:rsid w:val="00603E12"/>
    <w:rsid w:val="0061211D"/>
    <w:rsid w:val="00617B2C"/>
    <w:rsid w:val="00635EF9"/>
    <w:rsid w:val="006373EE"/>
    <w:rsid w:val="006405CA"/>
    <w:rsid w:val="00641B73"/>
    <w:rsid w:val="00647D27"/>
    <w:rsid w:val="00655539"/>
    <w:rsid w:val="00657A35"/>
    <w:rsid w:val="006708E9"/>
    <w:rsid w:val="00677D06"/>
    <w:rsid w:val="006A590F"/>
    <w:rsid w:val="006A6BAE"/>
    <w:rsid w:val="006A73A8"/>
    <w:rsid w:val="006B2019"/>
    <w:rsid w:val="006B460B"/>
    <w:rsid w:val="006C494F"/>
    <w:rsid w:val="006C4B44"/>
    <w:rsid w:val="006E17E9"/>
    <w:rsid w:val="006E3384"/>
    <w:rsid w:val="006E3FF5"/>
    <w:rsid w:val="006E48C2"/>
    <w:rsid w:val="006E74B9"/>
    <w:rsid w:val="006F6223"/>
    <w:rsid w:val="00700F12"/>
    <w:rsid w:val="0070473D"/>
    <w:rsid w:val="007051C2"/>
    <w:rsid w:val="007153B4"/>
    <w:rsid w:val="00724DF3"/>
    <w:rsid w:val="00726010"/>
    <w:rsid w:val="0072716F"/>
    <w:rsid w:val="00733767"/>
    <w:rsid w:val="0073791E"/>
    <w:rsid w:val="00744A1C"/>
    <w:rsid w:val="00744B4A"/>
    <w:rsid w:val="00746200"/>
    <w:rsid w:val="00750665"/>
    <w:rsid w:val="00764212"/>
    <w:rsid w:val="00765A24"/>
    <w:rsid w:val="00770B10"/>
    <w:rsid w:val="007734BD"/>
    <w:rsid w:val="00791F1B"/>
    <w:rsid w:val="007A620B"/>
    <w:rsid w:val="007B1F58"/>
    <w:rsid w:val="007C172B"/>
    <w:rsid w:val="007C3689"/>
    <w:rsid w:val="007C3DC9"/>
    <w:rsid w:val="007C525E"/>
    <w:rsid w:val="007C724C"/>
    <w:rsid w:val="007D3843"/>
    <w:rsid w:val="007D7BA6"/>
    <w:rsid w:val="007E7C3C"/>
    <w:rsid w:val="007F6229"/>
    <w:rsid w:val="007F7E75"/>
    <w:rsid w:val="00803301"/>
    <w:rsid w:val="00815213"/>
    <w:rsid w:val="00820F97"/>
    <w:rsid w:val="0082292C"/>
    <w:rsid w:val="00832F15"/>
    <w:rsid w:val="00852E8B"/>
    <w:rsid w:val="00855571"/>
    <w:rsid w:val="00870B2C"/>
    <w:rsid w:val="0087303A"/>
    <w:rsid w:val="00877428"/>
    <w:rsid w:val="00884944"/>
    <w:rsid w:val="00887CA8"/>
    <w:rsid w:val="008A343E"/>
    <w:rsid w:val="008A686D"/>
    <w:rsid w:val="008A6FA1"/>
    <w:rsid w:val="008C3D17"/>
    <w:rsid w:val="008D020E"/>
    <w:rsid w:val="008D4D51"/>
    <w:rsid w:val="008E5498"/>
    <w:rsid w:val="0091562E"/>
    <w:rsid w:val="0091779D"/>
    <w:rsid w:val="00931CFC"/>
    <w:rsid w:val="00934C11"/>
    <w:rsid w:val="00935A52"/>
    <w:rsid w:val="00937F16"/>
    <w:rsid w:val="00952C48"/>
    <w:rsid w:val="00957CB9"/>
    <w:rsid w:val="00973625"/>
    <w:rsid w:val="00975EB0"/>
    <w:rsid w:val="00985A0E"/>
    <w:rsid w:val="00991580"/>
    <w:rsid w:val="00994779"/>
    <w:rsid w:val="009A5BC9"/>
    <w:rsid w:val="009C45E9"/>
    <w:rsid w:val="009D351D"/>
    <w:rsid w:val="009E0444"/>
    <w:rsid w:val="009E264F"/>
    <w:rsid w:val="009E52CF"/>
    <w:rsid w:val="009F07B6"/>
    <w:rsid w:val="009F0C12"/>
    <w:rsid w:val="009F4F61"/>
    <w:rsid w:val="00A03392"/>
    <w:rsid w:val="00A1680F"/>
    <w:rsid w:val="00A22403"/>
    <w:rsid w:val="00A23D6E"/>
    <w:rsid w:val="00A32644"/>
    <w:rsid w:val="00A3384D"/>
    <w:rsid w:val="00A43FD6"/>
    <w:rsid w:val="00A44B55"/>
    <w:rsid w:val="00A458E6"/>
    <w:rsid w:val="00A52A68"/>
    <w:rsid w:val="00A54BF6"/>
    <w:rsid w:val="00A72687"/>
    <w:rsid w:val="00A7461C"/>
    <w:rsid w:val="00A75EF2"/>
    <w:rsid w:val="00A76554"/>
    <w:rsid w:val="00A8317B"/>
    <w:rsid w:val="00A9221A"/>
    <w:rsid w:val="00A92FFA"/>
    <w:rsid w:val="00A93004"/>
    <w:rsid w:val="00A953E1"/>
    <w:rsid w:val="00A97195"/>
    <w:rsid w:val="00AA0F25"/>
    <w:rsid w:val="00AB17F1"/>
    <w:rsid w:val="00AC1585"/>
    <w:rsid w:val="00AC34C9"/>
    <w:rsid w:val="00AD1601"/>
    <w:rsid w:val="00AD3931"/>
    <w:rsid w:val="00AE396D"/>
    <w:rsid w:val="00AE41E3"/>
    <w:rsid w:val="00AF1209"/>
    <w:rsid w:val="00AF54F8"/>
    <w:rsid w:val="00AF7A9C"/>
    <w:rsid w:val="00B32163"/>
    <w:rsid w:val="00B37012"/>
    <w:rsid w:val="00B4398D"/>
    <w:rsid w:val="00B55685"/>
    <w:rsid w:val="00B57248"/>
    <w:rsid w:val="00B62CB3"/>
    <w:rsid w:val="00B821AD"/>
    <w:rsid w:val="00B82D83"/>
    <w:rsid w:val="00B84EF0"/>
    <w:rsid w:val="00BA3F1C"/>
    <w:rsid w:val="00BA4492"/>
    <w:rsid w:val="00BA54B8"/>
    <w:rsid w:val="00BB56AF"/>
    <w:rsid w:val="00BB6AF6"/>
    <w:rsid w:val="00BD2E05"/>
    <w:rsid w:val="00BD54BE"/>
    <w:rsid w:val="00BD65C4"/>
    <w:rsid w:val="00BD6ECF"/>
    <w:rsid w:val="00BE336F"/>
    <w:rsid w:val="00BE3F00"/>
    <w:rsid w:val="00BF10AF"/>
    <w:rsid w:val="00BF2EC9"/>
    <w:rsid w:val="00C01154"/>
    <w:rsid w:val="00C13C93"/>
    <w:rsid w:val="00C14417"/>
    <w:rsid w:val="00C17B63"/>
    <w:rsid w:val="00C32031"/>
    <w:rsid w:val="00C37BCF"/>
    <w:rsid w:val="00C4001E"/>
    <w:rsid w:val="00C44B66"/>
    <w:rsid w:val="00C5055C"/>
    <w:rsid w:val="00C51003"/>
    <w:rsid w:val="00C60C95"/>
    <w:rsid w:val="00C6462B"/>
    <w:rsid w:val="00C67346"/>
    <w:rsid w:val="00C72575"/>
    <w:rsid w:val="00C73DC9"/>
    <w:rsid w:val="00C81BAE"/>
    <w:rsid w:val="00C82886"/>
    <w:rsid w:val="00C82B46"/>
    <w:rsid w:val="00C92CCB"/>
    <w:rsid w:val="00CA3342"/>
    <w:rsid w:val="00CA62F9"/>
    <w:rsid w:val="00CA79C9"/>
    <w:rsid w:val="00CC5AC6"/>
    <w:rsid w:val="00CD2AD4"/>
    <w:rsid w:val="00CD3B85"/>
    <w:rsid w:val="00CD4A35"/>
    <w:rsid w:val="00CE192C"/>
    <w:rsid w:val="00CF1B4B"/>
    <w:rsid w:val="00D03ADF"/>
    <w:rsid w:val="00D10F47"/>
    <w:rsid w:val="00D12D19"/>
    <w:rsid w:val="00D13D78"/>
    <w:rsid w:val="00D1689F"/>
    <w:rsid w:val="00D2278D"/>
    <w:rsid w:val="00D32C0E"/>
    <w:rsid w:val="00D471FD"/>
    <w:rsid w:val="00D477B3"/>
    <w:rsid w:val="00D479F5"/>
    <w:rsid w:val="00D55A95"/>
    <w:rsid w:val="00D66835"/>
    <w:rsid w:val="00D66CF5"/>
    <w:rsid w:val="00D70F50"/>
    <w:rsid w:val="00D75970"/>
    <w:rsid w:val="00D84EFF"/>
    <w:rsid w:val="00D85867"/>
    <w:rsid w:val="00D958EE"/>
    <w:rsid w:val="00DA2687"/>
    <w:rsid w:val="00DA6430"/>
    <w:rsid w:val="00DB162D"/>
    <w:rsid w:val="00DB2DFE"/>
    <w:rsid w:val="00DB7028"/>
    <w:rsid w:val="00DC51BF"/>
    <w:rsid w:val="00DD2FC8"/>
    <w:rsid w:val="00DE1404"/>
    <w:rsid w:val="00DE3FD2"/>
    <w:rsid w:val="00DF3DE9"/>
    <w:rsid w:val="00E026F5"/>
    <w:rsid w:val="00E078ED"/>
    <w:rsid w:val="00E11D6B"/>
    <w:rsid w:val="00E12B5C"/>
    <w:rsid w:val="00E27919"/>
    <w:rsid w:val="00E30988"/>
    <w:rsid w:val="00E71B05"/>
    <w:rsid w:val="00E813BF"/>
    <w:rsid w:val="00E95DFF"/>
    <w:rsid w:val="00EA4CDF"/>
    <w:rsid w:val="00EC137C"/>
    <w:rsid w:val="00ED54AC"/>
    <w:rsid w:val="00EE0F4E"/>
    <w:rsid w:val="00EE0F63"/>
    <w:rsid w:val="00EE482B"/>
    <w:rsid w:val="00EE565D"/>
    <w:rsid w:val="00EF2BF6"/>
    <w:rsid w:val="00F00779"/>
    <w:rsid w:val="00F01060"/>
    <w:rsid w:val="00F022E4"/>
    <w:rsid w:val="00F023F9"/>
    <w:rsid w:val="00F11BBC"/>
    <w:rsid w:val="00F23A19"/>
    <w:rsid w:val="00F26897"/>
    <w:rsid w:val="00F43606"/>
    <w:rsid w:val="00F43CDC"/>
    <w:rsid w:val="00F64578"/>
    <w:rsid w:val="00F67BCD"/>
    <w:rsid w:val="00F8195D"/>
    <w:rsid w:val="00F91D4F"/>
    <w:rsid w:val="00F9502B"/>
    <w:rsid w:val="00FA3780"/>
    <w:rsid w:val="00FA46D2"/>
    <w:rsid w:val="00FA72A3"/>
    <w:rsid w:val="00FB64D1"/>
    <w:rsid w:val="00FD0B29"/>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96B200F3-66FF-4002-B46C-F50697916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AE41E3"/>
    <w:pPr>
      <w:keepNext/>
      <w:keepLines/>
      <w:numPr>
        <w:ilvl w:val="1"/>
        <w:numId w:val="7"/>
      </w:numPr>
      <w:spacing w:before="40" w:after="120"/>
      <w:ind w:left="578" w:hanging="578"/>
      <w:outlineLvl w:val="1"/>
    </w:pPr>
    <w:rPr>
      <w:rFonts w:eastAsiaTheme="majorEastAsia"/>
      <w:b/>
      <w:color w:val="000000" w:themeColor="text1"/>
      <w:sz w:val="32"/>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A6430"/>
    <w:pPr>
      <w:keepNext/>
      <w:keepLines/>
      <w:numPr>
        <w:ilvl w:val="3"/>
        <w:numId w:val="7"/>
      </w:numPr>
      <w:spacing w:before="40" w:after="120"/>
      <w:ind w:left="992" w:hanging="992"/>
      <w:outlineLvl w:val="3"/>
    </w:pPr>
    <w:rPr>
      <w:rFonts w:eastAsiaTheme="majorEastAsia"/>
      <w:b/>
      <w:iCs/>
      <w:color w:val="000000" w:themeColor="text1"/>
      <w:sz w:val="24"/>
    </w:rPr>
  </w:style>
  <w:style w:type="paragraph" w:styleId="Titre5">
    <w:name w:val="heading 5"/>
    <w:basedOn w:val="Normal"/>
    <w:next w:val="Normal"/>
    <w:link w:val="Titre5Car"/>
    <w:uiPriority w:val="9"/>
    <w:unhideWhenUsed/>
    <w:qFormat/>
    <w:rsid w:val="00AE41E3"/>
    <w:pPr>
      <w:keepNext/>
      <w:keepLines/>
      <w:numPr>
        <w:ilvl w:val="4"/>
        <w:numId w:val="7"/>
      </w:numPr>
      <w:spacing w:before="40" w:after="120"/>
      <w:ind w:left="1009" w:hanging="1009"/>
      <w:outlineLvl w:val="4"/>
    </w:pPr>
    <w:rPr>
      <w:rFonts w:eastAsiaTheme="majorEastAsia"/>
      <w:b/>
      <w:color w:val="000000" w:themeColor="text1"/>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734BD"/>
    <w:pPr>
      <w:numPr>
        <w:numId w:val="16"/>
      </w:numPr>
      <w:contextualSpacing/>
    </w:pPr>
    <w:rPr>
      <w:szCs w:val="24"/>
    </w:rPr>
  </w:style>
  <w:style w:type="character" w:customStyle="1" w:styleId="Titre2Car">
    <w:name w:val="Titre 2 Car"/>
    <w:basedOn w:val="Policepardfaut"/>
    <w:link w:val="Titre2"/>
    <w:uiPriority w:val="9"/>
    <w:rsid w:val="00AE41E3"/>
    <w:rPr>
      <w:rFonts w:ascii="Arial" w:eastAsiaTheme="majorEastAsia" w:hAnsi="Arial" w:cs="Arial"/>
      <w:b/>
      <w:color w:val="000000" w:themeColor="text1"/>
      <w:sz w:val="32"/>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A6430"/>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rsid w:val="00AE41E3"/>
    <w:rPr>
      <w:rFonts w:ascii="Arial" w:eastAsiaTheme="majorEastAsia" w:hAnsi="Arial" w:cs="Arial"/>
      <w:b/>
      <w:color w:val="000000" w:themeColor="text1"/>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 w:type="paragraph" w:customStyle="1" w:styleId="Standard">
    <w:name w:val="Standard"/>
    <w:rsid w:val="00935A52"/>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customStyle="1" w:styleId="Mentionnonrsolue2">
    <w:name w:val="Mention non résolue2"/>
    <w:basedOn w:val="Policepardfaut"/>
    <w:uiPriority w:val="99"/>
    <w:semiHidden/>
    <w:unhideWhenUsed/>
    <w:rsid w:val="00AE396D"/>
    <w:rPr>
      <w:color w:val="605E5C"/>
      <w:shd w:val="clear" w:color="auto" w:fill="E1DFDD"/>
    </w:rPr>
  </w:style>
  <w:style w:type="table" w:styleId="Grilledutableau">
    <w:name w:val="Table Grid"/>
    <w:basedOn w:val="TableauNormal"/>
    <w:uiPriority w:val="39"/>
    <w:rsid w:val="003D0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3">
    <w:name w:val="Grid Table 1 Light Accent 3"/>
    <w:basedOn w:val="TableauNormal"/>
    <w:uiPriority w:val="46"/>
    <w:rsid w:val="003D007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3D007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3D007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3D00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3D00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3">
    <w:name w:val="Grid Table 3"/>
    <w:basedOn w:val="TableauNormal"/>
    <w:uiPriority w:val="48"/>
    <w:rsid w:val="003D00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3">
    <w:name w:val="Grid Table 3 Accent 3"/>
    <w:basedOn w:val="TableauNormal"/>
    <w:uiPriority w:val="48"/>
    <w:rsid w:val="003D0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2">
    <w:name w:val="Grid Table 2"/>
    <w:basedOn w:val="TableauNormal"/>
    <w:uiPriority w:val="47"/>
    <w:rsid w:val="003D00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Mentionnonrsolue3">
    <w:name w:val="Mention non résolue3"/>
    <w:basedOn w:val="Policepardfaut"/>
    <w:uiPriority w:val="99"/>
    <w:semiHidden/>
    <w:unhideWhenUsed/>
    <w:rsid w:val="00263DF6"/>
    <w:rPr>
      <w:color w:val="605E5C"/>
      <w:shd w:val="clear" w:color="auto" w:fill="E1DFDD"/>
    </w:rPr>
  </w:style>
  <w:style w:type="paragraph" w:styleId="Sansinterligne">
    <w:name w:val="No Spacing"/>
    <w:uiPriority w:val="1"/>
    <w:qFormat/>
    <w:rsid w:val="006E74B9"/>
    <w:pPr>
      <w:spacing w:after="0" w:line="240" w:lineRule="auto"/>
    </w:pPr>
    <w:rPr>
      <w:rFonts w:ascii="Arial" w:hAnsi="Arial" w:cs="Arial"/>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Dessin_Microsoft_Visio11.vsdx"/><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vtx.ch" TargetMode="External"/><Relationship Id="rId55" Type="http://schemas.openxmlformats.org/officeDocument/2006/relationships/hyperlink" Target="http://urlz.fr/7Kpu" TargetMode="External"/><Relationship Id="rId63" Type="http://schemas.openxmlformats.org/officeDocument/2006/relationships/hyperlink" Target="https://sitelec.org/cours/abati/flash/onduleur.htm" TargetMode="External"/><Relationship Id="rId68" Type="http://schemas.openxmlformats.org/officeDocument/2006/relationships/hyperlink" Target="https://blog.netapp.com/wp-content/uploads/2016/05/iscsi_blog_images-1.jpg"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admin.ch/opc/fr/classified-compilation/19920153/index.html" TargetMode="External"/><Relationship Id="rId58" Type="http://schemas.openxmlformats.org/officeDocument/2006/relationships/hyperlink" Target="https://stuff.mit.edu/afs/athena/project/rhel-doc/3/rhel-sag-fr-3/s1-raid-approaches.html" TargetMode="External"/><Relationship Id="rId66" Type="http://schemas.openxmlformats.org/officeDocument/2006/relationships/hyperlink" Target="https://fr.wikipedia.org/wiki/Plan_de_reprise_d%27activit%C3%A9"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loro.ch" TargetMode="External"/><Relationship Id="rId57" Type="http://schemas.openxmlformats.org/officeDocument/2006/relationships/hyperlink" Target="http://www.hardware-attitude.com/fiche-885-carte-raid-sata-adaptec-2820sa---8-ports-sata-ii-pci-x.html" TargetMode="External"/><Relationship Id="rId61" Type="http://schemas.openxmlformats.org/officeDocument/2006/relationships/hyperlink" Target="https://fr.wikipedia.org/wiki/Cl%C3%A9_USB" TargetMode="Externa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fr.wikipedia.org/wiki/N%C5%93ud_(r%C3%A9seau)" TargetMode="External"/><Relationship Id="rId60" Type="http://schemas.openxmlformats.org/officeDocument/2006/relationships/hyperlink" Target="https://www.commentcamarche.com/contents/739-cle-usb" TargetMode="External"/><Relationship Id="rId65" Type="http://schemas.openxmlformats.org/officeDocument/2006/relationships/hyperlink" Target="http://www.europ-computer.com/dossiers/dossier_6_18.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casinosbarriere.com/fr/montreux.html" TargetMode="External"/><Relationship Id="rId56" Type="http://schemas.openxmlformats.org/officeDocument/2006/relationships/hyperlink" Target="https://fr.wikipedia.org/wiki/RAID_(informatique)" TargetMode="External"/><Relationship Id="rId64" Type="http://schemas.openxmlformats.org/officeDocument/2006/relationships/hyperlink" Target="https://www.ldlc.com/guides/AL00000601/guide+les+onduleurs/" TargetMode="External"/><Relationship Id="rId69" Type="http://schemas.openxmlformats.org/officeDocument/2006/relationships/hyperlink" Target="https://www.snia.org/sites/default/orig/sdc_archives/2010_presentations/monday/MahmoudJibbe_ISCSI_FCoE__testing-verA.pdf" TargetMode="External"/><Relationship Id="rId8" Type="http://schemas.openxmlformats.org/officeDocument/2006/relationships/header" Target="header1.xml"/><Relationship Id="rId51" Type="http://schemas.openxmlformats.org/officeDocument/2006/relationships/hyperlink" Target="https://fr.wikipedia.org/wiki/Grappe_de_serveurs" TargetMode="External"/><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fr.wikipedia.org/wiki/Stockage_d%27information" TargetMode="External"/><Relationship Id="rId67" Type="http://schemas.openxmlformats.org/officeDocument/2006/relationships/hyperlink" Target="https://fr.wikipedia.org/wiki/Small_Computer_System_Interface"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m.youtube.com/watch?v=OUMGp3HHel4" TargetMode="External"/><Relationship Id="rId62" Type="http://schemas.openxmlformats.org/officeDocument/2006/relationships/hyperlink" Target="https://www.commentcamarche.com/contents/994-onduleur" TargetMode="External"/><Relationship Id="rId70" Type="http://schemas.openxmlformats.org/officeDocument/2006/relationships/hyperlink" Target="https://www.01net.com/actualites/le-protocole-iscsi-152216.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N%C5%93ud_(r%C3%A9seau)" TargetMode="External"/><Relationship Id="rId2" Type="http://schemas.openxmlformats.org/officeDocument/2006/relationships/hyperlink" Target="https://fr.wikipedia.org/wiki/Grappe_de_serveurs" TargetMode="External"/><Relationship Id="rId1" Type="http://schemas.openxmlformats.org/officeDocument/2006/relationships/hyperlink" Target="https://www.unil.ch"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96EC82-B92F-43FC-A6E9-9D33F12E7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4467</TotalTime>
  <Pages>37</Pages>
  <Words>8943</Words>
  <Characters>49189</Characters>
  <Application>Microsoft Office Word</Application>
  <DocSecurity>0</DocSecurity>
  <Lines>409</Lines>
  <Paragraphs>116</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58016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Quentin Krenger</cp:lastModifiedBy>
  <cp:revision>31</cp:revision>
  <cp:lastPrinted>2018-09-08T15:16:00Z</cp:lastPrinted>
  <dcterms:created xsi:type="dcterms:W3CDTF">2018-12-06T10:36:00Z</dcterms:created>
  <dcterms:modified xsi:type="dcterms:W3CDTF">2018-12-10T08:15:00Z</dcterms:modified>
</cp:coreProperties>
</file>