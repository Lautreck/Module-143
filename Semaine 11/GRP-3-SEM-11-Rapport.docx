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3BA96E9F" w14:textId="77777777" w:rsidR="00071265"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31165035" w:history="1">
            <w:r w:rsidR="00071265" w:rsidRPr="00D30381">
              <w:rPr>
                <w:rStyle w:val="Lienhypertexte"/>
                <w:noProof/>
              </w:rPr>
              <w:t>2</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rPr>
              <w:t>Partie 1</w:t>
            </w:r>
            <w:r w:rsidR="00071265">
              <w:rPr>
                <w:noProof/>
                <w:webHidden/>
              </w:rPr>
              <w:tab/>
            </w:r>
            <w:r w:rsidR="00071265">
              <w:rPr>
                <w:noProof/>
                <w:webHidden/>
              </w:rPr>
              <w:fldChar w:fldCharType="begin"/>
            </w:r>
            <w:r w:rsidR="00071265">
              <w:rPr>
                <w:noProof/>
                <w:webHidden/>
              </w:rPr>
              <w:instrText xml:space="preserve"> PAGEREF _Toc531165035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E059943"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36" w:history="1">
            <w:r w:rsidR="00071265" w:rsidRPr="00D30381">
              <w:rPr>
                <w:rStyle w:val="Lienhypertexte"/>
                <w:noProof/>
              </w:rPr>
              <w:t>2.1</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Casino de Montreux</w:t>
            </w:r>
            <w:r w:rsidR="00071265">
              <w:rPr>
                <w:noProof/>
                <w:webHidden/>
              </w:rPr>
              <w:tab/>
            </w:r>
            <w:r w:rsidR="00071265">
              <w:rPr>
                <w:noProof/>
                <w:webHidden/>
              </w:rPr>
              <w:fldChar w:fldCharType="begin"/>
            </w:r>
            <w:r w:rsidR="00071265">
              <w:rPr>
                <w:noProof/>
                <w:webHidden/>
              </w:rPr>
              <w:instrText xml:space="preserve"> PAGEREF _Toc531165036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7D58577"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7" w:history="1">
            <w:r w:rsidR="00071265" w:rsidRPr="00D30381">
              <w:rPr>
                <w:rStyle w:val="Lienhypertexte"/>
                <w:noProof/>
              </w:rPr>
              <w:t>2.1.1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_Toc531165037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056E1641"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8" w:history="1">
            <w:r w:rsidR="00071265" w:rsidRPr="00D30381">
              <w:rPr>
                <w:rStyle w:val="Lienhypertexte"/>
                <w:noProof/>
              </w:rPr>
              <w:t>2.1.2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Traitement de données.</w:t>
            </w:r>
            <w:r w:rsidR="00071265">
              <w:rPr>
                <w:noProof/>
                <w:webHidden/>
              </w:rPr>
              <w:tab/>
            </w:r>
            <w:r w:rsidR="00071265">
              <w:rPr>
                <w:noProof/>
                <w:webHidden/>
              </w:rPr>
              <w:fldChar w:fldCharType="begin"/>
            </w:r>
            <w:r w:rsidR="00071265">
              <w:rPr>
                <w:noProof/>
                <w:webHidden/>
              </w:rPr>
              <w:instrText xml:space="preserve"> PAGEREF _Toc531165038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B585DEE"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9" w:history="1">
            <w:r w:rsidR="00071265" w:rsidRPr="00D30381">
              <w:rPr>
                <w:rStyle w:val="Lienhypertexte"/>
                <w:noProof/>
              </w:rPr>
              <w:t>2.1.3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Actions et mesures prises.</w:t>
            </w:r>
            <w:r w:rsidR="00071265">
              <w:rPr>
                <w:noProof/>
                <w:webHidden/>
              </w:rPr>
              <w:tab/>
            </w:r>
            <w:r w:rsidR="00071265">
              <w:rPr>
                <w:noProof/>
                <w:webHidden/>
              </w:rPr>
              <w:fldChar w:fldCharType="begin"/>
            </w:r>
            <w:r w:rsidR="00071265">
              <w:rPr>
                <w:noProof/>
                <w:webHidden/>
              </w:rPr>
              <w:instrText xml:space="preserve"> PAGEREF _Toc531165039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381854A5"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0" w:history="1">
            <w:r w:rsidR="00071265" w:rsidRPr="00D30381">
              <w:rPr>
                <w:rStyle w:val="Lienhypertexte"/>
                <w:noProof/>
              </w:rPr>
              <w:t>2.1.4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Techniques de protections des données.</w:t>
            </w:r>
            <w:r w:rsidR="00071265">
              <w:rPr>
                <w:noProof/>
                <w:webHidden/>
              </w:rPr>
              <w:tab/>
            </w:r>
            <w:r w:rsidR="00071265">
              <w:rPr>
                <w:noProof/>
                <w:webHidden/>
              </w:rPr>
              <w:fldChar w:fldCharType="begin"/>
            </w:r>
            <w:r w:rsidR="00071265">
              <w:rPr>
                <w:noProof/>
                <w:webHidden/>
              </w:rPr>
              <w:instrText xml:space="preserve"> PAGEREF _Toc531165040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1874080C"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41" w:history="1">
            <w:r w:rsidR="00071265" w:rsidRPr="00D30381">
              <w:rPr>
                <w:rStyle w:val="Lienhypertexte"/>
                <w:noProof/>
              </w:rPr>
              <w:t>2.2</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La Loterie Romande</w:t>
            </w:r>
            <w:r w:rsidR="00071265">
              <w:rPr>
                <w:noProof/>
                <w:webHidden/>
              </w:rPr>
              <w:tab/>
            </w:r>
            <w:r w:rsidR="00071265">
              <w:rPr>
                <w:noProof/>
                <w:webHidden/>
              </w:rPr>
              <w:fldChar w:fldCharType="begin"/>
            </w:r>
            <w:r w:rsidR="00071265">
              <w:rPr>
                <w:noProof/>
                <w:webHidden/>
              </w:rPr>
              <w:instrText xml:space="preserve"> PAGEREF _Toc531165041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3665807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2" w:history="1">
            <w:r w:rsidR="00071265" w:rsidRPr="00D30381">
              <w:rPr>
                <w:rStyle w:val="Lienhypertexte"/>
                <w:noProof/>
              </w:rPr>
              <w:t>2.2.1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_Toc531165042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6EFF03D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3" w:history="1">
            <w:r w:rsidR="00071265" w:rsidRPr="00D30381">
              <w:rPr>
                <w:rStyle w:val="Lienhypertexte"/>
                <w:noProof/>
              </w:rPr>
              <w:t>2.2.2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données au sein de la Loterie Romande</w:t>
            </w:r>
            <w:r w:rsidR="00071265">
              <w:rPr>
                <w:noProof/>
                <w:webHidden/>
              </w:rPr>
              <w:tab/>
            </w:r>
            <w:r w:rsidR="00071265">
              <w:rPr>
                <w:noProof/>
                <w:webHidden/>
              </w:rPr>
              <w:fldChar w:fldCharType="begin"/>
            </w:r>
            <w:r w:rsidR="00071265">
              <w:rPr>
                <w:noProof/>
                <w:webHidden/>
              </w:rPr>
              <w:instrText xml:space="preserve"> PAGEREF _Toc531165043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484427E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4" w:history="1">
            <w:r w:rsidR="00071265" w:rsidRPr="00D30381">
              <w:rPr>
                <w:rStyle w:val="Lienhypertexte"/>
                <w:noProof/>
              </w:rPr>
              <w:t>2.2.3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Actions et mesures</w:t>
            </w:r>
            <w:r w:rsidR="00071265">
              <w:rPr>
                <w:noProof/>
                <w:webHidden/>
              </w:rPr>
              <w:tab/>
            </w:r>
            <w:r w:rsidR="00071265">
              <w:rPr>
                <w:noProof/>
                <w:webHidden/>
              </w:rPr>
              <w:fldChar w:fldCharType="begin"/>
            </w:r>
            <w:r w:rsidR="00071265">
              <w:rPr>
                <w:noProof/>
                <w:webHidden/>
              </w:rPr>
              <w:instrText xml:space="preserve"> PAGEREF _Toc531165044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79BC85A3"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5" w:history="1">
            <w:r w:rsidR="00071265" w:rsidRPr="00D30381">
              <w:rPr>
                <w:rStyle w:val="Lienhypertexte"/>
                <w:noProof/>
              </w:rPr>
              <w:t>2.2.3.1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Protections logiques</w:t>
            </w:r>
            <w:r w:rsidR="00071265">
              <w:rPr>
                <w:noProof/>
                <w:webHidden/>
              </w:rPr>
              <w:tab/>
            </w:r>
            <w:r w:rsidR="00071265">
              <w:rPr>
                <w:noProof/>
                <w:webHidden/>
              </w:rPr>
              <w:fldChar w:fldCharType="begin"/>
            </w:r>
            <w:r w:rsidR="00071265">
              <w:rPr>
                <w:noProof/>
                <w:webHidden/>
              </w:rPr>
              <w:instrText xml:space="preserve"> PAGEREF _Toc531165045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505FB68D"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6" w:history="1">
            <w:r w:rsidR="00071265" w:rsidRPr="00D30381">
              <w:rPr>
                <w:rStyle w:val="Lienhypertexte"/>
                <w:noProof/>
              </w:rPr>
              <w:t>2.2.3.2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Protections techniques</w:t>
            </w:r>
            <w:r w:rsidR="00071265">
              <w:rPr>
                <w:noProof/>
                <w:webHidden/>
              </w:rPr>
              <w:tab/>
            </w:r>
            <w:r w:rsidR="00071265">
              <w:rPr>
                <w:noProof/>
                <w:webHidden/>
              </w:rPr>
              <w:fldChar w:fldCharType="begin"/>
            </w:r>
            <w:r w:rsidR="00071265">
              <w:rPr>
                <w:noProof/>
                <w:webHidden/>
              </w:rPr>
              <w:instrText xml:space="preserve"> PAGEREF _Toc531165046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02EB0E47"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7" w:history="1">
            <w:r w:rsidR="00071265" w:rsidRPr="00D30381">
              <w:rPr>
                <w:rStyle w:val="Lienhypertexte"/>
                <w:noProof/>
              </w:rPr>
              <w:t>2.2.4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Stratégies de sauvegardes</w:t>
            </w:r>
            <w:r w:rsidR="00071265">
              <w:rPr>
                <w:noProof/>
                <w:webHidden/>
              </w:rPr>
              <w:tab/>
            </w:r>
            <w:r w:rsidR="00071265">
              <w:rPr>
                <w:noProof/>
                <w:webHidden/>
              </w:rPr>
              <w:fldChar w:fldCharType="begin"/>
            </w:r>
            <w:r w:rsidR="00071265">
              <w:rPr>
                <w:noProof/>
                <w:webHidden/>
              </w:rPr>
              <w:instrText xml:space="preserve"> PAGEREF _Toc531165047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0E8F5F1C"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8" w:history="1">
            <w:r w:rsidR="00071265" w:rsidRPr="00D30381">
              <w:rPr>
                <w:rStyle w:val="Lienhypertexte"/>
                <w:noProof/>
              </w:rPr>
              <w:t>2.2.4.1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Infrastructures</w:t>
            </w:r>
            <w:r w:rsidR="00071265">
              <w:rPr>
                <w:noProof/>
                <w:webHidden/>
              </w:rPr>
              <w:tab/>
            </w:r>
            <w:r w:rsidR="00071265">
              <w:rPr>
                <w:noProof/>
                <w:webHidden/>
              </w:rPr>
              <w:fldChar w:fldCharType="begin"/>
            </w:r>
            <w:r w:rsidR="00071265">
              <w:rPr>
                <w:noProof/>
                <w:webHidden/>
              </w:rPr>
              <w:instrText xml:space="preserve"> PAGEREF _Toc531165048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2D407A2F"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9" w:history="1">
            <w:r w:rsidR="00071265" w:rsidRPr="00D30381">
              <w:rPr>
                <w:rStyle w:val="Lienhypertexte"/>
                <w:noProof/>
              </w:rPr>
              <w:t>2.2.4.2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Stratégie de conservation des sauvegardes</w:t>
            </w:r>
            <w:r w:rsidR="00071265">
              <w:rPr>
                <w:noProof/>
                <w:webHidden/>
              </w:rPr>
              <w:tab/>
            </w:r>
            <w:r w:rsidR="00071265">
              <w:rPr>
                <w:noProof/>
                <w:webHidden/>
              </w:rPr>
              <w:fldChar w:fldCharType="begin"/>
            </w:r>
            <w:r w:rsidR="00071265">
              <w:rPr>
                <w:noProof/>
                <w:webHidden/>
              </w:rPr>
              <w:instrText xml:space="preserve"> PAGEREF _Toc531165049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1D9C32B8"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50" w:history="1">
            <w:r w:rsidR="00071265" w:rsidRPr="00D30381">
              <w:rPr>
                <w:rStyle w:val="Lienhypertexte"/>
                <w:noProof/>
              </w:rPr>
              <w:t>2.3</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VTX</w:t>
            </w:r>
            <w:r w:rsidR="00071265">
              <w:rPr>
                <w:noProof/>
                <w:webHidden/>
              </w:rPr>
              <w:tab/>
            </w:r>
            <w:r w:rsidR="00071265">
              <w:rPr>
                <w:noProof/>
                <w:webHidden/>
              </w:rPr>
              <w:fldChar w:fldCharType="begin"/>
            </w:r>
            <w:r w:rsidR="00071265">
              <w:rPr>
                <w:noProof/>
                <w:webHidden/>
              </w:rPr>
              <w:instrText xml:space="preserve"> PAGEREF _Toc531165050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0C5287E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1" w:history="1">
            <w:r w:rsidR="00071265" w:rsidRPr="00D30381">
              <w:rPr>
                <w:rStyle w:val="Lienhypertexte"/>
                <w:noProof/>
              </w:rPr>
              <w:t>2.3.1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_Toc531165051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553542B9"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2" w:history="1">
            <w:r w:rsidR="00071265" w:rsidRPr="00D30381">
              <w:rPr>
                <w:rStyle w:val="Lienhypertexte"/>
                <w:noProof/>
              </w:rPr>
              <w:t>2.3.2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techniques utilisées</w:t>
            </w:r>
            <w:r w:rsidR="00071265">
              <w:rPr>
                <w:noProof/>
                <w:webHidden/>
              </w:rPr>
              <w:tab/>
            </w:r>
            <w:r w:rsidR="00071265">
              <w:rPr>
                <w:noProof/>
                <w:webHidden/>
              </w:rPr>
              <w:fldChar w:fldCharType="begin"/>
            </w:r>
            <w:r w:rsidR="00071265">
              <w:rPr>
                <w:noProof/>
                <w:webHidden/>
              </w:rPr>
              <w:instrText xml:space="preserve"> PAGEREF _Toc531165052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774D92D0"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53" w:history="1">
            <w:r w:rsidR="00071265" w:rsidRPr="00D30381">
              <w:rPr>
                <w:rStyle w:val="Lienhypertexte"/>
                <w:noProof/>
              </w:rPr>
              <w:t>2.4</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Université de Lausanne</w:t>
            </w:r>
            <w:r w:rsidR="00071265">
              <w:rPr>
                <w:noProof/>
                <w:webHidden/>
              </w:rPr>
              <w:tab/>
            </w:r>
            <w:r w:rsidR="00071265">
              <w:rPr>
                <w:noProof/>
                <w:webHidden/>
              </w:rPr>
              <w:fldChar w:fldCharType="begin"/>
            </w:r>
            <w:r w:rsidR="00071265">
              <w:rPr>
                <w:noProof/>
                <w:webHidden/>
              </w:rPr>
              <w:instrText xml:space="preserve"> PAGEREF _Toc531165053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76062D12"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4" w:history="1">
            <w:r w:rsidR="00071265" w:rsidRPr="00D30381">
              <w:rPr>
                <w:rStyle w:val="Lienhypertexte"/>
                <w:noProof/>
              </w:rPr>
              <w:t>2.4.1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Présentation entreprise</w:t>
            </w:r>
            <w:r w:rsidR="00071265">
              <w:rPr>
                <w:noProof/>
                <w:webHidden/>
              </w:rPr>
              <w:tab/>
            </w:r>
            <w:r w:rsidR="00071265">
              <w:rPr>
                <w:noProof/>
                <w:webHidden/>
              </w:rPr>
              <w:fldChar w:fldCharType="begin"/>
            </w:r>
            <w:r w:rsidR="00071265">
              <w:rPr>
                <w:noProof/>
                <w:webHidden/>
              </w:rPr>
              <w:instrText xml:space="preserve"> PAGEREF _Toc531165054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5FC00F3"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5" w:history="1">
            <w:r w:rsidR="00071265" w:rsidRPr="00D30381">
              <w:rPr>
                <w:rStyle w:val="Lienhypertexte"/>
                <w:noProof/>
              </w:rPr>
              <w:t>2.4.2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Présentation du système</w:t>
            </w:r>
            <w:r w:rsidR="00071265">
              <w:rPr>
                <w:noProof/>
                <w:webHidden/>
              </w:rPr>
              <w:tab/>
            </w:r>
            <w:r w:rsidR="00071265">
              <w:rPr>
                <w:noProof/>
                <w:webHidden/>
              </w:rPr>
              <w:fldChar w:fldCharType="begin"/>
            </w:r>
            <w:r w:rsidR="00071265">
              <w:rPr>
                <w:noProof/>
                <w:webHidden/>
              </w:rPr>
              <w:instrText xml:space="preserve"> PAGEREF _Toc531165055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0FBD5C65"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6" w:history="1">
            <w:r w:rsidR="00071265" w:rsidRPr="00D30381">
              <w:rPr>
                <w:rStyle w:val="Lienhypertexte"/>
                <w:noProof/>
              </w:rPr>
              <w:t>2.4.3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Problématique</w:t>
            </w:r>
            <w:r w:rsidR="00071265">
              <w:rPr>
                <w:noProof/>
                <w:webHidden/>
              </w:rPr>
              <w:tab/>
            </w:r>
            <w:r w:rsidR="00071265">
              <w:rPr>
                <w:noProof/>
                <w:webHidden/>
              </w:rPr>
              <w:fldChar w:fldCharType="begin"/>
            </w:r>
            <w:r w:rsidR="00071265">
              <w:rPr>
                <w:noProof/>
                <w:webHidden/>
              </w:rPr>
              <w:instrText xml:space="preserve"> PAGEREF _Toc531165056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E8E5AAB"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7" w:history="1">
            <w:r w:rsidR="00071265" w:rsidRPr="00D30381">
              <w:rPr>
                <w:rStyle w:val="Lienhypertexte"/>
                <w:noProof/>
              </w:rPr>
              <w:t>2.4.3.1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Hardware</w:t>
            </w:r>
            <w:r w:rsidR="00071265">
              <w:rPr>
                <w:noProof/>
                <w:webHidden/>
              </w:rPr>
              <w:tab/>
            </w:r>
            <w:r w:rsidR="00071265">
              <w:rPr>
                <w:noProof/>
                <w:webHidden/>
              </w:rPr>
              <w:fldChar w:fldCharType="begin"/>
            </w:r>
            <w:r w:rsidR="00071265">
              <w:rPr>
                <w:noProof/>
                <w:webHidden/>
              </w:rPr>
              <w:instrText xml:space="preserve"> PAGEREF _Toc531165057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6393300"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8" w:history="1">
            <w:r w:rsidR="00071265" w:rsidRPr="00D30381">
              <w:rPr>
                <w:rStyle w:val="Lienhypertexte"/>
                <w:noProof/>
              </w:rPr>
              <w:t>2.4.3.2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Humaine</w:t>
            </w:r>
            <w:r w:rsidR="00071265">
              <w:rPr>
                <w:noProof/>
                <w:webHidden/>
              </w:rPr>
              <w:tab/>
            </w:r>
            <w:r w:rsidR="00071265">
              <w:rPr>
                <w:noProof/>
                <w:webHidden/>
              </w:rPr>
              <w:fldChar w:fldCharType="begin"/>
            </w:r>
            <w:r w:rsidR="00071265">
              <w:rPr>
                <w:noProof/>
                <w:webHidden/>
              </w:rPr>
              <w:instrText xml:space="preserve"> PAGEREF _Toc531165058 \h </w:instrText>
            </w:r>
            <w:r w:rsidR="00071265">
              <w:rPr>
                <w:noProof/>
                <w:webHidden/>
              </w:rPr>
            </w:r>
            <w:r w:rsidR="00071265">
              <w:rPr>
                <w:noProof/>
                <w:webHidden/>
              </w:rPr>
              <w:fldChar w:fldCharType="separate"/>
            </w:r>
            <w:r w:rsidR="00071265">
              <w:rPr>
                <w:noProof/>
                <w:webHidden/>
              </w:rPr>
              <w:t>15</w:t>
            </w:r>
            <w:r w:rsidR="00071265">
              <w:rPr>
                <w:noProof/>
                <w:webHidden/>
              </w:rPr>
              <w:fldChar w:fldCharType="end"/>
            </w:r>
          </w:hyperlink>
        </w:p>
        <w:p w14:paraId="3B6681F5"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9" w:history="1">
            <w:r w:rsidR="00071265" w:rsidRPr="00D30381">
              <w:rPr>
                <w:rStyle w:val="Lienhypertexte"/>
                <w:noProof/>
              </w:rPr>
              <w:t>2.4.3.3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Évènement majeur</w:t>
            </w:r>
            <w:r w:rsidR="00071265">
              <w:rPr>
                <w:noProof/>
                <w:webHidden/>
              </w:rPr>
              <w:tab/>
            </w:r>
            <w:r w:rsidR="00071265">
              <w:rPr>
                <w:noProof/>
                <w:webHidden/>
              </w:rPr>
              <w:fldChar w:fldCharType="begin"/>
            </w:r>
            <w:r w:rsidR="00071265">
              <w:rPr>
                <w:noProof/>
                <w:webHidden/>
              </w:rPr>
              <w:instrText xml:space="preserve"> PAGEREF _Toc531165059 \h </w:instrText>
            </w:r>
            <w:r w:rsidR="00071265">
              <w:rPr>
                <w:noProof/>
                <w:webHidden/>
              </w:rPr>
            </w:r>
            <w:r w:rsidR="00071265">
              <w:rPr>
                <w:noProof/>
                <w:webHidden/>
              </w:rPr>
              <w:fldChar w:fldCharType="separate"/>
            </w:r>
            <w:r w:rsidR="00071265">
              <w:rPr>
                <w:noProof/>
                <w:webHidden/>
              </w:rPr>
              <w:t>15</w:t>
            </w:r>
            <w:r w:rsidR="00071265">
              <w:rPr>
                <w:noProof/>
                <w:webHidden/>
              </w:rPr>
              <w:fldChar w:fldCharType="end"/>
            </w:r>
          </w:hyperlink>
        </w:p>
        <w:p w14:paraId="6694709D"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0" w:history="1">
            <w:r w:rsidR="00071265" w:rsidRPr="00D30381">
              <w:rPr>
                <w:rStyle w:val="Lienhypertexte"/>
                <w:noProof/>
              </w:rPr>
              <w:t>2.4.3.4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Archivage</w:t>
            </w:r>
            <w:r w:rsidR="00071265">
              <w:rPr>
                <w:noProof/>
                <w:webHidden/>
              </w:rPr>
              <w:tab/>
            </w:r>
            <w:r w:rsidR="00071265">
              <w:rPr>
                <w:noProof/>
                <w:webHidden/>
              </w:rPr>
              <w:fldChar w:fldCharType="begin"/>
            </w:r>
            <w:r w:rsidR="00071265">
              <w:rPr>
                <w:noProof/>
                <w:webHidden/>
              </w:rPr>
              <w:instrText xml:space="preserve"> PAGEREF _Toc531165060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67B1245A"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1" w:history="1">
            <w:r w:rsidR="00071265" w:rsidRPr="00D30381">
              <w:rPr>
                <w:rStyle w:val="Lienhypertexte"/>
                <w:noProof/>
              </w:rPr>
              <w:t>2.4.4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stratégies de sauvegardes</w:t>
            </w:r>
            <w:r w:rsidR="00071265">
              <w:rPr>
                <w:noProof/>
                <w:webHidden/>
              </w:rPr>
              <w:tab/>
            </w:r>
            <w:r w:rsidR="00071265">
              <w:rPr>
                <w:noProof/>
                <w:webHidden/>
              </w:rPr>
              <w:fldChar w:fldCharType="begin"/>
            </w:r>
            <w:r w:rsidR="00071265">
              <w:rPr>
                <w:noProof/>
                <w:webHidden/>
              </w:rPr>
              <w:instrText xml:space="preserve"> PAGEREF _Toc531165061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11CC916D"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2" w:history="1">
            <w:r w:rsidR="00071265" w:rsidRPr="00D30381">
              <w:rPr>
                <w:rStyle w:val="Lienhypertexte"/>
                <w:noProof/>
              </w:rPr>
              <w:t>2.4.4.1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Cohesity</w:t>
            </w:r>
            <w:r w:rsidR="00071265">
              <w:rPr>
                <w:noProof/>
                <w:webHidden/>
              </w:rPr>
              <w:tab/>
            </w:r>
            <w:r w:rsidR="00071265">
              <w:rPr>
                <w:noProof/>
                <w:webHidden/>
              </w:rPr>
              <w:fldChar w:fldCharType="begin"/>
            </w:r>
            <w:r w:rsidR="00071265">
              <w:rPr>
                <w:noProof/>
                <w:webHidden/>
              </w:rPr>
              <w:instrText xml:space="preserve"> PAGEREF _Toc531165062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6FF3B852"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3" w:history="1">
            <w:r w:rsidR="00071265" w:rsidRPr="00D30381">
              <w:rPr>
                <w:rStyle w:val="Lienhypertexte"/>
                <w:noProof/>
              </w:rPr>
              <w:t>2.4.4.2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Networker</w:t>
            </w:r>
            <w:r w:rsidR="00071265">
              <w:rPr>
                <w:noProof/>
                <w:webHidden/>
              </w:rPr>
              <w:tab/>
            </w:r>
            <w:r w:rsidR="00071265">
              <w:rPr>
                <w:noProof/>
                <w:webHidden/>
              </w:rPr>
              <w:fldChar w:fldCharType="begin"/>
            </w:r>
            <w:r w:rsidR="00071265">
              <w:rPr>
                <w:noProof/>
                <w:webHidden/>
              </w:rPr>
              <w:instrText xml:space="preserve"> PAGEREF _Toc531165063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73F304B1"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4" w:history="1">
            <w:r w:rsidR="00071265" w:rsidRPr="00D30381">
              <w:rPr>
                <w:rStyle w:val="Lienhypertexte"/>
                <w:noProof/>
              </w:rPr>
              <w:t>2.4.4.3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Avamar</w:t>
            </w:r>
            <w:r w:rsidR="00071265">
              <w:rPr>
                <w:noProof/>
                <w:webHidden/>
              </w:rPr>
              <w:tab/>
            </w:r>
            <w:r w:rsidR="00071265">
              <w:rPr>
                <w:noProof/>
                <w:webHidden/>
              </w:rPr>
              <w:fldChar w:fldCharType="begin"/>
            </w:r>
            <w:r w:rsidR="00071265">
              <w:rPr>
                <w:noProof/>
                <w:webHidden/>
              </w:rPr>
              <w:instrText xml:space="preserve"> PAGEREF _Toc531165064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4D07F183"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5" w:history="1">
            <w:r w:rsidR="00071265" w:rsidRPr="00D30381">
              <w:rPr>
                <w:rStyle w:val="Lienhypertexte"/>
                <w:noProof/>
              </w:rPr>
              <w:t>2.4.5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stratégies en cas de récupération</w:t>
            </w:r>
            <w:r w:rsidR="00071265">
              <w:rPr>
                <w:noProof/>
                <w:webHidden/>
              </w:rPr>
              <w:tab/>
            </w:r>
            <w:r w:rsidR="00071265">
              <w:rPr>
                <w:noProof/>
                <w:webHidden/>
              </w:rPr>
              <w:fldChar w:fldCharType="begin"/>
            </w:r>
            <w:r w:rsidR="00071265">
              <w:rPr>
                <w:noProof/>
                <w:webHidden/>
              </w:rPr>
              <w:instrText xml:space="preserve"> PAGEREF _Toc531165065 \h </w:instrText>
            </w:r>
            <w:r w:rsidR="00071265">
              <w:rPr>
                <w:noProof/>
                <w:webHidden/>
              </w:rPr>
            </w:r>
            <w:r w:rsidR="00071265">
              <w:rPr>
                <w:noProof/>
                <w:webHidden/>
              </w:rPr>
              <w:fldChar w:fldCharType="separate"/>
            </w:r>
            <w:r w:rsidR="00071265">
              <w:rPr>
                <w:noProof/>
                <w:webHidden/>
              </w:rPr>
              <w:t>17</w:t>
            </w:r>
            <w:r w:rsidR="00071265">
              <w:rPr>
                <w:noProof/>
                <w:webHidden/>
              </w:rPr>
              <w:fldChar w:fldCharType="end"/>
            </w:r>
          </w:hyperlink>
        </w:p>
        <w:p w14:paraId="44C90821" w14:textId="77777777" w:rsidR="00071265" w:rsidRDefault="004579F1">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066" w:history="1">
            <w:r w:rsidR="00071265" w:rsidRPr="00D30381">
              <w:rPr>
                <w:rStyle w:val="Lienhypertexte"/>
                <w:noProof/>
              </w:rPr>
              <w:t>3</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rPr>
              <w:t>Partie 2</w:t>
            </w:r>
            <w:r w:rsidR="00071265">
              <w:rPr>
                <w:noProof/>
                <w:webHidden/>
              </w:rPr>
              <w:tab/>
            </w:r>
            <w:r w:rsidR="00071265">
              <w:rPr>
                <w:noProof/>
                <w:webHidden/>
              </w:rPr>
              <w:fldChar w:fldCharType="begin"/>
            </w:r>
            <w:r w:rsidR="00071265">
              <w:rPr>
                <w:noProof/>
                <w:webHidden/>
              </w:rPr>
              <w:instrText xml:space="preserve"> PAGEREF _Toc531165066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6F49B626"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67" w:history="1">
            <w:r w:rsidR="00071265" w:rsidRPr="00D30381">
              <w:rPr>
                <w:rStyle w:val="Lienhypertexte"/>
                <w:noProof/>
              </w:rPr>
              <w:t>3.1</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Lois sur les protections des données</w:t>
            </w:r>
            <w:r w:rsidR="00071265">
              <w:rPr>
                <w:noProof/>
                <w:webHidden/>
              </w:rPr>
              <w:tab/>
            </w:r>
            <w:r w:rsidR="00071265">
              <w:rPr>
                <w:noProof/>
                <w:webHidden/>
              </w:rPr>
              <w:fldChar w:fldCharType="begin"/>
            </w:r>
            <w:r w:rsidR="00071265">
              <w:rPr>
                <w:noProof/>
                <w:webHidden/>
              </w:rPr>
              <w:instrText xml:space="preserve"> PAGEREF _Toc531165067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79DDB9A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8" w:history="1">
            <w:r w:rsidR="00071265" w:rsidRPr="00D30381">
              <w:rPr>
                <w:rStyle w:val="Lienhypertexte"/>
                <w:noProof/>
              </w:rPr>
              <w:t>3.1.1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LPD</w:t>
            </w:r>
            <w:r w:rsidR="00071265">
              <w:rPr>
                <w:noProof/>
                <w:webHidden/>
              </w:rPr>
              <w:tab/>
            </w:r>
            <w:r w:rsidR="00071265">
              <w:rPr>
                <w:noProof/>
                <w:webHidden/>
              </w:rPr>
              <w:fldChar w:fldCharType="begin"/>
            </w:r>
            <w:r w:rsidR="00071265">
              <w:rPr>
                <w:noProof/>
                <w:webHidden/>
              </w:rPr>
              <w:instrText xml:space="preserve"> PAGEREF _Toc531165068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4A291503"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9" w:history="1">
            <w:r w:rsidR="00071265" w:rsidRPr="00D30381">
              <w:rPr>
                <w:rStyle w:val="Lienhypertexte"/>
                <w:noProof/>
              </w:rPr>
              <w:t>3.1.2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RGPD</w:t>
            </w:r>
            <w:r w:rsidR="00071265">
              <w:rPr>
                <w:noProof/>
                <w:webHidden/>
              </w:rPr>
              <w:tab/>
            </w:r>
            <w:r w:rsidR="00071265">
              <w:rPr>
                <w:noProof/>
                <w:webHidden/>
              </w:rPr>
              <w:fldChar w:fldCharType="begin"/>
            </w:r>
            <w:r w:rsidR="00071265">
              <w:rPr>
                <w:noProof/>
                <w:webHidden/>
              </w:rPr>
              <w:instrText xml:space="preserve"> PAGEREF _Toc531165069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2517F4F9"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0" w:history="1">
            <w:r w:rsidR="00071265" w:rsidRPr="00D30381">
              <w:rPr>
                <w:rStyle w:val="Lienhypertexte"/>
                <w:noProof/>
              </w:rPr>
              <w:t>3.1.2.1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Première chose à se demander : Qu’est qu’une donnée personnelle ?</w:t>
            </w:r>
            <w:r w:rsidR="00071265">
              <w:rPr>
                <w:noProof/>
                <w:webHidden/>
              </w:rPr>
              <w:tab/>
            </w:r>
            <w:r w:rsidR="00071265">
              <w:rPr>
                <w:noProof/>
                <w:webHidden/>
              </w:rPr>
              <w:fldChar w:fldCharType="begin"/>
            </w:r>
            <w:r w:rsidR="00071265">
              <w:rPr>
                <w:noProof/>
                <w:webHidden/>
              </w:rPr>
              <w:instrText xml:space="preserve"> PAGEREF _Toc531165070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231DC8FA"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1" w:history="1">
            <w:r w:rsidR="00071265" w:rsidRPr="00D30381">
              <w:rPr>
                <w:rStyle w:val="Lienhypertexte"/>
                <w:noProof/>
              </w:rPr>
              <w:t>3.1.2.2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En vrai, à quoi servent ces deux lois ?</w:t>
            </w:r>
            <w:r w:rsidR="00071265">
              <w:rPr>
                <w:noProof/>
                <w:webHidden/>
              </w:rPr>
              <w:tab/>
            </w:r>
            <w:r w:rsidR="00071265">
              <w:rPr>
                <w:noProof/>
                <w:webHidden/>
              </w:rPr>
              <w:fldChar w:fldCharType="begin"/>
            </w:r>
            <w:r w:rsidR="00071265">
              <w:rPr>
                <w:noProof/>
                <w:webHidden/>
              </w:rPr>
              <w:instrText xml:space="preserve"> PAGEREF _Toc531165071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48B3F477"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2" w:history="1">
            <w:r w:rsidR="00071265" w:rsidRPr="00D30381">
              <w:rPr>
                <w:rStyle w:val="Lienhypertexte"/>
                <w:noProof/>
              </w:rPr>
              <w:t>3.1.2.3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Qui est concerné ?</w:t>
            </w:r>
            <w:r w:rsidR="00071265">
              <w:rPr>
                <w:noProof/>
                <w:webHidden/>
              </w:rPr>
              <w:tab/>
            </w:r>
            <w:r w:rsidR="00071265">
              <w:rPr>
                <w:noProof/>
                <w:webHidden/>
              </w:rPr>
              <w:fldChar w:fldCharType="begin"/>
            </w:r>
            <w:r w:rsidR="00071265">
              <w:rPr>
                <w:noProof/>
                <w:webHidden/>
              </w:rPr>
              <w:instrText xml:space="preserve"> PAGEREF _Toc531165072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3AB6444F"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3" w:history="1">
            <w:r w:rsidR="00071265" w:rsidRPr="00D30381">
              <w:rPr>
                <w:rStyle w:val="Lienhypertexte"/>
                <w:noProof/>
              </w:rPr>
              <w:t>3.1.3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Mise en conformité</w:t>
            </w:r>
            <w:r w:rsidR="00071265">
              <w:rPr>
                <w:noProof/>
                <w:webHidden/>
              </w:rPr>
              <w:tab/>
            </w:r>
            <w:r w:rsidR="00071265">
              <w:rPr>
                <w:noProof/>
                <w:webHidden/>
              </w:rPr>
              <w:fldChar w:fldCharType="begin"/>
            </w:r>
            <w:r w:rsidR="00071265">
              <w:rPr>
                <w:noProof/>
                <w:webHidden/>
              </w:rPr>
              <w:instrText xml:space="preserve"> PAGEREF _Toc531165073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7D6764AF"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4" w:history="1">
            <w:r w:rsidR="00071265" w:rsidRPr="00D30381">
              <w:rPr>
                <w:rStyle w:val="Lienhypertexte"/>
                <w:noProof/>
              </w:rPr>
              <w:t>3.1.4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Organisation et actions :</w:t>
            </w:r>
            <w:r w:rsidR="00071265">
              <w:rPr>
                <w:noProof/>
                <w:webHidden/>
              </w:rPr>
              <w:tab/>
            </w:r>
            <w:r w:rsidR="00071265">
              <w:rPr>
                <w:noProof/>
                <w:webHidden/>
              </w:rPr>
              <w:fldChar w:fldCharType="begin"/>
            </w:r>
            <w:r w:rsidR="00071265">
              <w:rPr>
                <w:noProof/>
                <w:webHidden/>
              </w:rPr>
              <w:instrText xml:space="preserve"> PAGEREF _Toc531165074 \h </w:instrText>
            </w:r>
            <w:r w:rsidR="00071265">
              <w:rPr>
                <w:noProof/>
                <w:webHidden/>
              </w:rPr>
            </w:r>
            <w:r w:rsidR="00071265">
              <w:rPr>
                <w:noProof/>
                <w:webHidden/>
              </w:rPr>
              <w:fldChar w:fldCharType="separate"/>
            </w:r>
            <w:r w:rsidR="00071265">
              <w:rPr>
                <w:noProof/>
                <w:webHidden/>
              </w:rPr>
              <w:t>19</w:t>
            </w:r>
            <w:r w:rsidR="00071265">
              <w:rPr>
                <w:noProof/>
                <w:webHidden/>
              </w:rPr>
              <w:fldChar w:fldCharType="end"/>
            </w:r>
          </w:hyperlink>
        </w:p>
        <w:p w14:paraId="028E938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5" w:history="1">
            <w:r w:rsidR="00071265" w:rsidRPr="00D30381">
              <w:rPr>
                <w:rStyle w:val="Lienhypertexte"/>
                <w:noProof/>
              </w:rPr>
              <w:t>3.1.5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Mesures techniques adéquates</w:t>
            </w:r>
            <w:r w:rsidR="00071265">
              <w:rPr>
                <w:noProof/>
                <w:webHidden/>
              </w:rPr>
              <w:tab/>
            </w:r>
            <w:r w:rsidR="00071265">
              <w:rPr>
                <w:noProof/>
                <w:webHidden/>
              </w:rPr>
              <w:fldChar w:fldCharType="begin"/>
            </w:r>
            <w:r w:rsidR="00071265">
              <w:rPr>
                <w:noProof/>
                <w:webHidden/>
              </w:rPr>
              <w:instrText xml:space="preserve"> PAGEREF _Toc531165075 \h </w:instrText>
            </w:r>
            <w:r w:rsidR="00071265">
              <w:rPr>
                <w:noProof/>
                <w:webHidden/>
              </w:rPr>
            </w:r>
            <w:r w:rsidR="00071265">
              <w:rPr>
                <w:noProof/>
                <w:webHidden/>
              </w:rPr>
              <w:fldChar w:fldCharType="separate"/>
            </w:r>
            <w:r w:rsidR="00071265">
              <w:rPr>
                <w:noProof/>
                <w:webHidden/>
              </w:rPr>
              <w:t>19</w:t>
            </w:r>
            <w:r w:rsidR="00071265">
              <w:rPr>
                <w:noProof/>
                <w:webHidden/>
              </w:rPr>
              <w:fldChar w:fldCharType="end"/>
            </w:r>
          </w:hyperlink>
        </w:p>
        <w:p w14:paraId="32BF3302"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76" w:history="1">
            <w:r w:rsidR="00071265" w:rsidRPr="00D30381">
              <w:rPr>
                <w:rStyle w:val="Lienhypertexte"/>
                <w:noProof/>
              </w:rPr>
              <w:t>3.2</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disques durs et le systèmes RAIDs</w:t>
            </w:r>
            <w:r w:rsidR="00071265">
              <w:rPr>
                <w:noProof/>
                <w:webHidden/>
              </w:rPr>
              <w:tab/>
            </w:r>
            <w:r w:rsidR="00071265">
              <w:rPr>
                <w:noProof/>
                <w:webHidden/>
              </w:rPr>
              <w:fldChar w:fldCharType="begin"/>
            </w:r>
            <w:r w:rsidR="00071265">
              <w:rPr>
                <w:noProof/>
                <w:webHidden/>
              </w:rPr>
              <w:instrText xml:space="preserve"> PAGEREF _Toc531165076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6C14A2B3"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7" w:history="1">
            <w:r w:rsidR="00071265" w:rsidRPr="00D30381">
              <w:rPr>
                <w:rStyle w:val="Lienhypertexte"/>
                <w:noProof/>
              </w:rPr>
              <w:t>3.2.1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Logiciel et matériel</w:t>
            </w:r>
            <w:r w:rsidR="00071265">
              <w:rPr>
                <w:noProof/>
                <w:webHidden/>
              </w:rPr>
              <w:tab/>
            </w:r>
            <w:r w:rsidR="00071265">
              <w:rPr>
                <w:noProof/>
                <w:webHidden/>
              </w:rPr>
              <w:fldChar w:fldCharType="begin"/>
            </w:r>
            <w:r w:rsidR="00071265">
              <w:rPr>
                <w:noProof/>
                <w:webHidden/>
              </w:rPr>
              <w:instrText xml:space="preserve"> PAGEREF _Toc531165077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6EB2AF1A"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8" w:history="1">
            <w:r w:rsidR="00071265" w:rsidRPr="00D30381">
              <w:rPr>
                <w:rStyle w:val="Lienhypertexte"/>
                <w:noProof/>
              </w:rPr>
              <w:t>3.2.1.1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matériel</w:t>
            </w:r>
            <w:r w:rsidR="00071265">
              <w:rPr>
                <w:noProof/>
                <w:webHidden/>
              </w:rPr>
              <w:tab/>
            </w:r>
            <w:r w:rsidR="00071265">
              <w:rPr>
                <w:noProof/>
                <w:webHidden/>
              </w:rPr>
              <w:fldChar w:fldCharType="begin"/>
            </w:r>
            <w:r w:rsidR="00071265">
              <w:rPr>
                <w:noProof/>
                <w:webHidden/>
              </w:rPr>
              <w:instrText xml:space="preserve"> PAGEREF _Toc531165078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57F45EDF"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9" w:history="1">
            <w:r w:rsidR="00071265" w:rsidRPr="00D30381">
              <w:rPr>
                <w:rStyle w:val="Lienhypertexte"/>
                <w:noProof/>
              </w:rPr>
              <w:t>3.2.1.2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Logiciel</w:t>
            </w:r>
            <w:r w:rsidR="00071265">
              <w:rPr>
                <w:noProof/>
                <w:webHidden/>
              </w:rPr>
              <w:tab/>
            </w:r>
            <w:r w:rsidR="00071265">
              <w:rPr>
                <w:noProof/>
                <w:webHidden/>
              </w:rPr>
              <w:fldChar w:fldCharType="begin"/>
            </w:r>
            <w:r w:rsidR="00071265">
              <w:rPr>
                <w:noProof/>
                <w:webHidden/>
              </w:rPr>
              <w:instrText xml:space="preserve"> PAGEREF _Toc531165079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54E8768A"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0" w:history="1">
            <w:r w:rsidR="00071265" w:rsidRPr="00D30381">
              <w:rPr>
                <w:rStyle w:val="Lienhypertexte"/>
                <w:noProof/>
                <w:lang w:val="en-GB"/>
              </w:rPr>
              <w:t>3.2.2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lang w:val="en-GB"/>
              </w:rPr>
              <w:t>Le JBOD (Just A Bunch Of Disks):</w:t>
            </w:r>
            <w:r w:rsidR="00071265">
              <w:rPr>
                <w:noProof/>
                <w:webHidden/>
              </w:rPr>
              <w:tab/>
            </w:r>
            <w:r w:rsidR="00071265">
              <w:rPr>
                <w:noProof/>
                <w:webHidden/>
              </w:rPr>
              <w:fldChar w:fldCharType="begin"/>
            </w:r>
            <w:r w:rsidR="00071265">
              <w:rPr>
                <w:noProof/>
                <w:webHidden/>
              </w:rPr>
              <w:instrText xml:space="preserve"> PAGEREF _Toc531165080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75186AB0"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1" w:history="1">
            <w:r w:rsidR="00071265" w:rsidRPr="00D30381">
              <w:rPr>
                <w:rStyle w:val="Lienhypertexte"/>
                <w:noProof/>
              </w:rPr>
              <w:t>3.2.3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0 (entrelacement) :</w:t>
            </w:r>
            <w:r w:rsidR="00071265">
              <w:rPr>
                <w:noProof/>
                <w:webHidden/>
              </w:rPr>
              <w:tab/>
            </w:r>
            <w:r w:rsidR="00071265">
              <w:rPr>
                <w:noProof/>
                <w:webHidden/>
              </w:rPr>
              <w:fldChar w:fldCharType="begin"/>
            </w:r>
            <w:r w:rsidR="00071265">
              <w:rPr>
                <w:noProof/>
                <w:webHidden/>
              </w:rPr>
              <w:instrText xml:space="preserve"> PAGEREF _Toc531165081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44C1EAFB"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2" w:history="1">
            <w:r w:rsidR="00071265" w:rsidRPr="00D30381">
              <w:rPr>
                <w:rStyle w:val="Lienhypertexte"/>
                <w:noProof/>
              </w:rPr>
              <w:t>3.2.4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 (écriture miroir) :</w:t>
            </w:r>
            <w:r w:rsidR="00071265">
              <w:rPr>
                <w:noProof/>
                <w:webHidden/>
              </w:rPr>
              <w:tab/>
            </w:r>
            <w:r w:rsidR="00071265">
              <w:rPr>
                <w:noProof/>
                <w:webHidden/>
              </w:rPr>
              <w:fldChar w:fldCharType="begin"/>
            </w:r>
            <w:r w:rsidR="00071265">
              <w:rPr>
                <w:noProof/>
                <w:webHidden/>
              </w:rPr>
              <w:instrText xml:space="preserve"> PAGEREF _Toc531165082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5E608190"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3" w:history="1">
            <w:r w:rsidR="00071265" w:rsidRPr="00D30381">
              <w:rPr>
                <w:rStyle w:val="Lienhypertexte"/>
                <w:noProof/>
              </w:rPr>
              <w:t>3.2.5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1E (écriture miroir entrelacée) :</w:t>
            </w:r>
            <w:r w:rsidR="00071265">
              <w:rPr>
                <w:noProof/>
                <w:webHidden/>
              </w:rPr>
              <w:tab/>
            </w:r>
            <w:r w:rsidR="00071265">
              <w:rPr>
                <w:noProof/>
                <w:webHidden/>
              </w:rPr>
              <w:fldChar w:fldCharType="begin"/>
            </w:r>
            <w:r w:rsidR="00071265">
              <w:rPr>
                <w:noProof/>
                <w:webHidden/>
              </w:rPr>
              <w:instrText xml:space="preserve"> PAGEREF _Toc531165083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37575E1C"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4" w:history="1">
            <w:r w:rsidR="00071265" w:rsidRPr="00D30381">
              <w:rPr>
                <w:rStyle w:val="Lienhypertexte"/>
                <w:noProof/>
              </w:rPr>
              <w:t>3.2.6</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5 (entrelacement avec parité) :</w:t>
            </w:r>
            <w:r w:rsidR="00071265">
              <w:rPr>
                <w:noProof/>
                <w:webHidden/>
              </w:rPr>
              <w:tab/>
            </w:r>
            <w:r w:rsidR="00071265">
              <w:rPr>
                <w:noProof/>
                <w:webHidden/>
              </w:rPr>
              <w:fldChar w:fldCharType="begin"/>
            </w:r>
            <w:r w:rsidR="00071265">
              <w:rPr>
                <w:noProof/>
                <w:webHidden/>
              </w:rPr>
              <w:instrText xml:space="preserve"> PAGEREF _Toc531165084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2DC2281F"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5" w:history="1">
            <w:r w:rsidR="00071265" w:rsidRPr="00D30381">
              <w:rPr>
                <w:rStyle w:val="Lienhypertexte"/>
                <w:noProof/>
              </w:rPr>
              <w:t>3.2.7</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6 (entrelacement avec double parité) :</w:t>
            </w:r>
            <w:r w:rsidR="00071265">
              <w:rPr>
                <w:noProof/>
                <w:webHidden/>
              </w:rPr>
              <w:tab/>
            </w:r>
            <w:r w:rsidR="00071265">
              <w:rPr>
                <w:noProof/>
                <w:webHidden/>
              </w:rPr>
              <w:fldChar w:fldCharType="begin"/>
            </w:r>
            <w:r w:rsidR="00071265">
              <w:rPr>
                <w:noProof/>
                <w:webHidden/>
              </w:rPr>
              <w:instrText xml:space="preserve"> PAGEREF _Toc531165085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0C89FFD6"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6" w:history="1">
            <w:r w:rsidR="00071265" w:rsidRPr="00D30381">
              <w:rPr>
                <w:rStyle w:val="Lienhypertexte"/>
                <w:noProof/>
              </w:rPr>
              <w:t>3.2.8</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10 (ensembles RAID 1 entrelacés) :</w:t>
            </w:r>
            <w:r w:rsidR="00071265">
              <w:rPr>
                <w:noProof/>
                <w:webHidden/>
              </w:rPr>
              <w:tab/>
            </w:r>
            <w:r w:rsidR="00071265">
              <w:rPr>
                <w:noProof/>
                <w:webHidden/>
              </w:rPr>
              <w:fldChar w:fldCharType="begin"/>
            </w:r>
            <w:r w:rsidR="00071265">
              <w:rPr>
                <w:noProof/>
                <w:webHidden/>
              </w:rPr>
              <w:instrText xml:space="preserve"> PAGEREF _Toc531165086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25286EAA"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7" w:history="1">
            <w:r w:rsidR="00071265" w:rsidRPr="00D30381">
              <w:rPr>
                <w:rStyle w:val="Lienhypertexte"/>
                <w:noProof/>
              </w:rPr>
              <w:t>3.2.9</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50 (ensembles RAID 5 entrelacés) :</w:t>
            </w:r>
            <w:r w:rsidR="00071265">
              <w:rPr>
                <w:noProof/>
                <w:webHidden/>
              </w:rPr>
              <w:tab/>
            </w:r>
            <w:r w:rsidR="00071265">
              <w:rPr>
                <w:noProof/>
                <w:webHidden/>
              </w:rPr>
              <w:fldChar w:fldCharType="begin"/>
            </w:r>
            <w:r w:rsidR="00071265">
              <w:rPr>
                <w:noProof/>
                <w:webHidden/>
              </w:rPr>
              <w:instrText xml:space="preserve"> PAGEREF _Toc531165087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1B2A32E5"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8" w:history="1">
            <w:r w:rsidR="00071265" w:rsidRPr="00D30381">
              <w:rPr>
                <w:rStyle w:val="Lienhypertexte"/>
                <w:noProof/>
              </w:rPr>
              <w:t>3.2.10</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60 (ensembles RAID 6 entrelacés) :</w:t>
            </w:r>
            <w:r w:rsidR="00071265">
              <w:rPr>
                <w:noProof/>
                <w:webHidden/>
              </w:rPr>
              <w:tab/>
            </w:r>
            <w:r w:rsidR="00071265">
              <w:rPr>
                <w:noProof/>
                <w:webHidden/>
              </w:rPr>
              <w:fldChar w:fldCharType="begin"/>
            </w:r>
            <w:r w:rsidR="00071265">
              <w:rPr>
                <w:noProof/>
                <w:webHidden/>
              </w:rPr>
              <w:instrText xml:space="preserve"> PAGEREF _Toc531165088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3CEF4B71"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89" w:history="1">
            <w:r w:rsidR="00071265" w:rsidRPr="00D30381">
              <w:rPr>
                <w:rStyle w:val="Lienhypertexte"/>
                <w:noProof/>
              </w:rPr>
              <w:t>3.3</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différents systèmes de stockages</w:t>
            </w:r>
            <w:r w:rsidR="00071265">
              <w:rPr>
                <w:noProof/>
                <w:webHidden/>
              </w:rPr>
              <w:tab/>
            </w:r>
            <w:r w:rsidR="00071265">
              <w:rPr>
                <w:noProof/>
                <w:webHidden/>
              </w:rPr>
              <w:fldChar w:fldCharType="begin"/>
            </w:r>
            <w:r w:rsidR="00071265">
              <w:rPr>
                <w:noProof/>
                <w:webHidden/>
              </w:rPr>
              <w:instrText xml:space="preserve"> PAGEREF _Toc531165089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432DF622"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0" w:history="1">
            <w:r w:rsidR="00071265" w:rsidRPr="00D30381">
              <w:rPr>
                <w:rStyle w:val="Lienhypertexte"/>
                <w:noProof/>
              </w:rPr>
              <w:t>3.3.1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Première génération – supports physiques</w:t>
            </w:r>
            <w:r w:rsidR="00071265">
              <w:rPr>
                <w:noProof/>
                <w:webHidden/>
              </w:rPr>
              <w:tab/>
            </w:r>
            <w:r w:rsidR="00071265">
              <w:rPr>
                <w:noProof/>
                <w:webHidden/>
              </w:rPr>
              <w:fldChar w:fldCharType="begin"/>
            </w:r>
            <w:r w:rsidR="00071265">
              <w:rPr>
                <w:noProof/>
                <w:webHidden/>
              </w:rPr>
              <w:instrText xml:space="preserve"> PAGEREF _Toc531165090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55484626"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1" w:history="1">
            <w:r w:rsidR="00071265" w:rsidRPr="00D30381">
              <w:rPr>
                <w:rStyle w:val="Lienhypertexte"/>
                <w:noProof/>
              </w:rPr>
              <w:t>3.3.1.1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ruban perforé</w:t>
            </w:r>
            <w:r w:rsidR="00071265">
              <w:rPr>
                <w:noProof/>
                <w:webHidden/>
              </w:rPr>
              <w:tab/>
            </w:r>
            <w:r w:rsidR="00071265">
              <w:rPr>
                <w:noProof/>
                <w:webHidden/>
              </w:rPr>
              <w:fldChar w:fldCharType="begin"/>
            </w:r>
            <w:r w:rsidR="00071265">
              <w:rPr>
                <w:noProof/>
                <w:webHidden/>
              </w:rPr>
              <w:instrText xml:space="preserve"> PAGEREF _Toc531165091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50B80ACD"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2" w:history="1">
            <w:r w:rsidR="00071265" w:rsidRPr="00D30381">
              <w:rPr>
                <w:rStyle w:val="Lienhypertexte"/>
                <w:noProof/>
              </w:rPr>
              <w:t>3.3.1.2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carte perforée</w:t>
            </w:r>
            <w:r w:rsidR="00071265">
              <w:rPr>
                <w:noProof/>
                <w:webHidden/>
              </w:rPr>
              <w:tab/>
            </w:r>
            <w:r w:rsidR="00071265">
              <w:rPr>
                <w:noProof/>
                <w:webHidden/>
              </w:rPr>
              <w:fldChar w:fldCharType="begin"/>
            </w:r>
            <w:r w:rsidR="00071265">
              <w:rPr>
                <w:noProof/>
                <w:webHidden/>
              </w:rPr>
              <w:instrText xml:space="preserve"> PAGEREF _Toc531165092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3F8342FF"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3" w:history="1">
            <w:r w:rsidR="00071265" w:rsidRPr="00D30381">
              <w:rPr>
                <w:rStyle w:val="Lienhypertexte"/>
                <w:noProof/>
              </w:rPr>
              <w:t>3.3.2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Deuxième génération – supports magnétiques</w:t>
            </w:r>
            <w:r w:rsidR="00071265">
              <w:rPr>
                <w:noProof/>
                <w:webHidden/>
              </w:rPr>
              <w:tab/>
            </w:r>
            <w:r w:rsidR="00071265">
              <w:rPr>
                <w:noProof/>
                <w:webHidden/>
              </w:rPr>
              <w:fldChar w:fldCharType="begin"/>
            </w:r>
            <w:r w:rsidR="00071265">
              <w:rPr>
                <w:noProof/>
                <w:webHidden/>
              </w:rPr>
              <w:instrText xml:space="preserve"> PAGEREF _Toc531165093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29AE1963"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4" w:history="1">
            <w:r w:rsidR="00071265" w:rsidRPr="00D30381">
              <w:rPr>
                <w:rStyle w:val="Lienhypertexte"/>
                <w:noProof/>
              </w:rPr>
              <w:t>3.3.2.1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bande magnétique</w:t>
            </w:r>
            <w:r w:rsidR="00071265">
              <w:rPr>
                <w:noProof/>
                <w:webHidden/>
              </w:rPr>
              <w:tab/>
            </w:r>
            <w:r w:rsidR="00071265">
              <w:rPr>
                <w:noProof/>
                <w:webHidden/>
              </w:rPr>
              <w:fldChar w:fldCharType="begin"/>
            </w:r>
            <w:r w:rsidR="00071265">
              <w:rPr>
                <w:noProof/>
                <w:webHidden/>
              </w:rPr>
              <w:instrText xml:space="preserve"> PAGEREF _Toc531165094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1710C242"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5" w:history="1">
            <w:r w:rsidR="00071265" w:rsidRPr="00D30381">
              <w:rPr>
                <w:rStyle w:val="Lienhypertexte"/>
                <w:noProof/>
              </w:rPr>
              <w:t>3.3.2.2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cassette audio</w:t>
            </w:r>
            <w:r w:rsidR="00071265">
              <w:rPr>
                <w:noProof/>
                <w:webHidden/>
              </w:rPr>
              <w:tab/>
            </w:r>
            <w:r w:rsidR="00071265">
              <w:rPr>
                <w:noProof/>
                <w:webHidden/>
              </w:rPr>
              <w:fldChar w:fldCharType="begin"/>
            </w:r>
            <w:r w:rsidR="00071265">
              <w:rPr>
                <w:noProof/>
                <w:webHidden/>
              </w:rPr>
              <w:instrText xml:space="preserve"> PAGEREF _Toc531165095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78F928E7"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6" w:history="1">
            <w:r w:rsidR="00071265" w:rsidRPr="00D30381">
              <w:rPr>
                <w:rStyle w:val="Lienhypertexte"/>
                <w:noProof/>
              </w:rPr>
              <w:t>3.3.2.3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cassette vidéo</w:t>
            </w:r>
            <w:r w:rsidR="00071265">
              <w:rPr>
                <w:noProof/>
                <w:webHidden/>
              </w:rPr>
              <w:tab/>
            </w:r>
            <w:r w:rsidR="00071265">
              <w:rPr>
                <w:noProof/>
                <w:webHidden/>
              </w:rPr>
              <w:fldChar w:fldCharType="begin"/>
            </w:r>
            <w:r w:rsidR="00071265">
              <w:rPr>
                <w:noProof/>
                <w:webHidden/>
              </w:rPr>
              <w:instrText xml:space="preserve"> PAGEREF _Toc531165096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09A31856"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7" w:history="1">
            <w:r w:rsidR="00071265" w:rsidRPr="00D30381">
              <w:rPr>
                <w:rStyle w:val="Lienhypertexte"/>
                <w:noProof/>
              </w:rPr>
              <w:t>3.3.2.4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disque dur</w:t>
            </w:r>
            <w:r w:rsidR="00071265">
              <w:rPr>
                <w:noProof/>
                <w:webHidden/>
              </w:rPr>
              <w:tab/>
            </w:r>
            <w:r w:rsidR="00071265">
              <w:rPr>
                <w:noProof/>
                <w:webHidden/>
              </w:rPr>
              <w:fldChar w:fldCharType="begin"/>
            </w:r>
            <w:r w:rsidR="00071265">
              <w:rPr>
                <w:noProof/>
                <w:webHidden/>
              </w:rPr>
              <w:instrText xml:space="preserve"> PAGEREF _Toc531165097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50E95CCE"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8" w:history="1">
            <w:r w:rsidR="00071265" w:rsidRPr="00D30381">
              <w:rPr>
                <w:rStyle w:val="Lienhypertexte"/>
                <w:noProof/>
              </w:rPr>
              <w:t>3.3.2.5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disquette</w:t>
            </w:r>
            <w:r w:rsidR="00071265">
              <w:rPr>
                <w:noProof/>
                <w:webHidden/>
              </w:rPr>
              <w:tab/>
            </w:r>
            <w:r w:rsidR="00071265">
              <w:rPr>
                <w:noProof/>
                <w:webHidden/>
              </w:rPr>
              <w:fldChar w:fldCharType="begin"/>
            </w:r>
            <w:r w:rsidR="00071265">
              <w:rPr>
                <w:noProof/>
                <w:webHidden/>
              </w:rPr>
              <w:instrText xml:space="preserve"> PAGEREF _Toc531165098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239A2234"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9" w:history="1">
            <w:r w:rsidR="00071265" w:rsidRPr="00D30381">
              <w:rPr>
                <w:rStyle w:val="Lienhypertexte"/>
                <w:noProof/>
              </w:rPr>
              <w:t>3.3.3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Troisième génération – supports optiques</w:t>
            </w:r>
            <w:r w:rsidR="00071265">
              <w:rPr>
                <w:noProof/>
                <w:webHidden/>
              </w:rPr>
              <w:tab/>
            </w:r>
            <w:r w:rsidR="00071265">
              <w:rPr>
                <w:noProof/>
                <w:webHidden/>
              </w:rPr>
              <w:fldChar w:fldCharType="begin"/>
            </w:r>
            <w:r w:rsidR="00071265">
              <w:rPr>
                <w:noProof/>
                <w:webHidden/>
              </w:rPr>
              <w:instrText xml:space="preserve"> PAGEREF _Toc531165099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6B1EF6C9"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0" w:history="1">
            <w:r w:rsidR="00071265" w:rsidRPr="00D30381">
              <w:rPr>
                <w:rStyle w:val="Lienhypertexte"/>
                <w:noProof/>
              </w:rPr>
              <w:t>3.3.3.1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disque compact</w:t>
            </w:r>
            <w:r w:rsidR="00071265">
              <w:rPr>
                <w:noProof/>
                <w:webHidden/>
              </w:rPr>
              <w:tab/>
            </w:r>
            <w:r w:rsidR="00071265">
              <w:rPr>
                <w:noProof/>
                <w:webHidden/>
              </w:rPr>
              <w:fldChar w:fldCharType="begin"/>
            </w:r>
            <w:r w:rsidR="00071265">
              <w:rPr>
                <w:noProof/>
                <w:webHidden/>
              </w:rPr>
              <w:instrText xml:space="preserve"> PAGEREF _Toc531165100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1DEE6B51"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1" w:history="1">
            <w:r w:rsidR="00071265" w:rsidRPr="00D30381">
              <w:rPr>
                <w:rStyle w:val="Lienhypertexte"/>
                <w:noProof/>
              </w:rPr>
              <w:t>3.3.3.2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DVD</w:t>
            </w:r>
            <w:r w:rsidR="00071265">
              <w:rPr>
                <w:noProof/>
                <w:webHidden/>
              </w:rPr>
              <w:tab/>
            </w:r>
            <w:r w:rsidR="00071265">
              <w:rPr>
                <w:noProof/>
                <w:webHidden/>
              </w:rPr>
              <w:fldChar w:fldCharType="begin"/>
            </w:r>
            <w:r w:rsidR="00071265">
              <w:rPr>
                <w:noProof/>
                <w:webHidden/>
              </w:rPr>
              <w:instrText xml:space="preserve"> PAGEREF _Toc531165101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5E97C449"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2" w:history="1">
            <w:r w:rsidR="00071265" w:rsidRPr="00D30381">
              <w:rPr>
                <w:rStyle w:val="Lienhypertexte"/>
                <w:noProof/>
              </w:rPr>
              <w:t>3.3.3.3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Blu-ray</w:t>
            </w:r>
            <w:r w:rsidR="00071265">
              <w:rPr>
                <w:noProof/>
                <w:webHidden/>
              </w:rPr>
              <w:tab/>
            </w:r>
            <w:r w:rsidR="00071265">
              <w:rPr>
                <w:noProof/>
                <w:webHidden/>
              </w:rPr>
              <w:fldChar w:fldCharType="begin"/>
            </w:r>
            <w:r w:rsidR="00071265">
              <w:rPr>
                <w:noProof/>
                <w:webHidden/>
              </w:rPr>
              <w:instrText xml:space="preserve"> PAGEREF _Toc531165102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7F5217C1"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3" w:history="1">
            <w:r w:rsidR="00071265" w:rsidRPr="00D30381">
              <w:rPr>
                <w:rStyle w:val="Lienhypertexte"/>
                <w:noProof/>
              </w:rPr>
              <w:t>3.3.4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Quatrième génération – supports numériques</w:t>
            </w:r>
            <w:r w:rsidR="00071265">
              <w:rPr>
                <w:noProof/>
                <w:webHidden/>
              </w:rPr>
              <w:tab/>
            </w:r>
            <w:r w:rsidR="00071265">
              <w:rPr>
                <w:noProof/>
                <w:webHidden/>
              </w:rPr>
              <w:fldChar w:fldCharType="begin"/>
            </w:r>
            <w:r w:rsidR="00071265">
              <w:rPr>
                <w:noProof/>
                <w:webHidden/>
              </w:rPr>
              <w:instrText xml:space="preserve"> PAGEREF _Toc531165103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0B665541"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4" w:history="1">
            <w:r w:rsidR="00071265" w:rsidRPr="00D30381">
              <w:rPr>
                <w:rStyle w:val="Lienhypertexte"/>
                <w:noProof/>
              </w:rPr>
              <w:t>3.3.4.1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clé USB</w:t>
            </w:r>
            <w:r w:rsidR="00071265">
              <w:rPr>
                <w:noProof/>
                <w:webHidden/>
              </w:rPr>
              <w:tab/>
            </w:r>
            <w:r w:rsidR="00071265">
              <w:rPr>
                <w:noProof/>
                <w:webHidden/>
              </w:rPr>
              <w:fldChar w:fldCharType="begin"/>
            </w:r>
            <w:r w:rsidR="00071265">
              <w:rPr>
                <w:noProof/>
                <w:webHidden/>
              </w:rPr>
              <w:instrText xml:space="preserve"> PAGEREF _Toc531165104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6FE1681E"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05" w:history="1">
            <w:r w:rsidR="00071265" w:rsidRPr="00D30381">
              <w:rPr>
                <w:rStyle w:val="Lienhypertexte"/>
                <w:noProof/>
              </w:rPr>
              <w:t>3.4</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types de sauvegardes</w:t>
            </w:r>
            <w:r w:rsidR="00071265">
              <w:rPr>
                <w:noProof/>
                <w:webHidden/>
              </w:rPr>
              <w:tab/>
            </w:r>
            <w:r w:rsidR="00071265">
              <w:rPr>
                <w:noProof/>
                <w:webHidden/>
              </w:rPr>
              <w:fldChar w:fldCharType="begin"/>
            </w:r>
            <w:r w:rsidR="00071265">
              <w:rPr>
                <w:noProof/>
                <w:webHidden/>
              </w:rPr>
              <w:instrText xml:space="preserve"> PAGEREF _Toc531165105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5642802"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6" w:history="1">
            <w:r w:rsidR="00071265" w:rsidRPr="00D30381">
              <w:rPr>
                <w:rStyle w:val="Lienhypertexte"/>
                <w:noProof/>
              </w:rPr>
              <w:t>3.4.1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complète</w:t>
            </w:r>
            <w:r w:rsidR="00071265">
              <w:rPr>
                <w:noProof/>
                <w:webHidden/>
              </w:rPr>
              <w:tab/>
            </w:r>
            <w:r w:rsidR="00071265">
              <w:rPr>
                <w:noProof/>
                <w:webHidden/>
              </w:rPr>
              <w:fldChar w:fldCharType="begin"/>
            </w:r>
            <w:r w:rsidR="00071265">
              <w:rPr>
                <w:noProof/>
                <w:webHidden/>
              </w:rPr>
              <w:instrText xml:space="preserve"> PAGEREF _Toc531165106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5E5F97C9"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7" w:history="1">
            <w:r w:rsidR="00071265" w:rsidRPr="00D30381">
              <w:rPr>
                <w:rStyle w:val="Lienhypertexte"/>
                <w:noProof/>
              </w:rPr>
              <w:t>3.4.1.1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positif :</w:t>
            </w:r>
            <w:r w:rsidR="00071265">
              <w:rPr>
                <w:noProof/>
                <w:webHidden/>
              </w:rPr>
              <w:tab/>
            </w:r>
            <w:r w:rsidR="00071265">
              <w:rPr>
                <w:noProof/>
                <w:webHidden/>
              </w:rPr>
              <w:fldChar w:fldCharType="begin"/>
            </w:r>
            <w:r w:rsidR="00071265">
              <w:rPr>
                <w:noProof/>
                <w:webHidden/>
              </w:rPr>
              <w:instrText xml:space="preserve"> PAGEREF _Toc531165107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144EE9AA"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8" w:history="1">
            <w:r w:rsidR="00071265" w:rsidRPr="00D30381">
              <w:rPr>
                <w:rStyle w:val="Lienhypertexte"/>
                <w:noProof/>
              </w:rPr>
              <w:t>3.4.1.2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Négatif :</w:t>
            </w:r>
            <w:r w:rsidR="00071265">
              <w:rPr>
                <w:noProof/>
                <w:webHidden/>
              </w:rPr>
              <w:tab/>
            </w:r>
            <w:r w:rsidR="00071265">
              <w:rPr>
                <w:noProof/>
                <w:webHidden/>
              </w:rPr>
              <w:fldChar w:fldCharType="begin"/>
            </w:r>
            <w:r w:rsidR="00071265">
              <w:rPr>
                <w:noProof/>
                <w:webHidden/>
              </w:rPr>
              <w:instrText xml:space="preserve"> PAGEREF _Toc531165108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266EAF6"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9" w:history="1">
            <w:r w:rsidR="00071265" w:rsidRPr="00D30381">
              <w:rPr>
                <w:rStyle w:val="Lienhypertexte"/>
                <w:noProof/>
              </w:rPr>
              <w:t>3.4.2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incrémentale</w:t>
            </w:r>
            <w:r w:rsidR="00071265">
              <w:rPr>
                <w:noProof/>
                <w:webHidden/>
              </w:rPr>
              <w:tab/>
            </w:r>
            <w:r w:rsidR="00071265">
              <w:rPr>
                <w:noProof/>
                <w:webHidden/>
              </w:rPr>
              <w:fldChar w:fldCharType="begin"/>
            </w:r>
            <w:r w:rsidR="00071265">
              <w:rPr>
                <w:noProof/>
                <w:webHidden/>
              </w:rPr>
              <w:instrText xml:space="preserve"> PAGEREF _Toc531165109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150AECB"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0" w:history="1">
            <w:r w:rsidR="00071265" w:rsidRPr="00D30381">
              <w:rPr>
                <w:rStyle w:val="Lienhypertexte"/>
                <w:noProof/>
              </w:rPr>
              <w:t>3.4.2.1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positif :</w:t>
            </w:r>
            <w:r w:rsidR="00071265">
              <w:rPr>
                <w:noProof/>
                <w:webHidden/>
              </w:rPr>
              <w:tab/>
            </w:r>
            <w:r w:rsidR="00071265">
              <w:rPr>
                <w:noProof/>
                <w:webHidden/>
              </w:rPr>
              <w:fldChar w:fldCharType="begin"/>
            </w:r>
            <w:r w:rsidR="00071265">
              <w:rPr>
                <w:noProof/>
                <w:webHidden/>
              </w:rPr>
              <w:instrText xml:space="preserve"> PAGEREF _Toc531165110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7F4E69E6"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1" w:history="1">
            <w:r w:rsidR="00071265" w:rsidRPr="00D30381">
              <w:rPr>
                <w:rStyle w:val="Lienhypertexte"/>
                <w:noProof/>
              </w:rPr>
              <w:t>3.4.2.2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Négatif :</w:t>
            </w:r>
            <w:r w:rsidR="00071265">
              <w:rPr>
                <w:noProof/>
                <w:webHidden/>
              </w:rPr>
              <w:tab/>
            </w:r>
            <w:r w:rsidR="00071265">
              <w:rPr>
                <w:noProof/>
                <w:webHidden/>
              </w:rPr>
              <w:fldChar w:fldCharType="begin"/>
            </w:r>
            <w:r w:rsidR="00071265">
              <w:rPr>
                <w:noProof/>
                <w:webHidden/>
              </w:rPr>
              <w:instrText xml:space="preserve"> PAGEREF _Toc531165111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7E4199AE"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2" w:history="1">
            <w:r w:rsidR="00071265" w:rsidRPr="00D30381">
              <w:rPr>
                <w:rStyle w:val="Lienhypertexte"/>
                <w:noProof/>
              </w:rPr>
              <w:t>3.4.3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différentielle</w:t>
            </w:r>
            <w:r w:rsidR="00071265">
              <w:rPr>
                <w:noProof/>
                <w:webHidden/>
              </w:rPr>
              <w:tab/>
            </w:r>
            <w:r w:rsidR="00071265">
              <w:rPr>
                <w:noProof/>
                <w:webHidden/>
              </w:rPr>
              <w:fldChar w:fldCharType="begin"/>
            </w:r>
            <w:r w:rsidR="00071265">
              <w:rPr>
                <w:noProof/>
                <w:webHidden/>
              </w:rPr>
              <w:instrText xml:space="preserve"> PAGEREF _Toc531165112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5B1B59A"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3" w:history="1">
            <w:r w:rsidR="00071265" w:rsidRPr="00D30381">
              <w:rPr>
                <w:rStyle w:val="Lienhypertexte"/>
                <w:noProof/>
              </w:rPr>
              <w:t>3.4.4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décrémentale</w:t>
            </w:r>
            <w:r w:rsidR="00071265">
              <w:rPr>
                <w:noProof/>
                <w:webHidden/>
              </w:rPr>
              <w:tab/>
            </w:r>
            <w:r w:rsidR="00071265">
              <w:rPr>
                <w:noProof/>
                <w:webHidden/>
              </w:rPr>
              <w:fldChar w:fldCharType="begin"/>
            </w:r>
            <w:r w:rsidR="00071265">
              <w:rPr>
                <w:noProof/>
                <w:webHidden/>
              </w:rPr>
              <w:instrText xml:space="preserve"> PAGEREF _Toc531165113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7D90A57D"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14" w:history="1">
            <w:r w:rsidR="00071265" w:rsidRPr="00D30381">
              <w:rPr>
                <w:rStyle w:val="Lienhypertexte"/>
                <w:noProof/>
              </w:rPr>
              <w:t>3.5</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Onduleurs – UPS</w:t>
            </w:r>
            <w:r w:rsidR="00071265">
              <w:rPr>
                <w:noProof/>
                <w:webHidden/>
              </w:rPr>
              <w:tab/>
            </w:r>
            <w:r w:rsidR="00071265">
              <w:rPr>
                <w:noProof/>
                <w:webHidden/>
              </w:rPr>
              <w:fldChar w:fldCharType="begin"/>
            </w:r>
            <w:r w:rsidR="00071265">
              <w:rPr>
                <w:noProof/>
                <w:webHidden/>
              </w:rPr>
              <w:instrText xml:space="preserve"> PAGEREF _Toc531165114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129B6BB"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5" w:history="1">
            <w:r w:rsidR="00071265" w:rsidRPr="00D30381">
              <w:rPr>
                <w:rStyle w:val="Lienhypertexte"/>
                <w:noProof/>
              </w:rPr>
              <w:t>3.5.1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Types d’UPS</w:t>
            </w:r>
            <w:r w:rsidR="00071265">
              <w:rPr>
                <w:noProof/>
                <w:webHidden/>
              </w:rPr>
              <w:tab/>
            </w:r>
            <w:r w:rsidR="00071265">
              <w:rPr>
                <w:noProof/>
                <w:webHidden/>
              </w:rPr>
              <w:fldChar w:fldCharType="begin"/>
            </w:r>
            <w:r w:rsidR="00071265">
              <w:rPr>
                <w:noProof/>
                <w:webHidden/>
              </w:rPr>
              <w:instrText xml:space="preserve"> PAGEREF _Toc531165115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2853E366"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6" w:history="1">
            <w:r w:rsidR="00071265" w:rsidRPr="00D30381">
              <w:rPr>
                <w:rStyle w:val="Lienhypertexte"/>
                <w:noProof/>
              </w:rPr>
              <w:t>3.5.1.1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Off-line (Passive Standby)</w:t>
            </w:r>
            <w:r w:rsidR="00071265">
              <w:rPr>
                <w:noProof/>
                <w:webHidden/>
              </w:rPr>
              <w:tab/>
            </w:r>
            <w:r w:rsidR="00071265">
              <w:rPr>
                <w:noProof/>
                <w:webHidden/>
              </w:rPr>
              <w:fldChar w:fldCharType="begin"/>
            </w:r>
            <w:r w:rsidR="00071265">
              <w:rPr>
                <w:noProof/>
                <w:webHidden/>
              </w:rPr>
              <w:instrText xml:space="preserve"> PAGEREF _Toc531165116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5479420"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7" w:history="1">
            <w:r w:rsidR="00071265" w:rsidRPr="00D30381">
              <w:rPr>
                <w:rStyle w:val="Lienhypertexte"/>
                <w:noProof/>
              </w:rPr>
              <w:t>3.5.1.2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In-line (Line-Interactive):</w:t>
            </w:r>
            <w:r w:rsidR="00071265">
              <w:rPr>
                <w:noProof/>
                <w:webHidden/>
              </w:rPr>
              <w:tab/>
            </w:r>
            <w:r w:rsidR="00071265">
              <w:rPr>
                <w:noProof/>
                <w:webHidden/>
              </w:rPr>
              <w:fldChar w:fldCharType="begin"/>
            </w:r>
            <w:r w:rsidR="00071265">
              <w:rPr>
                <w:noProof/>
                <w:webHidden/>
              </w:rPr>
              <w:instrText xml:space="preserve"> PAGEREF _Toc531165117 \h </w:instrText>
            </w:r>
            <w:r w:rsidR="00071265">
              <w:rPr>
                <w:noProof/>
                <w:webHidden/>
              </w:rPr>
            </w:r>
            <w:r w:rsidR="00071265">
              <w:rPr>
                <w:noProof/>
                <w:webHidden/>
              </w:rPr>
              <w:fldChar w:fldCharType="separate"/>
            </w:r>
            <w:r w:rsidR="00071265">
              <w:rPr>
                <w:noProof/>
                <w:webHidden/>
              </w:rPr>
              <w:t>28</w:t>
            </w:r>
            <w:r w:rsidR="00071265">
              <w:rPr>
                <w:noProof/>
                <w:webHidden/>
              </w:rPr>
              <w:fldChar w:fldCharType="end"/>
            </w:r>
          </w:hyperlink>
        </w:p>
        <w:p w14:paraId="160A61D3"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8" w:history="1">
            <w:r w:rsidR="00071265" w:rsidRPr="00D30381">
              <w:rPr>
                <w:rStyle w:val="Lienhypertexte"/>
                <w:noProof/>
              </w:rPr>
              <w:t>3.5.1.3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On-line (Double conversion)</w:t>
            </w:r>
            <w:r w:rsidR="00071265">
              <w:rPr>
                <w:noProof/>
                <w:webHidden/>
              </w:rPr>
              <w:tab/>
            </w:r>
            <w:r w:rsidR="00071265">
              <w:rPr>
                <w:noProof/>
                <w:webHidden/>
              </w:rPr>
              <w:fldChar w:fldCharType="begin"/>
            </w:r>
            <w:r w:rsidR="00071265">
              <w:rPr>
                <w:noProof/>
                <w:webHidden/>
              </w:rPr>
              <w:instrText xml:space="preserve"> PAGEREF _Toc531165118 \h </w:instrText>
            </w:r>
            <w:r w:rsidR="00071265">
              <w:rPr>
                <w:noProof/>
                <w:webHidden/>
              </w:rPr>
            </w:r>
            <w:r w:rsidR="00071265">
              <w:rPr>
                <w:noProof/>
                <w:webHidden/>
              </w:rPr>
              <w:fldChar w:fldCharType="separate"/>
            </w:r>
            <w:r w:rsidR="00071265">
              <w:rPr>
                <w:noProof/>
                <w:webHidden/>
              </w:rPr>
              <w:t>29</w:t>
            </w:r>
            <w:r w:rsidR="00071265">
              <w:rPr>
                <w:noProof/>
                <w:webHidden/>
              </w:rPr>
              <w:fldChar w:fldCharType="end"/>
            </w:r>
          </w:hyperlink>
        </w:p>
        <w:p w14:paraId="27579918"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9" w:history="1">
            <w:r w:rsidR="00071265" w:rsidRPr="00D30381">
              <w:rPr>
                <w:rStyle w:val="Lienhypertexte"/>
                <w:noProof/>
              </w:rPr>
              <w:t>3.5.2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Comment choisir son Onduleur</w:t>
            </w:r>
            <w:r w:rsidR="00071265">
              <w:rPr>
                <w:noProof/>
                <w:webHidden/>
              </w:rPr>
              <w:tab/>
            </w:r>
            <w:r w:rsidR="00071265">
              <w:rPr>
                <w:noProof/>
                <w:webHidden/>
              </w:rPr>
              <w:fldChar w:fldCharType="begin"/>
            </w:r>
            <w:r w:rsidR="00071265">
              <w:rPr>
                <w:noProof/>
                <w:webHidden/>
              </w:rPr>
              <w:instrText xml:space="preserve"> PAGEREF _Toc531165119 \h </w:instrText>
            </w:r>
            <w:r w:rsidR="00071265">
              <w:rPr>
                <w:noProof/>
                <w:webHidden/>
              </w:rPr>
            </w:r>
            <w:r w:rsidR="00071265">
              <w:rPr>
                <w:noProof/>
                <w:webHidden/>
              </w:rPr>
              <w:fldChar w:fldCharType="separate"/>
            </w:r>
            <w:r w:rsidR="00071265">
              <w:rPr>
                <w:noProof/>
                <w:webHidden/>
              </w:rPr>
              <w:t>30</w:t>
            </w:r>
            <w:r w:rsidR="00071265">
              <w:rPr>
                <w:noProof/>
                <w:webHidden/>
              </w:rPr>
              <w:fldChar w:fldCharType="end"/>
            </w:r>
          </w:hyperlink>
        </w:p>
        <w:p w14:paraId="66990575"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20" w:history="1">
            <w:r w:rsidR="00071265" w:rsidRPr="00D30381">
              <w:rPr>
                <w:rStyle w:val="Lienhypertexte"/>
                <w:noProof/>
              </w:rPr>
              <w:t>3.6</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DRP – Plan de reprise d’activité</w:t>
            </w:r>
            <w:r w:rsidR="00071265">
              <w:rPr>
                <w:noProof/>
                <w:webHidden/>
              </w:rPr>
              <w:tab/>
            </w:r>
            <w:r w:rsidR="00071265">
              <w:rPr>
                <w:noProof/>
                <w:webHidden/>
              </w:rPr>
              <w:fldChar w:fldCharType="begin"/>
            </w:r>
            <w:r w:rsidR="00071265">
              <w:rPr>
                <w:noProof/>
                <w:webHidden/>
              </w:rPr>
              <w:instrText xml:space="preserve"> PAGEREF _Toc531165120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17734E3F"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1" w:history="1">
            <w:r w:rsidR="00071265" w:rsidRPr="00D30381">
              <w:rPr>
                <w:rStyle w:val="Lienhypertexte"/>
                <w:noProof/>
              </w:rPr>
              <w:t>3.6.1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RTO</w:t>
            </w:r>
            <w:r w:rsidR="00071265">
              <w:rPr>
                <w:noProof/>
                <w:webHidden/>
              </w:rPr>
              <w:tab/>
            </w:r>
            <w:r w:rsidR="00071265">
              <w:rPr>
                <w:noProof/>
                <w:webHidden/>
              </w:rPr>
              <w:fldChar w:fldCharType="begin"/>
            </w:r>
            <w:r w:rsidR="00071265">
              <w:rPr>
                <w:noProof/>
                <w:webHidden/>
              </w:rPr>
              <w:instrText xml:space="preserve"> PAGEREF _Toc531165121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3D8D7A37"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2" w:history="1">
            <w:r w:rsidR="00071265" w:rsidRPr="00D30381">
              <w:rPr>
                <w:rStyle w:val="Lienhypertexte"/>
                <w:noProof/>
              </w:rPr>
              <w:t>3.6.2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RPO</w:t>
            </w:r>
            <w:r w:rsidR="00071265">
              <w:rPr>
                <w:noProof/>
                <w:webHidden/>
              </w:rPr>
              <w:tab/>
            </w:r>
            <w:r w:rsidR="00071265">
              <w:rPr>
                <w:noProof/>
                <w:webHidden/>
              </w:rPr>
              <w:fldChar w:fldCharType="begin"/>
            </w:r>
            <w:r w:rsidR="00071265">
              <w:rPr>
                <w:noProof/>
                <w:webHidden/>
              </w:rPr>
              <w:instrText xml:space="preserve"> PAGEREF _Toc531165122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779653B6"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3" w:history="1">
            <w:r w:rsidR="00071265" w:rsidRPr="00D30381">
              <w:rPr>
                <w:rStyle w:val="Lienhypertexte"/>
                <w:noProof/>
              </w:rPr>
              <w:t>3.6.3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Schématisation d’un incident</w:t>
            </w:r>
            <w:r w:rsidR="00071265">
              <w:rPr>
                <w:noProof/>
                <w:webHidden/>
              </w:rPr>
              <w:tab/>
            </w:r>
            <w:r w:rsidR="00071265">
              <w:rPr>
                <w:noProof/>
                <w:webHidden/>
              </w:rPr>
              <w:fldChar w:fldCharType="begin"/>
            </w:r>
            <w:r w:rsidR="00071265">
              <w:rPr>
                <w:noProof/>
                <w:webHidden/>
              </w:rPr>
              <w:instrText xml:space="preserve"> PAGEREF _Toc531165123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5D16751C"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24" w:history="1">
            <w:r w:rsidR="00071265" w:rsidRPr="00D30381">
              <w:rPr>
                <w:rStyle w:val="Lienhypertexte"/>
                <w:noProof/>
              </w:rPr>
              <w:t>3.7</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iSCSI</w:t>
            </w:r>
            <w:r w:rsidR="00071265">
              <w:rPr>
                <w:noProof/>
                <w:webHidden/>
              </w:rPr>
              <w:tab/>
            </w:r>
            <w:r w:rsidR="00071265">
              <w:rPr>
                <w:noProof/>
                <w:webHidden/>
              </w:rPr>
              <w:fldChar w:fldCharType="begin"/>
            </w:r>
            <w:r w:rsidR="00071265">
              <w:rPr>
                <w:noProof/>
                <w:webHidden/>
              </w:rPr>
              <w:instrText xml:space="preserve"> PAGEREF _Toc531165124 \h </w:instrText>
            </w:r>
            <w:r w:rsidR="00071265">
              <w:rPr>
                <w:noProof/>
                <w:webHidden/>
              </w:rPr>
            </w:r>
            <w:r w:rsidR="00071265">
              <w:rPr>
                <w:noProof/>
                <w:webHidden/>
              </w:rPr>
              <w:fldChar w:fldCharType="separate"/>
            </w:r>
            <w:r w:rsidR="00071265">
              <w:rPr>
                <w:noProof/>
                <w:webHidden/>
              </w:rPr>
              <w:t>32</w:t>
            </w:r>
            <w:r w:rsidR="00071265">
              <w:rPr>
                <w:noProof/>
                <w:webHidden/>
              </w:rPr>
              <w:fldChar w:fldCharType="end"/>
            </w:r>
          </w:hyperlink>
        </w:p>
        <w:p w14:paraId="4197A716"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5" w:history="1">
            <w:r w:rsidR="00071265" w:rsidRPr="00D30381">
              <w:rPr>
                <w:rStyle w:val="Lienhypertexte"/>
                <w:noProof/>
              </w:rPr>
              <w:t>3.7.1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Utilité</w:t>
            </w:r>
            <w:r w:rsidR="00071265">
              <w:rPr>
                <w:noProof/>
                <w:webHidden/>
              </w:rPr>
              <w:tab/>
            </w:r>
            <w:r w:rsidR="00071265">
              <w:rPr>
                <w:noProof/>
                <w:webHidden/>
              </w:rPr>
              <w:fldChar w:fldCharType="begin"/>
            </w:r>
            <w:r w:rsidR="00071265">
              <w:rPr>
                <w:noProof/>
                <w:webHidden/>
              </w:rPr>
              <w:instrText xml:space="preserve"> PAGEREF _Toc531165125 \h </w:instrText>
            </w:r>
            <w:r w:rsidR="00071265">
              <w:rPr>
                <w:noProof/>
                <w:webHidden/>
              </w:rPr>
            </w:r>
            <w:r w:rsidR="00071265">
              <w:rPr>
                <w:noProof/>
                <w:webHidden/>
              </w:rPr>
              <w:fldChar w:fldCharType="separate"/>
            </w:r>
            <w:r w:rsidR="00071265">
              <w:rPr>
                <w:noProof/>
                <w:webHidden/>
              </w:rPr>
              <w:t>32</w:t>
            </w:r>
            <w:r w:rsidR="00071265">
              <w:rPr>
                <w:noProof/>
                <w:webHidden/>
              </w:rPr>
              <w:fldChar w:fldCharType="end"/>
            </w:r>
          </w:hyperlink>
        </w:p>
        <w:p w14:paraId="71F1D0C1" w14:textId="77777777" w:rsidR="00071265" w:rsidRDefault="004579F1">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126" w:history="1">
            <w:r w:rsidR="00071265" w:rsidRPr="00D30381">
              <w:rPr>
                <w:rStyle w:val="Lienhypertexte"/>
                <w:noProof/>
                <w:lang w:eastAsia="fr-CH"/>
              </w:rPr>
              <w:t>4</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lang w:eastAsia="fr-CH"/>
              </w:rPr>
              <w:t>Partie 3</w:t>
            </w:r>
            <w:r w:rsidR="00071265">
              <w:rPr>
                <w:noProof/>
                <w:webHidden/>
              </w:rPr>
              <w:tab/>
            </w:r>
            <w:r w:rsidR="00071265">
              <w:rPr>
                <w:noProof/>
                <w:webHidden/>
              </w:rPr>
              <w:fldChar w:fldCharType="begin"/>
            </w:r>
            <w:r w:rsidR="00071265">
              <w:rPr>
                <w:noProof/>
                <w:webHidden/>
              </w:rPr>
              <w:instrText xml:space="preserve"> PAGEREF _Toc531165126 \h </w:instrText>
            </w:r>
            <w:r w:rsidR="00071265">
              <w:rPr>
                <w:noProof/>
                <w:webHidden/>
              </w:rPr>
            </w:r>
            <w:r w:rsidR="00071265">
              <w:rPr>
                <w:noProof/>
                <w:webHidden/>
              </w:rPr>
              <w:fldChar w:fldCharType="separate"/>
            </w:r>
            <w:r w:rsidR="00071265">
              <w:rPr>
                <w:noProof/>
                <w:webHidden/>
              </w:rPr>
              <w:t>33</w:t>
            </w:r>
            <w:r w:rsidR="00071265">
              <w:rPr>
                <w:noProof/>
                <w:webHidden/>
              </w:rPr>
              <w:fldChar w:fldCharType="end"/>
            </w:r>
          </w:hyperlink>
        </w:p>
        <w:p w14:paraId="64E26D2E" w14:textId="77777777" w:rsidR="00071265" w:rsidRDefault="004579F1">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127" w:history="1">
            <w:r w:rsidR="00071265" w:rsidRPr="00D30381">
              <w:rPr>
                <w:rStyle w:val="Lienhypertexte"/>
                <w:noProof/>
                <w:lang w:eastAsia="fr-CH"/>
              </w:rPr>
              <w:t>5</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lang w:eastAsia="fr-CH"/>
              </w:rPr>
              <w:t>Sources</w:t>
            </w:r>
            <w:r w:rsidR="00071265">
              <w:rPr>
                <w:noProof/>
                <w:webHidden/>
              </w:rPr>
              <w:tab/>
            </w:r>
            <w:r w:rsidR="00071265">
              <w:rPr>
                <w:noProof/>
                <w:webHidden/>
              </w:rPr>
              <w:fldChar w:fldCharType="begin"/>
            </w:r>
            <w:r w:rsidR="00071265">
              <w:rPr>
                <w:noProof/>
                <w:webHidden/>
              </w:rPr>
              <w:instrText xml:space="preserve"> PAGEREF _Toc531165127 \h </w:instrText>
            </w:r>
            <w:r w:rsidR="00071265">
              <w:rPr>
                <w:noProof/>
                <w:webHidden/>
              </w:rPr>
            </w:r>
            <w:r w:rsidR="00071265">
              <w:rPr>
                <w:noProof/>
                <w:webHidden/>
              </w:rPr>
              <w:fldChar w:fldCharType="separate"/>
            </w:r>
            <w:r w:rsidR="00071265">
              <w:rPr>
                <w:noProof/>
                <w:webHidden/>
              </w:rPr>
              <w:t>34</w:t>
            </w:r>
            <w:r w:rsidR="00071265">
              <w:rPr>
                <w:noProof/>
                <w:webHidden/>
              </w:rPr>
              <w:fldChar w:fldCharType="end"/>
            </w:r>
          </w:hyperlink>
        </w:p>
        <w:p w14:paraId="56D70317" w14:textId="4153209C" w:rsidR="005131E4" w:rsidRDefault="00213D03">
          <w:r>
            <w:rPr>
              <w:b/>
              <w:bCs/>
              <w:noProof/>
              <w:sz w:val="24"/>
              <w:szCs w:val="24"/>
              <w:u w:val="single"/>
              <w:lang w:val="fr-FR"/>
            </w:rPr>
            <w:lastRenderedPageBreak/>
            <w:fldChar w:fldCharType="end"/>
          </w:r>
        </w:p>
      </w:sdtContent>
    </w:sdt>
    <w:p w14:paraId="10C3C156" w14:textId="77777777" w:rsidR="00E71B05" w:rsidRDefault="00E71B05" w:rsidP="00F022E4">
      <w:pPr>
        <w:pStyle w:val="Titre"/>
        <w:pageBreakBefore/>
        <w:sectPr w:rsidR="00E71B05"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Default="00EF2BF6" w:rsidP="00F022E4">
      <w:pPr>
        <w:pStyle w:val="Titre"/>
        <w:pageBreakBefore/>
        <w:sectPr w:rsidR="00E71B05" w:rsidSect="00E71B05">
          <w:footnotePr>
            <w:numRestart w:val="eachPage"/>
          </w:footnotePr>
          <w:pgSz w:w="11906" w:h="16838" w:code="9"/>
          <w:pgMar w:top="1418" w:right="1418" w:bottom="1418" w:left="1418" w:header="709" w:footer="709" w:gutter="0"/>
          <w:cols w:space="708"/>
          <w:vAlign w:val="center"/>
          <w:docGrid w:linePitch="360"/>
        </w:sectPr>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w:t>
      </w:r>
      <w:r w:rsidR="00E71B05">
        <w:t>x</w:t>
      </w:r>
    </w:p>
    <w:p w14:paraId="6C1635F9" w14:textId="0D7B4C35" w:rsidR="00A97195" w:rsidRDefault="00A97195" w:rsidP="00A72687">
      <w:pPr>
        <w:pStyle w:val="Titre1"/>
        <w:pageBreakBefore/>
      </w:pPr>
      <w:bookmarkStart w:id="0" w:name="_Toc531165035"/>
      <w:r>
        <w:lastRenderedPageBreak/>
        <w:t>Partie 1</w:t>
      </w:r>
      <w:bookmarkEnd w:id="0"/>
    </w:p>
    <w:p w14:paraId="70EA5695" w14:textId="42D930F0" w:rsidR="00765A24" w:rsidRPr="009C0B1E" w:rsidRDefault="00765A24" w:rsidP="00AE41E3">
      <w:pPr>
        <w:pStyle w:val="Titre2"/>
      </w:pPr>
      <w:bookmarkStart w:id="1" w:name="_Toc531165036"/>
      <w:r w:rsidRPr="009C0B1E">
        <w:t>Casino de Montreux</w:t>
      </w:r>
      <w:bookmarkEnd w:id="1"/>
    </w:p>
    <w:p w14:paraId="690874F5" w14:textId="694463BC" w:rsidR="00765A24" w:rsidRPr="000F2ACE" w:rsidRDefault="00377A1C" w:rsidP="00A97195">
      <w:pPr>
        <w:pStyle w:val="Titre3"/>
      </w:pPr>
      <w:bookmarkStart w:id="2" w:name="_Toc531165037"/>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3" w:name="_Toc524881887"/>
      <w:bookmarkStart w:id="4" w:name="_Toc531165038"/>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31165039"/>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31165040"/>
      <w:r>
        <w:t>Techniques de protections des données.</w:t>
      </w:r>
      <w:bookmarkEnd w:id="7"/>
      <w:bookmarkEnd w:id="8"/>
    </w:p>
    <w:p w14:paraId="3849B86D" w14:textId="7AB3755E" w:rsidR="00C82B46" w:rsidRDefault="00C82B46" w:rsidP="00C82B46">
      <w:r>
        <w:t>La sécurité des données est déjà en place avec des backups journaliers, clustering, firewall, portes sécurisées, identifiants avec m</w:t>
      </w:r>
      <w:bookmarkStart w:id="9" w:name="_GoBack"/>
      <w:bookmarkEnd w:id="9"/>
      <w:r>
        <w:t>ot de passe, entre autres.</w:t>
      </w:r>
      <w:r>
        <w:br/>
      </w:r>
      <w:r w:rsidRPr="00ED54AC">
        <w:rPr>
          <w:color w:val="000000" w:themeColor="text1"/>
        </w:rPr>
        <w:t>On utilise aussi les Raids 1 et 1+0, cette technique assure la protection des données de la baie de disques (SAN) avec une redondance permanente.</w:t>
      </w:r>
    </w:p>
    <w:p w14:paraId="032C3EA2" w14:textId="77777777" w:rsidR="00DA2687" w:rsidRDefault="00DA2687"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Default="006C4B44"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vAlign w:val="center"/>
          <w:docGrid w:linePitch="360"/>
        </w:sectPr>
      </w:pPr>
      <w:r w:rsidRPr="00C01154">
        <w:rPr>
          <w:rStyle w:val="TitreCar"/>
        </w:rPr>
        <w:lastRenderedPageBreak/>
        <w:t>La Loterie Romande</w:t>
      </w:r>
      <w:r w:rsidR="004579F1">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5pt;height:218.25pt">
            <v:imagedata r:id="rId12" o:title="10_LoRo15_RVB"/>
          </v:shape>
        </w:pict>
      </w:r>
    </w:p>
    <w:p w14:paraId="3465EB90" w14:textId="383F6AF2" w:rsidR="00425E2E" w:rsidRPr="00AE41E3" w:rsidRDefault="00425E2E" w:rsidP="00AE41E3">
      <w:pPr>
        <w:pStyle w:val="Titre2"/>
      </w:pPr>
      <w:bookmarkStart w:id="10" w:name="_Toc531165041"/>
      <w:r w:rsidRPr="00AE41E3">
        <w:lastRenderedPageBreak/>
        <w:t>La Loterie Romande</w:t>
      </w:r>
      <w:bookmarkEnd w:id="10"/>
    </w:p>
    <w:p w14:paraId="450ACA87" w14:textId="24752983" w:rsidR="00425E2E" w:rsidRDefault="00425E2E" w:rsidP="00A97195">
      <w:pPr>
        <w:pStyle w:val="Titre3"/>
      </w:pPr>
      <w:bookmarkStart w:id="11" w:name="_Toc531165042"/>
      <w:r>
        <w:t>Introduction</w:t>
      </w:r>
      <w:bookmarkEnd w:id="11"/>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2" w:name="_Toc531165043"/>
      <w:r>
        <w:t xml:space="preserve">Les données </w:t>
      </w:r>
      <w:r w:rsidR="005C5226">
        <w:t>au sein</w:t>
      </w:r>
      <w:r>
        <w:t xml:space="preserve"> de la Loterie Romande</w:t>
      </w:r>
      <w:bookmarkEnd w:id="12"/>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3" w:name="_Toc531165044"/>
      <w:r w:rsidRPr="00D66CF5">
        <w:t>Actions et mesures</w:t>
      </w:r>
      <w:bookmarkEnd w:id="13"/>
    </w:p>
    <w:p w14:paraId="05FD7BA7" w14:textId="3941DED4" w:rsidR="006E3384" w:rsidRPr="003C32A4" w:rsidRDefault="006E3384" w:rsidP="00DA6430">
      <w:pPr>
        <w:pStyle w:val="Titre4"/>
      </w:pPr>
      <w:bookmarkStart w:id="14" w:name="_Toc531165045"/>
      <w:r w:rsidRPr="003C32A4">
        <w:t>Protections logiques</w:t>
      </w:r>
      <w:bookmarkEnd w:id="14"/>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5" w:name="_Toc531165046"/>
      <w:r w:rsidRPr="00D66CF5">
        <w:t>Protections techniques</w:t>
      </w:r>
      <w:bookmarkEnd w:id="15"/>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12748E" w:rsidRDefault="005B5B89" w:rsidP="00B4398D">
      <w:pPr>
        <w:pStyle w:val="Titre3"/>
      </w:pPr>
      <w:bookmarkStart w:id="16" w:name="_Toc531165047"/>
      <w:r>
        <w:lastRenderedPageBreak/>
        <w:t>Stratégies de sauvegardes</w:t>
      </w:r>
      <w:bookmarkEnd w:id="16"/>
    </w:p>
    <w:p w14:paraId="35C093A7" w14:textId="2FC3051E" w:rsidR="005B5B89" w:rsidRDefault="005B5B89" w:rsidP="00DA6430">
      <w:pPr>
        <w:pStyle w:val="Titre4"/>
      </w:pPr>
      <w:r>
        <w:t xml:space="preserve"> </w:t>
      </w:r>
      <w:bookmarkStart w:id="17" w:name="_Toc531165048"/>
      <w:r w:rsidR="002A5532">
        <w:t>Infrastructures</w:t>
      </w:r>
      <w:bookmarkEnd w:id="17"/>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4579F1" w:rsidRDefault="004579F1"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4579F1" w:rsidRDefault="004579F1"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4579F1" w:rsidRDefault="004579F1"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4579F1" w:rsidRDefault="004579F1"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4579F1" w:rsidRDefault="004579F1"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4579F1" w:rsidRDefault="004579F1"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4579F1" w:rsidRDefault="004579F1"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4579F1" w:rsidRDefault="004579F1"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7CEF738D" w14:textId="769F73CF" w:rsidR="00BD54BE" w:rsidRPr="00D12D19" w:rsidRDefault="00FF49A1" w:rsidP="00BD54BE">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32C5F7F9" w14:textId="2FCF6547" w:rsidR="000E55E1" w:rsidRDefault="000E55E1" w:rsidP="00DA6430">
      <w:pPr>
        <w:pStyle w:val="Titre4"/>
      </w:pPr>
      <w:bookmarkStart w:id="18" w:name="_Toc531165049"/>
      <w:r>
        <w:t>Stratégie de conservation des sauvegardes</w:t>
      </w:r>
      <w:bookmarkEnd w:id="18"/>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75pt;height:243.75pt" o:ole="">
            <v:imagedata r:id="rId17" o:title=""/>
          </v:shape>
          <o:OLEObject Type="Embed" ProgID="Visio.Drawing.15" ShapeID="_x0000_i1026" DrawAspect="Content" ObjectID="_1605686322"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Default="000C0F9C" w:rsidP="00AE41E3">
      <w:pPr>
        <w:pStyle w:val="Titre2"/>
      </w:pPr>
      <w:bookmarkStart w:id="19" w:name="_Toc531165050"/>
      <w:r>
        <w:lastRenderedPageBreak/>
        <w:t>VTX</w:t>
      </w:r>
      <w:bookmarkEnd w:id="19"/>
    </w:p>
    <w:p w14:paraId="10F34C89" w14:textId="0E9C71D5" w:rsidR="000C0F9C" w:rsidRPr="000C0F9C" w:rsidRDefault="000C0F9C" w:rsidP="00A97195">
      <w:pPr>
        <w:pStyle w:val="Titre3"/>
      </w:pPr>
      <w:bookmarkStart w:id="20" w:name="_Toc531165051"/>
      <w:r>
        <w:t>Introduction</w:t>
      </w:r>
      <w:bookmarkEnd w:id="20"/>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7734BD">
      <w:pPr>
        <w:pStyle w:val="Paragraphedeliste"/>
        <w:numPr>
          <w:ilvl w:val="0"/>
          <w:numId w:val="8"/>
        </w:numPr>
      </w:pPr>
      <w:r>
        <w:t>Internet</w:t>
      </w:r>
    </w:p>
    <w:p w14:paraId="74C240FD" w14:textId="491E709D" w:rsidR="000C0F9C" w:rsidRDefault="000C0F9C" w:rsidP="007734BD">
      <w:pPr>
        <w:pStyle w:val="Paragraphedeliste"/>
        <w:numPr>
          <w:ilvl w:val="0"/>
          <w:numId w:val="8"/>
        </w:numPr>
      </w:pPr>
      <w:r>
        <w:t>Téléphonie</w:t>
      </w:r>
    </w:p>
    <w:p w14:paraId="5B442A09" w14:textId="45CC480F" w:rsidR="000C0F9C" w:rsidRDefault="000C0F9C" w:rsidP="007734BD">
      <w:pPr>
        <w:pStyle w:val="Paragraphedeliste"/>
        <w:numPr>
          <w:ilvl w:val="0"/>
          <w:numId w:val="8"/>
        </w:numPr>
      </w:pPr>
      <w:r>
        <w:t>Nom de domaine</w:t>
      </w:r>
    </w:p>
    <w:p w14:paraId="610D8C7C" w14:textId="174ED192" w:rsidR="000C0F9C" w:rsidRDefault="000C0F9C" w:rsidP="007734BD">
      <w:pPr>
        <w:pStyle w:val="Paragraphedeliste"/>
        <w:numPr>
          <w:ilvl w:val="0"/>
          <w:numId w:val="8"/>
        </w:numPr>
      </w:pPr>
      <w:r>
        <w:t>Hébergement</w:t>
      </w:r>
    </w:p>
    <w:p w14:paraId="5FD35C7E" w14:textId="5F7820CF" w:rsidR="000C0F9C" w:rsidRDefault="000C0F9C" w:rsidP="007734BD">
      <w:pPr>
        <w:pStyle w:val="Paragraphedeliste"/>
        <w:numPr>
          <w:ilvl w:val="0"/>
          <w:numId w:val="8"/>
        </w:numPr>
      </w:pPr>
      <w:r>
        <w:t>Mail</w:t>
      </w:r>
    </w:p>
    <w:p w14:paraId="4A9039BF" w14:textId="7DD64E4F" w:rsidR="000C0F9C" w:rsidRDefault="000C0F9C" w:rsidP="007734BD">
      <w:pPr>
        <w:pStyle w:val="Paragraphedeliste"/>
        <w:numPr>
          <w:ilvl w:val="0"/>
          <w:numId w:val="8"/>
        </w:numPr>
      </w:pPr>
      <w:r>
        <w:t>Sécurité de réseau informatique</w:t>
      </w:r>
    </w:p>
    <w:p w14:paraId="1A04246A" w14:textId="4ED3FC44" w:rsidR="000C0F9C" w:rsidRDefault="000C0F9C" w:rsidP="007734BD">
      <w:pPr>
        <w:pStyle w:val="Paragraphedeliste"/>
        <w:numPr>
          <w:ilvl w:val="0"/>
          <w:numId w:val="8"/>
        </w:numPr>
      </w:pPr>
      <w:r>
        <w:t>Télévision</w:t>
      </w:r>
    </w:p>
    <w:p w14:paraId="2BF5A9AF" w14:textId="77777777" w:rsidR="000C0F9C" w:rsidRDefault="000C0F9C" w:rsidP="007734BD">
      <w:pPr>
        <w:pStyle w:val="Paragraphedeliste"/>
        <w:numPr>
          <w:ilvl w:val="0"/>
          <w:numId w:val="8"/>
        </w:numPr>
      </w:pPr>
      <w:r>
        <w:t>Cloud</w:t>
      </w:r>
    </w:p>
    <w:p w14:paraId="0A7B7ABD" w14:textId="721B87C7" w:rsidR="00975EB0" w:rsidRDefault="00975EB0" w:rsidP="00A97195">
      <w:pPr>
        <w:pStyle w:val="Titre3"/>
      </w:pPr>
      <w:bookmarkStart w:id="21" w:name="_Toc531165052"/>
      <w:r>
        <w:t>Les techniques utilisées</w:t>
      </w:r>
      <w:bookmarkEnd w:id="21"/>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77777777" w:rsidR="00CA62F9" w:rsidRDefault="00CA62F9" w:rsidP="00CA62F9">
      <w:pPr>
        <w:pStyle w:val="Titre2"/>
      </w:pPr>
      <w:bookmarkStart w:id="22" w:name="_Toc530150123"/>
      <w:bookmarkStart w:id="23" w:name="_Toc531165053"/>
      <w:r>
        <w:lastRenderedPageBreak/>
        <w:t>Université de Lausanne</w:t>
      </w:r>
      <w:r>
        <w:rPr>
          <w:rStyle w:val="Appelnotedebasdep"/>
        </w:rPr>
        <w:footnoteReference w:id="1"/>
      </w:r>
      <w:bookmarkEnd w:id="22"/>
      <w:bookmarkEnd w:id="23"/>
    </w:p>
    <w:p w14:paraId="42625FD9" w14:textId="77777777" w:rsidR="00CA62F9" w:rsidRPr="00267C23" w:rsidRDefault="00CA62F9" w:rsidP="00CA62F9">
      <w:pPr>
        <w:pStyle w:val="Titre3"/>
      </w:pPr>
      <w:bookmarkStart w:id="24" w:name="_Toc530150124"/>
      <w:bookmarkStart w:id="25" w:name="_Toc531165054"/>
      <w:r w:rsidRPr="00267C23">
        <w:t>Présentation entreprise</w:t>
      </w:r>
      <w:bookmarkEnd w:id="24"/>
      <w:bookmarkEnd w:id="25"/>
    </w:p>
    <w:p w14:paraId="5303E2A5" w14:textId="77777777" w:rsidR="00CA62F9" w:rsidRDefault="00CA62F9" w:rsidP="00CA62F9">
      <w:r w:rsidRPr="00267C23">
        <w:t>L’Université de Lausanne, bâtiment dédié aux étudiants, professeurs et chercheurs universitaires, est un bâtiment qui regroupe pas moins de 15'000 étudiants et 5'000 employés situés sur les bords du Lac Léman, et il est composé de 7 facultés : médecine-biologie / sciences sociales / lettre / théologie / géosciences / droit / commerciales (HEC). Ce bâtiment a eu ses débuts en 1537 et l’un</w:t>
      </w:r>
      <w:r>
        <w:t>e</w:t>
      </w:r>
      <w:r w:rsidRPr="00267C23">
        <w:t xml:space="preserve"> des plus vieilles sociétés de Suisse</w:t>
      </w:r>
      <w:r w:rsidRPr="006173A4">
        <w:rPr>
          <w:color w:val="000000" w:themeColor="text1"/>
        </w:rPr>
        <w:t>. Nous respectons la LPD et la GDPR</w:t>
      </w:r>
      <w:r>
        <w:rPr>
          <w:color w:val="000000" w:themeColor="text1"/>
        </w:rPr>
        <w:t>,</w:t>
      </w:r>
      <w:r w:rsidRPr="006173A4">
        <w:rPr>
          <w:color w:val="000000" w:themeColor="text1"/>
        </w:rPr>
        <w:t xml:space="preserve"> car nous avons des employés qui habitent sur le territoire </w:t>
      </w:r>
      <w:r w:rsidRPr="00C82B46">
        <w:t>européen (</w:t>
      </w:r>
      <w:r>
        <w:t>hors</w:t>
      </w:r>
      <w:r w:rsidRPr="00C82B46">
        <w:t xml:space="preserve"> suisse).</w:t>
      </w:r>
    </w:p>
    <w:p w14:paraId="571AB379" w14:textId="77777777" w:rsidR="00CA62F9" w:rsidRPr="00A71C39" w:rsidRDefault="00CA62F9" w:rsidP="00CA62F9">
      <w:pPr>
        <w:rPr>
          <w:color w:val="538135" w:themeColor="accent6" w:themeShade="BF"/>
        </w:rPr>
      </w:pPr>
    </w:p>
    <w:p w14:paraId="36641980" w14:textId="77777777" w:rsidR="00CA62F9" w:rsidRPr="00267C23" w:rsidRDefault="00CA62F9" w:rsidP="00CA62F9">
      <w:pPr>
        <w:pStyle w:val="Titre3"/>
      </w:pPr>
      <w:bookmarkStart w:id="26" w:name="_Toc530150125"/>
      <w:bookmarkStart w:id="27" w:name="_Toc531165055"/>
      <w:r w:rsidRPr="00267C23">
        <w:t>Présentation du système</w:t>
      </w:r>
      <w:bookmarkEnd w:id="26"/>
      <w:bookmarkEnd w:id="27"/>
      <w:r w:rsidRPr="00267C23">
        <w:t xml:space="preserve"> </w:t>
      </w:r>
    </w:p>
    <w:p w14:paraId="39331699" w14:textId="77777777" w:rsidR="00CA62F9" w:rsidRDefault="00CA62F9" w:rsidP="00CA62F9">
      <w:pPr>
        <w:spacing w:after="0" w:line="240" w:lineRule="auto"/>
      </w:pPr>
      <w:r>
        <w:t>Les systèmes sont distribués sur trois centres de calculs répartis sur le campus</w:t>
      </w:r>
      <w:r w:rsidRPr="003D3788">
        <w:t xml:space="preserve"> </w:t>
      </w:r>
      <w:r>
        <w:t>de l’Université de Lausanne. On peut distinguer trois familles d’équipement :</w:t>
      </w:r>
    </w:p>
    <w:p w14:paraId="77F6AFEA" w14:textId="77777777" w:rsidR="00CA62F9" w:rsidDel="00BF3728" w:rsidRDefault="00CA62F9" w:rsidP="00CA62F9">
      <w:pPr>
        <w:spacing w:after="0" w:line="240" w:lineRule="auto"/>
        <w:rPr>
          <w:del w:id="28" w:author="Dylan Métral" w:date="2018-11-16T16:38:00Z"/>
        </w:rPr>
      </w:pPr>
    </w:p>
    <w:p w14:paraId="4DC79706" w14:textId="77777777" w:rsidR="00CA62F9" w:rsidRDefault="00CA62F9" w:rsidP="00CA62F9">
      <w:pPr>
        <w:spacing w:after="0" w:line="240" w:lineRule="auto"/>
        <w:rPr>
          <w:color w:val="000000" w:themeColor="text1"/>
        </w:rPr>
      </w:pPr>
      <w:r w:rsidRPr="006E63F8">
        <w:rPr>
          <w:color w:val="70AD47" w:themeColor="accent6"/>
        </w:rPr>
        <w:t xml:space="preserve">Serveur virtuel &amp; SAN : </w:t>
      </w:r>
      <w:r>
        <w:rPr>
          <w:color w:val="000000" w:themeColor="text1"/>
        </w:rPr>
        <w:t xml:space="preserve">Il existe 650 serveurs virtuels hébergé sur 14 hosts vxrail connecté à un </w:t>
      </w:r>
      <w:r w:rsidRPr="002958C5">
        <w:rPr>
          <w:color w:val="000000" w:themeColor="text1"/>
        </w:rPr>
        <w:t xml:space="preserve">SAN </w:t>
      </w:r>
      <w:r>
        <w:rPr>
          <w:color w:val="000000" w:themeColor="text1"/>
        </w:rPr>
        <w:t>ceci dupliqué sur deux sites</w:t>
      </w:r>
      <w:r w:rsidRPr="002958C5">
        <w:rPr>
          <w:color w:val="000000" w:themeColor="text1"/>
        </w:rPr>
        <w:t>. Cela représente 180TB de données pour les SAN et 112Tb de données pour les serveurs</w:t>
      </w:r>
      <w:r>
        <w:rPr>
          <w:color w:val="000000" w:themeColor="text1"/>
        </w:rPr>
        <w:t xml:space="preserve">. </w:t>
      </w:r>
    </w:p>
    <w:p w14:paraId="7CF9941F" w14:textId="77777777" w:rsidR="00CA62F9" w:rsidRPr="00A65A7B" w:rsidDel="00BF3728" w:rsidRDefault="00CA62F9" w:rsidP="00CA62F9">
      <w:pPr>
        <w:spacing w:after="0" w:line="240" w:lineRule="auto"/>
        <w:rPr>
          <w:del w:id="29" w:author="Dylan Métral" w:date="2018-11-16T16:42:00Z"/>
          <w:color w:val="ED7D31" w:themeColor="accent2"/>
        </w:rPr>
      </w:pPr>
    </w:p>
    <w:p w14:paraId="0DB46C64" w14:textId="77777777" w:rsidR="00CA62F9" w:rsidRDefault="00CA62F9" w:rsidP="00CA62F9">
      <w:pPr>
        <w:spacing w:after="0" w:line="240" w:lineRule="auto"/>
        <w:rPr>
          <w:color w:val="000000" w:themeColor="text1"/>
        </w:rPr>
      </w:pPr>
      <w:r w:rsidRPr="006E63F8">
        <w:rPr>
          <w:color w:val="70AD47" w:themeColor="accent6"/>
        </w:rPr>
        <w:t xml:space="preserve">NAS : </w:t>
      </w:r>
      <w:r>
        <w:rPr>
          <w:color w:val="000000" w:themeColor="text1"/>
        </w:rPr>
        <w:t>Deux NAS fournissent un stockage de 1.26Pb aux utilisateurs.</w:t>
      </w:r>
    </w:p>
    <w:p w14:paraId="5DAEE702" w14:textId="77777777" w:rsidR="00CA62F9" w:rsidRPr="0075246C" w:rsidDel="005849B9" w:rsidRDefault="00CA62F9" w:rsidP="00CA62F9">
      <w:pPr>
        <w:spacing w:after="0" w:line="240" w:lineRule="auto"/>
        <w:rPr>
          <w:del w:id="30" w:author="Marc-André Baillifard" w:date="2018-11-16T15:11:00Z"/>
          <w:color w:val="ED7D31" w:themeColor="accent2"/>
        </w:rPr>
      </w:pPr>
    </w:p>
    <w:p w14:paraId="19E117CA" w14:textId="77777777" w:rsidR="00CA62F9" w:rsidRPr="0075246C" w:rsidRDefault="00CA62F9" w:rsidP="00CA62F9">
      <w:pPr>
        <w:spacing w:after="0" w:line="240" w:lineRule="auto"/>
        <w:rPr>
          <w:color w:val="ED7D31" w:themeColor="accent2"/>
        </w:rPr>
      </w:pPr>
      <w:r w:rsidRPr="006E63F8">
        <w:rPr>
          <w:color w:val="70AD47" w:themeColor="accent6"/>
        </w:rPr>
        <w:t xml:space="preserve">Postes individuels : </w:t>
      </w:r>
      <w:r w:rsidRPr="002958C5">
        <w:rPr>
          <w:color w:val="000000" w:themeColor="text1"/>
        </w:rPr>
        <w:t xml:space="preserve">Il y a environ 5'000 postes de travail à travers le campus. </w:t>
      </w:r>
    </w:p>
    <w:p w14:paraId="6B5A4E9C" w14:textId="77777777" w:rsidR="00CA62F9" w:rsidRPr="006E63F8" w:rsidRDefault="00CA62F9" w:rsidP="00CA62F9">
      <w:pPr>
        <w:pStyle w:val="Titre3"/>
        <w:rPr>
          <w:color w:val="70AD47" w:themeColor="accent6"/>
        </w:rPr>
      </w:pPr>
      <w:bookmarkStart w:id="31" w:name="_Toc530150126"/>
      <w:bookmarkStart w:id="32" w:name="_Toc531165056"/>
      <w:r w:rsidRPr="006E63F8">
        <w:rPr>
          <w:color w:val="70AD47" w:themeColor="accent6"/>
        </w:rPr>
        <w:t>Problématique</w:t>
      </w:r>
      <w:bookmarkEnd w:id="31"/>
      <w:bookmarkEnd w:id="32"/>
    </w:p>
    <w:p w14:paraId="0286B9A7" w14:textId="77777777" w:rsidR="00CA62F9" w:rsidRDefault="00CA62F9" w:rsidP="00CA62F9">
      <w:r>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036A76" w:rsidRDefault="00CA62F9" w:rsidP="00CA62F9">
      <w:r w:rsidRPr="0072716F">
        <w:rPr>
          <w:color w:val="000000" w:themeColor="text1"/>
        </w:rPr>
        <w:t xml:space="preserve">Pour cela, L’UNIL applique la règle 3-2-1 qui consiste à garder trois copies des données, l’original et 2 </w:t>
      </w:r>
      <w:r>
        <w:rPr>
          <w:color w:val="000000" w:themeColor="text1"/>
        </w:rPr>
        <w:t xml:space="preserve">jeux de données </w:t>
      </w:r>
      <w:r w:rsidRPr="0072716F">
        <w:rPr>
          <w:color w:val="000000" w:themeColor="text1"/>
        </w:rPr>
        <w:t>qui sont stockées sur 2 médias différents av</w:t>
      </w:r>
      <w:r>
        <w:rPr>
          <w:color w:val="000000" w:themeColor="text1"/>
        </w:rPr>
        <w:t>ec une copie qui se trouve en de</w:t>
      </w:r>
      <w:r w:rsidRPr="0072716F">
        <w:rPr>
          <w:color w:val="000000" w:themeColor="text1"/>
        </w:rPr>
        <w:t xml:space="preserve">hors de l’entreprise. </w:t>
      </w:r>
      <w:r>
        <w:rPr>
          <w:color w:val="000000" w:themeColor="text1"/>
        </w:rPr>
        <w:t>Voici les solutions</w:t>
      </w:r>
      <w:r w:rsidRPr="0072716F">
        <w:rPr>
          <w:color w:val="000000" w:themeColor="text1"/>
        </w:rPr>
        <w:t xml:space="preserve"> </w:t>
      </w:r>
      <w:r>
        <w:rPr>
          <w:color w:val="000000" w:themeColor="text1"/>
        </w:rPr>
        <w:t>misent</w:t>
      </w:r>
      <w:r w:rsidRPr="0072716F">
        <w:rPr>
          <w:color w:val="000000" w:themeColor="text1"/>
        </w:rPr>
        <w:t xml:space="preserve"> en place</w:t>
      </w:r>
      <w:r>
        <w:rPr>
          <w:color w:val="000000" w:themeColor="text1"/>
        </w:rPr>
        <w:t xml:space="preserve"> pour se prémunir des problèmes cités plus haut :</w:t>
      </w:r>
    </w:p>
    <w:p w14:paraId="07EAD0B6" w14:textId="77777777" w:rsidR="00CA62F9" w:rsidRPr="006E63F8" w:rsidRDefault="00CA62F9" w:rsidP="00CA62F9">
      <w:pPr>
        <w:pStyle w:val="Titre4"/>
        <w:rPr>
          <w:color w:val="70AD47" w:themeColor="accent6"/>
        </w:rPr>
      </w:pPr>
      <w:bookmarkStart w:id="33" w:name="_Toc530150127"/>
      <w:bookmarkStart w:id="34" w:name="_Toc531165057"/>
      <w:r w:rsidRPr="006E63F8">
        <w:rPr>
          <w:color w:val="70AD47" w:themeColor="accent6"/>
        </w:rPr>
        <w:t>Hardware</w:t>
      </w:r>
      <w:bookmarkEnd w:id="33"/>
      <w:bookmarkEnd w:id="34"/>
    </w:p>
    <w:p w14:paraId="56557C78" w14:textId="77777777" w:rsidR="00CA62F9" w:rsidRPr="006E63F8" w:rsidRDefault="00CA62F9" w:rsidP="00CA62F9">
      <w:pPr>
        <w:pStyle w:val="Titre5"/>
        <w:numPr>
          <w:ilvl w:val="0"/>
          <w:numId w:val="17"/>
        </w:numPr>
        <w:rPr>
          <w:color w:val="70AD47" w:themeColor="accent6"/>
        </w:rPr>
      </w:pPr>
      <w:r w:rsidRPr="006E63F8">
        <w:rPr>
          <w:color w:val="70AD47" w:themeColor="accent6"/>
        </w:rPr>
        <w:t>Serveur</w:t>
      </w:r>
    </w:p>
    <w:p w14:paraId="2894F88A" w14:textId="77777777" w:rsidR="00CA62F9" w:rsidRPr="00A76F9E" w:rsidRDefault="00CA62F9" w:rsidP="00CA62F9">
      <w:pPr>
        <w:rPr>
          <w:color w:val="000000" w:themeColor="text1"/>
        </w:rPr>
      </w:pPr>
      <w:r>
        <w:rPr>
          <w:color w:val="000000" w:themeColor="text1"/>
        </w:rPr>
        <w:t xml:space="preserve">Les deux serveurs SAN sont montés en mode </w:t>
      </w:r>
      <w:r w:rsidRPr="0072716F">
        <w:rPr>
          <w:color w:val="000000" w:themeColor="text1"/>
        </w:rPr>
        <w:t xml:space="preserve">raid 51. C’est-à-dire que sur </w:t>
      </w:r>
      <w:r>
        <w:rPr>
          <w:color w:val="000000" w:themeColor="text1"/>
        </w:rPr>
        <w:t>deux</w:t>
      </w:r>
      <w:r w:rsidRPr="0072716F">
        <w:rPr>
          <w:color w:val="000000" w:themeColor="text1"/>
        </w:rPr>
        <w:t xml:space="preserve"> site</w:t>
      </w:r>
      <w:r>
        <w:rPr>
          <w:color w:val="000000" w:themeColor="text1"/>
        </w:rPr>
        <w:t>s</w:t>
      </w:r>
      <w:r w:rsidRPr="0072716F">
        <w:rPr>
          <w:color w:val="000000" w:themeColor="text1"/>
        </w:rPr>
        <w:t>, le</w:t>
      </w:r>
      <w:r>
        <w:rPr>
          <w:color w:val="000000" w:themeColor="text1"/>
        </w:rPr>
        <w:t>s</w:t>
      </w:r>
      <w:r w:rsidRPr="0072716F">
        <w:rPr>
          <w:color w:val="000000" w:themeColor="text1"/>
        </w:rPr>
        <w:t xml:space="preserve"> SAN </w:t>
      </w:r>
      <w:r>
        <w:rPr>
          <w:color w:val="000000" w:themeColor="text1"/>
        </w:rPr>
        <w:t>sont en</w:t>
      </w:r>
      <w:r w:rsidRPr="0072716F">
        <w:rPr>
          <w:color w:val="000000" w:themeColor="text1"/>
        </w:rPr>
        <w:t xml:space="preserve"> </w:t>
      </w:r>
      <w:r>
        <w:rPr>
          <w:color w:val="000000" w:themeColor="text1"/>
        </w:rPr>
        <w:t>RAID</w:t>
      </w:r>
      <w:r w:rsidRPr="0072716F">
        <w:rPr>
          <w:color w:val="000000" w:themeColor="text1"/>
        </w:rPr>
        <w:t xml:space="preserve">5 et </w:t>
      </w:r>
      <w:r>
        <w:rPr>
          <w:color w:val="000000" w:themeColor="text1"/>
        </w:rPr>
        <w:t xml:space="preserve">la réplication entre eux est un RAID1 (miroir) </w:t>
      </w:r>
      <w:r w:rsidRPr="0072716F">
        <w:rPr>
          <w:color w:val="000000" w:themeColor="text1"/>
        </w:rPr>
        <w:t>sur le SAN qui se trouve sur le site2.  De cette façon, nous avons une protection accrue des données</w:t>
      </w:r>
      <w:r>
        <w:rPr>
          <w:color w:val="000000" w:themeColor="text1"/>
        </w:rPr>
        <w:t>,</w:t>
      </w:r>
      <w:r w:rsidRPr="0072716F">
        <w:rPr>
          <w:color w:val="000000" w:themeColor="text1"/>
        </w:rPr>
        <w:t xml:space="preserve"> car nous pouvons perdre un SAN complet</w:t>
      </w:r>
      <w:r>
        <w:rPr>
          <w:color w:val="000000" w:themeColor="text1"/>
        </w:rPr>
        <w:t>,</w:t>
      </w:r>
      <w:r w:rsidRPr="0072716F">
        <w:rPr>
          <w:color w:val="000000" w:themeColor="text1"/>
        </w:rPr>
        <w:t xml:space="preserve"> mais les données seront toujou</w:t>
      </w:r>
      <w:r>
        <w:rPr>
          <w:color w:val="000000" w:themeColor="text1"/>
        </w:rPr>
        <w:t xml:space="preserve">rs préservées sur l’autre site. </w:t>
      </w:r>
    </w:p>
    <w:p w14:paraId="760F9D1F" w14:textId="77777777" w:rsidR="00CA62F9" w:rsidRPr="006E63F8" w:rsidRDefault="00CA62F9" w:rsidP="00CA62F9">
      <w:pPr>
        <w:pStyle w:val="Titre5"/>
        <w:numPr>
          <w:ilvl w:val="0"/>
          <w:numId w:val="17"/>
        </w:numPr>
        <w:rPr>
          <w:color w:val="70AD47" w:themeColor="accent6"/>
        </w:rPr>
      </w:pPr>
      <w:r w:rsidRPr="006E63F8">
        <w:rPr>
          <w:color w:val="70AD47" w:themeColor="accent6"/>
        </w:rPr>
        <w:t>NAS</w:t>
      </w:r>
    </w:p>
    <w:p w14:paraId="500BAA0B" w14:textId="77777777" w:rsidR="00CA62F9" w:rsidRDefault="00CA62F9" w:rsidP="00CA62F9">
      <w:pPr>
        <w:rPr>
          <w:color w:val="000000" w:themeColor="text1"/>
        </w:rPr>
      </w:pPr>
      <w:r w:rsidRPr="00A76F9E">
        <w:rPr>
          <w:color w:val="000000" w:themeColor="text1"/>
        </w:rPr>
        <w:t>Les deux NAS sont construit en cluster</w:t>
      </w:r>
      <w:r w:rsidRPr="0072716F">
        <w:rPr>
          <w:rStyle w:val="Appelnotedebasdep"/>
          <w:color w:val="000000" w:themeColor="text1"/>
        </w:rPr>
        <w:footnoteReference w:id="2"/>
      </w:r>
      <w:r w:rsidRPr="00A76F9E">
        <w:rPr>
          <w:color w:val="000000" w:themeColor="text1"/>
        </w:rPr>
        <w:t>, c’est-à-dire qu’un NAS dispose de plusieurs nœuds</w:t>
      </w:r>
      <w:r w:rsidRPr="0072716F">
        <w:rPr>
          <w:rStyle w:val="Appelnotedebasdep"/>
          <w:color w:val="000000" w:themeColor="text1"/>
        </w:rPr>
        <w:footnoteReference w:id="3"/>
      </w:r>
      <w:r w:rsidRPr="00A76F9E">
        <w:rPr>
          <w:color w:val="000000" w:themeColor="text1"/>
        </w:rPr>
        <w:t xml:space="preserve"> qui forment un seul système de fichiers. Les utilisateurs </w:t>
      </w:r>
      <w:r>
        <w:rPr>
          <w:color w:val="000000" w:themeColor="text1"/>
        </w:rPr>
        <w:t xml:space="preserve">n’ont pas la perception des espaces de stockages et ne peuvent pas déterminer </w:t>
      </w:r>
      <w:r w:rsidRPr="00A76F9E">
        <w:rPr>
          <w:color w:val="000000" w:themeColor="text1"/>
        </w:rPr>
        <w:t xml:space="preserve">sur quel disque dur sont disposés leurs documents. Lorsqu’on introduit un fichier dans le NAS, il est découpé en bloc et est répliqué </w:t>
      </w:r>
      <w:r w:rsidRPr="00A76F9E">
        <w:rPr>
          <w:color w:val="000000" w:themeColor="text1"/>
        </w:rPr>
        <w:lastRenderedPageBreak/>
        <w:t xml:space="preserve">plusieurs fois entre les différents nœuds. Grâce à cette méthode, les fichiers </w:t>
      </w:r>
      <w:r>
        <w:rPr>
          <w:color w:val="000000" w:themeColor="text1"/>
        </w:rPr>
        <w:t xml:space="preserve">restent accessible </w:t>
      </w:r>
      <w:r w:rsidRPr="00A76F9E">
        <w:rPr>
          <w:color w:val="000000" w:themeColor="text1"/>
        </w:rPr>
        <w:t>en haute-disponibilité et cela évite une surcharge de</w:t>
      </w:r>
      <w:r>
        <w:rPr>
          <w:color w:val="000000" w:themeColor="text1"/>
        </w:rPr>
        <w:t>s</w:t>
      </w:r>
      <w:r w:rsidRPr="00A76F9E">
        <w:rPr>
          <w:color w:val="000000" w:themeColor="text1"/>
        </w:rPr>
        <w:t xml:space="preserve"> serveurs</w:t>
      </w:r>
      <w:r>
        <w:rPr>
          <w:color w:val="000000" w:themeColor="text1"/>
        </w:rPr>
        <w:t xml:space="preserve"> et augmente les performances,</w:t>
      </w:r>
      <w:r w:rsidRPr="00A76F9E">
        <w:rPr>
          <w:color w:val="000000" w:themeColor="text1"/>
        </w:rPr>
        <w:t xml:space="preserve"> car les nœuds se réparties le travail. </w:t>
      </w:r>
      <w:r>
        <w:rPr>
          <w:color w:val="70AD47" w:themeColor="accent6"/>
        </w:rPr>
        <w:t>Un calcul de signature</w:t>
      </w:r>
      <w:r w:rsidRPr="00BF3728">
        <w:rPr>
          <w:color w:val="70AD47" w:themeColor="accent6"/>
        </w:rPr>
        <w:t xml:space="preserve"> est fait pour arranger les différents blocs afin de retrouver les données. La donnée est alors répliquée en forme de bloc et elle est redondante. Si un nœud vient à tomber en panne, la donnée se retrouvera dans un autre nœud et sera retrouvée grâce à la parité</w:t>
      </w:r>
      <w:r w:rsidRPr="00A76F9E">
        <w:rPr>
          <w:color w:val="000000" w:themeColor="text1"/>
        </w:rPr>
        <w:t>.</w:t>
      </w:r>
    </w:p>
    <w:p w14:paraId="6A874488" w14:textId="77777777" w:rsidR="00CA62F9" w:rsidRPr="00C8604A" w:rsidRDefault="00CA62F9" w:rsidP="00CA62F9">
      <w:pPr>
        <w:rPr>
          <w:color w:val="ED7D31" w:themeColor="accent2"/>
        </w:rPr>
      </w:pPr>
      <w:r>
        <w:rPr>
          <w:color w:val="000000" w:themeColor="text1"/>
        </w:rPr>
        <w:t xml:space="preserve">De plus, </w:t>
      </w:r>
      <w:r w:rsidRPr="0072716F">
        <w:rPr>
          <w:color w:val="000000" w:themeColor="text1"/>
        </w:rPr>
        <w:t>Le cluster primaire est répliqué de manière asynchrone toute</w:t>
      </w:r>
      <w:r>
        <w:rPr>
          <w:color w:val="000000" w:themeColor="text1"/>
        </w:rPr>
        <w:t>s</w:t>
      </w:r>
      <w:r w:rsidRPr="0072716F">
        <w:rPr>
          <w:color w:val="000000" w:themeColor="text1"/>
        </w:rPr>
        <w:t xml:space="preserve"> les 4 heures sur le cluster secondaire disponible dans un autre lieu sur le campus. Le sec</w:t>
      </w:r>
      <w:r>
        <w:rPr>
          <w:color w:val="000000" w:themeColor="text1"/>
        </w:rPr>
        <w:t>ond cluster est accessible qu’en</w:t>
      </w:r>
      <w:r w:rsidRPr="0072716F">
        <w:rPr>
          <w:color w:val="000000" w:themeColor="text1"/>
        </w:rPr>
        <w:t xml:space="preserve"> read-only afin que les fichiers ne soient pas modifiables. Si le cluster primaire venait à tomber en panne, nous pourrons basculer les utilisateurs sur le cluster</w:t>
      </w:r>
      <w:r>
        <w:rPr>
          <w:color w:val="000000" w:themeColor="text1"/>
        </w:rPr>
        <w:t xml:space="preserve"> secondaire. Par la suite, il faudra reconstruire le cluster primaire et le resynchroniser avec les données du cluster secondaire. </w:t>
      </w:r>
    </w:p>
    <w:p w14:paraId="625CFBC2"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Individuel</w:t>
      </w:r>
    </w:p>
    <w:p w14:paraId="24331FF7" w14:textId="77777777" w:rsidR="00CA62F9" w:rsidRPr="00C8604A" w:rsidRDefault="00CA62F9" w:rsidP="00CA62F9">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Pr>
          <w:color w:val="000000" w:themeColor="text1"/>
        </w:rPr>
        <w:t>Le faible nombre</w:t>
      </w:r>
      <w:r w:rsidRPr="0072716F">
        <w:rPr>
          <w:color w:val="000000" w:themeColor="text1"/>
        </w:rPr>
        <w:t xml:space="preserve"> de poste</w:t>
      </w:r>
      <w:r>
        <w:rPr>
          <w:color w:val="000000" w:themeColor="text1"/>
        </w:rPr>
        <w:t>s</w:t>
      </w:r>
      <w:r w:rsidRPr="0072716F">
        <w:rPr>
          <w:color w:val="000000" w:themeColor="text1"/>
        </w:rPr>
        <w:t xml:space="preserve"> de travail qui sauvegarde leur machine s’explique</w:t>
      </w:r>
      <w:r>
        <w:rPr>
          <w:color w:val="000000" w:themeColor="text1"/>
        </w:rPr>
        <w:t>, car</w:t>
      </w:r>
      <w:r w:rsidRPr="0072716F">
        <w:rPr>
          <w:color w:val="000000" w:themeColor="text1"/>
        </w:rPr>
        <w:t xml:space="preserve"> </w:t>
      </w:r>
      <w:r>
        <w:rPr>
          <w:color w:val="000000" w:themeColor="text1"/>
        </w:rPr>
        <w:t xml:space="preserve">les utilisateurs </w:t>
      </w:r>
      <w:r w:rsidRPr="0072716F">
        <w:rPr>
          <w:color w:val="000000" w:themeColor="text1"/>
        </w:rPr>
        <w:t>enregistre</w:t>
      </w:r>
      <w:r>
        <w:rPr>
          <w:color w:val="000000" w:themeColor="text1"/>
        </w:rPr>
        <w:t>nt</w:t>
      </w:r>
      <w:r w:rsidRPr="0072716F">
        <w:rPr>
          <w:color w:val="000000" w:themeColor="text1"/>
        </w:rPr>
        <w:t xml:space="preserve"> leur</w:t>
      </w:r>
      <w:r>
        <w:rPr>
          <w:color w:val="000000" w:themeColor="text1"/>
        </w:rPr>
        <w:t>s</w:t>
      </w:r>
      <w:r w:rsidRPr="0072716F">
        <w:rPr>
          <w:color w:val="000000" w:themeColor="text1"/>
        </w:rPr>
        <w:t xml:space="preserve"> donnée</w:t>
      </w:r>
      <w:r>
        <w:rPr>
          <w:color w:val="000000" w:themeColor="text1"/>
        </w:rPr>
        <w:t>s</w:t>
      </w:r>
      <w:r w:rsidRPr="0072716F">
        <w:rPr>
          <w:color w:val="000000" w:themeColor="text1"/>
        </w:rPr>
        <w:t xml:space="preserve"> sur </w:t>
      </w:r>
      <w:r>
        <w:rPr>
          <w:color w:val="000000" w:themeColor="text1"/>
        </w:rPr>
        <w:t xml:space="preserve">les </w:t>
      </w:r>
      <w:r w:rsidRPr="0072716F">
        <w:rPr>
          <w:color w:val="000000" w:themeColor="text1"/>
        </w:rPr>
        <w:t>serveur</w:t>
      </w:r>
      <w:r>
        <w:rPr>
          <w:color w:val="000000" w:themeColor="text1"/>
        </w:rPr>
        <w:t>s</w:t>
      </w:r>
      <w:r w:rsidRPr="0072716F">
        <w:rPr>
          <w:color w:val="000000" w:themeColor="text1"/>
        </w:rPr>
        <w:t>. La rétenti</w:t>
      </w:r>
      <w:r>
        <w:rPr>
          <w:color w:val="000000" w:themeColor="text1"/>
        </w:rPr>
        <w:t xml:space="preserve">on des documents avec ce logiciel est de 3 mois. De cette façon, nous nous préservons de la défaille d’un disque dur d’un poste de travail. </w:t>
      </w:r>
    </w:p>
    <w:p w14:paraId="585DFC14" w14:textId="77777777" w:rsidR="00CA62F9" w:rsidRDefault="00CA62F9" w:rsidP="00CA62F9">
      <w:pPr>
        <w:pStyle w:val="Titre4"/>
        <w:rPr>
          <w:color w:val="ED7D31" w:themeColor="accent2"/>
        </w:rPr>
      </w:pPr>
      <w:bookmarkStart w:id="35" w:name="_Toc530150128"/>
      <w:bookmarkStart w:id="36" w:name="_Toc531165058"/>
      <w:r>
        <w:rPr>
          <w:color w:val="ED7D31" w:themeColor="accent2"/>
        </w:rPr>
        <w:t>Humaine</w:t>
      </w:r>
      <w:bookmarkEnd w:id="35"/>
      <w:bookmarkEnd w:id="36"/>
    </w:p>
    <w:p w14:paraId="289C71B2"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Protection contre la malveillance</w:t>
      </w:r>
    </w:p>
    <w:p w14:paraId="14C278C2" w14:textId="77777777" w:rsidR="00CA62F9" w:rsidRPr="00C8604A" w:rsidRDefault="00CA62F9" w:rsidP="00CA62F9">
      <w:pPr>
        <w:rPr>
          <w:color w:val="000000" w:themeColor="text1"/>
        </w:rPr>
      </w:pPr>
      <w:r w:rsidRPr="0072716F">
        <w:rPr>
          <w:color w:val="000000" w:themeColor="text1"/>
        </w:rPr>
        <w:t>Afin d’éviter qu’un employé supprime l’ensemble des sauvegardes faites par l’UNIL, l’accès de ses données est restreint à 2 personnes. L’un détient la clé pour accéder aux sauvegardes des machines virtualisées et la se</w:t>
      </w:r>
      <w:r>
        <w:rPr>
          <w:color w:val="000000" w:themeColor="text1"/>
        </w:rPr>
        <w:t>conde personne ne détient que les</w:t>
      </w:r>
      <w:r w:rsidRPr="0072716F">
        <w:rPr>
          <w:color w:val="000000" w:themeColor="text1"/>
        </w:rPr>
        <w:t xml:space="preserve"> sauvegarde</w:t>
      </w:r>
      <w:r>
        <w:rPr>
          <w:color w:val="000000" w:themeColor="text1"/>
        </w:rPr>
        <w:t>s</w:t>
      </w:r>
      <w:r w:rsidRPr="0072716F">
        <w:rPr>
          <w:color w:val="000000" w:themeColor="text1"/>
        </w:rPr>
        <w:t xml:space="preserve"> des fichiers. De cette façon, un</w:t>
      </w:r>
      <w:r>
        <w:rPr>
          <w:color w:val="000000" w:themeColor="text1"/>
        </w:rPr>
        <w:t>e seule et même</w:t>
      </w:r>
      <w:r w:rsidRPr="0072716F">
        <w:rPr>
          <w:color w:val="000000" w:themeColor="text1"/>
        </w:rPr>
        <w:t xml:space="preserve"> personne ne pourrait pas détruire l’ensemble des données stockées de l’UNIL. </w:t>
      </w:r>
      <w:r>
        <w:rPr>
          <w:color w:val="000000" w:themeColor="text1"/>
        </w:rPr>
        <w:t>L’accès des centres de calculs es</w:t>
      </w:r>
      <w:r w:rsidRPr="0072716F">
        <w:rPr>
          <w:color w:val="000000" w:themeColor="text1"/>
        </w:rPr>
        <w:t>t pro</w:t>
      </w:r>
      <w:r>
        <w:rPr>
          <w:color w:val="000000" w:themeColor="text1"/>
        </w:rPr>
        <w:t xml:space="preserve">tégé par un système de badge. </w:t>
      </w:r>
    </w:p>
    <w:p w14:paraId="039F5BB5"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Erreurs humaines</w:t>
      </w:r>
    </w:p>
    <w:p w14:paraId="138DEF32" w14:textId="77777777" w:rsidR="00CA62F9" w:rsidRPr="00C8604A" w:rsidRDefault="00CA62F9" w:rsidP="00CA62F9">
      <w:pPr>
        <w:rPr>
          <w:color w:val="000000" w:themeColor="text1"/>
          <w:lang w:val="fr-FR"/>
        </w:rPr>
      </w:pPr>
      <w:r>
        <w:rPr>
          <w:color w:val="000000" w:themeColor="text1"/>
          <w:lang w:val="fr-FR"/>
        </w:rPr>
        <w:t>U</w:t>
      </w:r>
      <w:r w:rsidRPr="0072716F">
        <w:rPr>
          <w:color w:val="000000" w:themeColor="text1"/>
          <w:lang w:val="fr-FR"/>
        </w:rPr>
        <w:t xml:space="preserve">ne sauvegarde des fichiers est effectuée 2 fois par jour, à midi et le soir. Le fichier antécédent est alors disponible via l’historique des fichiers Windows. </w:t>
      </w:r>
      <w:r>
        <w:rPr>
          <w:color w:val="000000" w:themeColor="text1"/>
          <w:lang w:val="fr-FR"/>
        </w:rPr>
        <w:t>L</w:t>
      </w:r>
      <w:r>
        <w:t>a rétention des copies est de trois</w:t>
      </w:r>
      <w:r w:rsidRPr="00C82B46">
        <w:t xml:space="preserve"> mois.</w:t>
      </w:r>
    </w:p>
    <w:p w14:paraId="471E0CBB" w14:textId="77777777" w:rsidR="00CA62F9" w:rsidRPr="006E63F8" w:rsidRDefault="00CA62F9" w:rsidP="00CA62F9">
      <w:pPr>
        <w:pStyle w:val="Titre4"/>
        <w:rPr>
          <w:color w:val="70AD47" w:themeColor="accent6"/>
        </w:rPr>
      </w:pPr>
      <w:bookmarkStart w:id="37" w:name="_Toc530150129"/>
      <w:bookmarkStart w:id="38" w:name="_Toc531165059"/>
      <w:r w:rsidRPr="006E63F8">
        <w:rPr>
          <w:color w:val="70AD47" w:themeColor="accent6"/>
        </w:rPr>
        <w:t>Évènement majeur</w:t>
      </w:r>
      <w:bookmarkEnd w:id="37"/>
      <w:bookmarkEnd w:id="38"/>
      <w:r w:rsidRPr="006E63F8">
        <w:rPr>
          <w:color w:val="70AD47" w:themeColor="accent6"/>
        </w:rPr>
        <w:t xml:space="preserve"> </w:t>
      </w:r>
    </w:p>
    <w:p w14:paraId="66DB4B48" w14:textId="77777777" w:rsidR="00CA62F9" w:rsidRPr="0072716F" w:rsidRDefault="00CA62F9" w:rsidP="00CA62F9">
      <w:pPr>
        <w:rPr>
          <w:color w:val="000000" w:themeColor="text1"/>
        </w:rPr>
      </w:pPr>
      <w:r>
        <w:t>Il se peut qu’</w:t>
      </w:r>
      <w:r w:rsidRPr="00C82B46">
        <w:t>une catastrophe naturelle ou un incendie</w:t>
      </w:r>
      <w:r>
        <w:t xml:space="preserve"> se produise sur le campus, l</w:t>
      </w:r>
      <w:r w:rsidRPr="00C82B46">
        <w:t xml:space="preserve">es données sont </w:t>
      </w:r>
      <w:r>
        <w:t xml:space="preserve">alors </w:t>
      </w:r>
      <w:r w:rsidRPr="00C82B46">
        <w:t>sauvegardées sur des disques et exporté</w:t>
      </w:r>
      <w:r>
        <w:t>e</w:t>
      </w:r>
      <w:r w:rsidRPr="00C82B46">
        <w:t xml:space="preserve">s sur un lieu externe de manière physique. Cette sauvegarde est aussi offline, elle n’est pas accessible via le réseau pour éviter tout accès </w:t>
      </w:r>
      <w:r>
        <w:t>par l’extérieur</w:t>
      </w:r>
      <w:r w:rsidRPr="00C82B46">
        <w:t xml:space="preserve">. </w:t>
      </w:r>
      <w:r>
        <w:rPr>
          <w:color w:val="000000" w:themeColor="text1"/>
        </w:rPr>
        <w:t xml:space="preserve">La </w:t>
      </w:r>
      <w:r w:rsidRPr="0072716F">
        <w:rPr>
          <w:color w:val="000000" w:themeColor="text1"/>
        </w:rPr>
        <w:t xml:space="preserve">sauvegarde </w:t>
      </w:r>
      <w:r>
        <w:rPr>
          <w:color w:val="000000" w:themeColor="text1"/>
        </w:rPr>
        <w:t xml:space="preserve"> est une </w:t>
      </w:r>
      <w:r w:rsidRPr="0072716F">
        <w:rPr>
          <w:color w:val="000000" w:themeColor="text1"/>
        </w:rPr>
        <w:t>« incremental-forever backup</w:t>
      </w:r>
      <w:r w:rsidRPr="0072716F">
        <w:rPr>
          <w:rStyle w:val="Appelnotedebasdep"/>
          <w:color w:val="000000" w:themeColor="text1"/>
        </w:rPr>
        <w:footnoteReference w:id="4"/>
      </w:r>
      <w:r w:rsidRPr="0072716F">
        <w:rPr>
          <w:color w:val="000000" w:themeColor="text1"/>
        </w:rPr>
        <w:t> »</w:t>
      </w:r>
      <w:r>
        <w:rPr>
          <w:color w:val="000000" w:themeColor="text1"/>
        </w:rPr>
        <w:t>, elle</w:t>
      </w:r>
      <w:r w:rsidRPr="0072716F">
        <w:rPr>
          <w:color w:val="000000" w:themeColor="text1"/>
        </w:rPr>
        <w:t xml:space="preserve"> est effectué</w:t>
      </w:r>
      <w:r>
        <w:rPr>
          <w:color w:val="000000" w:themeColor="text1"/>
        </w:rPr>
        <w:t>e</w:t>
      </w:r>
      <w:r w:rsidRPr="0072716F">
        <w:rPr>
          <w:color w:val="000000" w:themeColor="text1"/>
        </w:rPr>
        <w:t xml:space="preserve"> chaque mois et est stocké sur un serveur Linux en dehors du campus. La sauvegarde es</w:t>
      </w:r>
      <w:r>
        <w:rPr>
          <w:color w:val="000000" w:themeColor="text1"/>
        </w:rPr>
        <w:t xml:space="preserve">t alors conservée pour toujours et elle est utilisée en dernier recours. </w:t>
      </w:r>
    </w:p>
    <w:p w14:paraId="05E3F1D6" w14:textId="77777777" w:rsidR="00CA62F9" w:rsidRPr="00C82B46" w:rsidRDefault="00CA62F9" w:rsidP="00CA62F9"/>
    <w:p w14:paraId="14C148B4" w14:textId="77777777" w:rsidR="00CA62F9" w:rsidRPr="006E63F8" w:rsidRDefault="00CA62F9" w:rsidP="00CA62F9">
      <w:pPr>
        <w:pStyle w:val="Titre4"/>
        <w:rPr>
          <w:color w:val="70AD47" w:themeColor="accent6"/>
        </w:rPr>
      </w:pPr>
      <w:bookmarkStart w:id="39" w:name="_Toc530150130"/>
      <w:bookmarkStart w:id="40" w:name="_Toc531165060"/>
      <w:r w:rsidRPr="006E63F8">
        <w:rPr>
          <w:color w:val="70AD47" w:themeColor="accent6"/>
        </w:rPr>
        <w:lastRenderedPageBreak/>
        <w:t>Archivage</w:t>
      </w:r>
      <w:bookmarkEnd w:id="39"/>
      <w:bookmarkEnd w:id="40"/>
    </w:p>
    <w:p w14:paraId="560EF070" w14:textId="77777777" w:rsidR="00CA62F9" w:rsidRPr="0072716F" w:rsidRDefault="00CA62F9" w:rsidP="00CA62F9">
      <w:pPr>
        <w:rPr>
          <w:color w:val="000000" w:themeColor="text1"/>
        </w:rPr>
      </w:pPr>
      <w:r w:rsidRPr="0072716F">
        <w:rPr>
          <w:color w:val="000000" w:themeColor="text1"/>
        </w:rPr>
        <w:t xml:space="preserve">La quantité de données de l’UNIL </w:t>
      </w:r>
      <w:r>
        <w:rPr>
          <w:color w:val="000000" w:themeColor="text1"/>
        </w:rPr>
        <w:t>à</w:t>
      </w:r>
      <w:r w:rsidRPr="0072716F">
        <w:rPr>
          <w:color w:val="000000" w:themeColor="text1"/>
        </w:rPr>
        <w:t xml:space="preserve"> sauvegard</w:t>
      </w:r>
      <w:r>
        <w:rPr>
          <w:color w:val="000000" w:themeColor="text1"/>
        </w:rPr>
        <w:t>er</w:t>
      </w:r>
      <w:r w:rsidRPr="0072716F">
        <w:rPr>
          <w:color w:val="000000" w:themeColor="text1"/>
        </w:rPr>
        <w:t xml:space="preserve"> étant conséquente, nous utilisons la déduplication pour compresser les données. Ce système est assez pratique et permet de gagner énormément d’espace, le gain d’espace est tel que les données sont de 50x à 70x fois plus lég</w:t>
      </w:r>
      <w:r>
        <w:rPr>
          <w:color w:val="000000" w:themeColor="text1"/>
        </w:rPr>
        <w:t>ère</w:t>
      </w:r>
      <w:r w:rsidRPr="0072716F">
        <w:rPr>
          <w:color w:val="000000" w:themeColor="text1"/>
        </w:rPr>
        <w:t>.  Il permet de mettre ensemble les blocs qui se répètent, et un index est créé pour indiquer où se trouve</w:t>
      </w:r>
      <w:r>
        <w:rPr>
          <w:color w:val="000000" w:themeColor="text1"/>
        </w:rPr>
        <w:t>-</w:t>
      </w:r>
      <w:r w:rsidRPr="0072716F">
        <w:rPr>
          <w:color w:val="000000" w:themeColor="text1"/>
        </w:rPr>
        <w:t>le</w:t>
      </w:r>
      <w:r>
        <w:rPr>
          <w:color w:val="000000" w:themeColor="text1"/>
        </w:rPr>
        <w:t xml:space="preserve"> ou les</w:t>
      </w:r>
      <w:r w:rsidRPr="0072716F">
        <w:rPr>
          <w:color w:val="000000" w:themeColor="text1"/>
        </w:rPr>
        <w:t xml:space="preserve"> bloc</w:t>
      </w:r>
      <w:r>
        <w:rPr>
          <w:color w:val="000000" w:themeColor="text1"/>
        </w:rPr>
        <w:t>/s</w:t>
      </w:r>
      <w:r w:rsidRPr="0072716F">
        <w:rPr>
          <w:color w:val="000000" w:themeColor="text1"/>
        </w:rPr>
        <w:t xml:space="preserve"> compressé</w:t>
      </w:r>
      <w:r>
        <w:rPr>
          <w:color w:val="000000" w:themeColor="text1"/>
        </w:rPr>
        <w:t>/s</w:t>
      </w:r>
      <w:r w:rsidRPr="0072716F">
        <w:rPr>
          <w:color w:val="000000" w:themeColor="text1"/>
        </w:rPr>
        <w:t>.</w:t>
      </w:r>
    </w:p>
    <w:p w14:paraId="162AEABB" w14:textId="77777777" w:rsidR="00CA62F9" w:rsidRDefault="00CA62F9" w:rsidP="00CA62F9">
      <w:r w:rsidRPr="000654B1">
        <w:rPr>
          <w:noProof/>
          <w:lang w:eastAsia="fr-CH"/>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2A3931" w:rsidRDefault="00CA62F9" w:rsidP="00CA62F9">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33721E8E" w14:textId="77777777" w:rsidR="00CA62F9" w:rsidRPr="00C8604A" w:rsidRDefault="00CA62F9" w:rsidP="00CA62F9"/>
    <w:p w14:paraId="3C0B01BB" w14:textId="77777777" w:rsidR="00CA62F9" w:rsidRDefault="00CA62F9" w:rsidP="00CA62F9">
      <w:pPr>
        <w:pStyle w:val="Titre3"/>
      </w:pPr>
      <w:bookmarkStart w:id="41" w:name="_Toc530150131"/>
      <w:bookmarkStart w:id="42" w:name="_Toc531165061"/>
      <w:r>
        <w:t>Les stratégies de sauvegardes</w:t>
      </w:r>
      <w:bookmarkEnd w:id="41"/>
      <w:bookmarkEnd w:id="42"/>
    </w:p>
    <w:p w14:paraId="0D4E3C1A" w14:textId="77777777" w:rsidR="00CA62F9" w:rsidRDefault="00CA62F9" w:rsidP="00CA62F9">
      <w:r>
        <w:t xml:space="preserve">L’UNIL utilise deux logiciels pour effectuer les sauvegardes des différents serveurs (serveur, serveur virtualisé, serveur de fichier). </w:t>
      </w:r>
    </w:p>
    <w:p w14:paraId="0D646AC5" w14:textId="77777777" w:rsidR="00CA62F9" w:rsidRDefault="00CA62F9" w:rsidP="00CA62F9">
      <w:pPr>
        <w:pStyle w:val="Titre4"/>
      </w:pPr>
      <w:bookmarkStart w:id="43" w:name="_Toc530150132"/>
      <w:bookmarkStart w:id="44" w:name="_Toc531165062"/>
      <w:r>
        <w:t>Cohesity</w:t>
      </w:r>
      <w:bookmarkEnd w:id="43"/>
      <w:bookmarkEnd w:id="44"/>
    </w:p>
    <w:p w14:paraId="6060B951" w14:textId="77777777" w:rsidR="00CA62F9" w:rsidRDefault="00CA62F9" w:rsidP="00CA62F9">
      <w:r>
        <w:t>Le logiciel Cohesity est utilisé pour les sauvegardes ponctuelles des 650 machines et machines virtualisées. Il effectue une image de chaque VMs de manière quotidienne en incrémental, sauf le samedi où il effectue une sauvegarde complète</w:t>
      </w:r>
      <w:r w:rsidRPr="006E63F8">
        <w:rPr>
          <w:color w:val="70AD47" w:themeColor="accent6"/>
        </w:rPr>
        <w:t xml:space="preserve">. Les sauvegardes incrémentales se font par un système </w:t>
      </w:r>
      <w:proofErr w:type="gramStart"/>
      <w:r w:rsidRPr="006E63F8">
        <w:rPr>
          <w:color w:val="70AD47" w:themeColor="accent6"/>
        </w:rPr>
        <w:t>CBT(</w:t>
      </w:r>
      <w:proofErr w:type="gramEnd"/>
      <w:r w:rsidRPr="006E63F8">
        <w:rPr>
          <w:color w:val="70AD47" w:themeColor="accent6"/>
        </w:rPr>
        <w:t xml:space="preserve">Change Block Tracking), où les données sont enregistrées sous forme de blocs, seuls les blocs qui ont changé sont sauvegardés. </w:t>
      </w:r>
      <w:r>
        <w:t>Les sauvegardes effectuées par Cohesity passent par une connexion dédiée uniquement aux sauvegardes afin d’avoir une sécurité contre une attaque extérieure.</w:t>
      </w:r>
    </w:p>
    <w:p w14:paraId="79B249A4" w14:textId="77777777" w:rsidR="00CA62F9" w:rsidRPr="00ED54AC" w:rsidRDefault="00CA62F9" w:rsidP="00CA62F9">
      <w:pPr>
        <w:rPr>
          <w:color w:val="000000" w:themeColor="text1"/>
        </w:rPr>
      </w:pPr>
      <w:r>
        <w:t xml:space="preserve">La rétention des sauvegardes est de 90 jours </w:t>
      </w:r>
      <w:r w:rsidRPr="00ED54AC">
        <w:rPr>
          <w:color w:val="000000" w:themeColor="text1"/>
        </w:rPr>
        <w:t xml:space="preserve">et </w:t>
      </w:r>
      <w:r>
        <w:rPr>
          <w:color w:val="000000" w:themeColor="text1"/>
        </w:rPr>
        <w:t>l</w:t>
      </w:r>
      <w:r w:rsidRPr="00ED54AC">
        <w:rPr>
          <w:color w:val="000000" w:themeColor="text1"/>
        </w:rPr>
        <w:t>e RPO maximum est de 24 heures.</w:t>
      </w:r>
    </w:p>
    <w:p w14:paraId="47C00406" w14:textId="77777777" w:rsidR="00CA62F9" w:rsidRDefault="00CA62F9" w:rsidP="00CA62F9">
      <w:pPr>
        <w:pStyle w:val="Titre4"/>
      </w:pPr>
      <w:bookmarkStart w:id="45" w:name="_Toc530150133"/>
      <w:bookmarkStart w:id="46" w:name="_Toc531165063"/>
      <w:r>
        <w:t>Networker</w:t>
      </w:r>
      <w:bookmarkEnd w:id="45"/>
      <w:bookmarkEnd w:id="46"/>
    </w:p>
    <w:p w14:paraId="2C67464D" w14:textId="77777777" w:rsidR="00CA62F9" w:rsidRDefault="00CA62F9" w:rsidP="00CA62F9">
      <w:r>
        <w:t>Networker permet la sauvegarde de certaines bases de données au fil de l’eau et aussi de proposer une conservation jusqu’à trois mois des documents pour les serveurs.</w:t>
      </w:r>
    </w:p>
    <w:p w14:paraId="1100D5F0" w14:textId="77777777" w:rsidR="00CA62F9" w:rsidRDefault="00CA62F9" w:rsidP="00CA62F9">
      <w:r>
        <w:t xml:space="preserve">Network effectue une sauvegarde quotidienne incrémentale chaque nuit sauf le samedi, car il effectue une sauvegarde full chaque vendredi. La rétention des fichiers est de 3 mois selon les directives de la SLA (Service Level agreement). </w:t>
      </w:r>
    </w:p>
    <w:p w14:paraId="681C031F" w14:textId="77777777" w:rsidR="00CA62F9" w:rsidRDefault="00CA62F9" w:rsidP="00CA62F9">
      <w:r>
        <w:t>Il est également utilisé pour sauvegarder les données du serveur Microsoft exchange de manière particulière.</w:t>
      </w:r>
    </w:p>
    <w:p w14:paraId="15B0992D" w14:textId="77777777" w:rsidR="00CA62F9" w:rsidRDefault="00CA62F9" w:rsidP="00CA62F9">
      <w:r>
        <w:t xml:space="preserve">Un Recover Point Objective (RPO) d’un maximum de 24 heures pour les fichiers et un RPO maximum de 8h pour les bases de données. </w:t>
      </w:r>
    </w:p>
    <w:p w14:paraId="32F10FD1" w14:textId="77777777" w:rsidR="00CA62F9" w:rsidRPr="006E63F8" w:rsidRDefault="00CA62F9" w:rsidP="00CA62F9">
      <w:pPr>
        <w:pStyle w:val="Titre4"/>
        <w:rPr>
          <w:color w:val="70AD47" w:themeColor="accent6"/>
        </w:rPr>
      </w:pPr>
      <w:bookmarkStart w:id="47" w:name="_Toc531165064"/>
      <w:r w:rsidRPr="006E63F8">
        <w:rPr>
          <w:color w:val="70AD47" w:themeColor="accent6"/>
        </w:rPr>
        <w:t>Avamar</w:t>
      </w:r>
      <w:bookmarkEnd w:id="47"/>
    </w:p>
    <w:p w14:paraId="64F88ECE" w14:textId="2A207700" w:rsidR="00CA62F9" w:rsidRPr="006E63F8" w:rsidRDefault="00CA62F9" w:rsidP="00CA62F9">
      <w:pPr>
        <w:rPr>
          <w:color w:val="70AD47" w:themeColor="accent6"/>
        </w:rPr>
      </w:pPr>
      <w:r w:rsidRPr="006E63F8">
        <w:rPr>
          <w:color w:val="70AD47" w:themeColor="accent6"/>
        </w:rPr>
        <w:t xml:space="preserve">Les sauvegardes des images de machine virtuelle dans un site distant s’effectuent à l’aide d’Avamar. </w:t>
      </w:r>
      <w:r>
        <w:rPr>
          <w:color w:val="70AD47" w:themeColor="accent6"/>
        </w:rPr>
        <w:t>Il effectue les sauvegardes en « incrémental forever-backup ».</w:t>
      </w:r>
    </w:p>
    <w:p w14:paraId="2E8B526C" w14:textId="77777777" w:rsidR="00CA62F9" w:rsidRDefault="00CA62F9" w:rsidP="00CA62F9">
      <w:pPr>
        <w:pStyle w:val="Titre3"/>
      </w:pPr>
      <w:bookmarkStart w:id="48" w:name="_Toc530150134"/>
      <w:bookmarkStart w:id="49" w:name="_Toc531165065"/>
      <w:r w:rsidRPr="00267C23">
        <w:lastRenderedPageBreak/>
        <w:t>Les stratégies en cas de récupération</w:t>
      </w:r>
      <w:bookmarkEnd w:id="48"/>
      <w:bookmarkEnd w:id="49"/>
    </w:p>
    <w:p w14:paraId="31E5CE0E" w14:textId="77777777" w:rsidR="00CA62F9" w:rsidRPr="0072716F" w:rsidRDefault="00CA62F9" w:rsidP="00CA62F9">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w:t>
      </w:r>
      <w:r>
        <w:rPr>
          <w:color w:val="000000" w:themeColor="text1"/>
        </w:rPr>
        <w:t xml:space="preserve">aucun </w:t>
      </w:r>
      <w:r w:rsidRPr="0072716F">
        <w:rPr>
          <w:color w:val="000000" w:themeColor="text1"/>
        </w:rPr>
        <w:t xml:space="preserve">spécialiste IT s’il utilise le point de restauration Windows, les utilisateurs sont capables de le faire eux-mêmes sur le serveur. Concernant les postes individuelles, à condition que les collaborateurs </w:t>
      </w:r>
      <w:r>
        <w:rPr>
          <w:color w:val="000000" w:themeColor="text1"/>
        </w:rPr>
        <w:t>aie</w:t>
      </w:r>
      <w:r w:rsidRPr="0072716F">
        <w:rPr>
          <w:color w:val="000000" w:themeColor="text1"/>
        </w:rPr>
        <w:t>nt souscri</w:t>
      </w:r>
      <w:r>
        <w:rPr>
          <w:color w:val="000000" w:themeColor="text1"/>
        </w:rPr>
        <w:t>t</w:t>
      </w:r>
      <w:r w:rsidRPr="0072716F">
        <w:rPr>
          <w:color w:val="000000" w:themeColor="text1"/>
        </w:rPr>
        <w:t xml:space="preserve"> à une sauvegarde avec le logiciel Crash Plan. Il peut également restaurer ses données de lui-même. </w:t>
      </w:r>
    </w:p>
    <w:p w14:paraId="581EBA3D" w14:textId="77777777" w:rsidR="00CA62F9" w:rsidRPr="0072716F" w:rsidRDefault="00CA62F9" w:rsidP="00CA62F9">
      <w:pPr>
        <w:rPr>
          <w:color w:val="000000" w:themeColor="text1"/>
        </w:rPr>
      </w:pPr>
      <w:r w:rsidRPr="0072716F">
        <w:rPr>
          <w:color w:val="000000" w:themeColor="text1"/>
        </w:rPr>
        <w:t xml:space="preserve">En cas d’un problème d’un serveur virtualisé, le logiciel </w:t>
      </w:r>
      <w:r>
        <w:rPr>
          <w:color w:val="000000" w:themeColor="text1"/>
        </w:rPr>
        <w:t>Cohesity</w:t>
      </w:r>
      <w:r w:rsidRPr="0072716F">
        <w:rPr>
          <w:color w:val="000000" w:themeColor="text1"/>
        </w:rPr>
        <w:t xml:space="preserve"> est utilisé pour restaurer</w:t>
      </w:r>
      <w:r>
        <w:rPr>
          <w:color w:val="000000" w:themeColor="text1"/>
        </w:rPr>
        <w:t xml:space="preserve"> la machine ou un fichier.</w:t>
      </w:r>
    </w:p>
    <w:p w14:paraId="37BBED7B" w14:textId="17E0078D" w:rsidR="00A97195" w:rsidRDefault="00A97195" w:rsidP="00F9502B">
      <w:pPr>
        <w:pStyle w:val="Titre1"/>
        <w:pageBreakBefore/>
      </w:pPr>
      <w:bookmarkStart w:id="50" w:name="_Toc531165066"/>
      <w:r>
        <w:lastRenderedPageBreak/>
        <w:t>Partie 2</w:t>
      </w:r>
      <w:bookmarkEnd w:id="50"/>
    </w:p>
    <w:p w14:paraId="65591096" w14:textId="22616732" w:rsidR="00F67BCD" w:rsidRPr="000B40B9" w:rsidRDefault="00F67BCD" w:rsidP="00AE41E3">
      <w:pPr>
        <w:pStyle w:val="Titre2"/>
      </w:pPr>
      <w:bookmarkStart w:id="51" w:name="_Toc531165067"/>
      <w:r w:rsidRPr="000B40B9">
        <w:t>Lois sur les protections des données</w:t>
      </w:r>
      <w:bookmarkEnd w:id="51"/>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0B40B9" w:rsidRDefault="00F67BCD" w:rsidP="00A97195">
      <w:pPr>
        <w:pStyle w:val="Titre3"/>
      </w:pPr>
      <w:bookmarkStart w:id="52" w:name="_Toc531165068"/>
      <w:r w:rsidRPr="000B40B9">
        <w:t>LPD</w:t>
      </w:r>
      <w:bookmarkEnd w:id="52"/>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292596" w:rsidRDefault="00F67BCD" w:rsidP="00A97195">
      <w:pPr>
        <w:pStyle w:val="Titre3"/>
      </w:pPr>
      <w:bookmarkStart w:id="53" w:name="_Toc531165069"/>
      <w:r w:rsidRPr="00292596">
        <w:t>RGPD</w:t>
      </w:r>
      <w:bookmarkEnd w:id="53"/>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54" w:name="_Toc531165070"/>
      <w:r w:rsidRPr="00CC53F1">
        <w:t xml:space="preserve">Première chose à se demander : </w:t>
      </w:r>
      <w:r w:rsidRPr="00242F35">
        <w:t>Qu’est qu’une donnée personnelle ?</w:t>
      </w:r>
      <w:bookmarkEnd w:id="54"/>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55" w:name="_Toc531165071"/>
      <w:r w:rsidRPr="00CC53F1">
        <w:t xml:space="preserve">En vrai, </w:t>
      </w:r>
      <w:r w:rsidR="00A97195">
        <w:t>à quoi servent</w:t>
      </w:r>
      <w:r w:rsidRPr="00242F35">
        <w:t xml:space="preserve"> ces deux lois ?</w:t>
      </w:r>
      <w:bookmarkEnd w:id="55"/>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DA6430">
      <w:pPr>
        <w:pStyle w:val="Titre4"/>
      </w:pPr>
      <w:bookmarkStart w:id="56" w:name="_Toc531165072"/>
      <w:r w:rsidRPr="00242F35">
        <w:t>Qui est concerné ?</w:t>
      </w:r>
      <w:bookmarkEnd w:id="56"/>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57" w:name="_Toc531165073"/>
      <w:r w:rsidRPr="00377A1C">
        <w:t>Mise en conformité</w:t>
      </w:r>
      <w:bookmarkEnd w:id="57"/>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lastRenderedPageBreak/>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58" w:name="_Toc531165074"/>
      <w:r w:rsidRPr="00292596">
        <w:t>Organisation et actions :</w:t>
      </w:r>
      <w:bookmarkEnd w:id="58"/>
    </w:p>
    <w:p w14:paraId="051B34FC" w14:textId="77777777" w:rsidR="00F67BCD" w:rsidRPr="00677D06" w:rsidRDefault="00F67BCD" w:rsidP="007734BD">
      <w:pPr>
        <w:pStyle w:val="Paragraphedeliste"/>
        <w:numPr>
          <w:ilvl w:val="0"/>
          <w:numId w:val="1"/>
        </w:numPr>
      </w:pPr>
      <w:r w:rsidRPr="00677D06">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7734BD">
      <w:pPr>
        <w:pStyle w:val="Paragraphedeliste"/>
        <w:numPr>
          <w:ilvl w:val="0"/>
          <w:numId w:val="1"/>
        </w:numPr>
      </w:pPr>
      <w:r w:rsidRPr="00677D06">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7734BD">
      <w:pPr>
        <w:pStyle w:val="Paragraphedeliste"/>
        <w:numPr>
          <w:ilvl w:val="0"/>
          <w:numId w:val="1"/>
        </w:numPr>
      </w:pPr>
      <w:r w:rsidRPr="00677D06">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7734BD">
      <w:pPr>
        <w:pStyle w:val="Paragraphedeliste"/>
        <w:numPr>
          <w:ilvl w:val="0"/>
          <w:numId w:val="1"/>
        </w:numPr>
      </w:pPr>
      <w:r w:rsidRPr="00677D06">
        <w:t>Demander l’accord aux personnes et leur donner la possibilité de retirer cet accord.</w:t>
      </w:r>
    </w:p>
    <w:p w14:paraId="793465FF" w14:textId="77777777" w:rsidR="00F67BCD" w:rsidRPr="00677D06" w:rsidRDefault="00F67BCD" w:rsidP="007734BD">
      <w:pPr>
        <w:pStyle w:val="Paragraphedeliste"/>
        <w:numPr>
          <w:ilvl w:val="0"/>
          <w:numId w:val="1"/>
        </w:numPr>
      </w:pPr>
      <w:r w:rsidRPr="00677D06">
        <w:t>Mettre en place des mesures de sécurité adaptées à la sensibilité de la donnée sauvegardée. Données sensibles, exemple : ethnie ou race, religion, options sexuelles, etc.</w:t>
      </w:r>
    </w:p>
    <w:p w14:paraId="6A39D375" w14:textId="77777777" w:rsidR="00F67BCD" w:rsidRDefault="00F67BCD" w:rsidP="007734BD">
      <w:pPr>
        <w:pStyle w:val="Paragraphedeliste"/>
        <w:numPr>
          <w:ilvl w:val="0"/>
          <w:numId w:val="1"/>
        </w:numPr>
      </w:pPr>
      <w:r w:rsidRPr="00677D06">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59" w:name="_Toc531165075"/>
      <w:r w:rsidRPr="00292596">
        <w:t>Mesures techniques adéquates</w:t>
      </w:r>
      <w:bookmarkEnd w:id="59"/>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7734BD">
      <w:pPr>
        <w:pStyle w:val="Paragraphedeliste"/>
        <w:numPr>
          <w:ilvl w:val="0"/>
          <w:numId w:val="2"/>
        </w:numPr>
        <w:rPr>
          <w:lang w:eastAsia="fr-CH"/>
        </w:rPr>
      </w:pPr>
      <w:r w:rsidRPr="00677D06">
        <w:t>Sensibiliser les utilisateurs</w:t>
      </w:r>
      <w:r w:rsidRPr="00677D06">
        <w:rPr>
          <w:lang w:eastAsia="fr-CH"/>
        </w:rPr>
        <w:t xml:space="preserve"> ;</w:t>
      </w:r>
    </w:p>
    <w:p w14:paraId="0774E052" w14:textId="77777777" w:rsidR="00F67BCD" w:rsidRPr="00677D06" w:rsidRDefault="00F67BCD" w:rsidP="007734BD">
      <w:pPr>
        <w:pStyle w:val="Paragraphedeliste"/>
        <w:numPr>
          <w:ilvl w:val="0"/>
          <w:numId w:val="2"/>
        </w:numPr>
        <w:rPr>
          <w:lang w:eastAsia="fr-CH"/>
        </w:rPr>
      </w:pPr>
      <w:r w:rsidRPr="00677D06">
        <w:rPr>
          <w:lang w:eastAsia="fr-CH"/>
        </w:rPr>
        <w:t>Authentifier les utilisateurs ;</w:t>
      </w:r>
    </w:p>
    <w:p w14:paraId="29CE644F" w14:textId="77777777" w:rsidR="00F67BCD" w:rsidRPr="00677D06" w:rsidRDefault="00F67BCD" w:rsidP="007734BD">
      <w:pPr>
        <w:pStyle w:val="Paragraphedeliste"/>
        <w:numPr>
          <w:ilvl w:val="0"/>
          <w:numId w:val="2"/>
        </w:numPr>
        <w:rPr>
          <w:lang w:eastAsia="fr-CH"/>
        </w:rPr>
      </w:pPr>
      <w:r w:rsidRPr="00677D06">
        <w:rPr>
          <w:lang w:eastAsia="fr-CH"/>
        </w:rPr>
        <w:t>Tracer les accès et gérer les incidents ;</w:t>
      </w:r>
    </w:p>
    <w:p w14:paraId="6DEAFF37" w14:textId="77777777" w:rsidR="00F67BCD" w:rsidRPr="00677D06" w:rsidRDefault="00F67BCD" w:rsidP="007734BD">
      <w:pPr>
        <w:pStyle w:val="Paragraphedeliste"/>
        <w:numPr>
          <w:ilvl w:val="0"/>
          <w:numId w:val="2"/>
        </w:numPr>
        <w:rPr>
          <w:lang w:eastAsia="fr-CH"/>
        </w:rPr>
      </w:pPr>
      <w:r w:rsidRPr="00677D06">
        <w:rPr>
          <w:lang w:eastAsia="fr-CH"/>
        </w:rPr>
        <w:t>Sécuriser les postes de travail ;</w:t>
      </w:r>
    </w:p>
    <w:p w14:paraId="6B4DDCFC" w14:textId="77777777" w:rsidR="00F67BCD" w:rsidRPr="00677D06" w:rsidRDefault="00F67BCD" w:rsidP="007734BD">
      <w:pPr>
        <w:pStyle w:val="Paragraphedeliste"/>
        <w:numPr>
          <w:ilvl w:val="0"/>
          <w:numId w:val="2"/>
        </w:numPr>
        <w:rPr>
          <w:lang w:eastAsia="fr-CH"/>
        </w:rPr>
      </w:pPr>
      <w:r w:rsidRPr="00677D06">
        <w:rPr>
          <w:lang w:eastAsia="fr-CH"/>
        </w:rPr>
        <w:t>Sécuriser l’informatique mobile ;</w:t>
      </w:r>
    </w:p>
    <w:p w14:paraId="2523A111" w14:textId="77777777" w:rsidR="00F67BCD" w:rsidRPr="00677D06" w:rsidRDefault="00F67BCD" w:rsidP="007734BD">
      <w:pPr>
        <w:pStyle w:val="Paragraphedeliste"/>
        <w:numPr>
          <w:ilvl w:val="0"/>
          <w:numId w:val="2"/>
        </w:numPr>
        <w:rPr>
          <w:lang w:eastAsia="fr-CH"/>
        </w:rPr>
      </w:pPr>
      <w:r w:rsidRPr="00677D06">
        <w:rPr>
          <w:lang w:eastAsia="fr-CH"/>
        </w:rPr>
        <w:t>Protéger le réseau informatique interne ;</w:t>
      </w:r>
    </w:p>
    <w:p w14:paraId="62E6C3D8" w14:textId="77777777" w:rsidR="00F67BCD" w:rsidRPr="00677D06" w:rsidRDefault="00F67BCD" w:rsidP="007734BD">
      <w:pPr>
        <w:pStyle w:val="Paragraphedeliste"/>
        <w:numPr>
          <w:ilvl w:val="0"/>
          <w:numId w:val="2"/>
        </w:numPr>
        <w:rPr>
          <w:lang w:eastAsia="fr-CH"/>
        </w:rPr>
      </w:pPr>
      <w:r w:rsidRPr="00677D06">
        <w:rPr>
          <w:lang w:eastAsia="fr-CH"/>
        </w:rPr>
        <w:t>Sécuriser les serveurs ;</w:t>
      </w:r>
    </w:p>
    <w:p w14:paraId="49F417ED" w14:textId="77777777" w:rsidR="00F67BCD" w:rsidRPr="00677D06" w:rsidRDefault="00F67BCD" w:rsidP="007734BD">
      <w:pPr>
        <w:pStyle w:val="Paragraphedeliste"/>
        <w:numPr>
          <w:ilvl w:val="0"/>
          <w:numId w:val="2"/>
        </w:numPr>
        <w:rPr>
          <w:lang w:eastAsia="fr-CH"/>
        </w:rPr>
      </w:pPr>
      <w:r w:rsidRPr="00677D06">
        <w:rPr>
          <w:lang w:eastAsia="fr-CH"/>
        </w:rPr>
        <w:t>Sécuriser les sites web ;</w:t>
      </w:r>
    </w:p>
    <w:p w14:paraId="3446AC80" w14:textId="77777777" w:rsidR="00F67BCD" w:rsidRPr="00677D06" w:rsidRDefault="00F67BCD" w:rsidP="007734BD">
      <w:pPr>
        <w:pStyle w:val="Paragraphedeliste"/>
        <w:numPr>
          <w:ilvl w:val="0"/>
          <w:numId w:val="2"/>
        </w:numPr>
        <w:rPr>
          <w:lang w:eastAsia="fr-CH"/>
        </w:rPr>
      </w:pPr>
      <w:r w:rsidRPr="00677D06">
        <w:rPr>
          <w:lang w:eastAsia="fr-CH"/>
        </w:rPr>
        <w:t>Sauvegarder et prévoir la continuité d’activité ;</w:t>
      </w:r>
    </w:p>
    <w:p w14:paraId="16547655" w14:textId="77777777" w:rsidR="00F67BCD" w:rsidRPr="00677D06" w:rsidRDefault="00F67BCD" w:rsidP="007734BD">
      <w:pPr>
        <w:pStyle w:val="Paragraphedeliste"/>
        <w:numPr>
          <w:ilvl w:val="0"/>
          <w:numId w:val="2"/>
        </w:numPr>
        <w:rPr>
          <w:lang w:eastAsia="fr-CH"/>
        </w:rPr>
      </w:pPr>
      <w:r w:rsidRPr="00677D06">
        <w:rPr>
          <w:lang w:eastAsia="fr-CH"/>
        </w:rPr>
        <w:t>Archiver de manière sécurisée ;</w:t>
      </w:r>
    </w:p>
    <w:p w14:paraId="414C4776" w14:textId="77777777" w:rsidR="00F67BCD" w:rsidRPr="00677D06" w:rsidRDefault="00F67BCD" w:rsidP="007734BD">
      <w:pPr>
        <w:pStyle w:val="Paragraphedeliste"/>
        <w:numPr>
          <w:ilvl w:val="0"/>
          <w:numId w:val="2"/>
        </w:numPr>
        <w:rPr>
          <w:lang w:eastAsia="fr-CH"/>
        </w:rPr>
      </w:pPr>
      <w:r w:rsidRPr="00677D06">
        <w:rPr>
          <w:lang w:eastAsia="fr-CH"/>
        </w:rPr>
        <w:t>Encadrer la maintenance et la destruction des données ;</w:t>
      </w:r>
    </w:p>
    <w:p w14:paraId="265E56A1" w14:textId="77777777" w:rsidR="00F67BCD" w:rsidRPr="00677D06" w:rsidRDefault="00F67BCD" w:rsidP="007734BD">
      <w:pPr>
        <w:pStyle w:val="Paragraphedeliste"/>
        <w:numPr>
          <w:ilvl w:val="0"/>
          <w:numId w:val="2"/>
        </w:numPr>
        <w:rPr>
          <w:lang w:eastAsia="fr-CH"/>
        </w:rPr>
      </w:pPr>
      <w:r w:rsidRPr="00677D06">
        <w:rPr>
          <w:lang w:eastAsia="fr-CH"/>
        </w:rPr>
        <w:t>Sécuriser les échanges avec d’autres organismes ;</w:t>
      </w:r>
    </w:p>
    <w:p w14:paraId="0C2E3363" w14:textId="1FCDAD2F" w:rsidR="00F67BCD" w:rsidRPr="00677D06" w:rsidRDefault="00F67BCD" w:rsidP="007734BD">
      <w:pPr>
        <w:pStyle w:val="Paragraphedeliste"/>
        <w:numPr>
          <w:ilvl w:val="0"/>
          <w:numId w:val="2"/>
        </w:numPr>
        <w:rPr>
          <w:lang w:eastAsia="fr-CH"/>
        </w:rPr>
      </w:pPr>
      <w:r w:rsidRPr="00677D06">
        <w:rPr>
          <w:lang w:eastAsia="fr-CH"/>
        </w:rPr>
        <w:t>Protéger les locaux ;</w:t>
      </w:r>
    </w:p>
    <w:p w14:paraId="7E1A7C8C" w14:textId="77777777" w:rsidR="00F67BCD" w:rsidRPr="00A97195" w:rsidRDefault="00F67BCD" w:rsidP="007734BD">
      <w:pPr>
        <w:pStyle w:val="Paragraphedeliste"/>
        <w:numPr>
          <w:ilvl w:val="0"/>
          <w:numId w:val="2"/>
        </w:numPr>
        <w:rPr>
          <w:lang w:eastAsia="fr-CH"/>
        </w:rPr>
      </w:pPr>
      <w:r w:rsidRPr="00A97195">
        <w:rPr>
          <w:lang w:eastAsia="fr-CH"/>
        </w:rPr>
        <w:t>Encadrer les développements informatiques ;</w:t>
      </w:r>
    </w:p>
    <w:p w14:paraId="63A6F405" w14:textId="1F6C1B73" w:rsidR="00A97195" w:rsidRDefault="00F67BCD" w:rsidP="007734BD">
      <w:pPr>
        <w:pStyle w:val="Paragraphedeliste"/>
        <w:numPr>
          <w:ilvl w:val="0"/>
          <w:numId w:val="2"/>
        </w:numPr>
        <w:rPr>
          <w:lang w:eastAsia="fr-CH"/>
        </w:rPr>
      </w:pPr>
      <w:r w:rsidRPr="00A97195">
        <w:rPr>
          <w:lang w:eastAsia="fr-CH"/>
        </w:rPr>
        <w:t>Chiffrer, garantir l’intégrité ou signer</w:t>
      </w:r>
      <w:r w:rsidRPr="00F67BCD">
        <w:rPr>
          <w:lang w:eastAsia="fr-CH"/>
        </w:rPr>
        <w:t>.</w:t>
      </w:r>
    </w:p>
    <w:p w14:paraId="6A2C0BBA" w14:textId="12375EBA" w:rsidR="00935A52" w:rsidRPr="00935A52" w:rsidRDefault="00935A52" w:rsidP="00935A52"/>
    <w:p w14:paraId="6910F6A1" w14:textId="55F0E60A" w:rsidR="003F547E" w:rsidRDefault="003F547E" w:rsidP="00AE41E3">
      <w:pPr>
        <w:pStyle w:val="Titre2"/>
      </w:pPr>
      <w:bookmarkStart w:id="60" w:name="_Toc531165076"/>
      <w:r>
        <w:lastRenderedPageBreak/>
        <w:t>Les disques durs et le systèmes RAIDs</w:t>
      </w:r>
      <w:bookmarkEnd w:id="60"/>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La technologie RAID qui veux dire Redundant Array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Le JBOD (Just A Bunch </w:t>
      </w:r>
      <w:proofErr w:type="gramStart"/>
      <w:r w:rsidRPr="005B612B">
        <w:rPr>
          <w:color w:val="000000" w:themeColor="text1"/>
          <w:lang w:val="en-GB"/>
        </w:rPr>
        <w:t>Of</w:t>
      </w:r>
      <w:proofErr w:type="gramEnd"/>
      <w:r w:rsidRPr="005B612B">
        <w:rPr>
          <w:color w:val="000000" w:themeColor="text1"/>
          <w:lang w:val="en-GB"/>
        </w:rPr>
        <w:t xml:space="preserve">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RAID 60 (ensembles RAID 6 entrelacés)</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61" w:name="_Toc531165077"/>
      <w:r w:rsidRPr="00426FF7">
        <w:rPr>
          <w:color w:val="auto"/>
        </w:rPr>
        <w:t>Raid Logiciel et matériel</w:t>
      </w:r>
      <w:bookmarkEnd w:id="61"/>
    </w:p>
    <w:p w14:paraId="6D4D3389" w14:textId="5FCCD23F" w:rsidR="00C82B46" w:rsidRPr="00426FF7" w:rsidRDefault="00C82B46" w:rsidP="00C82B46">
      <w:r w:rsidRPr="00426FF7">
        <w:t xml:space="preserve">Un système Raid peut être créé de deux </w:t>
      </w:r>
      <w:r w:rsidR="001D0DD0" w:rsidRPr="00426FF7">
        <w:t>formes :</w:t>
      </w:r>
      <w:r w:rsidRPr="00426FF7">
        <w:t xml:space="preserve"> Logiciel et matériel.</w:t>
      </w:r>
    </w:p>
    <w:p w14:paraId="0C8706C1" w14:textId="196E71B2" w:rsidR="006708E9" w:rsidRPr="00426FF7" w:rsidRDefault="006708E9" w:rsidP="00DA6430">
      <w:pPr>
        <w:pStyle w:val="Titre4"/>
        <w:rPr>
          <w:color w:val="auto"/>
        </w:rPr>
      </w:pPr>
      <w:bookmarkStart w:id="62" w:name="_Toc531165078"/>
      <w:r w:rsidRPr="00426FF7">
        <w:rPr>
          <w:color w:val="auto"/>
        </w:rPr>
        <w:t>Raid matériel</w:t>
      </w:r>
      <w:bookmarkEnd w:id="62"/>
    </w:p>
    <w:p w14:paraId="5F5BF335" w14:textId="00BE4E21" w:rsidR="006708E9" w:rsidRPr="00426FF7" w:rsidRDefault="002737E2" w:rsidP="009A5BC9">
      <w:pPr>
        <w:jc w:val="both"/>
      </w:pPr>
      <w:r w:rsidRPr="00426FF7">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eastAsia="fr-CH"/>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63" w:name="_Toc531165079"/>
      <w:r w:rsidRPr="00426FF7">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4579F1" w:rsidRPr="00794D7B" w:rsidRDefault="004579F1"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4579F1" w:rsidRPr="00794D7B" w:rsidRDefault="004579F1"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63"/>
    </w:p>
    <w:p w14:paraId="5795AFB6" w14:textId="35DACE9B" w:rsidR="009A5BC9" w:rsidRPr="00426FF7" w:rsidRDefault="00C13C93" w:rsidP="00C13C93">
      <w:pPr>
        <w:jc w:val="both"/>
      </w:pPr>
      <w:r w:rsidRPr="00426FF7">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64" w:name="_Toc531165080"/>
      <w:r w:rsidRPr="003F547E">
        <w:rPr>
          <w:lang w:val="en-GB"/>
        </w:rPr>
        <w:t xml:space="preserve">Le JBOD (Just A Bunch </w:t>
      </w:r>
      <w:proofErr w:type="gramStart"/>
      <w:r w:rsidR="002D7338">
        <w:rPr>
          <w:lang w:val="en-GB"/>
        </w:rPr>
        <w:t>O</w:t>
      </w:r>
      <w:r w:rsidR="002D7338" w:rsidRPr="003F547E">
        <w:rPr>
          <w:lang w:val="en-GB"/>
        </w:rPr>
        <w:t>f</w:t>
      </w:r>
      <w:proofErr w:type="gramEnd"/>
      <w:r w:rsidRPr="003F547E">
        <w:rPr>
          <w:lang w:val="en-GB"/>
        </w:rPr>
        <w:t xml:space="preserve"> Disks</w:t>
      </w:r>
      <w:r w:rsidR="002D7338" w:rsidRPr="003F547E">
        <w:rPr>
          <w:lang w:val="en-GB"/>
        </w:rPr>
        <w:t>):</w:t>
      </w:r>
      <w:bookmarkEnd w:id="64"/>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65" w:name="_Toc531165081"/>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65"/>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7E6627B8" w:rsidR="003F547E"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300EAC5D" w14:textId="2B41C5C0" w:rsidR="00234033" w:rsidRPr="005C1404" w:rsidRDefault="00234033" w:rsidP="00CF1B4B">
      <w:pPr>
        <w:rPr>
          <w:color w:val="FFC000"/>
        </w:rPr>
      </w:pPr>
      <w:r w:rsidRPr="005C1404">
        <w:rPr>
          <w:color w:val="FFC000"/>
        </w:rPr>
        <w:t xml:space="preserve">Nbs de disques au minimum : </w:t>
      </w:r>
      <w:r w:rsidRPr="005C1404">
        <w:rPr>
          <w:b/>
          <w:color w:val="FFC000"/>
        </w:rPr>
        <w:t>2</w:t>
      </w:r>
    </w:p>
    <w:p w14:paraId="316B5438" w14:textId="154C1000" w:rsidR="00234033" w:rsidRPr="005C1404" w:rsidRDefault="00234033" w:rsidP="00CF1B4B">
      <w:pPr>
        <w:rPr>
          <w:color w:val="FFC000"/>
        </w:rPr>
      </w:pPr>
      <w:r w:rsidRPr="005C1404">
        <w:rPr>
          <w:color w:val="FFC000"/>
        </w:rPr>
        <w:t xml:space="preserve">Avantage(s) : </w:t>
      </w:r>
      <w:r w:rsidRPr="005C1404">
        <w:rPr>
          <w:b/>
          <w:color w:val="FFC000"/>
        </w:rPr>
        <w:t>grande vitesse</w:t>
      </w:r>
    </w:p>
    <w:p w14:paraId="220E7AC9" w14:textId="3370DB82" w:rsidR="00234033" w:rsidRPr="005C1404" w:rsidRDefault="00234033" w:rsidP="00CF1B4B">
      <w:pPr>
        <w:rPr>
          <w:color w:val="FFC000"/>
        </w:rPr>
      </w:pPr>
      <w:r w:rsidRPr="005C1404">
        <w:rPr>
          <w:color w:val="FFC000"/>
        </w:rPr>
        <w:t xml:space="preserve">Perte de disques max : </w:t>
      </w:r>
      <w:r w:rsidRPr="005C1404">
        <w:rPr>
          <w:b/>
          <w:color w:val="FFC000"/>
        </w:rPr>
        <w:t>1</w:t>
      </w:r>
    </w:p>
    <w:p w14:paraId="0BA1D096" w14:textId="4F2F1723" w:rsidR="00234033" w:rsidRPr="005C1404" w:rsidRDefault="00234033" w:rsidP="00CF1B4B">
      <w:pPr>
        <w:rPr>
          <w:color w:val="FFC000"/>
        </w:rPr>
      </w:pPr>
      <w:r w:rsidRPr="005C1404">
        <w:rPr>
          <w:color w:val="FFC000"/>
        </w:rPr>
        <w:t xml:space="preserve">Calcul volume : </w:t>
      </w:r>
      <w:r w:rsidRPr="005C1404">
        <w:rPr>
          <w:b/>
          <w:color w:val="FFC000"/>
        </w:rPr>
        <w:t>nbDisk * singleDiskSize = capacity</w:t>
      </w:r>
      <w:r w:rsidRPr="005C1404">
        <w:rPr>
          <w:color w:val="FFC000"/>
        </w:rPr>
        <w:t xml:space="preserve"> (</w:t>
      </w:r>
      <w:r w:rsidR="00726010" w:rsidRPr="005C1404">
        <w:rPr>
          <w:color w:val="FFC000"/>
        </w:rPr>
        <w:t>ex :</w:t>
      </w:r>
      <w:r w:rsidRPr="005C1404">
        <w:rPr>
          <w:color w:val="FFC000"/>
        </w:rPr>
        <w:t xml:space="preserve"> deux disques de 1TB = 2 * 1 = 2 TB)</w:t>
      </w:r>
    </w:p>
    <w:p w14:paraId="07D6BC1A" w14:textId="6115283E" w:rsidR="00234033" w:rsidRPr="00234033" w:rsidRDefault="00234033" w:rsidP="00CF1B4B">
      <w:pPr>
        <w:rPr>
          <w:color w:val="000000" w:themeColor="text1"/>
        </w:rPr>
      </w:pPr>
    </w:p>
    <w:p w14:paraId="3144A49B" w14:textId="77777777" w:rsidR="00234033" w:rsidRPr="00234033" w:rsidRDefault="00234033" w:rsidP="00CF1B4B">
      <w:pPr>
        <w:rPr>
          <w:color w:val="000000" w:themeColor="text1"/>
        </w:rPr>
      </w:pPr>
    </w:p>
    <w:p w14:paraId="110475F4" w14:textId="378688E6" w:rsidR="003F547E" w:rsidRPr="007B39AD" w:rsidRDefault="00BA54B8" w:rsidP="00410E42">
      <w:pPr>
        <w:pStyle w:val="Titre3"/>
      </w:pPr>
      <w:bookmarkStart w:id="66" w:name="_Toc531165082"/>
      <w:r>
        <w:rPr>
          <w:noProof/>
          <w:lang w:eastAsia="fr-CH"/>
        </w:rPr>
        <w:lastRenderedPageBreak/>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66"/>
      <w:r w:rsidRPr="00BA54B8">
        <w:rPr>
          <w:noProof/>
        </w:rPr>
        <w:t xml:space="preserve"> </w:t>
      </w:r>
    </w:p>
    <w:p w14:paraId="3E713BC0" w14:textId="304DAF43" w:rsidR="003F547E"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686779F5" w14:textId="1C5E8E58" w:rsidR="00726010" w:rsidRPr="005C1404" w:rsidRDefault="00726010" w:rsidP="00726010">
      <w:pPr>
        <w:rPr>
          <w:color w:val="FFC000"/>
        </w:rPr>
      </w:pPr>
      <w:r w:rsidRPr="005C1404">
        <w:rPr>
          <w:color w:val="FFC000"/>
        </w:rPr>
        <w:t>Nbs de disques au minimum :</w:t>
      </w:r>
      <w:r w:rsidR="00877428" w:rsidRPr="005C1404">
        <w:rPr>
          <w:color w:val="FFC000"/>
        </w:rPr>
        <w:t xml:space="preserve"> </w:t>
      </w:r>
      <w:r w:rsidR="00877428" w:rsidRPr="005C1404">
        <w:rPr>
          <w:b/>
          <w:color w:val="FFC000"/>
        </w:rPr>
        <w:t>2</w:t>
      </w:r>
    </w:p>
    <w:p w14:paraId="64BEAAA1" w14:textId="37530D68" w:rsidR="00726010" w:rsidRPr="005C1404" w:rsidRDefault="00726010" w:rsidP="00726010">
      <w:pPr>
        <w:rPr>
          <w:color w:val="FFC000"/>
        </w:rPr>
      </w:pPr>
      <w:r w:rsidRPr="005C1404">
        <w:rPr>
          <w:color w:val="FFC000"/>
        </w:rPr>
        <w:t xml:space="preserve">Avantage(s) </w:t>
      </w:r>
      <w:r w:rsidRPr="005C1404">
        <w:rPr>
          <w:b/>
          <w:color w:val="FFC000"/>
        </w:rPr>
        <w:t>:</w:t>
      </w:r>
      <w:r w:rsidR="006E3FF5" w:rsidRPr="005C1404">
        <w:rPr>
          <w:b/>
          <w:color w:val="FFC000"/>
        </w:rPr>
        <w:t xml:space="preserve"> </w:t>
      </w:r>
      <w:r w:rsidR="008C3D17" w:rsidRPr="005C1404">
        <w:rPr>
          <w:b/>
          <w:color w:val="FFC000"/>
        </w:rPr>
        <w:t>bonne protection de dnnées</w:t>
      </w:r>
    </w:p>
    <w:p w14:paraId="01A4E1A5" w14:textId="3D4168C1" w:rsidR="00726010" w:rsidRPr="005C1404" w:rsidRDefault="00726010" w:rsidP="00726010">
      <w:pPr>
        <w:rPr>
          <w:color w:val="FFC000"/>
        </w:rPr>
      </w:pPr>
      <w:r w:rsidRPr="005C1404">
        <w:rPr>
          <w:color w:val="FFC000"/>
        </w:rPr>
        <w:t>Perte de disques max :</w:t>
      </w:r>
      <w:r w:rsidR="006E3FF5" w:rsidRPr="005C1404">
        <w:rPr>
          <w:color w:val="FFC000"/>
        </w:rPr>
        <w:t xml:space="preserve"> </w:t>
      </w:r>
      <w:r w:rsidR="006E3FF5" w:rsidRPr="005C1404">
        <w:rPr>
          <w:b/>
          <w:color w:val="FFC000"/>
        </w:rPr>
        <w:t>n-1</w:t>
      </w:r>
      <w:r w:rsidR="006E3FF5" w:rsidRPr="005C1404">
        <w:rPr>
          <w:color w:val="FFC000"/>
        </w:rPr>
        <w:t xml:space="preserve"> (nbDisk -1)</w:t>
      </w:r>
    </w:p>
    <w:p w14:paraId="2F495EFB" w14:textId="0D7849A7" w:rsidR="00726010" w:rsidRPr="005C1404" w:rsidRDefault="00726010" w:rsidP="00726010">
      <w:pPr>
        <w:rPr>
          <w:color w:val="FFC000"/>
        </w:rPr>
      </w:pPr>
      <w:r w:rsidRPr="005C1404">
        <w:rPr>
          <w:color w:val="FFC000"/>
        </w:rPr>
        <w:t>Calcul volume :</w:t>
      </w:r>
      <w:r w:rsidR="00C5055C" w:rsidRPr="005C1404">
        <w:rPr>
          <w:color w:val="FFC000"/>
        </w:rPr>
        <w:t xml:space="preserve"> </w:t>
      </w:r>
      <w:r w:rsidR="00C5055C" w:rsidRPr="005C1404">
        <w:rPr>
          <w:b/>
          <w:color w:val="FFC000"/>
        </w:rPr>
        <w:t>50% du volume total</w:t>
      </w:r>
    </w:p>
    <w:p w14:paraId="7B321203" w14:textId="56D809F8" w:rsidR="00BA54B8" w:rsidRDefault="00AB17F1" w:rsidP="00CF1B4B">
      <w:pPr>
        <w:rPr>
          <w:rFonts w:ascii="Calibri-Light" w:hAnsi="Calibri-Light" w:cs="Calibri-Light"/>
          <w:color w:val="2E74B6"/>
          <w:sz w:val="26"/>
          <w:szCs w:val="26"/>
        </w:rPr>
      </w:pPr>
      <w:r>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67" w:name="_Toc531165083"/>
      <w:r w:rsidRPr="007B39AD">
        <w:t>RAID 1E (écriture miroir entrelacée)</w:t>
      </w:r>
      <w:r>
        <w:t> :</w:t>
      </w:r>
      <w:bookmarkEnd w:id="67"/>
    </w:p>
    <w:p w14:paraId="4C387E2E" w14:textId="1B91BFBC" w:rsidR="003F547E"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4EF0852A" w14:textId="64BE96D6" w:rsidR="007C3DC9" w:rsidRPr="005C1404" w:rsidRDefault="007C3DC9" w:rsidP="007C3DC9">
      <w:pPr>
        <w:rPr>
          <w:color w:val="FFC000"/>
        </w:rPr>
      </w:pPr>
      <w:r w:rsidRPr="005C1404">
        <w:rPr>
          <w:color w:val="FFC000"/>
        </w:rPr>
        <w:t xml:space="preserve">Nbs de disques au minimum : </w:t>
      </w:r>
      <w:r w:rsidRPr="005C1404">
        <w:rPr>
          <w:b/>
          <w:color w:val="FFC000"/>
        </w:rPr>
        <w:t>3</w:t>
      </w:r>
    </w:p>
    <w:p w14:paraId="7C3179B1" w14:textId="1BAE3EF3" w:rsidR="007C3DC9" w:rsidRPr="005C1404" w:rsidRDefault="007C3DC9" w:rsidP="007C3DC9">
      <w:pPr>
        <w:rPr>
          <w:color w:val="FFC000"/>
        </w:rPr>
      </w:pPr>
      <w:r w:rsidRPr="005C1404">
        <w:rPr>
          <w:color w:val="FFC000"/>
        </w:rPr>
        <w:t xml:space="preserve">Avantage(s) : </w:t>
      </w:r>
      <w:r w:rsidRPr="005C1404">
        <w:rPr>
          <w:b/>
          <w:color w:val="FFC000"/>
        </w:rPr>
        <w:t xml:space="preserve">grande vitesse et bonne fiabilité </w:t>
      </w:r>
    </w:p>
    <w:p w14:paraId="1116688D" w14:textId="77777777" w:rsidR="007C3DC9" w:rsidRPr="005C1404" w:rsidRDefault="007C3DC9" w:rsidP="007C3DC9">
      <w:pPr>
        <w:rPr>
          <w:color w:val="FFC000"/>
        </w:rPr>
      </w:pPr>
      <w:r w:rsidRPr="005C1404">
        <w:rPr>
          <w:color w:val="FFC000"/>
        </w:rPr>
        <w:t xml:space="preserve">Perte de disques max : </w:t>
      </w:r>
      <w:r w:rsidRPr="005C1404">
        <w:rPr>
          <w:b/>
          <w:color w:val="FFC000"/>
        </w:rPr>
        <w:t>1</w:t>
      </w:r>
    </w:p>
    <w:p w14:paraId="5CBFD210" w14:textId="62BEC9C4" w:rsidR="00AB17F1" w:rsidRPr="005C1404" w:rsidRDefault="007C3DC9" w:rsidP="00CF1B4B">
      <w:pPr>
        <w:rPr>
          <w:b/>
          <w:color w:val="FFC000"/>
        </w:rPr>
      </w:pPr>
      <w:r w:rsidRPr="005C1404">
        <w:rPr>
          <w:color w:val="FFC000"/>
        </w:rPr>
        <w:t xml:space="preserve">Calcul volume : </w:t>
      </w:r>
      <w:r w:rsidRPr="005C1404">
        <w:rPr>
          <w:b/>
          <w:color w:val="FFC000"/>
        </w:rPr>
        <w:t>50% du volume total</w:t>
      </w:r>
    </w:p>
    <w:p w14:paraId="4C4F6262" w14:textId="77777777" w:rsidR="00700F12" w:rsidRPr="002C3149" w:rsidRDefault="00700F12" w:rsidP="00CF1B4B">
      <w:pPr>
        <w:rPr>
          <w:color w:val="000000" w:themeColor="text1"/>
        </w:rPr>
      </w:pPr>
    </w:p>
    <w:p w14:paraId="2E4D93B0" w14:textId="035E6BCD" w:rsidR="003F547E" w:rsidRPr="007B39AD" w:rsidRDefault="003F547E" w:rsidP="00410E42">
      <w:pPr>
        <w:pStyle w:val="Titre3"/>
      </w:pPr>
      <w:bookmarkStart w:id="68" w:name="_Toc531165084"/>
      <w:r w:rsidRPr="007B39AD">
        <w:t>RAID 5 (entrelacement avec parité)</w:t>
      </w:r>
      <w:r>
        <w:t> :</w:t>
      </w:r>
      <w:bookmarkEnd w:id="68"/>
    </w:p>
    <w:p w14:paraId="4396B0C5" w14:textId="07084153" w:rsidR="00700F12"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14514B1A" w14:textId="3886C3C0" w:rsidR="00131A7B" w:rsidRPr="005C1404" w:rsidRDefault="00131A7B" w:rsidP="00131A7B">
      <w:pPr>
        <w:rPr>
          <w:color w:val="FFC000"/>
        </w:rPr>
      </w:pPr>
      <w:r w:rsidRPr="005C1404">
        <w:rPr>
          <w:color w:val="FFC000"/>
        </w:rPr>
        <w:t xml:space="preserve">Nbs de disques au minimum : </w:t>
      </w:r>
      <w:r w:rsidR="002C3149" w:rsidRPr="005C1404">
        <w:rPr>
          <w:b/>
          <w:color w:val="FFC000"/>
        </w:rPr>
        <w:t>3</w:t>
      </w:r>
    </w:p>
    <w:p w14:paraId="0DBAD693" w14:textId="7D073021" w:rsidR="00131A7B" w:rsidRPr="005C1404" w:rsidRDefault="00131A7B" w:rsidP="00131A7B">
      <w:pPr>
        <w:rPr>
          <w:color w:val="FFC000"/>
        </w:rPr>
      </w:pPr>
      <w:r w:rsidRPr="005C1404">
        <w:rPr>
          <w:color w:val="FFC000"/>
        </w:rPr>
        <w:t xml:space="preserve">Avantage(s) : </w:t>
      </w:r>
      <w:r w:rsidR="00700F12" w:rsidRPr="005C1404">
        <w:rPr>
          <w:b/>
          <w:color w:val="FFC000"/>
        </w:rPr>
        <w:t>conçu pour assurer la perte d’un disque</w:t>
      </w:r>
    </w:p>
    <w:p w14:paraId="53C68CBC" w14:textId="77777777" w:rsidR="00131A7B" w:rsidRPr="005C1404" w:rsidRDefault="00131A7B" w:rsidP="00131A7B">
      <w:pPr>
        <w:rPr>
          <w:color w:val="FFC000"/>
        </w:rPr>
      </w:pPr>
      <w:r w:rsidRPr="005C1404">
        <w:rPr>
          <w:color w:val="FFC000"/>
        </w:rPr>
        <w:t xml:space="preserve">Perte de disques max : </w:t>
      </w:r>
      <w:r w:rsidRPr="005C1404">
        <w:rPr>
          <w:b/>
          <w:color w:val="FFC000"/>
        </w:rPr>
        <w:t>1</w:t>
      </w:r>
    </w:p>
    <w:p w14:paraId="13226845" w14:textId="1C7E1EF3" w:rsidR="00131A7B" w:rsidRPr="005C1404" w:rsidRDefault="00131A7B" w:rsidP="00CF1B4B">
      <w:pPr>
        <w:rPr>
          <w:b/>
          <w:color w:val="FFC000"/>
          <w:lang w:val="en-GB"/>
        </w:rPr>
      </w:pPr>
      <w:r w:rsidRPr="005C1404">
        <w:rPr>
          <w:color w:val="FFC000"/>
          <w:lang w:val="en-GB"/>
        </w:rPr>
        <w:t xml:space="preserve">Calcul </w:t>
      </w:r>
      <w:proofErr w:type="gramStart"/>
      <w:r w:rsidRPr="005C1404">
        <w:rPr>
          <w:color w:val="FFC000"/>
          <w:lang w:val="en-GB"/>
        </w:rPr>
        <w:t>volume</w:t>
      </w:r>
      <w:r w:rsidR="002C3149" w:rsidRPr="005C1404">
        <w:rPr>
          <w:color w:val="FFC000"/>
          <w:lang w:val="en-GB"/>
        </w:rPr>
        <w:t> :</w:t>
      </w:r>
      <w:proofErr w:type="gramEnd"/>
      <w:r w:rsidR="002C3149" w:rsidRPr="005C1404">
        <w:rPr>
          <w:color w:val="FFC000"/>
          <w:lang w:val="en-GB"/>
        </w:rPr>
        <w:t xml:space="preserve"> </w:t>
      </w:r>
      <w:r w:rsidR="002C3149" w:rsidRPr="005C1404">
        <w:rPr>
          <w:b/>
          <w:color w:val="FFC000"/>
          <w:lang w:val="en-GB"/>
        </w:rPr>
        <w:t>(nbDisk – 1) * singleDiskSize = capacity</w:t>
      </w:r>
    </w:p>
    <w:p w14:paraId="01FDE6C5" w14:textId="505DB05A" w:rsidR="000B0E89" w:rsidRPr="000B0E89" w:rsidRDefault="00AB17F1" w:rsidP="000B0E89">
      <w:pPr>
        <w:pStyle w:val="Titre3"/>
      </w:pPr>
      <w:bookmarkStart w:id="69" w:name="_Toc531165085"/>
      <w:r>
        <w:rPr>
          <w:rFonts w:ascii="Minion-Italic" w:hAnsi="Minion-Italic" w:cs="Minion-Italic"/>
          <w:i/>
          <w:iCs/>
          <w:noProof/>
          <w:sz w:val="19"/>
          <w:szCs w:val="19"/>
          <w:lang w:eastAsia="fr-CH"/>
        </w:rPr>
        <w:lastRenderedPageBreak/>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69"/>
    </w:p>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D75FF7C" w14:textId="23719274" w:rsidR="00700F12" w:rsidRPr="005C1404" w:rsidRDefault="00700F12" w:rsidP="00700F12">
      <w:pPr>
        <w:rPr>
          <w:color w:val="FFC000"/>
        </w:rPr>
      </w:pPr>
      <w:r w:rsidRPr="005C1404">
        <w:rPr>
          <w:color w:val="FFC000"/>
        </w:rPr>
        <w:t xml:space="preserve">Nbs de disques au minimum : </w:t>
      </w:r>
      <w:r w:rsidR="00746200" w:rsidRPr="005C1404">
        <w:rPr>
          <w:b/>
          <w:color w:val="FFC000"/>
        </w:rPr>
        <w:t>4</w:t>
      </w:r>
    </w:p>
    <w:p w14:paraId="22D6FC29" w14:textId="624CC3C0" w:rsidR="00700F12" w:rsidRPr="005C1404" w:rsidRDefault="00700F12" w:rsidP="00700F12">
      <w:pPr>
        <w:rPr>
          <w:color w:val="FFC000"/>
        </w:rPr>
      </w:pPr>
      <w:r w:rsidRPr="005C1404">
        <w:rPr>
          <w:color w:val="FFC000"/>
        </w:rPr>
        <w:t xml:space="preserve">Avantage(s) : </w:t>
      </w:r>
      <w:r w:rsidR="007F7E75" w:rsidRPr="005C1404">
        <w:rPr>
          <w:b/>
          <w:color w:val="FFC000"/>
        </w:rPr>
        <w:t xml:space="preserve">plus grande sécurité </w:t>
      </w:r>
    </w:p>
    <w:p w14:paraId="2C9468A5" w14:textId="4963ADA8" w:rsidR="00700F12" w:rsidRPr="005C1404" w:rsidRDefault="00700F12" w:rsidP="00700F12">
      <w:pPr>
        <w:rPr>
          <w:color w:val="FFC000"/>
        </w:rPr>
      </w:pPr>
      <w:r w:rsidRPr="005C1404">
        <w:rPr>
          <w:color w:val="FFC000"/>
        </w:rPr>
        <w:t xml:space="preserve">Perte de disques max : </w:t>
      </w:r>
      <w:r w:rsidR="007F7E75" w:rsidRPr="005C1404">
        <w:rPr>
          <w:b/>
          <w:color w:val="FFC000"/>
        </w:rPr>
        <w:t>2</w:t>
      </w:r>
    </w:p>
    <w:p w14:paraId="73FB2206" w14:textId="07E6CFE3" w:rsidR="00AB17F1" w:rsidRPr="005C1404" w:rsidRDefault="00700F12" w:rsidP="00CF1B4B">
      <w:pPr>
        <w:rPr>
          <w:color w:val="FFC000"/>
          <w:lang w:val="en-GB"/>
        </w:rPr>
      </w:pPr>
      <w:r w:rsidRPr="005C1404">
        <w:rPr>
          <w:color w:val="FFC000"/>
          <w:lang w:val="en-GB"/>
        </w:rPr>
        <w:t xml:space="preserve">Calcul </w:t>
      </w:r>
      <w:proofErr w:type="gramStart"/>
      <w:r w:rsidRPr="005C1404">
        <w:rPr>
          <w:color w:val="FFC000"/>
          <w:lang w:val="en-GB"/>
        </w:rPr>
        <w:t>volume :</w:t>
      </w:r>
      <w:proofErr w:type="gramEnd"/>
      <w:r w:rsidRPr="005C1404">
        <w:rPr>
          <w:color w:val="FFC000"/>
          <w:lang w:val="en-GB"/>
        </w:rPr>
        <w:t xml:space="preserve"> </w:t>
      </w:r>
      <w:r w:rsidR="00985A0E" w:rsidRPr="005C1404">
        <w:rPr>
          <w:b/>
          <w:color w:val="FFC000"/>
          <w:lang w:val="en-GB"/>
        </w:rPr>
        <w:t>(nbDisk – 2) * singleDiskSize = capacity</w:t>
      </w:r>
    </w:p>
    <w:p w14:paraId="3CC1DB6E" w14:textId="5A07DCF0" w:rsidR="0051309C" w:rsidRPr="00E026F5" w:rsidRDefault="0051309C" w:rsidP="00CF1B4B">
      <w:pPr>
        <w:rPr>
          <w:lang w:val="en-GB"/>
        </w:rPr>
      </w:pPr>
    </w:p>
    <w:p w14:paraId="0804796C" w14:textId="7AB3BDC6" w:rsidR="003F547E" w:rsidRPr="007B39AD" w:rsidRDefault="0051309C" w:rsidP="00410E42">
      <w:pPr>
        <w:pStyle w:val="Titre3"/>
      </w:pPr>
      <w:bookmarkStart w:id="70" w:name="_Toc531165086"/>
      <w:r>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10EB90D8">
            <wp:simplePos x="0" y="0"/>
            <wp:positionH relativeFrom="column">
              <wp:posOffset>4467210</wp:posOffset>
            </wp:positionH>
            <wp:positionV relativeFrom="paragraph">
              <wp:posOffset>30391</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70"/>
    </w:p>
    <w:p w14:paraId="6387EBD3" w14:textId="3F8F3F68" w:rsidR="00AB17F1" w:rsidRDefault="003F547E" w:rsidP="00CF1B4B">
      <w:pPr>
        <w:rPr>
          <w:color w:val="000000" w:themeColor="text1"/>
        </w:rPr>
      </w:pPr>
      <w:r w:rsidRPr="00A458E6">
        <w:rPr>
          <w:color w:val="000000" w:themeColor="text1"/>
        </w:rPr>
        <w:t>Le RAID 10 permet aussi comme le RAID 1</w:t>
      </w:r>
      <w:r w:rsidRPr="00A458E6">
        <w:rPr>
          <w:color w:val="000000" w:themeColor="text1"/>
          <w:vertAlign w:val="superscript"/>
        </w:rPr>
        <w:t>E</w:t>
      </w:r>
      <w:r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Pr="00A458E6">
        <w:rPr>
          <w:color w:val="000000" w:themeColor="text1"/>
        </w:rPr>
        <w:t xml:space="preserve"> forme un disque en RAID 0 et </w:t>
      </w:r>
      <w:r w:rsidR="004220BC" w:rsidRPr="00A458E6">
        <w:rPr>
          <w:color w:val="000000" w:themeColor="text1"/>
        </w:rPr>
        <w:t>un deuxième pair</w:t>
      </w:r>
      <w:r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6131775B" w14:textId="76549E8D" w:rsidR="0051309C" w:rsidRPr="005C1404" w:rsidRDefault="0051309C" w:rsidP="0051309C">
      <w:pPr>
        <w:rPr>
          <w:color w:val="FFC000"/>
        </w:rPr>
      </w:pPr>
      <w:r w:rsidRPr="005C1404">
        <w:rPr>
          <w:color w:val="FFC000"/>
        </w:rPr>
        <w:t xml:space="preserve">Nbs de disques au minimum : </w:t>
      </w:r>
      <w:r w:rsidR="00510772" w:rsidRPr="005C1404">
        <w:rPr>
          <w:b/>
          <w:color w:val="FFC000"/>
        </w:rPr>
        <w:t>4</w:t>
      </w:r>
    </w:p>
    <w:p w14:paraId="41BCBAAC" w14:textId="42D0321B" w:rsidR="0051309C" w:rsidRPr="005C1404" w:rsidRDefault="0051309C" w:rsidP="0051309C">
      <w:pPr>
        <w:rPr>
          <w:color w:val="FFC000"/>
        </w:rPr>
      </w:pPr>
      <w:r w:rsidRPr="005C1404">
        <w:rPr>
          <w:color w:val="FFC000"/>
        </w:rPr>
        <w:t xml:space="preserve">Avantage(s) : </w:t>
      </w:r>
      <w:r w:rsidR="00F43606" w:rsidRPr="005C1404">
        <w:rPr>
          <w:b/>
          <w:color w:val="FFC000"/>
        </w:rPr>
        <w:t>redondance des données et bonne vitesse d’écriture</w:t>
      </w:r>
      <w:r w:rsidRPr="005C1404">
        <w:rPr>
          <w:color w:val="FFC000"/>
        </w:rPr>
        <w:t xml:space="preserve"> </w:t>
      </w:r>
    </w:p>
    <w:p w14:paraId="00521F72" w14:textId="009B00B8" w:rsidR="0051309C" w:rsidRPr="005C1404" w:rsidRDefault="0051309C" w:rsidP="0051309C">
      <w:pPr>
        <w:rPr>
          <w:color w:val="FFC000"/>
        </w:rPr>
      </w:pPr>
      <w:r w:rsidRPr="005C1404">
        <w:rPr>
          <w:color w:val="FFC000"/>
        </w:rPr>
        <w:t xml:space="preserve">Perte de disques max : </w:t>
      </w:r>
      <w:r w:rsidRPr="005C1404">
        <w:rPr>
          <w:b/>
          <w:color w:val="FFC000"/>
        </w:rPr>
        <w:t>2</w:t>
      </w:r>
    </w:p>
    <w:p w14:paraId="698D0C69" w14:textId="00E91E4A" w:rsidR="0051309C" w:rsidRPr="005C1404" w:rsidRDefault="0051309C" w:rsidP="0051309C">
      <w:pPr>
        <w:rPr>
          <w:color w:val="FFC000"/>
        </w:rPr>
      </w:pPr>
      <w:r w:rsidRPr="005C1404">
        <w:rPr>
          <w:color w:val="FFC000"/>
        </w:rPr>
        <w:t xml:space="preserve">Calcul volume : </w:t>
      </w:r>
      <w:r w:rsidR="00510772" w:rsidRPr="005C1404">
        <w:rPr>
          <w:b/>
          <w:color w:val="FFC000"/>
        </w:rPr>
        <w:t>50% du volume total</w:t>
      </w:r>
    </w:p>
    <w:p w14:paraId="086951BC" w14:textId="41980D25" w:rsidR="0051309C" w:rsidRPr="00510772" w:rsidRDefault="0051309C" w:rsidP="00CF1B4B">
      <w:pPr>
        <w:rPr>
          <w:color w:val="000000" w:themeColor="text1"/>
        </w:rPr>
      </w:pPr>
    </w:p>
    <w:p w14:paraId="25AEE434" w14:textId="55773F80" w:rsidR="00AB17F1" w:rsidRPr="00AB17F1" w:rsidRDefault="00EE565D" w:rsidP="00AB17F1">
      <w:pPr>
        <w:pStyle w:val="Titre3"/>
      </w:pPr>
      <w:bookmarkStart w:id="71" w:name="_Toc531165087"/>
      <w:r w:rsidRPr="00A458E6">
        <w:rPr>
          <w:rFonts w:ascii="Minion-Italic" w:hAnsi="Minion-Italic" w:cs="Minion-Italic"/>
          <w:i/>
          <w:iCs/>
          <w:noProof/>
          <w:sz w:val="19"/>
          <w:szCs w:val="19"/>
          <w:lang w:eastAsia="fr-CH"/>
        </w:rPr>
        <w:drawing>
          <wp:anchor distT="0" distB="0" distL="114300" distR="114300" simplePos="0" relativeHeight="251680768" behindDoc="0" locked="0" layoutInCell="1" allowOverlap="1" wp14:anchorId="313F68FA" wp14:editId="475EB87A">
            <wp:simplePos x="0" y="0"/>
            <wp:positionH relativeFrom="column">
              <wp:posOffset>3860888</wp:posOffset>
            </wp:positionH>
            <wp:positionV relativeFrom="paragraph">
              <wp:posOffset>97686</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50 (ensembles RAID 5 entrelacés)</w:t>
      </w:r>
      <w:r w:rsidR="003F547E">
        <w:t> :</w:t>
      </w:r>
      <w:bookmarkEnd w:id="71"/>
    </w:p>
    <w:p w14:paraId="6FF63103" w14:textId="1A219D5D" w:rsidR="00AB17F1"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FB7BD7F" w14:textId="211AA604" w:rsidR="00EE565D" w:rsidRPr="005C1404" w:rsidRDefault="00EE565D" w:rsidP="00EE565D">
      <w:pPr>
        <w:rPr>
          <w:color w:val="FFC000"/>
        </w:rPr>
      </w:pPr>
      <w:r w:rsidRPr="005C1404">
        <w:rPr>
          <w:color w:val="FFC000"/>
        </w:rPr>
        <w:t xml:space="preserve">Nbs de disques au minimum : </w:t>
      </w:r>
      <w:r w:rsidR="003E67D9" w:rsidRPr="005C1404">
        <w:rPr>
          <w:b/>
          <w:color w:val="FFC000"/>
        </w:rPr>
        <w:t>6</w:t>
      </w:r>
    </w:p>
    <w:p w14:paraId="36ED8BA7" w14:textId="0CFCCB07" w:rsidR="00EE565D" w:rsidRPr="005C1404" w:rsidRDefault="00EE565D" w:rsidP="00EE565D">
      <w:pPr>
        <w:rPr>
          <w:color w:val="FFC000"/>
        </w:rPr>
      </w:pPr>
      <w:r w:rsidRPr="005C1404">
        <w:rPr>
          <w:color w:val="FFC000"/>
        </w:rPr>
        <w:t xml:space="preserve">Avantage(s) : </w:t>
      </w:r>
      <w:r w:rsidR="00D958EE" w:rsidRPr="005C1404">
        <w:rPr>
          <w:b/>
          <w:color w:val="FFC000"/>
        </w:rPr>
        <w:t>volume agrégé</w:t>
      </w:r>
    </w:p>
    <w:p w14:paraId="52134954" w14:textId="22E48921" w:rsidR="00EE565D" w:rsidRPr="005C1404" w:rsidRDefault="00EE565D" w:rsidP="00EE565D">
      <w:pPr>
        <w:rPr>
          <w:color w:val="FFC000"/>
        </w:rPr>
      </w:pPr>
      <w:r w:rsidRPr="005C1404">
        <w:rPr>
          <w:color w:val="FFC000"/>
        </w:rPr>
        <w:t xml:space="preserve">Perte de disques max : </w:t>
      </w:r>
      <w:r w:rsidR="00CD4A35" w:rsidRPr="005C1404">
        <w:rPr>
          <w:b/>
          <w:color w:val="FFC000"/>
        </w:rPr>
        <w:t>1</w:t>
      </w:r>
    </w:p>
    <w:p w14:paraId="1210F5F0" w14:textId="365111AF" w:rsidR="00EE565D" w:rsidRPr="005C1404" w:rsidRDefault="00EE565D" w:rsidP="00CF1B4B">
      <w:pPr>
        <w:rPr>
          <w:color w:val="FFC000"/>
        </w:rPr>
      </w:pPr>
      <w:r w:rsidRPr="005C1404">
        <w:rPr>
          <w:color w:val="FFC000"/>
        </w:rPr>
        <w:t xml:space="preserve">Calcul volume : </w:t>
      </w:r>
      <w:r w:rsidR="00122DCC" w:rsidRPr="005C1404">
        <w:rPr>
          <w:color w:val="FFC000"/>
        </w:rPr>
        <w:t>trop teck à calculer</w:t>
      </w:r>
    </w:p>
    <w:p w14:paraId="2E3AA1E1" w14:textId="77777777" w:rsidR="003F547E" w:rsidRPr="007B39AD" w:rsidRDefault="0051309C" w:rsidP="00410E42">
      <w:pPr>
        <w:pStyle w:val="Titre3"/>
      </w:pPr>
      <w:bookmarkStart w:id="72" w:name="_Toc531165088"/>
      <w:r>
        <w:rPr>
          <w:rFonts w:ascii="Minion-Italic" w:hAnsi="Minion-Italic" w:cs="Minion-Italic"/>
          <w:i/>
          <w:iCs/>
          <w:noProof/>
          <w:sz w:val="19"/>
          <w:szCs w:val="19"/>
          <w:lang w:eastAsia="fr-CH"/>
        </w:rPr>
        <w:lastRenderedPageBreak/>
        <w:drawing>
          <wp:anchor distT="0" distB="0" distL="114300" distR="114300" simplePos="0" relativeHeight="251681792" behindDoc="0" locked="0" layoutInCell="1" allowOverlap="1" wp14:anchorId="0FD825E1" wp14:editId="29AC53C9">
            <wp:simplePos x="0" y="0"/>
            <wp:positionH relativeFrom="column">
              <wp:posOffset>3342315</wp:posOffset>
            </wp:positionH>
            <wp:positionV relativeFrom="paragraph">
              <wp:posOffset>22343</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72"/>
      <w:r w:rsidR="00AB17F1" w:rsidRPr="00AB17F1">
        <w:rPr>
          <w:rFonts w:ascii="Minion-Italic" w:hAnsi="Minion-Italic" w:cs="Minion-Italic"/>
          <w:i/>
          <w:iCs/>
          <w:noProof/>
          <w:sz w:val="19"/>
          <w:szCs w:val="19"/>
        </w:rPr>
        <w:t xml:space="preserve"> </w:t>
      </w:r>
    </w:p>
    <w:p w14:paraId="0AB1CFB7" w14:textId="17D7EED9"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48913217" w14:textId="4D986500" w:rsidR="00EE565D" w:rsidRPr="005C1404" w:rsidRDefault="00EE565D" w:rsidP="00EE565D">
      <w:pPr>
        <w:rPr>
          <w:color w:val="FFC000"/>
        </w:rPr>
      </w:pPr>
      <w:r w:rsidRPr="005C1404">
        <w:rPr>
          <w:color w:val="FFC000"/>
        </w:rPr>
        <w:t xml:space="preserve">Nbs de disques au minimum : </w:t>
      </w:r>
      <w:r w:rsidR="00957CB9" w:rsidRPr="005C1404">
        <w:rPr>
          <w:b/>
          <w:color w:val="FFC000"/>
        </w:rPr>
        <w:t>8</w:t>
      </w:r>
    </w:p>
    <w:p w14:paraId="24B31A7F" w14:textId="22567005" w:rsidR="00957CB9" w:rsidRPr="005C1404" w:rsidRDefault="00EE565D" w:rsidP="00EE565D">
      <w:pPr>
        <w:rPr>
          <w:b/>
          <w:color w:val="FFC000"/>
        </w:rPr>
      </w:pPr>
      <w:r w:rsidRPr="005C1404">
        <w:rPr>
          <w:color w:val="FFC000"/>
        </w:rPr>
        <w:t xml:space="preserve">Avantage(s) : </w:t>
      </w:r>
      <w:r w:rsidR="00957CB9" w:rsidRPr="005C1404">
        <w:rPr>
          <w:b/>
          <w:color w:val="FFC000"/>
        </w:rPr>
        <w:t>beaucoup de disques avec redondance plus grande (la performance est nul)</w:t>
      </w:r>
    </w:p>
    <w:p w14:paraId="541B5A61" w14:textId="77777777" w:rsidR="00EE565D" w:rsidRPr="005C1404" w:rsidRDefault="00EE565D" w:rsidP="00EE565D">
      <w:pPr>
        <w:rPr>
          <w:color w:val="FFC000"/>
        </w:rPr>
      </w:pPr>
      <w:r w:rsidRPr="005C1404">
        <w:rPr>
          <w:color w:val="FFC000"/>
        </w:rPr>
        <w:t xml:space="preserve">Perte de disques max : </w:t>
      </w:r>
      <w:r w:rsidRPr="005C1404">
        <w:rPr>
          <w:b/>
          <w:color w:val="FFC000"/>
        </w:rPr>
        <w:t>2</w:t>
      </w:r>
    </w:p>
    <w:p w14:paraId="51F2BC18" w14:textId="3E79B8D8" w:rsidR="00EE565D" w:rsidRPr="005C1404" w:rsidRDefault="00EE565D" w:rsidP="00D84EFF">
      <w:pPr>
        <w:rPr>
          <w:color w:val="FFC000"/>
        </w:rPr>
      </w:pPr>
      <w:r w:rsidRPr="005C1404">
        <w:rPr>
          <w:color w:val="FFC000"/>
        </w:rPr>
        <w:t xml:space="preserve">Calcul volume : </w:t>
      </w:r>
      <w:r w:rsidR="00815213" w:rsidRPr="005C1404">
        <w:rPr>
          <w:color w:val="FFC000"/>
        </w:rPr>
        <w:t>trop teck à calculer</w:t>
      </w:r>
    </w:p>
    <w:p w14:paraId="7560C617" w14:textId="77777777" w:rsidR="00BD65C4" w:rsidRPr="00815213" w:rsidRDefault="00BD65C4" w:rsidP="00D84EFF">
      <w:pPr>
        <w:rPr>
          <w:color w:val="000000" w:themeColor="text1"/>
        </w:rPr>
      </w:pPr>
    </w:p>
    <w:p w14:paraId="5B2C997B" w14:textId="2525816D" w:rsidR="000B0E89" w:rsidRDefault="0091562E" w:rsidP="00AE41E3">
      <w:pPr>
        <w:pStyle w:val="Titre2"/>
      </w:pPr>
      <w:bookmarkStart w:id="73" w:name="_Toc531165089"/>
      <w:r>
        <w:t>Les différents systèmes de stockages</w:t>
      </w:r>
      <w:bookmarkEnd w:id="73"/>
    </w:p>
    <w:p w14:paraId="590B346F" w14:textId="3D79C286" w:rsidR="003510BF" w:rsidRDefault="003510BF" w:rsidP="003510BF">
      <w:pPr>
        <w:pStyle w:val="Titre3"/>
      </w:pPr>
      <w:bookmarkStart w:id="74" w:name="_Toc531165090"/>
      <w:r>
        <w:t>Première génération</w:t>
      </w:r>
      <w:r w:rsidR="0008051F">
        <w:t xml:space="preserve"> – supports physiques</w:t>
      </w:r>
      <w:bookmarkEnd w:id="74"/>
    </w:p>
    <w:p w14:paraId="4AC53D5A" w14:textId="5A86FCA5" w:rsidR="00A52A68" w:rsidRPr="001D0DD0" w:rsidRDefault="00A52A68" w:rsidP="00DA6430">
      <w:pPr>
        <w:pStyle w:val="Titre4"/>
      </w:pPr>
      <w:bookmarkStart w:id="75" w:name="_Toc531165091"/>
      <w:r w:rsidRPr="001D0DD0">
        <w:t xml:space="preserve">Le </w:t>
      </w:r>
      <w:r w:rsidR="00A03392" w:rsidRPr="001D0DD0">
        <w:t>r</w:t>
      </w:r>
      <w:r w:rsidRPr="001D0DD0">
        <w:t>uban perforé</w:t>
      </w:r>
      <w:bookmarkEnd w:id="75"/>
    </w:p>
    <w:p w14:paraId="0797373D" w14:textId="48437E79" w:rsidR="00EA4CDF" w:rsidRPr="001D0DD0" w:rsidRDefault="00EA4CDF" w:rsidP="00EA4CDF">
      <w:pPr>
        <w:rPr>
          <w:color w:val="000000" w:themeColor="text1"/>
        </w:rPr>
      </w:pPr>
      <w:r w:rsidRPr="001D0DD0">
        <w:rPr>
          <w:color w:val="000000" w:themeColor="text1"/>
        </w:rPr>
        <w:t>Le premier ruban perforé est apparu en 1725</w:t>
      </w:r>
      <w:r w:rsidR="00AD3931" w:rsidRPr="001D0DD0">
        <w:rPr>
          <w:color w:val="000000" w:themeColor="text1"/>
        </w:rPr>
        <w:t>. Son inventeur Basile Bouchon l’utilisa dans son métier à tisser. Cette technologie est très vite devenue obsolète dû à l’arrivée de la « carte perforée ».</w:t>
      </w:r>
    </w:p>
    <w:p w14:paraId="62862283" w14:textId="77777777" w:rsidR="00016F35" w:rsidRPr="001D0DD0" w:rsidRDefault="00016F35" w:rsidP="00016F35">
      <w:pPr>
        <w:pStyle w:val="Titre4"/>
      </w:pPr>
      <w:bookmarkStart w:id="76" w:name="_Toc531165092"/>
      <w:r w:rsidRPr="001D0DD0">
        <w:t>La carte perforée</w:t>
      </w:r>
      <w:bookmarkEnd w:id="76"/>
    </w:p>
    <w:p w14:paraId="75B823E9" w14:textId="1530000D" w:rsidR="004C47E0" w:rsidRPr="001D0DD0" w:rsidRDefault="00AF1209" w:rsidP="00EA4CDF">
      <w:pPr>
        <w:rPr>
          <w:color w:val="000000" w:themeColor="text1"/>
        </w:rPr>
      </w:pPr>
      <w:r w:rsidRPr="001D0DD0">
        <w:rPr>
          <w:color w:val="000000" w:themeColor="text1"/>
        </w:rPr>
        <w:t>La carte perforée est l’un des premiers systèmes de mémoires de masse. Elles seront utilisées dans les débuts de l’informatique.</w:t>
      </w:r>
      <w:r w:rsidR="00D32C0E" w:rsidRPr="001D0DD0">
        <w:rPr>
          <w:color w:val="000000" w:themeColor="text1"/>
        </w:rPr>
        <w:t xml:space="preserve"> La carte perforée est un perfectionnement du ruban perforé apparu dans </w:t>
      </w:r>
      <w:r w:rsidR="004220BC" w:rsidRPr="001D0DD0">
        <w:rPr>
          <w:color w:val="000000" w:themeColor="text1"/>
        </w:rPr>
        <w:t>les années</w:t>
      </w:r>
      <w:r w:rsidR="00D32C0E" w:rsidRPr="001D0DD0">
        <w:rPr>
          <w:color w:val="000000" w:themeColor="text1"/>
        </w:rPr>
        <w:t xml:space="preserve"> 1884 pour donner des instructions</w:t>
      </w:r>
      <w:r w:rsidR="001B15C9" w:rsidRPr="001D0DD0">
        <w:rPr>
          <w:color w:val="000000" w:themeColor="text1"/>
        </w:rPr>
        <w:t xml:space="preserve"> à des machines analytiques.</w:t>
      </w:r>
    </w:p>
    <w:p w14:paraId="29FCBE0E" w14:textId="0E66268F" w:rsidR="00016F35" w:rsidRPr="001D0DD0" w:rsidRDefault="004C47E0" w:rsidP="00EA4CDF">
      <w:pPr>
        <w:rPr>
          <w:color w:val="000000" w:themeColor="text1"/>
        </w:rPr>
      </w:pPr>
      <w:r w:rsidRPr="001D0DD0">
        <w:rPr>
          <w:color w:val="000000" w:themeColor="text1"/>
        </w:rPr>
        <w:t>Dans les années 1950, la spécification Hollerith/IBM apparait pour les cartes 8 colonnes. Sa longueur doit être de 187.32mm et sa largeur de 82.55mm avec une marge de 2 dixièmes.</w:t>
      </w:r>
      <w:r w:rsidR="00D85867" w:rsidRPr="001D0DD0">
        <w:rPr>
          <w:color w:val="000000" w:themeColor="text1"/>
        </w:rPr>
        <w:t xml:space="preserve"> Il doit être propre (sans poussière) lors de son utilisation, afin de ne pas abimer la machine.</w:t>
      </w:r>
    </w:p>
    <w:p w14:paraId="4E1BE184" w14:textId="7A00B5AD" w:rsidR="00A8317B" w:rsidRPr="001D0DD0" w:rsidRDefault="00A8317B" w:rsidP="00EA4CDF">
      <w:pPr>
        <w:rPr>
          <w:color w:val="000000" w:themeColor="text1"/>
        </w:rPr>
      </w:pPr>
      <w:r w:rsidRPr="001D0DD0">
        <w:rPr>
          <w:color w:val="000000" w:themeColor="text1"/>
        </w:rPr>
        <w:t xml:space="preserve">Les cartes perforées étaient généralement utilisées pour faire </w:t>
      </w:r>
      <w:r w:rsidR="007C172B" w:rsidRPr="001D0DD0">
        <w:rPr>
          <w:color w:val="000000" w:themeColor="text1"/>
        </w:rPr>
        <w:t>l</w:t>
      </w:r>
      <w:r w:rsidR="00E11D6B" w:rsidRPr="001D0DD0">
        <w:rPr>
          <w:color w:val="000000" w:themeColor="text1"/>
        </w:rPr>
        <w:t>es traitements automatiques</w:t>
      </w:r>
      <w:r w:rsidRPr="001D0DD0">
        <w:rPr>
          <w:color w:val="000000" w:themeColor="text1"/>
        </w:rPr>
        <w:t xml:space="preserve"> des bulletins de salaires, faire des calculs et des statistiques, écrire des codes sources.</w:t>
      </w:r>
    </w:p>
    <w:p w14:paraId="0A3A85DA" w14:textId="52B25429" w:rsidR="003510BF" w:rsidRPr="001D0DD0" w:rsidRDefault="003510BF" w:rsidP="003510BF">
      <w:pPr>
        <w:pStyle w:val="Titre3"/>
      </w:pPr>
      <w:bookmarkStart w:id="77" w:name="_Toc531165093"/>
      <w:r w:rsidRPr="001D0DD0">
        <w:t>Deuxième génération</w:t>
      </w:r>
      <w:r w:rsidR="0008051F" w:rsidRPr="001D0DD0">
        <w:t xml:space="preserve"> – supports magnétiques</w:t>
      </w:r>
      <w:bookmarkEnd w:id="77"/>
    </w:p>
    <w:p w14:paraId="4B9B467B" w14:textId="7926D37C" w:rsidR="00D471FD" w:rsidRPr="001D0DD0" w:rsidRDefault="00A03392" w:rsidP="008A6FA1">
      <w:pPr>
        <w:pStyle w:val="Titre4"/>
      </w:pPr>
      <w:bookmarkStart w:id="78" w:name="_Toc531165094"/>
      <w:r w:rsidRPr="001D0DD0">
        <w:t>La bande magnétique</w:t>
      </w:r>
      <w:bookmarkEnd w:id="78"/>
    </w:p>
    <w:p w14:paraId="618C3F78" w14:textId="5444FDA4" w:rsidR="009E52CF" w:rsidRPr="001D0DD0" w:rsidRDefault="009E52CF" w:rsidP="009E52CF">
      <w:pPr>
        <w:rPr>
          <w:color w:val="000000" w:themeColor="text1"/>
        </w:rPr>
      </w:pPr>
      <w:r w:rsidRPr="001D0DD0">
        <w:rPr>
          <w:color w:val="000000" w:themeColor="text1"/>
        </w:rPr>
        <w:t xml:space="preserve">La bande magnétique, développée en Allemagne en 1928, est utilisée pour enregistrer et écouter des informations analogiques ou numériques. Le magnétophone servira alors à écouter </w:t>
      </w:r>
      <w:r w:rsidR="00080AB5" w:rsidRPr="001D0DD0">
        <w:rPr>
          <w:color w:val="000000" w:themeColor="text1"/>
        </w:rPr>
        <w:t>les signaux audios</w:t>
      </w:r>
      <w:r w:rsidRPr="001D0DD0">
        <w:rPr>
          <w:color w:val="000000" w:themeColor="text1"/>
        </w:rPr>
        <w:t xml:space="preserve"> et le magnétoscope pour les signaux </w:t>
      </w:r>
      <w:r w:rsidR="004220BC" w:rsidRPr="001D0DD0">
        <w:rPr>
          <w:color w:val="000000" w:themeColor="text1"/>
        </w:rPr>
        <w:t>vidéo</w:t>
      </w:r>
      <w:r w:rsidR="00DC51BF" w:rsidRPr="001D0DD0">
        <w:rPr>
          <w:color w:val="000000" w:themeColor="text1"/>
        </w:rPr>
        <w:t>.</w:t>
      </w:r>
    </w:p>
    <w:p w14:paraId="525C0D65" w14:textId="437786A3" w:rsidR="00DC51BF" w:rsidRPr="001D0DD0" w:rsidRDefault="00DC51BF" w:rsidP="009E52CF">
      <w:pPr>
        <w:rPr>
          <w:color w:val="000000" w:themeColor="text1"/>
        </w:rPr>
      </w:pPr>
      <w:r w:rsidRPr="001D0DD0">
        <w:rPr>
          <w:color w:val="000000" w:themeColor="text1"/>
        </w:rPr>
        <w:t>L’utilisation d’une bande magnétique se caractérisera à l’aide de la largeur de la bande et à son nombre de pistes.</w:t>
      </w:r>
    </w:p>
    <w:p w14:paraId="695C71C6" w14:textId="7E684D81" w:rsidR="00F8195D" w:rsidRPr="001D0DD0" w:rsidRDefault="00F8195D" w:rsidP="00F8195D">
      <w:pPr>
        <w:rPr>
          <w:color w:val="000000" w:themeColor="text1"/>
        </w:rPr>
      </w:pPr>
      <w:r w:rsidRPr="001D0DD0">
        <w:rPr>
          <w:color w:val="000000" w:themeColor="text1"/>
        </w:rPr>
        <w:t xml:space="preserve">Les bandes magnétiques sont très vite devenues le système de mémoire de masse </w:t>
      </w:r>
      <w:r w:rsidR="00C81BAE" w:rsidRPr="001D0DD0">
        <w:rPr>
          <w:color w:val="000000" w:themeColor="text1"/>
        </w:rPr>
        <w:t>par excellence.</w:t>
      </w:r>
    </w:p>
    <w:p w14:paraId="490284D5" w14:textId="1A01E97E" w:rsidR="00CD2AD4" w:rsidRPr="001D0DD0" w:rsidRDefault="00CD2AD4" w:rsidP="008A6FA1">
      <w:pPr>
        <w:pStyle w:val="Titre4"/>
      </w:pPr>
      <w:bookmarkStart w:id="79" w:name="_Toc531165095"/>
      <w:r w:rsidRPr="001D0DD0">
        <w:lastRenderedPageBreak/>
        <w:t>La cassette</w:t>
      </w:r>
      <w:r w:rsidR="004C7230" w:rsidRPr="001D0DD0">
        <w:t xml:space="preserve"> audio</w:t>
      </w:r>
      <w:bookmarkEnd w:id="79"/>
    </w:p>
    <w:p w14:paraId="56674064" w14:textId="4444861C" w:rsidR="00BF10AF" w:rsidRPr="001D0DD0" w:rsidRDefault="00BF10AF" w:rsidP="00BF10AF">
      <w:pPr>
        <w:rPr>
          <w:color w:val="000000" w:themeColor="text1"/>
        </w:rPr>
      </w:pPr>
      <w:r w:rsidRPr="001D0DD0">
        <w:rPr>
          <w:color w:val="000000" w:themeColor="text1"/>
        </w:rPr>
        <w:t>La cassette audio / minicassette / musicassette a été introduit</w:t>
      </w:r>
      <w:r w:rsidR="00F023F9" w:rsidRPr="001D0DD0">
        <w:rPr>
          <w:color w:val="000000" w:themeColor="text1"/>
        </w:rPr>
        <w:t>e</w:t>
      </w:r>
      <w:r w:rsidRPr="001D0DD0">
        <w:rPr>
          <w:color w:val="000000" w:themeColor="text1"/>
        </w:rPr>
        <w:t xml:space="preserve"> par Philips. Une cassette contient deux bobines où est enroulée </w:t>
      </w:r>
      <w:r w:rsidR="00035D2C" w:rsidRPr="001D0DD0">
        <w:rPr>
          <w:color w:val="000000" w:themeColor="text1"/>
        </w:rPr>
        <w:t>une bande magnétique</w:t>
      </w:r>
      <w:r w:rsidRPr="001D0DD0">
        <w:rPr>
          <w:color w:val="000000" w:themeColor="text1"/>
        </w:rPr>
        <w:t>.</w:t>
      </w:r>
    </w:p>
    <w:p w14:paraId="6AB16A1D" w14:textId="6E2A1A14" w:rsidR="00035D2C" w:rsidRPr="001D0DD0" w:rsidRDefault="00035D2C" w:rsidP="00BF10AF">
      <w:pPr>
        <w:rPr>
          <w:color w:val="000000" w:themeColor="text1"/>
        </w:rPr>
      </w:pPr>
      <w:r w:rsidRPr="001D0DD0">
        <w:rPr>
          <w:color w:val="000000" w:themeColor="text1"/>
        </w:rPr>
        <w:t>Elle s’utilise pour écouter ou enregistrer des sons et s’utilise à l’aide d’un magnétophone.</w:t>
      </w:r>
      <w:r w:rsidR="002A3BD5" w:rsidRPr="001D0DD0">
        <w:rPr>
          <w:color w:val="000000" w:themeColor="text1"/>
        </w:rPr>
        <w:t xml:space="preserve"> Plus tard, elles furent intégrées à des appareils plus complexes comme </w:t>
      </w:r>
      <w:r w:rsidR="003415FD" w:rsidRPr="001D0DD0">
        <w:rPr>
          <w:color w:val="000000" w:themeColor="text1"/>
        </w:rPr>
        <w:t>un autoradio</w:t>
      </w:r>
      <w:r w:rsidR="002A3BD5" w:rsidRPr="001D0DD0">
        <w:rPr>
          <w:color w:val="000000" w:themeColor="text1"/>
        </w:rPr>
        <w:t xml:space="preserve"> ou un radiocassette.</w:t>
      </w:r>
    </w:p>
    <w:p w14:paraId="76B65BF0" w14:textId="58870060" w:rsidR="003415FD" w:rsidRPr="001D0DD0" w:rsidRDefault="008A343E" w:rsidP="00BF10AF">
      <w:pPr>
        <w:rPr>
          <w:color w:val="000000" w:themeColor="text1"/>
        </w:rPr>
      </w:pPr>
      <w:r w:rsidRPr="001D0DD0">
        <w:rPr>
          <w:color w:val="000000" w:themeColor="text1"/>
        </w:rPr>
        <w:t>Une cassette est composée de quatre canaux qui sont écrits en parallèle sur la bande, deux par côté. C’est pour cela qu’il faut retourner la cassette, chaque face comporte deux bandes.</w:t>
      </w:r>
    </w:p>
    <w:p w14:paraId="5C532ECB" w14:textId="77777777" w:rsidR="00994779" w:rsidRPr="001D0DD0" w:rsidRDefault="00994779" w:rsidP="00BF10AF">
      <w:pPr>
        <w:rPr>
          <w:color w:val="000000" w:themeColor="text1"/>
        </w:rPr>
      </w:pPr>
      <w:r w:rsidRPr="001D0DD0">
        <w:rPr>
          <w:color w:val="000000" w:themeColor="text1"/>
        </w:rPr>
        <w:t>Il existe différents types de cassettes, ces types se différencient par leurs matériaux de constructions et leurs performances :</w:t>
      </w:r>
    </w:p>
    <w:p w14:paraId="4E2638F8" w14:textId="561A985E" w:rsidR="00994779" w:rsidRPr="001D0DD0" w:rsidRDefault="00994779" w:rsidP="007734BD">
      <w:pPr>
        <w:pStyle w:val="Paragraphedeliste"/>
        <w:numPr>
          <w:ilvl w:val="0"/>
          <w:numId w:val="10"/>
        </w:numPr>
      </w:pPr>
      <w:r w:rsidRPr="001D0DD0">
        <w:t>Type 1 – normale : de 30Hz à 15kHz</w:t>
      </w:r>
    </w:p>
    <w:p w14:paraId="5554395F" w14:textId="63E558CB" w:rsidR="00994779" w:rsidRPr="001D0DD0" w:rsidRDefault="00994779" w:rsidP="007734BD">
      <w:pPr>
        <w:pStyle w:val="Paragraphedeliste"/>
        <w:numPr>
          <w:ilvl w:val="0"/>
          <w:numId w:val="10"/>
        </w:numPr>
      </w:pPr>
      <w:r w:rsidRPr="001D0DD0">
        <w:t>Type 2 – chrome : de 30Hz à 16kHz</w:t>
      </w:r>
    </w:p>
    <w:p w14:paraId="4F4D3312" w14:textId="77777777" w:rsidR="00994779" w:rsidRPr="001D0DD0" w:rsidRDefault="00994779" w:rsidP="007734BD">
      <w:pPr>
        <w:pStyle w:val="Paragraphedeliste"/>
        <w:numPr>
          <w:ilvl w:val="0"/>
          <w:numId w:val="10"/>
        </w:numPr>
      </w:pPr>
      <w:r w:rsidRPr="001D0DD0">
        <w:t>Type 3 – ferrichrome : de 30Hz à 16kHz</w:t>
      </w:r>
    </w:p>
    <w:p w14:paraId="2EFB4FEE" w14:textId="4D8F9B36" w:rsidR="001A58BF" w:rsidRPr="001D0DD0" w:rsidRDefault="00994779" w:rsidP="007734BD">
      <w:pPr>
        <w:pStyle w:val="Paragraphedeliste"/>
        <w:numPr>
          <w:ilvl w:val="0"/>
          <w:numId w:val="10"/>
        </w:numPr>
      </w:pPr>
      <w:r w:rsidRPr="001D0DD0">
        <w:t>Type 4 – métal : de 30Hz à 18kHz</w:t>
      </w:r>
    </w:p>
    <w:p w14:paraId="19423D63" w14:textId="1B177DC4" w:rsidR="001A58BF" w:rsidRPr="001D0DD0" w:rsidRDefault="001A58BF" w:rsidP="001A58BF">
      <w:pPr>
        <w:rPr>
          <w:color w:val="000000" w:themeColor="text1"/>
        </w:rPr>
      </w:pPr>
      <w:r w:rsidRPr="001D0DD0">
        <w:rPr>
          <w:color w:val="000000" w:themeColor="text1"/>
        </w:rPr>
        <w:t xml:space="preserve">La durée d’une cassette </w:t>
      </w:r>
      <w:r w:rsidR="002E7F19" w:rsidRPr="001D0DD0">
        <w:rPr>
          <w:color w:val="000000" w:themeColor="text1"/>
        </w:rPr>
        <w:t>peut</w:t>
      </w:r>
      <w:r w:rsidRPr="001D0DD0">
        <w:rPr>
          <w:color w:val="000000" w:themeColor="text1"/>
        </w:rPr>
        <w:t xml:space="preserve"> varier en fonction de la longueur de la bande et de la vitesse de défilement.</w:t>
      </w:r>
    </w:p>
    <w:p w14:paraId="19ED2160" w14:textId="3EEDCF52" w:rsidR="004C7230" w:rsidRPr="001D0DD0" w:rsidRDefault="004C7230" w:rsidP="004C7230">
      <w:pPr>
        <w:pStyle w:val="Titre4"/>
      </w:pPr>
      <w:bookmarkStart w:id="80" w:name="_Toc531165096"/>
      <w:r w:rsidRPr="001D0DD0">
        <w:t>La cassette vidéo</w:t>
      </w:r>
      <w:bookmarkEnd w:id="80"/>
    </w:p>
    <w:p w14:paraId="44374A7D" w14:textId="3970DEF4" w:rsidR="002E7F19" w:rsidRPr="001D0DD0" w:rsidRDefault="002E7F19" w:rsidP="002E7F19">
      <w:pPr>
        <w:rPr>
          <w:color w:val="000000" w:themeColor="text1"/>
        </w:rPr>
      </w:pPr>
      <w:r w:rsidRPr="001D0DD0">
        <w:rPr>
          <w:color w:val="000000" w:themeColor="text1"/>
        </w:rPr>
        <w:t xml:space="preserve">La cassette vidéo fonctionne de la même manière qu’une cassette audio : elle comprend </w:t>
      </w:r>
      <w:r w:rsidR="000F15BF" w:rsidRPr="001D0DD0">
        <w:rPr>
          <w:color w:val="000000" w:themeColor="text1"/>
        </w:rPr>
        <w:t>une bobine</w:t>
      </w:r>
      <w:r w:rsidRPr="001D0DD0">
        <w:rPr>
          <w:color w:val="000000" w:themeColor="text1"/>
        </w:rPr>
        <w:t xml:space="preserve"> de magnétique capable de défiler afin de pouvoir lire ou enregistrer </w:t>
      </w:r>
      <w:r w:rsidR="00080AB5" w:rsidRPr="001D0DD0">
        <w:rPr>
          <w:color w:val="000000" w:themeColor="text1"/>
        </w:rPr>
        <w:t>des signaux audios</w:t>
      </w:r>
      <w:r w:rsidRPr="001D0DD0">
        <w:rPr>
          <w:color w:val="000000" w:themeColor="text1"/>
        </w:rPr>
        <w:t xml:space="preserve"> ou vidéos</w:t>
      </w:r>
      <w:r w:rsidR="000F15BF" w:rsidRPr="001D0DD0">
        <w:rPr>
          <w:color w:val="000000" w:themeColor="text1"/>
        </w:rPr>
        <w:t>.</w:t>
      </w:r>
    </w:p>
    <w:p w14:paraId="3B5AF4D6" w14:textId="60CDDCA5" w:rsidR="000F15BF" w:rsidRPr="001D0DD0" w:rsidRDefault="003805B1" w:rsidP="002E7F19">
      <w:pPr>
        <w:rPr>
          <w:color w:val="000000" w:themeColor="text1"/>
        </w:rPr>
      </w:pPr>
      <w:r w:rsidRPr="001D0DD0">
        <w:rPr>
          <w:color w:val="000000" w:themeColor="text1"/>
        </w:rPr>
        <w:t>Il existe différents</w:t>
      </w:r>
      <w:r w:rsidR="0034315A" w:rsidRPr="001D0DD0">
        <w:rPr>
          <w:color w:val="000000" w:themeColor="text1"/>
        </w:rPr>
        <w:t xml:space="preserve"> formats de cassettes </w:t>
      </w:r>
      <w:r w:rsidR="00080AB5" w:rsidRPr="001D0DD0">
        <w:rPr>
          <w:color w:val="000000" w:themeColor="text1"/>
        </w:rPr>
        <w:t>vidéo</w:t>
      </w:r>
      <w:r w:rsidR="0034315A" w:rsidRPr="001D0DD0">
        <w:rPr>
          <w:color w:val="000000" w:themeColor="text1"/>
        </w:rPr>
        <w:t xml:space="preserve"> comme </w:t>
      </w:r>
      <w:r w:rsidRPr="001D0DD0">
        <w:rPr>
          <w:color w:val="000000" w:themeColor="text1"/>
        </w:rPr>
        <w:t>la VHS, le VCR, le U-matic, etc… La différence entre ces formats se caractérise par une différente largeur de bande pour la luminance et une différente largeur de bande pour la chrominance.</w:t>
      </w:r>
    </w:p>
    <w:p w14:paraId="1CCD58D5" w14:textId="4538EDD9" w:rsidR="00CD2AD4" w:rsidRDefault="00CD2AD4" w:rsidP="008A6FA1">
      <w:pPr>
        <w:pStyle w:val="Titre4"/>
      </w:pPr>
      <w:bookmarkStart w:id="81" w:name="_Toc531165097"/>
      <w:r>
        <w:t>Le disque dur</w:t>
      </w:r>
      <w:bookmarkEnd w:id="81"/>
    </w:p>
    <w:p w14:paraId="060A2E07" w14:textId="61FCE999" w:rsidR="00C73DC9" w:rsidRPr="00584457" w:rsidRDefault="00F023F9" w:rsidP="00F023F9">
      <w:r w:rsidRPr="00584457">
        <w:t>Le disque dur</w:t>
      </w:r>
      <w:r w:rsidR="00657A35" w:rsidRPr="00584457">
        <w:t xml:space="preserve"> aussi appelé Hard Disk Drive (HDD) est un support magnétique permettant de stocker des données sur de la mémoire morte.</w:t>
      </w:r>
      <w:r w:rsidR="00311293" w:rsidRPr="00584457">
        <w:t xml:space="preserve"> Apparu en 1980, il est à présent le système de stockage qui </w:t>
      </w:r>
      <w:r w:rsidR="003805B1" w:rsidRPr="00584457">
        <w:t xml:space="preserve">possède </w:t>
      </w:r>
      <w:r w:rsidR="00311293" w:rsidRPr="00584457">
        <w:t>les plus importantes c</w:t>
      </w:r>
      <w:r w:rsidR="003805B1" w:rsidRPr="00584457">
        <w:t>apacités de</w:t>
      </w:r>
      <w:r w:rsidR="00311293" w:rsidRPr="00584457">
        <w:t xml:space="preserve"> stockages </w:t>
      </w:r>
      <w:r w:rsidR="003805B1" w:rsidRPr="00584457">
        <w:t>du marché</w:t>
      </w:r>
      <w:r w:rsidR="009E264F" w:rsidRPr="00584457">
        <w:t>.</w:t>
      </w:r>
      <w:r w:rsidR="00C73DC9" w:rsidRPr="00584457">
        <w:t xml:space="preserve"> La plus grosse capacité de stockage d’un seul disque dur est de 24 To mais en général la norme est plutôt entre 2 et 4 To.</w:t>
      </w:r>
    </w:p>
    <w:p w14:paraId="34096577" w14:textId="359C09D2" w:rsidR="00F023F9" w:rsidRPr="00584457" w:rsidRDefault="002F76DC" w:rsidP="00F023F9">
      <w:r w:rsidRPr="00584457">
        <w:t xml:space="preserve">Un disque dur possède en général un à huit plateaux tournant à plusieurs milliers de tours par minutes. Il possède aussi une tête de lecture qui se situe à la surface des plateaux. Les disques durs s’alimentent en général soit par connecteur Molex soit par Serial ATA ou SATA.  </w:t>
      </w:r>
    </w:p>
    <w:p w14:paraId="4FDE5E02" w14:textId="67FCF178" w:rsidR="00CD2AD4" w:rsidRPr="00584457" w:rsidRDefault="00CD2AD4" w:rsidP="008A6FA1">
      <w:pPr>
        <w:pStyle w:val="Titre4"/>
        <w:rPr>
          <w:color w:val="auto"/>
        </w:rPr>
      </w:pPr>
      <w:bookmarkStart w:id="82" w:name="_Toc531165098"/>
      <w:r w:rsidRPr="00584457">
        <w:rPr>
          <w:color w:val="auto"/>
        </w:rPr>
        <w:t>La disquette</w:t>
      </w:r>
      <w:bookmarkEnd w:id="82"/>
    </w:p>
    <w:p w14:paraId="6DC86C8C" w14:textId="5C0AE459" w:rsidR="002A5BC2" w:rsidRPr="00584457" w:rsidRDefault="002A5BC2" w:rsidP="002A5BC2">
      <w:r w:rsidRPr="00584457">
        <w:t>Après plusieurs années de tests, la disquette fut lancée par IBM en 1967. Les disquettes sont des supports de stockages de donnée amovible, elles sont aussi appelées disque souple (floppy disk).</w:t>
      </w:r>
    </w:p>
    <w:p w14:paraId="28E711E3" w14:textId="25BE26EA" w:rsidR="002A5BC2" w:rsidRPr="00584457" w:rsidRDefault="002A5BC2" w:rsidP="002A5BC2">
      <w:r w:rsidRPr="00584457">
        <w:t>Une disquette est composée de plusieurs pistes qui forment une sorte de cercles. La disquette est souvent divisée en 2 faces car les lecteurs sont équipés de deux têtes (Lecture / Ecriture).</w:t>
      </w:r>
      <w:r w:rsidR="007051C2" w:rsidRPr="00584457">
        <w:t xml:space="preserve"> La capacité d’une disquette est en général aux alentours de 3Mo. </w:t>
      </w:r>
    </w:p>
    <w:p w14:paraId="70C8DCCD" w14:textId="5176B9B3" w:rsidR="003510BF" w:rsidRPr="00584457" w:rsidRDefault="003510BF" w:rsidP="003510BF">
      <w:pPr>
        <w:pStyle w:val="Titre3"/>
        <w:rPr>
          <w:color w:val="auto"/>
        </w:rPr>
      </w:pPr>
      <w:bookmarkStart w:id="83" w:name="_Toc531165099"/>
      <w:r w:rsidRPr="00584457">
        <w:rPr>
          <w:color w:val="auto"/>
        </w:rPr>
        <w:lastRenderedPageBreak/>
        <w:t>Troisième génération</w:t>
      </w:r>
      <w:r w:rsidR="0008051F" w:rsidRPr="00584457">
        <w:rPr>
          <w:color w:val="auto"/>
        </w:rPr>
        <w:t xml:space="preserve"> – supports optiques</w:t>
      </w:r>
      <w:bookmarkEnd w:id="83"/>
      <w:r w:rsidR="0008051F" w:rsidRPr="00584457">
        <w:rPr>
          <w:color w:val="auto"/>
        </w:rPr>
        <w:t xml:space="preserve"> </w:t>
      </w:r>
    </w:p>
    <w:p w14:paraId="5470F462" w14:textId="207636D6" w:rsidR="003B0B86" w:rsidRPr="00584457" w:rsidRDefault="003B0B86" w:rsidP="008A6FA1">
      <w:pPr>
        <w:pStyle w:val="Titre4"/>
        <w:rPr>
          <w:color w:val="auto"/>
        </w:rPr>
      </w:pPr>
      <w:bookmarkStart w:id="84" w:name="_Toc531165100"/>
      <w:r w:rsidRPr="00584457">
        <w:rPr>
          <w:color w:val="auto"/>
        </w:rPr>
        <w:t>Le disque compact</w:t>
      </w:r>
      <w:bookmarkEnd w:id="84"/>
    </w:p>
    <w:p w14:paraId="72227BCB" w14:textId="7418A89B" w:rsidR="007051C2" w:rsidRPr="00584457" w:rsidRDefault="007051C2" w:rsidP="007051C2">
      <w:r w:rsidRPr="00584457">
        <w:t>Le disque compact ou « Compact Disc » est un support de stockage optique. Il est lu par un faisceau laser</w:t>
      </w:r>
      <w:r w:rsidR="00AD1601" w:rsidRPr="00584457">
        <w:t xml:space="preserve"> infrarouge</w:t>
      </w:r>
      <w:r w:rsidRPr="00584457">
        <w:t xml:space="preserve"> qui vient frapper le disque en rotation. En 1979, Philips et Sony Corporation ont collaboré pour inventer le disque compact.</w:t>
      </w:r>
    </w:p>
    <w:p w14:paraId="14E5DFD6" w14:textId="1BDE2CB1" w:rsidR="00D70F50" w:rsidRPr="00584457" w:rsidRDefault="00D70F50" w:rsidP="007051C2">
      <w:r w:rsidRPr="00584457">
        <w:t>Un CD-ROM possède en général ~700Mo de données et peut tourner à une vitesse linaire de 500 tr/min pour permettre une lecture optimale.</w:t>
      </w:r>
    </w:p>
    <w:p w14:paraId="35654390" w14:textId="567FCF57" w:rsidR="00A43FD6" w:rsidRPr="00584457" w:rsidRDefault="00A43FD6" w:rsidP="007051C2">
      <w:r w:rsidRPr="00584457">
        <w:t>Un CD audio a une longévité qui se situe entre 50 et 200 ans.</w:t>
      </w:r>
    </w:p>
    <w:p w14:paraId="6A93987C" w14:textId="0FA24C0B" w:rsidR="003B0B86" w:rsidRPr="00584457" w:rsidRDefault="003B0B86" w:rsidP="008A6FA1">
      <w:pPr>
        <w:pStyle w:val="Titre4"/>
        <w:rPr>
          <w:color w:val="auto"/>
        </w:rPr>
      </w:pPr>
      <w:bookmarkStart w:id="85" w:name="_Toc531165101"/>
      <w:r w:rsidRPr="00584457">
        <w:rPr>
          <w:color w:val="auto"/>
        </w:rPr>
        <w:t>Le DVD</w:t>
      </w:r>
      <w:bookmarkEnd w:id="85"/>
    </w:p>
    <w:p w14:paraId="23376B06" w14:textId="77777777" w:rsidR="00AD1601" w:rsidRPr="00584457" w:rsidRDefault="001C28D8" w:rsidP="001C28D8">
      <w:r w:rsidRPr="00584457">
        <w:t>Crée en 1995, le DVD est un système de stockage optique qui stocke la donnée sous forme numérique.</w:t>
      </w:r>
      <w:r w:rsidR="00AD1601" w:rsidRPr="00584457">
        <w:t xml:space="preserve"> Le DVD fonctionne selon les mêmes principes que le disque compact mais avec des caractéristiques nettement supérieures.</w:t>
      </w:r>
    </w:p>
    <w:p w14:paraId="604C0727" w14:textId="22CD78C5" w:rsidR="001C28D8" w:rsidRPr="00584457" w:rsidRDefault="00AD1601" w:rsidP="001C28D8">
      <w:r w:rsidRPr="00584457">
        <w:t>Selon la catégorie un DVD peut stocker jusqu’à 18 Go. Le DVD possède différents formats qui se sont développés durant des années.</w:t>
      </w:r>
    </w:p>
    <w:p w14:paraId="36AE54B0" w14:textId="56672E86" w:rsidR="003B0B86" w:rsidRPr="00584457" w:rsidRDefault="003B0B86" w:rsidP="008A6FA1">
      <w:pPr>
        <w:pStyle w:val="Titre4"/>
        <w:rPr>
          <w:color w:val="auto"/>
        </w:rPr>
      </w:pPr>
      <w:bookmarkStart w:id="86" w:name="_Toc531165102"/>
      <w:r w:rsidRPr="00584457">
        <w:rPr>
          <w:color w:val="auto"/>
        </w:rPr>
        <w:t>Le Blu-ray</w:t>
      </w:r>
      <w:bookmarkEnd w:id="86"/>
    </w:p>
    <w:p w14:paraId="4F70ADE2" w14:textId="719A9F82" w:rsidR="00AD1601" w:rsidRPr="00584457" w:rsidRDefault="00AD1601" w:rsidP="00AD1601">
      <w:r w:rsidRPr="00584457">
        <w:t xml:space="preserve">Apparut en 2006, le Blu-ray est le successeur du CD et du DVD. Il fonctionne comme un DVD à la différence que le lecteur doit être doté d’un laser violet pour le lire. </w:t>
      </w:r>
      <w:r w:rsidR="003537F7" w:rsidRPr="00584457">
        <w:t>Le Blu-Ray est utilisé pour graver des vidéos en haute définition.</w:t>
      </w:r>
    </w:p>
    <w:p w14:paraId="53E62D32" w14:textId="5FC7EB4F" w:rsidR="003537F7" w:rsidRPr="00584457" w:rsidRDefault="003537F7" w:rsidP="00AD1601">
      <w:r w:rsidRPr="00584457">
        <w:t>Un Blu-Ray peut contenir jusqu’à 27 Go ou 240 min de vidéo HD.</w:t>
      </w:r>
    </w:p>
    <w:p w14:paraId="34098F10" w14:textId="0DEDA9BE" w:rsidR="003510BF" w:rsidRPr="00584457" w:rsidRDefault="003510BF" w:rsidP="003510BF">
      <w:pPr>
        <w:pStyle w:val="Titre3"/>
        <w:rPr>
          <w:color w:val="auto"/>
        </w:rPr>
      </w:pPr>
      <w:bookmarkStart w:id="87" w:name="_Toc531165103"/>
      <w:r w:rsidRPr="00584457">
        <w:rPr>
          <w:color w:val="auto"/>
        </w:rPr>
        <w:t>Quatrième génération</w:t>
      </w:r>
      <w:r w:rsidR="0008051F" w:rsidRPr="00584457">
        <w:rPr>
          <w:color w:val="auto"/>
        </w:rPr>
        <w:t xml:space="preserve"> – supports numériques</w:t>
      </w:r>
      <w:bookmarkEnd w:id="87"/>
    </w:p>
    <w:p w14:paraId="4CFB1649" w14:textId="139B1BC1" w:rsidR="00603CB4" w:rsidRPr="00584457" w:rsidRDefault="00603CB4" w:rsidP="008A6FA1">
      <w:pPr>
        <w:pStyle w:val="Titre4"/>
        <w:rPr>
          <w:color w:val="auto"/>
        </w:rPr>
      </w:pPr>
      <w:bookmarkStart w:id="88" w:name="_Toc531165104"/>
      <w:r w:rsidRPr="00584457">
        <w:rPr>
          <w:color w:val="auto"/>
        </w:rPr>
        <w:t>La clé USB</w:t>
      </w:r>
      <w:bookmarkEnd w:id="88"/>
    </w:p>
    <w:p w14:paraId="3F3295EC" w14:textId="77777777" w:rsidR="009F07B6" w:rsidRPr="00584457" w:rsidRDefault="003537F7" w:rsidP="003537F7">
      <w:r w:rsidRPr="00584457">
        <w:t>La clé USB est un support de stockage amovible, il se branche sur un port « Universal Serial Bus ». Une clé USB permet de stocker facilement des données et permet de transférer rapidement des informations d’un ordinateur à un autre</w:t>
      </w:r>
      <w:r w:rsidR="009F07B6" w:rsidRPr="00584457">
        <w:t>.</w:t>
      </w:r>
    </w:p>
    <w:p w14:paraId="40847DBA" w14:textId="2401AE26" w:rsidR="003537F7" w:rsidRPr="00584457" w:rsidRDefault="009F07B6" w:rsidP="003537F7">
      <w:r w:rsidRPr="00584457">
        <w:t xml:space="preserve">Un avantage de la clé USB, c’est qu’elle ne peut pas se rayer et n’est pas sensible à la poussière. Elle est donc plus fiable. </w:t>
      </w:r>
    </w:p>
    <w:p w14:paraId="6F829CB4" w14:textId="4843AAC7" w:rsidR="009F07B6" w:rsidRPr="00584457" w:rsidRDefault="009F07B6" w:rsidP="003537F7">
      <w:r w:rsidRPr="00584457">
        <w:t xml:space="preserve">La durée de vie de la donnée est estimée à 10 ans ou plus, mais cela va dépendre du modèle acheté. </w:t>
      </w:r>
    </w:p>
    <w:p w14:paraId="3BDB1C24" w14:textId="632802A4" w:rsidR="009F07B6" w:rsidRPr="00584457" w:rsidRDefault="009F07B6" w:rsidP="003537F7">
      <w:r w:rsidRPr="00584457">
        <w:t>Les vitesses de transferts diffèrent en fonction de la catégorie de la clé :</w:t>
      </w:r>
    </w:p>
    <w:p w14:paraId="10FA3BCD" w14:textId="59757369" w:rsidR="009F07B6" w:rsidRPr="00584457" w:rsidRDefault="009F07B6" w:rsidP="007734BD">
      <w:pPr>
        <w:pStyle w:val="Paragraphedeliste"/>
        <w:numPr>
          <w:ilvl w:val="0"/>
          <w:numId w:val="15"/>
        </w:numPr>
      </w:pPr>
      <w:r w:rsidRPr="00584457">
        <w:t>USB 1.1 : 12Mbit/s</w:t>
      </w:r>
    </w:p>
    <w:p w14:paraId="09D96022" w14:textId="2C15BAE2" w:rsidR="009F07B6" w:rsidRPr="00584457" w:rsidRDefault="009F07B6" w:rsidP="007734BD">
      <w:pPr>
        <w:pStyle w:val="Paragraphedeliste"/>
        <w:numPr>
          <w:ilvl w:val="0"/>
          <w:numId w:val="15"/>
        </w:numPr>
      </w:pPr>
      <w:r w:rsidRPr="00584457">
        <w:t>USB 2.0 : 480Mbits/s</w:t>
      </w:r>
    </w:p>
    <w:p w14:paraId="58AF34E2" w14:textId="49A792D6" w:rsidR="009F07B6" w:rsidRPr="00584457" w:rsidRDefault="009F07B6" w:rsidP="007734BD">
      <w:pPr>
        <w:pStyle w:val="Paragraphedeliste"/>
        <w:numPr>
          <w:ilvl w:val="0"/>
          <w:numId w:val="15"/>
        </w:numPr>
      </w:pPr>
      <w:r w:rsidRPr="00584457">
        <w:t>USB 3.0 : 640Mbits/s</w:t>
      </w:r>
    </w:p>
    <w:p w14:paraId="3CB8FBA7" w14:textId="6D6C63BE" w:rsidR="009F07B6" w:rsidRPr="00584457" w:rsidRDefault="009F07B6" w:rsidP="009F07B6">
      <w:r w:rsidRPr="00584457">
        <w:t>Ces valeurs sont bien évidemment théoriques et ne relate pas la vérité la vitesse de lecture sera toujours supérieure à la vitesse d’écriture.</w:t>
      </w:r>
    </w:p>
    <w:p w14:paraId="61FC68B2" w14:textId="66D3549C" w:rsidR="00935A52" w:rsidRDefault="00E95DFF" w:rsidP="00935A52">
      <w:pPr>
        <w:pStyle w:val="Titre2"/>
      </w:pPr>
      <w:bookmarkStart w:id="89" w:name="_Toc531165105"/>
      <w:r>
        <w:rPr>
          <w:noProof/>
          <w:color w:val="ED7D31" w:themeColor="accent2"/>
          <w:lang w:eastAsia="fr-CH"/>
        </w:rPr>
        <w:lastRenderedPageBreak/>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bookmarkEnd w:id="89"/>
    </w:p>
    <w:p w14:paraId="3C9A3927" w14:textId="5602EE8A" w:rsidR="00935A52" w:rsidRDefault="00935A52" w:rsidP="00935A52">
      <w:pPr>
        <w:pStyle w:val="Titre3"/>
      </w:pPr>
      <w:bookmarkStart w:id="90" w:name="_Toc514709868"/>
      <w:bookmarkStart w:id="91" w:name="_Toc531165106"/>
      <w:r>
        <w:t>Sauvegarde complète</w:t>
      </w:r>
      <w:bookmarkEnd w:id="90"/>
      <w:bookmarkEnd w:id="91"/>
      <w:r>
        <w:t xml:space="preserve"> </w:t>
      </w:r>
    </w:p>
    <w:p w14:paraId="038F61C4" w14:textId="18F8B2F5" w:rsidR="00935A52" w:rsidRPr="001D0DD0" w:rsidRDefault="00935A52" w:rsidP="00935A52">
      <w:pPr>
        <w:rPr>
          <w:color w:val="000000" w:themeColor="text1"/>
        </w:rPr>
      </w:pPr>
      <w:r w:rsidRPr="001D0DD0">
        <w:rPr>
          <w:color w:val="000000" w:themeColor="text1"/>
        </w:rPr>
        <w:t>La plus simple, elle sauvegarde toutes les données avec tous les répertoires et sous répertoires à chaque fois.</w:t>
      </w:r>
      <w:r w:rsidR="00E95DFF" w:rsidRPr="001D0DD0">
        <w:rPr>
          <w:color w:val="000000" w:themeColor="text1"/>
        </w:rPr>
        <w:t xml:space="preserve"> </w:t>
      </w:r>
    </w:p>
    <w:p w14:paraId="2EA65274" w14:textId="77777777" w:rsidR="00935A52" w:rsidRPr="001D0DD0" w:rsidRDefault="00935A52" w:rsidP="00935A52">
      <w:pPr>
        <w:pStyle w:val="Titre4"/>
      </w:pPr>
      <w:bookmarkStart w:id="92" w:name="_Toc531165107"/>
      <w:r w:rsidRPr="001D0DD0">
        <w:t>Point positif :</w:t>
      </w:r>
      <w:bookmarkEnd w:id="92"/>
      <w:r w:rsidRPr="001D0DD0">
        <w:t xml:space="preserve"> </w:t>
      </w:r>
    </w:p>
    <w:p w14:paraId="3DB5F319" w14:textId="60BE1C26" w:rsidR="00935A52" w:rsidRPr="001D0DD0" w:rsidRDefault="00935A52" w:rsidP="00935A52">
      <w:pPr>
        <w:rPr>
          <w:color w:val="000000" w:themeColor="text1"/>
        </w:rPr>
      </w:pPr>
      <w:r w:rsidRPr="001D0DD0">
        <w:rPr>
          <w:color w:val="000000" w:themeColor="text1"/>
        </w:rPr>
        <w:t xml:space="preserve">la plus fiable pour la restauration car </w:t>
      </w:r>
      <w:r w:rsidR="00C60C95" w:rsidRPr="001D0DD0">
        <w:rPr>
          <w:color w:val="000000" w:themeColor="text1"/>
        </w:rPr>
        <w:t>il n’y a pas de</w:t>
      </w:r>
      <w:r w:rsidRPr="001D0DD0">
        <w:rPr>
          <w:color w:val="000000" w:themeColor="text1"/>
        </w:rPr>
        <w:t xml:space="preserve"> calcul à faire ou de multiple réécriture.</w:t>
      </w:r>
      <w:r w:rsidRPr="001D0DD0">
        <w:rPr>
          <w:color w:val="000000" w:themeColor="text1"/>
        </w:rPr>
        <w:br/>
        <w:t>la plus rapide pour  la restauration de la sauvegarde car elle n'a pas de comparaison à faire ou de soustraction.</w:t>
      </w:r>
    </w:p>
    <w:p w14:paraId="083BE073" w14:textId="77777777" w:rsidR="00935A52" w:rsidRPr="001D0DD0" w:rsidRDefault="00935A52" w:rsidP="00935A52">
      <w:pPr>
        <w:pStyle w:val="Titre4"/>
      </w:pPr>
      <w:bookmarkStart w:id="93" w:name="_Toc531165108"/>
      <w:r w:rsidRPr="001D0DD0">
        <w:t>Point Négatif :</w:t>
      </w:r>
      <w:bookmarkEnd w:id="93"/>
    </w:p>
    <w:p w14:paraId="7C1E517F" w14:textId="2F5FE7FA" w:rsidR="00935A52" w:rsidRPr="001D0DD0" w:rsidRDefault="00301B7E" w:rsidP="00935A52">
      <w:pPr>
        <w:rPr>
          <w:color w:val="000000" w:themeColor="text1"/>
        </w:rPr>
      </w:pPr>
      <w:r w:rsidRPr="001D0DD0">
        <w:rPr>
          <w:color w:val="000000" w:themeColor="text1"/>
        </w:rPr>
        <w:t>C’est</w:t>
      </w:r>
      <w:r w:rsidR="00935A52" w:rsidRPr="001D0DD0">
        <w:rPr>
          <w:color w:val="000000" w:themeColor="text1"/>
        </w:rPr>
        <w:t xml:space="preserve"> la sauvegarde qui prend le plus de volumes de données.</w:t>
      </w:r>
      <w:r w:rsidR="00935A52" w:rsidRPr="001D0DD0">
        <w:rPr>
          <w:color w:val="000000" w:themeColor="text1"/>
        </w:rPr>
        <w:br/>
        <w:t xml:space="preserve">C'est aussi la plus longue à faire, car elle copie à chaque fois toutes les données alors que les autres </w:t>
      </w:r>
      <w:r w:rsidR="00C60C95" w:rsidRPr="001D0DD0">
        <w:rPr>
          <w:color w:val="000000" w:themeColor="text1"/>
        </w:rPr>
        <w:t xml:space="preserve">types de sauvegarde </w:t>
      </w:r>
      <w:r w:rsidR="00935A52" w:rsidRPr="001D0DD0">
        <w:rPr>
          <w:color w:val="000000" w:themeColor="text1"/>
        </w:rPr>
        <w:t>vont en faire moins.</w:t>
      </w:r>
    </w:p>
    <w:p w14:paraId="32297E68" w14:textId="1283E3A6" w:rsidR="00935A52" w:rsidRPr="001D0DD0" w:rsidRDefault="00935A52" w:rsidP="00935A52">
      <w:pPr>
        <w:rPr>
          <w:color w:val="000000" w:themeColor="text1"/>
        </w:rPr>
      </w:pPr>
    </w:p>
    <w:p w14:paraId="7CE32CA0" w14:textId="0B2A926A" w:rsidR="00935A52" w:rsidRPr="001D0DD0" w:rsidRDefault="00E95DFF" w:rsidP="00935A52">
      <w:pPr>
        <w:pStyle w:val="Titre3"/>
      </w:pPr>
      <w:bookmarkStart w:id="94" w:name="_Toc514709869"/>
      <w:bookmarkStart w:id="95" w:name="_Toc531165109"/>
      <w:r w:rsidRPr="001D0DD0">
        <w:rPr>
          <w:noProof/>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1D0DD0">
        <w:t>Sauvegarde incrémentale</w:t>
      </w:r>
      <w:bookmarkEnd w:id="94"/>
      <w:bookmarkEnd w:id="95"/>
      <w:r w:rsidR="00935A52" w:rsidRPr="001D0DD0">
        <w:t xml:space="preserve"> </w:t>
      </w:r>
    </w:p>
    <w:p w14:paraId="3233F5F4" w14:textId="77777777" w:rsidR="00935A52" w:rsidRPr="001D0DD0" w:rsidRDefault="00935A52" w:rsidP="00935A52">
      <w:pPr>
        <w:pStyle w:val="Titre4"/>
      </w:pPr>
      <w:bookmarkStart w:id="96" w:name="_Toc531165110"/>
      <w:r w:rsidRPr="001D0DD0">
        <w:t>Point positif :</w:t>
      </w:r>
      <w:bookmarkEnd w:id="96"/>
      <w:r w:rsidRPr="001D0DD0">
        <w:t xml:space="preserve"> </w:t>
      </w:r>
    </w:p>
    <w:p w14:paraId="0E6F66FD" w14:textId="412C9831" w:rsidR="00935A52" w:rsidRPr="001D0DD0" w:rsidRDefault="00935A52" w:rsidP="00935A52">
      <w:pPr>
        <w:pStyle w:val="Standard"/>
        <w:rPr>
          <w:color w:val="000000" w:themeColor="text1"/>
          <w:lang w:val="fr-CH"/>
        </w:rPr>
      </w:pPr>
      <w:r w:rsidRPr="001D0DD0">
        <w:rPr>
          <w:color w:val="000000" w:themeColor="text1"/>
          <w:lang w:val="fr-CH"/>
        </w:rPr>
        <w:t>Elle sauvegarde les modifications depuis la dernière sauvegarde,</w:t>
      </w:r>
      <w:r w:rsidR="00C60C95" w:rsidRPr="001D0DD0">
        <w:rPr>
          <w:color w:val="000000" w:themeColor="text1"/>
          <w:lang w:val="fr-CH"/>
        </w:rPr>
        <w:t xml:space="preserve"> complète ou incrémentiel. </w:t>
      </w:r>
      <w:r w:rsidRPr="001D0DD0">
        <w:rPr>
          <w:color w:val="000000" w:themeColor="text1"/>
          <w:lang w:val="fr-CH"/>
        </w:rPr>
        <w:t xml:space="preserve"> </w:t>
      </w:r>
      <w:r w:rsidR="00C60C95" w:rsidRPr="001D0DD0">
        <w:rPr>
          <w:color w:val="000000" w:themeColor="text1"/>
          <w:lang w:val="fr-CH"/>
        </w:rPr>
        <w:t>Elle</w:t>
      </w:r>
      <w:r w:rsidRPr="001D0DD0">
        <w:rPr>
          <w:color w:val="000000" w:themeColor="text1"/>
          <w:lang w:val="fr-CH"/>
        </w:rPr>
        <w:t xml:space="preserve"> est accompagnée d'une première sauvegarde complète, qui sera le point de départ en cas de restauration, puis chaque incrémentielle sera ensuite restaurée, jusqu'à atteindre </w:t>
      </w:r>
      <w:r w:rsidR="00301B7E" w:rsidRPr="001D0DD0">
        <w:rPr>
          <w:color w:val="000000" w:themeColor="text1"/>
          <w:lang w:val="fr-CH"/>
        </w:rPr>
        <w:t>la sauvegarde voulue</w:t>
      </w:r>
      <w:r w:rsidRPr="001D0DD0">
        <w:rPr>
          <w:color w:val="000000" w:themeColor="text1"/>
          <w:lang w:val="fr-CH"/>
        </w:rPr>
        <w:t>.</w:t>
      </w:r>
    </w:p>
    <w:p w14:paraId="62CEA71D" w14:textId="77777777" w:rsidR="00935A52" w:rsidRPr="001D0DD0" w:rsidRDefault="00935A52" w:rsidP="00935A52">
      <w:pPr>
        <w:rPr>
          <w:color w:val="000000" w:themeColor="text1"/>
        </w:rPr>
      </w:pPr>
    </w:p>
    <w:p w14:paraId="2CEDEE02" w14:textId="77777777" w:rsidR="00935A52" w:rsidRPr="001D0DD0" w:rsidRDefault="00935A52" w:rsidP="00935A52">
      <w:pPr>
        <w:pStyle w:val="Titre4"/>
      </w:pPr>
      <w:bookmarkStart w:id="97" w:name="_Toc531165111"/>
      <w:r w:rsidRPr="001D0DD0">
        <w:t>Point Négatif :</w:t>
      </w:r>
      <w:bookmarkEnd w:id="97"/>
    </w:p>
    <w:p w14:paraId="3ED0A0D6" w14:textId="0B46BECF" w:rsidR="00935A52" w:rsidRPr="001D0DD0" w:rsidRDefault="00935A52" w:rsidP="00935A52">
      <w:pPr>
        <w:pStyle w:val="Standard"/>
        <w:rPr>
          <w:color w:val="000000" w:themeColor="text1"/>
          <w:lang w:val="fr-CH"/>
        </w:rPr>
      </w:pPr>
      <w:r w:rsidRPr="001D0DD0">
        <w:rPr>
          <w:color w:val="000000" w:themeColor="text1"/>
          <w:lang w:val="fr-CH"/>
        </w:rPr>
        <w:t>C'est la plus longue à restaurer, car TOUTES les sauvegardes depuis la dernière complète y compris doivent être restaurées une par une.</w:t>
      </w:r>
      <w:r w:rsidRPr="001D0DD0">
        <w:rPr>
          <w:color w:val="000000" w:themeColor="text1"/>
          <w:lang w:val="fr-CH"/>
        </w:rPr>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1D0DD0">
        <w:rPr>
          <w:color w:val="000000" w:themeColor="text1"/>
          <w:lang w:val="fr-CH"/>
        </w:rPr>
        <w:t>suppriment</w:t>
      </w:r>
      <w:r w:rsidRPr="001D0DD0">
        <w:rPr>
          <w:color w:val="000000" w:themeColor="text1"/>
          <w:lang w:val="fr-CH"/>
        </w:rPr>
        <w:t xml:space="preserve"> pas des fichiers déplacé ou dont le nom a changé</w:t>
      </w:r>
    </w:p>
    <w:p w14:paraId="64B710F9" w14:textId="77777777" w:rsidR="00935A52" w:rsidRPr="001D0DD0" w:rsidRDefault="00935A52" w:rsidP="00935A52">
      <w:pPr>
        <w:rPr>
          <w:color w:val="000000" w:themeColor="text1"/>
        </w:rPr>
      </w:pPr>
    </w:p>
    <w:p w14:paraId="5E131B7D" w14:textId="4F6A1031" w:rsidR="00935A52" w:rsidRPr="001D0DD0" w:rsidRDefault="00935A52" w:rsidP="00935A52">
      <w:pPr>
        <w:rPr>
          <w:color w:val="000000" w:themeColor="text1"/>
        </w:rPr>
      </w:pPr>
    </w:p>
    <w:p w14:paraId="1E126DFE" w14:textId="6658392C" w:rsidR="00935A52" w:rsidRPr="001D0DD0" w:rsidRDefault="00E95DFF" w:rsidP="00935A52">
      <w:pPr>
        <w:pStyle w:val="Titre3"/>
      </w:pPr>
      <w:bookmarkStart w:id="98" w:name="_Toc514709870"/>
      <w:bookmarkStart w:id="99" w:name="_Toc531165112"/>
      <w:r w:rsidRPr="001D0DD0">
        <w:rPr>
          <w:noProof/>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1D0DD0">
        <w:t>Sauvegarde différentielle</w:t>
      </w:r>
      <w:bookmarkEnd w:id="98"/>
      <w:bookmarkEnd w:id="99"/>
    </w:p>
    <w:p w14:paraId="44126C1C" w14:textId="0F19A83F" w:rsidR="00935A52" w:rsidRPr="001D0DD0" w:rsidRDefault="00C60C95" w:rsidP="00935A52">
      <w:pPr>
        <w:pStyle w:val="Standard"/>
        <w:rPr>
          <w:color w:val="000000" w:themeColor="text1"/>
          <w:lang w:val="fr-CH"/>
        </w:rPr>
      </w:pPr>
      <w:r w:rsidRPr="001D0DD0">
        <w:rPr>
          <w:color w:val="000000" w:themeColor="text1"/>
          <w:lang w:val="fr-CH"/>
        </w:rPr>
        <w:t>La sauvegarde différentielle effectue une première sauvegard</w:t>
      </w:r>
      <w:r w:rsidR="00E95DFF" w:rsidRPr="001D0DD0">
        <w:rPr>
          <w:color w:val="000000" w:themeColor="text1"/>
          <w:lang w:val="fr-CH"/>
        </w:rPr>
        <w:t>e complète, puis chaque sauvegarde différentielle va comparer les modifications des fichiers comparé à la dernière sauvegarde complète.</w:t>
      </w:r>
      <w:r w:rsidRPr="001D0DD0">
        <w:rPr>
          <w:color w:val="000000" w:themeColor="text1"/>
          <w:lang w:val="fr-CH"/>
        </w:rPr>
        <w:t xml:space="preserve"> </w:t>
      </w:r>
    </w:p>
    <w:p w14:paraId="11CA48EA" w14:textId="77777777" w:rsidR="00935A52" w:rsidRPr="001D0DD0" w:rsidRDefault="00935A52" w:rsidP="00935A52">
      <w:pPr>
        <w:pStyle w:val="Standard"/>
        <w:rPr>
          <w:color w:val="000000" w:themeColor="text1"/>
          <w:lang w:val="fr-CH"/>
        </w:rPr>
      </w:pPr>
    </w:p>
    <w:p w14:paraId="185BEB36" w14:textId="2E3B795B" w:rsidR="00935A52" w:rsidRPr="001D0DD0" w:rsidRDefault="00935A52" w:rsidP="00935A52">
      <w:pPr>
        <w:pStyle w:val="Standard"/>
        <w:rPr>
          <w:color w:val="000000" w:themeColor="text1"/>
          <w:lang w:val="fr-CH"/>
        </w:rPr>
      </w:pPr>
      <w:r w:rsidRPr="001D0DD0">
        <w:rPr>
          <w:color w:val="000000" w:themeColor="text1"/>
          <w:lang w:val="fr-CH"/>
        </w:rPr>
        <w:t>C'est un compris entre la sauvegarde complète et l'incrémentale, elle équilibre les points positifs et négatif de chacun</w:t>
      </w:r>
      <w:r w:rsidR="00C60C95" w:rsidRPr="001D0DD0">
        <w:rPr>
          <w:color w:val="000000" w:themeColor="text1"/>
          <w:lang w:val="fr-CH"/>
        </w:rPr>
        <w:t>.</w:t>
      </w:r>
      <w:r w:rsidRPr="001D0DD0">
        <w:rPr>
          <w:color w:val="000000" w:themeColor="text1"/>
          <w:lang w:val="fr-CH"/>
        </w:rPr>
        <w:t xml:space="preserve">  </w:t>
      </w:r>
    </w:p>
    <w:p w14:paraId="3AAB5487" w14:textId="72ACBA6A" w:rsidR="00E95DFF" w:rsidRPr="001D0DD0" w:rsidRDefault="00E95DFF" w:rsidP="00935A52">
      <w:pPr>
        <w:pStyle w:val="Standard"/>
        <w:rPr>
          <w:color w:val="000000" w:themeColor="text1"/>
          <w:lang w:val="fr-CH"/>
        </w:rPr>
      </w:pPr>
    </w:p>
    <w:p w14:paraId="67785C82" w14:textId="6C675E16" w:rsidR="00E95DFF" w:rsidRPr="001D0DD0" w:rsidRDefault="00E95DFF" w:rsidP="00E95DFF">
      <w:pPr>
        <w:pStyle w:val="Titre3"/>
      </w:pPr>
      <w:bookmarkStart w:id="100" w:name="_Toc531165113"/>
      <w:r w:rsidRPr="001D0DD0">
        <w:rPr>
          <w:noProof/>
          <w:lang w:eastAsia="fr-CH"/>
        </w:rPr>
        <w:lastRenderedPageBreak/>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rsidRPr="001D0DD0">
        <w:t>Sauvegarde décrémentale</w:t>
      </w:r>
      <w:bookmarkEnd w:id="100"/>
    </w:p>
    <w:p w14:paraId="16D6D803" w14:textId="4140C078" w:rsidR="00E95DFF" w:rsidRPr="001D0DD0" w:rsidRDefault="00E95DFF" w:rsidP="00E95DFF">
      <w:pPr>
        <w:rPr>
          <w:color w:val="000000" w:themeColor="text1"/>
        </w:rPr>
      </w:pPr>
      <w:r w:rsidRPr="001D0DD0">
        <w:rPr>
          <w:color w:val="000000" w:themeColor="text1"/>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52F25AFB" w14:textId="2E477A57" w:rsidR="00492884" w:rsidRDefault="00492884" w:rsidP="00E95DFF">
      <w:pPr>
        <w:rPr>
          <w:color w:val="ED7D31" w:themeColor="accent2"/>
        </w:rPr>
      </w:pPr>
    </w:p>
    <w:p w14:paraId="6C6234F7" w14:textId="4EED4B36" w:rsidR="00492884" w:rsidRPr="00BD2E05" w:rsidRDefault="00492884" w:rsidP="00492884">
      <w:pPr>
        <w:pStyle w:val="Titre2"/>
        <w:rPr>
          <w:color w:val="auto"/>
        </w:rPr>
      </w:pPr>
      <w:bookmarkStart w:id="101" w:name="_Toc531165114"/>
      <w:r w:rsidRPr="00BD2E05">
        <w:rPr>
          <w:color w:val="auto"/>
        </w:rPr>
        <w:t>Onduleurs – UPS</w:t>
      </w:r>
      <w:bookmarkEnd w:id="101"/>
    </w:p>
    <w:p w14:paraId="54189286" w14:textId="20F2B228" w:rsidR="00492884" w:rsidRPr="00BD2E05" w:rsidRDefault="00492884" w:rsidP="00492884">
      <w:pPr>
        <w:rPr>
          <w:b/>
        </w:rPr>
      </w:pPr>
      <w:r w:rsidRPr="00BD2E05">
        <w:t xml:space="preserve">Un Onduleur (en anglais UPS pour Uninterruptible Power Supply) est un dispositif utilisé pour protéger des matériels </w:t>
      </w:r>
      <w:r w:rsidR="008E5498" w:rsidRPr="00BD2E05">
        <w:t>électroniques</w:t>
      </w:r>
      <w:r w:rsidRPr="00BD2E05">
        <w:t xml:space="preserve"> contre les</w:t>
      </w:r>
      <w:r w:rsidR="008E5498" w:rsidRPr="00BD2E05">
        <w:rPr>
          <w:b/>
        </w:rPr>
        <w:t xml:space="preserve"> pannes électriques</w:t>
      </w:r>
      <w:r w:rsidRPr="00BD2E05">
        <w:rPr>
          <w:b/>
        </w:rPr>
        <w:t>.</w:t>
      </w:r>
      <w:r w:rsidR="008E5498" w:rsidRPr="00BD2E05">
        <w:rPr>
          <w:b/>
        </w:rPr>
        <w:t xml:space="preserve"> </w:t>
      </w:r>
      <w:r w:rsidR="008E5498" w:rsidRPr="00BD2E05">
        <w:t>Il est équipé d’une batterie de secours qui permet d’alimenter</w:t>
      </w:r>
      <w:r w:rsidR="00492B29" w:rsidRPr="00BD2E05">
        <w:t>, pendant quelques minutes,</w:t>
      </w:r>
      <w:r w:rsidR="008E5498" w:rsidRPr="00BD2E05">
        <w:t xml:space="preserve"> ou de </w:t>
      </w:r>
      <w:r w:rsidR="00492B29" w:rsidRPr="00BD2E05">
        <w:t>stabiliser</w:t>
      </w:r>
      <w:r w:rsidR="008E5498" w:rsidRPr="00BD2E05">
        <w:t xml:space="preserve"> les équipements branchés sur ce dernier en cas de</w:t>
      </w:r>
      <w:r w:rsidR="00492B29" w:rsidRPr="00BD2E05">
        <w:t> </w:t>
      </w:r>
      <w:r w:rsidR="00492B29" w:rsidRPr="00BD2E05">
        <w:rPr>
          <w:b/>
        </w:rPr>
        <w:t>:</w:t>
      </w:r>
    </w:p>
    <w:p w14:paraId="5BACD352" w14:textId="66833E4A" w:rsidR="00492B29" w:rsidRPr="007734BD" w:rsidRDefault="00492B29" w:rsidP="007734BD">
      <w:pPr>
        <w:pStyle w:val="Paragraphedeliste"/>
        <w:numPr>
          <w:ilvl w:val="0"/>
          <w:numId w:val="11"/>
        </w:numPr>
      </w:pPr>
      <w:r w:rsidRPr="007734BD">
        <w:rPr>
          <w:b/>
        </w:rPr>
        <w:t>Coupure de courant</w:t>
      </w:r>
      <w:r w:rsidRPr="007734BD">
        <w:t> : Lors d’une coupure d’alimentation d’un matériel électronique l’onduleur utilise sa batterie de secours pour fournir quelques minutes de courant à ce dernier.</w:t>
      </w:r>
    </w:p>
    <w:p w14:paraId="4305BBEC" w14:textId="21DD8B23" w:rsidR="00492B29" w:rsidRPr="007734BD" w:rsidRDefault="00492B29" w:rsidP="007734BD">
      <w:pPr>
        <w:pStyle w:val="Paragraphedeliste"/>
        <w:numPr>
          <w:ilvl w:val="0"/>
          <w:numId w:val="11"/>
        </w:numPr>
      </w:pPr>
      <w:r w:rsidRPr="007734BD">
        <w:rPr>
          <w:b/>
        </w:rPr>
        <w:t xml:space="preserve">Surtension et Pics de </w:t>
      </w:r>
      <w:r w:rsidR="00301B7E" w:rsidRPr="007734BD">
        <w:rPr>
          <w:b/>
        </w:rPr>
        <w:t>tension</w:t>
      </w:r>
      <w:r w:rsidR="00301B7E" w:rsidRPr="007734BD">
        <w:t xml:space="preserve"> :</w:t>
      </w:r>
      <w:r w:rsidRPr="007734BD">
        <w:t xml:space="preserve"> Si la valeur de la tension qui passe dans l’onduleur est supérieure à la valeur maximale prévue pour le fonctionnement n</w:t>
      </w:r>
      <w:r w:rsidR="00516E35" w:rsidRPr="007734BD">
        <w:t>ormal des appareils électriques connectés à l’onduleur.</w:t>
      </w:r>
    </w:p>
    <w:p w14:paraId="1A3013BC" w14:textId="02FB0622" w:rsidR="00516E35" w:rsidRPr="007734BD" w:rsidRDefault="00516E35" w:rsidP="007734BD">
      <w:pPr>
        <w:pStyle w:val="Paragraphedeliste"/>
        <w:numPr>
          <w:ilvl w:val="0"/>
          <w:numId w:val="11"/>
        </w:numPr>
      </w:pPr>
      <w:r w:rsidRPr="007734BD">
        <w:rPr>
          <w:b/>
        </w:rPr>
        <w:t xml:space="preserve">Sous-tension : </w:t>
      </w:r>
      <w:r w:rsidRPr="007734BD">
        <w:t>C’est le contraire de la Surtension, quand la tension n’est pas suffisante pour le fonctionnement normal des composants électriques l’onduleur utilise sa batterie de secours pour stabiliser la tension.</w:t>
      </w:r>
    </w:p>
    <w:p w14:paraId="7326ECC9" w14:textId="4537D032" w:rsidR="00516E35" w:rsidRPr="00BD2E05" w:rsidRDefault="00516E35" w:rsidP="00516E35">
      <w:pPr>
        <w:pStyle w:val="Titre3"/>
        <w:rPr>
          <w:color w:val="auto"/>
        </w:rPr>
      </w:pPr>
      <w:bookmarkStart w:id="102" w:name="_Toc531165115"/>
      <w:r w:rsidRPr="00BD2E05">
        <w:rPr>
          <w:color w:val="auto"/>
        </w:rPr>
        <w:t>Types d’UPS</w:t>
      </w:r>
      <w:bookmarkEnd w:id="102"/>
    </w:p>
    <w:p w14:paraId="093AFA97" w14:textId="7560BB2E" w:rsidR="00516E35" w:rsidRPr="00BD2E05" w:rsidRDefault="00516E35" w:rsidP="00516E35">
      <w:r w:rsidRPr="00BD2E05">
        <w:t xml:space="preserve">On trouve dans le marché, 3 </w:t>
      </w:r>
      <w:r w:rsidR="008D020E" w:rsidRPr="00BD2E05">
        <w:t>familles</w:t>
      </w:r>
      <w:r w:rsidRPr="00BD2E05">
        <w:t xml:space="preserve"> d’</w:t>
      </w:r>
      <w:r w:rsidR="008D020E" w:rsidRPr="00BD2E05">
        <w:t>onduleurs :</w:t>
      </w:r>
    </w:p>
    <w:p w14:paraId="1AF9C8FA" w14:textId="6808E984" w:rsidR="00426FF7" w:rsidRPr="00BD2E05" w:rsidRDefault="00426FF7" w:rsidP="00426FF7">
      <w:pPr>
        <w:pStyle w:val="Titre4"/>
        <w:rPr>
          <w:color w:val="auto"/>
        </w:rPr>
      </w:pPr>
      <w:bookmarkStart w:id="103" w:name="_Toc531165116"/>
      <w:r w:rsidRPr="00BD2E05">
        <w:rPr>
          <w:color w:val="auto"/>
        </w:rPr>
        <w:t>Off-line (Passive Standby)</w:t>
      </w:r>
      <w:bookmarkEnd w:id="103"/>
    </w:p>
    <w:p w14:paraId="2C087DDB" w14:textId="0CDEBD77" w:rsidR="008D020E" w:rsidRPr="007734BD" w:rsidRDefault="008D020E" w:rsidP="007734BD">
      <w:pPr>
        <w:pStyle w:val="Paragraphedeliste"/>
        <w:numPr>
          <w:ilvl w:val="0"/>
          <w:numId w:val="12"/>
        </w:numPr>
        <w:rPr>
          <w:b/>
        </w:rPr>
      </w:pPr>
      <w:r w:rsidRPr="007734BD">
        <w:t xml:space="preserve"> C’est le type</w:t>
      </w:r>
      <w:r w:rsidR="0002726E" w:rsidRPr="007734BD">
        <w:t xml:space="preserve"> le</w:t>
      </w:r>
      <w:r w:rsidRPr="007734BD">
        <w:t xml:space="preserve"> plus courant et</w:t>
      </w:r>
      <w:r w:rsidR="0002726E" w:rsidRPr="007734BD">
        <w:t xml:space="preserve"> le</w:t>
      </w:r>
      <w:r w:rsidRPr="007734BD">
        <w:t xml:space="preserve"> moins cher </w:t>
      </w:r>
      <w:r w:rsidR="0002726E" w:rsidRPr="007734BD">
        <w:t xml:space="preserve">que l’on trouve dans le marché il est par contre celui qui fournit le moins de protection car il </w:t>
      </w:r>
      <w:r w:rsidR="00D13D78" w:rsidRPr="007734BD">
        <w:t>ne protège pas contre les microcoupures.</w:t>
      </w:r>
      <w:r w:rsidR="00AF7A9C" w:rsidRPr="007734BD">
        <w:t xml:space="preserve"> Ce type d’UPS n’est pas conseillé si votre réseau électrique subit fréquemment des perturbations électriques</w:t>
      </w:r>
    </w:p>
    <w:p w14:paraId="6F241E41" w14:textId="77777777" w:rsidR="00F64578" w:rsidRPr="007734BD" w:rsidRDefault="00D13D78" w:rsidP="007734BD">
      <w:pPr>
        <w:pStyle w:val="Paragraphedeliste"/>
        <w:numPr>
          <w:ilvl w:val="0"/>
          <w:numId w:val="12"/>
        </w:numPr>
      </w:pPr>
      <w:r w:rsidRPr="007734BD">
        <w:t xml:space="preserve">Fonctionnement : </w:t>
      </w:r>
    </w:p>
    <w:p w14:paraId="06FCF5F6" w14:textId="714B41B1" w:rsidR="00D13D78" w:rsidRPr="007734BD" w:rsidRDefault="00D13D78" w:rsidP="007734BD">
      <w:pPr>
        <w:pStyle w:val="Paragraphedeliste"/>
        <w:numPr>
          <w:ilvl w:val="1"/>
          <w:numId w:val="12"/>
        </w:numPr>
      </w:pPr>
      <w:r w:rsidRPr="007734BD">
        <w:t xml:space="preserve">Le courant venant du secteur électrique passe par l’onduleur et alimente le matériel directement en passant juste par un </w:t>
      </w:r>
      <w:r w:rsidRPr="007734BD">
        <w:rPr>
          <w:b/>
        </w:rPr>
        <w:t>commutateur</w:t>
      </w:r>
      <w:r w:rsidRPr="007734BD">
        <w:t xml:space="preserve">. Un autre chemin fait le rechargement de la batterie en passant par un </w:t>
      </w:r>
      <w:r w:rsidRPr="007734BD">
        <w:rPr>
          <w:b/>
        </w:rPr>
        <w:t xml:space="preserve">redresseur </w:t>
      </w:r>
      <w:r w:rsidRPr="007734BD">
        <w:t>qui transforme le</w:t>
      </w:r>
      <w:r w:rsidR="00AF7A9C" w:rsidRPr="007734BD">
        <w:t xml:space="preserve"> courant alternatif en continue :</w:t>
      </w:r>
    </w:p>
    <w:p w14:paraId="3F62E755" w14:textId="41991CD9" w:rsidR="00D13D78" w:rsidRPr="00426FF7" w:rsidRDefault="00CA79C9" w:rsidP="007734BD">
      <w:pPr>
        <w:pStyle w:val="Paragraphedeliste"/>
        <w:numPr>
          <w:ilvl w:val="1"/>
          <w:numId w:val="12"/>
        </w:numPr>
      </w:pPr>
      <w:r w:rsidRPr="00426FF7">
        <w:rPr>
          <w:noProof/>
          <w:lang w:eastAsia="fr-CH"/>
        </w:rPr>
        <w:lastRenderedPageBreak/>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734BD" w:rsidRDefault="00CA79C9" w:rsidP="007734BD">
      <w:pPr>
        <w:pStyle w:val="Paragraphedeliste"/>
        <w:numPr>
          <w:ilvl w:val="1"/>
          <w:numId w:val="12"/>
        </w:numPr>
      </w:pPr>
      <w:r w:rsidRPr="007734BD">
        <w:t>En cas de coupure de courant le commutateur est activé et la batterie prend le relais, dans ce cas</w:t>
      </w:r>
      <w:r w:rsidR="00E12B5C" w:rsidRPr="007734BD">
        <w:t>,</w:t>
      </w:r>
      <w:r w:rsidRPr="007734BD">
        <w:t xml:space="preserve"> le courant continue qui sort de la batterie passe par un onduleur qui le t</w:t>
      </w:r>
      <w:r w:rsidR="00AF7A9C" w:rsidRPr="007734BD">
        <w:t>ransforme en courant alternatif :</w:t>
      </w:r>
    </w:p>
    <w:p w14:paraId="171CC51A" w14:textId="6FF1810E" w:rsidR="00CA79C9" w:rsidRPr="00426FF7" w:rsidRDefault="00CA79C9" w:rsidP="007734BD">
      <w:pPr>
        <w:pStyle w:val="Paragraphedeliste"/>
        <w:numPr>
          <w:ilvl w:val="1"/>
          <w:numId w:val="12"/>
        </w:numPr>
      </w:pPr>
      <w:r w:rsidRPr="00426FF7">
        <w:rPr>
          <w:noProof/>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7734BD" w:rsidRDefault="00426FF7" w:rsidP="007734BD">
      <w:pPr>
        <w:pStyle w:val="Paragraphedeliste"/>
        <w:numPr>
          <w:ilvl w:val="1"/>
          <w:numId w:val="12"/>
        </w:numPr>
      </w:pPr>
      <w:r w:rsidRPr="007734BD">
        <w:t xml:space="preserve">Avantage : </w:t>
      </w:r>
    </w:p>
    <w:p w14:paraId="717DA167" w14:textId="5EE5C29E" w:rsidR="00426FF7" w:rsidRPr="007734BD" w:rsidRDefault="00426FF7" w:rsidP="007734BD">
      <w:pPr>
        <w:pStyle w:val="Paragraphedeliste"/>
        <w:numPr>
          <w:ilvl w:val="2"/>
          <w:numId w:val="12"/>
        </w:numPr>
      </w:pPr>
      <w:r w:rsidRPr="007734BD">
        <w:t>Prix</w:t>
      </w:r>
    </w:p>
    <w:p w14:paraId="747E343B" w14:textId="2FAAE9E2" w:rsidR="00426FF7" w:rsidRPr="007734BD" w:rsidRDefault="00426FF7" w:rsidP="007734BD">
      <w:pPr>
        <w:pStyle w:val="Paragraphedeliste"/>
        <w:numPr>
          <w:ilvl w:val="1"/>
          <w:numId w:val="12"/>
        </w:numPr>
      </w:pPr>
      <w:r w:rsidRPr="007734BD">
        <w:t xml:space="preserve">Désavantages : </w:t>
      </w:r>
    </w:p>
    <w:p w14:paraId="31CAF20E" w14:textId="6801CC73" w:rsidR="00426FF7" w:rsidRPr="007734BD" w:rsidRDefault="00426FF7" w:rsidP="007734BD">
      <w:pPr>
        <w:pStyle w:val="Paragraphedeliste"/>
        <w:numPr>
          <w:ilvl w:val="2"/>
          <w:numId w:val="12"/>
        </w:numPr>
      </w:pPr>
      <w:r w:rsidRPr="007734BD">
        <w:t>Temps de bascule trop élevé.</w:t>
      </w:r>
    </w:p>
    <w:p w14:paraId="1EF0F7CA" w14:textId="4F989064" w:rsidR="00442226" w:rsidRPr="007734BD" w:rsidRDefault="00426FF7" w:rsidP="007734BD">
      <w:pPr>
        <w:pStyle w:val="Paragraphedeliste"/>
        <w:numPr>
          <w:ilvl w:val="2"/>
          <w:numId w:val="12"/>
        </w:numPr>
      </w:pPr>
      <w:r w:rsidRPr="007734BD">
        <w:t>E</w:t>
      </w:r>
      <w:r w:rsidR="00442226" w:rsidRPr="007734BD">
        <w:t>n cas de sous-tension et surtension une bascule vers la batterie et aussi nécessaire.</w:t>
      </w:r>
    </w:p>
    <w:p w14:paraId="2AE82319" w14:textId="6CE763C0" w:rsidR="00426FF7" w:rsidRPr="00426FF7" w:rsidRDefault="00426FF7" w:rsidP="00426FF7">
      <w:pPr>
        <w:pStyle w:val="Titre4"/>
        <w:rPr>
          <w:color w:val="00B050"/>
        </w:rPr>
      </w:pPr>
      <w:bookmarkStart w:id="104" w:name="_Toc531165117"/>
      <w:r w:rsidRPr="00BD2E05">
        <w:rPr>
          <w:color w:val="auto"/>
        </w:rPr>
        <w:t>In-line (Line-Interactive):</w:t>
      </w:r>
      <w:bookmarkEnd w:id="104"/>
    </w:p>
    <w:p w14:paraId="5D82982E" w14:textId="24C8E133" w:rsidR="00426FF7" w:rsidRPr="007734BD" w:rsidRDefault="00426FF7" w:rsidP="007734BD">
      <w:pPr>
        <w:pStyle w:val="Paragraphedeliste"/>
        <w:numPr>
          <w:ilvl w:val="0"/>
          <w:numId w:val="12"/>
        </w:numPr>
        <w:rPr>
          <w:b/>
        </w:rPr>
      </w:pPr>
      <w:r w:rsidRPr="007734BD">
        <w:t>C’est une version améliorée du Off-line.</w:t>
      </w:r>
    </w:p>
    <w:p w14:paraId="497435F9" w14:textId="1B06663E" w:rsidR="00426FF7" w:rsidRPr="007734BD" w:rsidRDefault="00426FF7" w:rsidP="007734BD">
      <w:pPr>
        <w:pStyle w:val="Paragraphedeliste"/>
        <w:numPr>
          <w:ilvl w:val="0"/>
          <w:numId w:val="12"/>
        </w:numPr>
        <w:rPr>
          <w:b/>
        </w:rPr>
      </w:pPr>
      <w:r w:rsidRPr="007734BD">
        <w:t>Fonctionnement :</w:t>
      </w:r>
      <w:r w:rsidRPr="007734BD">
        <w:tab/>
      </w:r>
    </w:p>
    <w:p w14:paraId="7DFA99E3" w14:textId="37549327" w:rsidR="008D020E" w:rsidRPr="007734BD" w:rsidRDefault="00426FF7" w:rsidP="007734BD">
      <w:pPr>
        <w:pStyle w:val="Paragraphedeliste"/>
        <w:numPr>
          <w:ilvl w:val="1"/>
          <w:numId w:val="12"/>
        </w:numPr>
        <w:rPr>
          <w:b/>
        </w:rPr>
      </w:pPr>
      <w:r w:rsidRPr="007734BD">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7734BD">
      <w:pPr>
        <w:pStyle w:val="Paragraphedeliste"/>
        <w:numPr>
          <w:ilvl w:val="1"/>
          <w:numId w:val="12"/>
        </w:numPr>
      </w:pPr>
      <w:r w:rsidRPr="00426FF7">
        <w:rPr>
          <w:noProof/>
          <w:lang w:eastAsia="fr-CH"/>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7734BD" w:rsidRDefault="00426FF7" w:rsidP="007734BD">
      <w:pPr>
        <w:pStyle w:val="Paragraphedeliste"/>
        <w:numPr>
          <w:ilvl w:val="1"/>
          <w:numId w:val="12"/>
        </w:numPr>
        <w:rPr>
          <w:b/>
        </w:rPr>
      </w:pPr>
      <w:r w:rsidRPr="007734BD">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734BD" w:rsidRDefault="00426FF7" w:rsidP="007734BD">
      <w:pPr>
        <w:pStyle w:val="Paragraphedeliste"/>
        <w:numPr>
          <w:ilvl w:val="1"/>
          <w:numId w:val="12"/>
        </w:numPr>
      </w:pPr>
      <w:r w:rsidRPr="007734BD">
        <w:rPr>
          <w:noProof/>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7734BD" w:rsidRDefault="00426FF7" w:rsidP="007734BD">
      <w:pPr>
        <w:pStyle w:val="Paragraphedeliste"/>
        <w:numPr>
          <w:ilvl w:val="1"/>
          <w:numId w:val="12"/>
        </w:numPr>
      </w:pPr>
      <w:r w:rsidRPr="007734BD">
        <w:t xml:space="preserve">Avantages : </w:t>
      </w:r>
    </w:p>
    <w:p w14:paraId="72774850" w14:textId="09E0E425" w:rsidR="00426FF7" w:rsidRPr="007734BD" w:rsidRDefault="00426FF7" w:rsidP="007734BD">
      <w:pPr>
        <w:pStyle w:val="Paragraphedeliste"/>
        <w:numPr>
          <w:ilvl w:val="2"/>
          <w:numId w:val="12"/>
        </w:numPr>
      </w:pPr>
      <w:r w:rsidRPr="007734BD">
        <w:t>Temps de bascule très court.</w:t>
      </w:r>
    </w:p>
    <w:p w14:paraId="5AAAE950" w14:textId="456DD3C5" w:rsidR="00426FF7" w:rsidRPr="007734BD" w:rsidRDefault="00426FF7" w:rsidP="007734BD">
      <w:pPr>
        <w:pStyle w:val="Paragraphedeliste"/>
        <w:numPr>
          <w:ilvl w:val="2"/>
          <w:numId w:val="12"/>
        </w:numPr>
      </w:pPr>
      <w:r w:rsidRPr="007734BD">
        <w:t>Logiciel fournis de gestion fourni avec, permettant de voir l’état de l’onduleur et d’arrêter automatiquement le système proprement en cas d’absence de l’utilisateur.</w:t>
      </w:r>
    </w:p>
    <w:p w14:paraId="1A96F7F4" w14:textId="5DDEC333" w:rsidR="00426FF7" w:rsidRPr="007734BD" w:rsidRDefault="00426FF7" w:rsidP="007734BD">
      <w:pPr>
        <w:pStyle w:val="Paragraphedeliste"/>
        <w:numPr>
          <w:ilvl w:val="1"/>
          <w:numId w:val="12"/>
        </w:numPr>
      </w:pPr>
      <w:r w:rsidRPr="007734BD">
        <w:t>Désavantages : Prix légèrement élevé.</w:t>
      </w:r>
    </w:p>
    <w:p w14:paraId="42DFC761" w14:textId="77777777" w:rsidR="00426FF7" w:rsidRPr="00426FF7" w:rsidRDefault="00426FF7" w:rsidP="007734BD">
      <w:pPr>
        <w:pStyle w:val="Paragraphedeliste"/>
      </w:pPr>
    </w:p>
    <w:p w14:paraId="4B3F363A" w14:textId="1ABC5762" w:rsidR="008D020E" w:rsidRPr="00BD2E05" w:rsidRDefault="00426FF7" w:rsidP="00426FF7">
      <w:pPr>
        <w:pStyle w:val="Titre4"/>
        <w:rPr>
          <w:color w:val="auto"/>
        </w:rPr>
      </w:pPr>
      <w:bookmarkStart w:id="105" w:name="_Toc531165118"/>
      <w:r w:rsidRPr="00BD2E05">
        <w:rPr>
          <w:color w:val="auto"/>
        </w:rPr>
        <w:t>On-line (Double conversion)</w:t>
      </w:r>
      <w:bookmarkEnd w:id="105"/>
    </w:p>
    <w:p w14:paraId="46711980" w14:textId="0DD009D2" w:rsidR="00426FF7" w:rsidRPr="007734BD" w:rsidRDefault="00426FF7" w:rsidP="007734BD">
      <w:pPr>
        <w:pStyle w:val="Paragraphedeliste"/>
        <w:numPr>
          <w:ilvl w:val="0"/>
          <w:numId w:val="13"/>
        </w:numPr>
      </w:pPr>
      <w:r w:rsidRPr="007734BD">
        <w:t>C’est un onduleur hybride, son utilisation est conseillée même en cas de réseaux électriques très perturbés.</w:t>
      </w:r>
    </w:p>
    <w:p w14:paraId="0E378C5E" w14:textId="398E08F6" w:rsidR="00426FF7" w:rsidRPr="007734BD" w:rsidRDefault="00426FF7" w:rsidP="007734BD">
      <w:pPr>
        <w:pStyle w:val="Paragraphedeliste"/>
        <w:numPr>
          <w:ilvl w:val="0"/>
          <w:numId w:val="13"/>
        </w:numPr>
      </w:pPr>
      <w:r w:rsidRPr="007734BD">
        <w:t>Fonctionnement sans By-</w:t>
      </w:r>
      <w:r w:rsidR="00363E3D" w:rsidRPr="007734BD">
        <w:t>pass :</w:t>
      </w:r>
    </w:p>
    <w:p w14:paraId="23C5E4F6" w14:textId="09214AB4" w:rsidR="00426FF7" w:rsidRPr="007734BD" w:rsidRDefault="00426FF7" w:rsidP="007734BD">
      <w:pPr>
        <w:pStyle w:val="Paragraphedeliste"/>
        <w:numPr>
          <w:ilvl w:val="1"/>
          <w:numId w:val="13"/>
        </w:numPr>
      </w:pPr>
      <w:r w:rsidRPr="007734BD">
        <w:t xml:space="preserve">Le courant venant de la prise électrique passe par un redresseur qui transforme le courant alternatif en courant continu et ce dernier fait la recharge de la batterie. </w:t>
      </w:r>
    </w:p>
    <w:p w14:paraId="5D3B7ED5" w14:textId="51DC401A" w:rsidR="00426FF7" w:rsidRPr="007734BD" w:rsidRDefault="00426FF7" w:rsidP="007734BD">
      <w:pPr>
        <w:pStyle w:val="Paragraphedeliste"/>
        <w:numPr>
          <w:ilvl w:val="1"/>
          <w:numId w:val="13"/>
        </w:numPr>
      </w:pPr>
      <w:r w:rsidRPr="007734BD">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7734BD">
      <w:pPr>
        <w:pStyle w:val="Paragraphedeliste"/>
        <w:numPr>
          <w:ilvl w:val="1"/>
          <w:numId w:val="13"/>
        </w:numPr>
      </w:pPr>
      <w:r w:rsidRPr="00426FF7">
        <w:rPr>
          <w:noProof/>
          <w:lang w:eastAsia="fr-CH"/>
        </w:rPr>
        <w:lastRenderedPageBreak/>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7734BD">
      <w:pPr>
        <w:pStyle w:val="Paragraphedeliste"/>
        <w:numPr>
          <w:ilvl w:val="1"/>
          <w:numId w:val="13"/>
        </w:numPr>
      </w:pPr>
      <w:r w:rsidRPr="00426FF7">
        <w:t>En cas de coupure de courant la batterie continue à alimenter l’équipement.</w:t>
      </w:r>
    </w:p>
    <w:p w14:paraId="45E4A28C" w14:textId="326332BC" w:rsidR="00426FF7" w:rsidRPr="00426FF7" w:rsidRDefault="00426FF7" w:rsidP="007734BD">
      <w:pPr>
        <w:pStyle w:val="Paragraphedeliste"/>
        <w:numPr>
          <w:ilvl w:val="1"/>
          <w:numId w:val="13"/>
        </w:numPr>
      </w:pPr>
      <w:r w:rsidRPr="00426FF7">
        <w:rPr>
          <w:noProof/>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7734BD">
      <w:pPr>
        <w:pStyle w:val="Paragraphedeliste"/>
      </w:pPr>
    </w:p>
    <w:p w14:paraId="269A61C7" w14:textId="77777777" w:rsidR="00426FF7" w:rsidRPr="00426FF7" w:rsidRDefault="00426FF7" w:rsidP="007734BD">
      <w:pPr>
        <w:pStyle w:val="Paragraphedeliste"/>
        <w:numPr>
          <w:ilvl w:val="1"/>
          <w:numId w:val="13"/>
        </w:numPr>
      </w:pPr>
      <w:r w:rsidRPr="00426FF7">
        <w:t>Fonctionnement avec By-pass :</w:t>
      </w:r>
    </w:p>
    <w:p w14:paraId="0A809778" w14:textId="7C8B2325" w:rsidR="00426FF7" w:rsidRPr="00426FF7" w:rsidRDefault="00426FF7" w:rsidP="007734BD">
      <w:pPr>
        <w:pStyle w:val="Paragraphedeliste"/>
        <w:numPr>
          <w:ilvl w:val="2"/>
          <w:numId w:val="13"/>
        </w:numPr>
      </w:pPr>
      <w:r w:rsidRPr="00426FF7">
        <w:t xml:space="preserve">Son fonctionnement est le même d’un onduleur Off-line. </w:t>
      </w:r>
    </w:p>
    <w:p w14:paraId="00D02BB8" w14:textId="5D3B2F31" w:rsidR="00426FF7" w:rsidRPr="00426FF7" w:rsidRDefault="00426FF7" w:rsidP="007734BD">
      <w:pPr>
        <w:pStyle w:val="Paragraphedeliste"/>
        <w:numPr>
          <w:ilvl w:val="1"/>
          <w:numId w:val="13"/>
        </w:numPr>
      </w:pPr>
      <w:r w:rsidRPr="00426FF7">
        <w:t>Avantages :</w:t>
      </w:r>
    </w:p>
    <w:p w14:paraId="428E5A4B" w14:textId="31D2DB53" w:rsidR="00426FF7" w:rsidRPr="00426FF7" w:rsidRDefault="00426FF7" w:rsidP="007734BD">
      <w:pPr>
        <w:pStyle w:val="Paragraphedeliste"/>
        <w:numPr>
          <w:ilvl w:val="2"/>
          <w:numId w:val="13"/>
        </w:numPr>
      </w:pPr>
      <w:r w:rsidRPr="00426FF7">
        <w:t>Temps de bascule vers la batterie égale à nul.</w:t>
      </w:r>
    </w:p>
    <w:p w14:paraId="62374BBB" w14:textId="6F2070C0" w:rsidR="00426FF7" w:rsidRPr="00426FF7" w:rsidRDefault="00426FF7" w:rsidP="007734BD">
      <w:pPr>
        <w:pStyle w:val="Paragraphedeliste"/>
        <w:numPr>
          <w:ilvl w:val="2"/>
          <w:numId w:val="13"/>
        </w:numPr>
      </w:pPr>
      <w:r w:rsidRPr="00426FF7">
        <w:t>Conseillée même en cas de réseaux électriques très perturbés</w:t>
      </w:r>
    </w:p>
    <w:p w14:paraId="4A92641E" w14:textId="2A601F0A" w:rsidR="00426FF7" w:rsidRPr="00426FF7" w:rsidRDefault="00426FF7" w:rsidP="007734BD">
      <w:pPr>
        <w:pStyle w:val="Paragraphedeliste"/>
        <w:numPr>
          <w:ilvl w:val="2"/>
          <w:numId w:val="13"/>
        </w:numPr>
      </w:pPr>
      <w:r w:rsidRPr="00426FF7">
        <w:t>Logiciel de gestion et d’arrêt automatique.</w:t>
      </w:r>
    </w:p>
    <w:p w14:paraId="449395CE" w14:textId="0A9801C9" w:rsidR="00426FF7" w:rsidRPr="00426FF7" w:rsidRDefault="00426FF7" w:rsidP="007734BD">
      <w:pPr>
        <w:pStyle w:val="Paragraphedeliste"/>
        <w:numPr>
          <w:ilvl w:val="1"/>
          <w:numId w:val="13"/>
        </w:numPr>
      </w:pPr>
      <w:r w:rsidRPr="00426FF7">
        <w:t>Désavantages : Prix</w:t>
      </w:r>
    </w:p>
    <w:p w14:paraId="04893857" w14:textId="53072C4A" w:rsidR="00426FF7" w:rsidRPr="00BD2E05" w:rsidRDefault="00426FF7" w:rsidP="00426FF7">
      <w:pPr>
        <w:pStyle w:val="Titre3"/>
        <w:rPr>
          <w:color w:val="auto"/>
        </w:rPr>
      </w:pPr>
      <w:bookmarkStart w:id="106" w:name="_Toc531165119"/>
      <w:r w:rsidRPr="00BD2E05">
        <w:rPr>
          <w:color w:val="auto"/>
        </w:rPr>
        <w:t>Comment choisir son Onduleur</w:t>
      </w:r>
      <w:bookmarkEnd w:id="106"/>
    </w:p>
    <w:p w14:paraId="553AE767" w14:textId="25103420" w:rsidR="00426FF7" w:rsidRPr="00BD2E05" w:rsidRDefault="00426FF7" w:rsidP="00426FF7">
      <w:r w:rsidRPr="00BD2E05">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7734BD">
      <w:pPr>
        <w:pStyle w:val="Paragraphedeliste"/>
        <w:numPr>
          <w:ilvl w:val="0"/>
          <w:numId w:val="14"/>
        </w:numPr>
      </w:pPr>
      <w:r w:rsidRPr="00426FF7">
        <w:t>Notion de puissance</w:t>
      </w:r>
    </w:p>
    <w:p w14:paraId="5C803BC3" w14:textId="4EDDD04C" w:rsidR="00426FF7" w:rsidRPr="00426FF7" w:rsidRDefault="00426FF7" w:rsidP="007734BD">
      <w:pPr>
        <w:pStyle w:val="Paragraphedeliste"/>
        <w:numPr>
          <w:ilvl w:val="1"/>
          <w:numId w:val="14"/>
        </w:numPr>
      </w:pPr>
      <w:r w:rsidRPr="00426FF7">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7734BD">
      <w:pPr>
        <w:pStyle w:val="Paragraphedeliste"/>
        <w:numPr>
          <w:ilvl w:val="1"/>
          <w:numId w:val="14"/>
        </w:numPr>
      </w:pPr>
      <w:r w:rsidRPr="00426FF7">
        <w:t>En général les équipements informatiques expriment une consommation en Watts. Dans ce cas il faut convertir les Watts en VA avec la formule suivante :</w:t>
      </w:r>
    </w:p>
    <w:p w14:paraId="7B111BB9" w14:textId="53166367" w:rsidR="00426FF7" w:rsidRPr="007734BD" w:rsidRDefault="00426FF7" w:rsidP="007734BD">
      <w:pPr>
        <w:pStyle w:val="Paragraphedeliste"/>
        <w:numPr>
          <w:ilvl w:val="2"/>
          <w:numId w:val="14"/>
        </w:numPr>
      </w:pPr>
      <w:r w:rsidRPr="007734BD">
        <w:t>Nombre de VA = Nombre de Watts / 0.66</w:t>
      </w:r>
    </w:p>
    <w:p w14:paraId="6F10AA67" w14:textId="35BBAD96" w:rsidR="00426FF7" w:rsidRPr="007734BD" w:rsidRDefault="00426FF7" w:rsidP="007734BD">
      <w:pPr>
        <w:pStyle w:val="Paragraphedeliste"/>
        <w:numPr>
          <w:ilvl w:val="2"/>
          <w:numId w:val="14"/>
        </w:numPr>
      </w:pPr>
      <w:r w:rsidRPr="007734BD">
        <w:t xml:space="preserve">Exemple : </w:t>
      </w:r>
    </w:p>
    <w:p w14:paraId="7BFF2CE1" w14:textId="498BBB17" w:rsidR="00426FF7" w:rsidRPr="007734BD" w:rsidRDefault="00426FF7" w:rsidP="007734BD">
      <w:pPr>
        <w:pStyle w:val="Paragraphedeliste"/>
        <w:numPr>
          <w:ilvl w:val="3"/>
          <w:numId w:val="14"/>
        </w:numPr>
      </w:pPr>
      <w:r w:rsidRPr="007734BD">
        <w:t>1 PC 300W</w:t>
      </w:r>
    </w:p>
    <w:p w14:paraId="109535BA" w14:textId="7B5E25C5" w:rsidR="00426FF7" w:rsidRPr="007734BD" w:rsidRDefault="00426FF7" w:rsidP="007734BD">
      <w:pPr>
        <w:pStyle w:val="Paragraphedeliste"/>
        <w:numPr>
          <w:ilvl w:val="3"/>
          <w:numId w:val="14"/>
        </w:numPr>
      </w:pPr>
      <w:r w:rsidRPr="007734BD">
        <w:t>1 écran 90W</w:t>
      </w:r>
    </w:p>
    <w:p w14:paraId="48F133D7" w14:textId="1F794041" w:rsidR="00426FF7" w:rsidRPr="007734BD" w:rsidRDefault="00426FF7" w:rsidP="007734BD">
      <w:pPr>
        <w:pStyle w:val="Paragraphedeliste"/>
        <w:numPr>
          <w:ilvl w:val="3"/>
          <w:numId w:val="14"/>
        </w:numPr>
      </w:pPr>
      <w:r w:rsidRPr="007734BD">
        <w:lastRenderedPageBreak/>
        <w:t>Somme 390W</w:t>
      </w:r>
    </w:p>
    <w:p w14:paraId="09A2C061" w14:textId="08037B75" w:rsidR="00426FF7" w:rsidRPr="007734BD" w:rsidRDefault="00426FF7" w:rsidP="007734BD">
      <w:pPr>
        <w:pStyle w:val="Paragraphedeliste"/>
        <w:numPr>
          <w:ilvl w:val="3"/>
          <w:numId w:val="14"/>
        </w:numPr>
      </w:pPr>
      <w:r w:rsidRPr="007734BD">
        <w:t>VA= 390 / 0.66</w:t>
      </w:r>
    </w:p>
    <w:p w14:paraId="08A3DBD9" w14:textId="303BAAD9" w:rsidR="00426FF7" w:rsidRPr="007734BD" w:rsidRDefault="00426FF7" w:rsidP="007734BD">
      <w:pPr>
        <w:pStyle w:val="Paragraphedeliste"/>
        <w:numPr>
          <w:ilvl w:val="3"/>
          <w:numId w:val="14"/>
        </w:numPr>
      </w:pPr>
      <w:r w:rsidRPr="007734BD">
        <w:t>VA = 590VA</w:t>
      </w:r>
    </w:p>
    <w:p w14:paraId="7C1609AA" w14:textId="5A7ACA46" w:rsidR="00500409" w:rsidRPr="005C1404" w:rsidRDefault="00500409" w:rsidP="00500409">
      <w:pPr>
        <w:pStyle w:val="Titre2"/>
      </w:pPr>
      <w:bookmarkStart w:id="107" w:name="_Toc531165120"/>
      <w:r w:rsidRPr="005C1404">
        <w:t>DRP – Plan de reprise d’activité</w:t>
      </w:r>
      <w:bookmarkEnd w:id="107"/>
    </w:p>
    <w:p w14:paraId="33AEBF44" w14:textId="031A5EA2" w:rsidR="00500409" w:rsidRPr="005C1404" w:rsidRDefault="00500409" w:rsidP="00500409">
      <w:pPr>
        <w:rPr>
          <w:color w:val="000000" w:themeColor="text1"/>
        </w:rPr>
      </w:pPr>
      <w:r w:rsidRPr="005C1404">
        <w:rPr>
          <w:color w:val="000000" w:themeColor="text1"/>
        </w:rPr>
        <w:t xml:space="preserve">Un plan de reprise </w:t>
      </w:r>
      <w:r w:rsidR="001E0226" w:rsidRPr="005C1404">
        <w:rPr>
          <w:color w:val="000000" w:themeColor="text1"/>
        </w:rPr>
        <w:t>d’activité (</w:t>
      </w:r>
      <w:r w:rsidRPr="005C1404">
        <w:rPr>
          <w:color w:val="000000" w:themeColor="text1"/>
        </w:rPr>
        <w:t>Disaster Recovery Plan) a comme objectif de prévoir par anticipation les mécanismes d’une infrastructure informatique dans les meilleurs délais. Ceci s’applique lors d’un important sinistre ou d’incidents.</w:t>
      </w:r>
    </w:p>
    <w:p w14:paraId="7BB99720" w14:textId="3001E2EE" w:rsidR="007734BD" w:rsidRPr="005C1404" w:rsidRDefault="007734BD" w:rsidP="00500409">
      <w:pPr>
        <w:rPr>
          <w:color w:val="000000" w:themeColor="text1"/>
        </w:rPr>
      </w:pPr>
      <w:r w:rsidRPr="005C1404">
        <w:rPr>
          <w:color w:val="000000" w:themeColor="text1"/>
        </w:rPr>
        <w:t xml:space="preserve">Le plan de reprise d’activité diffère du plan de continuité d’activité : </w:t>
      </w:r>
    </w:p>
    <w:p w14:paraId="25AD1D7B" w14:textId="07CEDD45" w:rsidR="007734BD" w:rsidRPr="005C1404" w:rsidRDefault="007734BD" w:rsidP="007734BD">
      <w:pPr>
        <w:pStyle w:val="Paragraphedeliste"/>
        <w:rPr>
          <w:color w:val="000000" w:themeColor="text1"/>
        </w:rPr>
      </w:pPr>
      <w:r w:rsidRPr="005C1404">
        <w:rPr>
          <w:color w:val="000000" w:themeColor="text1"/>
        </w:rPr>
        <w:t>Le plan de reprise d’activité</w:t>
      </w:r>
      <w:r w:rsidR="007153B4" w:rsidRPr="005C1404">
        <w:rPr>
          <w:color w:val="000000" w:themeColor="text1"/>
        </w:rPr>
        <w:t xml:space="preserve"> sera </w:t>
      </w:r>
      <w:r w:rsidR="00C67346" w:rsidRPr="005C1404">
        <w:rPr>
          <w:color w:val="000000" w:themeColor="text1"/>
        </w:rPr>
        <w:t>la solution technique permettant la reprise suite à un sinistre informatique.</w:t>
      </w:r>
    </w:p>
    <w:p w14:paraId="260B581D" w14:textId="0C261E43" w:rsidR="00C67346" w:rsidRPr="005C1404" w:rsidRDefault="00C67346" w:rsidP="007734BD">
      <w:pPr>
        <w:pStyle w:val="Paragraphedeliste"/>
        <w:rPr>
          <w:color w:val="000000" w:themeColor="text1"/>
        </w:rPr>
      </w:pPr>
      <w:r w:rsidRPr="005C1404">
        <w:rPr>
          <w:color w:val="000000" w:themeColor="text1"/>
        </w:rPr>
        <w:t>Le plan de continuité d’activité est un document générique et surtout stratégique, planifiant et détaillant les types d’actions pour gérer une catastrophe ou un sinistre grave.</w:t>
      </w:r>
    </w:p>
    <w:p w14:paraId="618B4204" w14:textId="3351FDCE" w:rsidR="002037AA" w:rsidRPr="005C1404" w:rsidRDefault="00076E34" w:rsidP="00076E34">
      <w:pPr>
        <w:rPr>
          <w:color w:val="000000" w:themeColor="text1"/>
        </w:rPr>
      </w:pPr>
      <w:r w:rsidRPr="005C1404">
        <w:rPr>
          <w:color w:val="000000" w:themeColor="text1"/>
        </w:rPr>
        <w:t>Les plans de reprise d’activité sont conçus et évoluent en fonction des besoins du business.</w:t>
      </w:r>
    </w:p>
    <w:p w14:paraId="138AB77F" w14:textId="44B9C672" w:rsidR="002037AA" w:rsidRPr="005C1404" w:rsidRDefault="002037AA" w:rsidP="002037AA">
      <w:pPr>
        <w:pStyle w:val="Titre3"/>
      </w:pPr>
      <w:bookmarkStart w:id="108" w:name="_Toc531165121"/>
      <w:r w:rsidRPr="005C1404">
        <w:t>RTO</w:t>
      </w:r>
      <w:bookmarkEnd w:id="108"/>
    </w:p>
    <w:p w14:paraId="145CB864" w14:textId="77777777" w:rsidR="00D75970" w:rsidRPr="005C1404" w:rsidRDefault="002037AA" w:rsidP="002037AA">
      <w:pPr>
        <w:rPr>
          <w:color w:val="000000" w:themeColor="text1"/>
        </w:rPr>
      </w:pPr>
      <w:r w:rsidRPr="005C1404">
        <w:rPr>
          <w:color w:val="000000" w:themeColor="text1"/>
        </w:rPr>
        <w:t>Le RTO, La Durée maximale d’interruption admissible (Return Time on Objective) détermine la durée maximale acceptable pendant lequel une ressource informatique peut être indisponible suite à un sinistre.</w:t>
      </w:r>
    </w:p>
    <w:p w14:paraId="5F549350" w14:textId="77777777" w:rsidR="00D75970" w:rsidRPr="005C1404" w:rsidRDefault="00D75970" w:rsidP="002037AA">
      <w:pPr>
        <w:rPr>
          <w:color w:val="000000" w:themeColor="text1"/>
        </w:rPr>
      </w:pPr>
      <w:r w:rsidRPr="005C1404">
        <w:rPr>
          <w:color w:val="000000" w:themeColor="text1"/>
        </w:rPr>
        <w:t>Cette durée d’interruption comprend :</w:t>
      </w:r>
    </w:p>
    <w:p w14:paraId="25FED35D" w14:textId="4F07C8DA" w:rsidR="002037AA" w:rsidRPr="005C1404" w:rsidRDefault="00D75970" w:rsidP="00D75970">
      <w:pPr>
        <w:pStyle w:val="Paragraphedeliste"/>
        <w:rPr>
          <w:color w:val="000000" w:themeColor="text1"/>
        </w:rPr>
      </w:pPr>
      <w:r w:rsidRPr="005C1404">
        <w:rPr>
          <w:color w:val="000000" w:themeColor="text1"/>
        </w:rPr>
        <w:t>Le délai de détection</w:t>
      </w:r>
    </w:p>
    <w:p w14:paraId="78B1223E" w14:textId="5D8DFC47" w:rsidR="00D75970" w:rsidRPr="005C1404" w:rsidRDefault="00D75970" w:rsidP="00D75970">
      <w:pPr>
        <w:pStyle w:val="Paragraphedeliste"/>
        <w:rPr>
          <w:color w:val="000000" w:themeColor="text1"/>
        </w:rPr>
      </w:pPr>
      <w:r w:rsidRPr="005C1404">
        <w:rPr>
          <w:color w:val="000000" w:themeColor="text1"/>
        </w:rPr>
        <w:t>Le temps nécessaire à la décision pour lancer la procédure de reprise</w:t>
      </w:r>
    </w:p>
    <w:p w14:paraId="2B1411BA" w14:textId="335F4E3D" w:rsidR="00D75970" w:rsidRPr="005C1404" w:rsidRDefault="00D75970" w:rsidP="00D75970">
      <w:pPr>
        <w:pStyle w:val="Paragraphedeliste"/>
        <w:rPr>
          <w:color w:val="000000" w:themeColor="text1"/>
        </w:rPr>
      </w:pPr>
      <w:r w:rsidRPr="005C1404">
        <w:rPr>
          <w:color w:val="000000" w:themeColor="text1"/>
        </w:rPr>
        <w:t>Le délai de mise en œuvre du plan de reprise d’activité</w:t>
      </w:r>
    </w:p>
    <w:p w14:paraId="6A493E31" w14:textId="76F2EA54" w:rsidR="00655539" w:rsidRPr="005C1404" w:rsidRDefault="00655539" w:rsidP="00655539">
      <w:pPr>
        <w:pStyle w:val="Titre3"/>
      </w:pPr>
      <w:bookmarkStart w:id="109" w:name="_Toc531165122"/>
      <w:r w:rsidRPr="005C1404">
        <w:t>RPO</w:t>
      </w:r>
      <w:bookmarkEnd w:id="109"/>
    </w:p>
    <w:p w14:paraId="6014920C" w14:textId="4BAA9307" w:rsidR="00655539" w:rsidRPr="005C1404" w:rsidRDefault="00655539" w:rsidP="00655539">
      <w:pPr>
        <w:rPr>
          <w:color w:val="000000" w:themeColor="text1"/>
        </w:rPr>
      </w:pPr>
      <w:r w:rsidRPr="005C1404">
        <w:rPr>
          <w:color w:val="000000" w:themeColor="text1"/>
        </w:rPr>
        <w:t>Le RPO, La Perte de Données Maximale Admissible (Recovery Point Objective</w:t>
      </w:r>
      <w:r w:rsidR="006A590F" w:rsidRPr="005C1404">
        <w:rPr>
          <w:color w:val="000000" w:themeColor="text1"/>
        </w:rPr>
        <w:t>) détermine la quantité maximale de données qui peut être perdue suite à un sinistre. Cette quantité est la différence entre la dernière sauvegarde valide et le sinistre.</w:t>
      </w:r>
    </w:p>
    <w:p w14:paraId="42BCDBF4" w14:textId="6E9D9ADD" w:rsidR="00BA3F1C" w:rsidRPr="005C1404" w:rsidRDefault="00BA3F1C" w:rsidP="00BA3F1C">
      <w:pPr>
        <w:pStyle w:val="Titre3"/>
      </w:pPr>
      <w:bookmarkStart w:id="110" w:name="_Toc531165123"/>
      <w:r w:rsidRPr="005C1404">
        <w:t>Schématisation d’un incident</w:t>
      </w:r>
      <w:bookmarkEnd w:id="110"/>
    </w:p>
    <w:p w14:paraId="499E5934" w14:textId="5AD0F77B" w:rsidR="00BA3F1C" w:rsidRPr="005C1404" w:rsidRDefault="00BA3F1C" w:rsidP="00BA3F1C">
      <w:pPr>
        <w:rPr>
          <w:color w:val="000000" w:themeColor="text1"/>
        </w:rPr>
      </w:pPr>
      <w:r w:rsidRPr="005C1404">
        <w:rPr>
          <w:color w:val="000000" w:themeColor="text1"/>
        </w:rPr>
        <w:t xml:space="preserve">Le schéma ci-dessous représente l’évolution du niveau de service dans le temps : </w:t>
      </w:r>
    </w:p>
    <w:p w14:paraId="006A1EFF" w14:textId="1D934315" w:rsidR="00BA3F1C" w:rsidRPr="00BA3F1C" w:rsidRDefault="00BA3F1C" w:rsidP="00BA3F1C">
      <w:pPr>
        <w:jc w:val="center"/>
      </w:pPr>
      <w:r>
        <w:rPr>
          <w:noProof/>
          <w:lang w:eastAsia="fr-CH"/>
        </w:rPr>
        <w:drawing>
          <wp:inline distT="0" distB="0" distL="0" distR="0" wp14:anchorId="0634AE54" wp14:editId="24A80C62">
            <wp:extent cx="4484759" cy="2052364"/>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759" cy="2052364"/>
                    </a:xfrm>
                    <a:prstGeom prst="rect">
                      <a:avLst/>
                    </a:prstGeom>
                    <a:noFill/>
                    <a:ln>
                      <a:noFill/>
                    </a:ln>
                  </pic:spPr>
                </pic:pic>
              </a:graphicData>
            </a:graphic>
          </wp:inline>
        </w:drawing>
      </w:r>
    </w:p>
    <w:p w14:paraId="1C904B67" w14:textId="3AC2A629" w:rsidR="00935A52" w:rsidRDefault="00935A52" w:rsidP="00935A52"/>
    <w:p w14:paraId="586D3C2C" w14:textId="64624D5C" w:rsidR="00733767" w:rsidRDefault="00733767" w:rsidP="00935A52"/>
    <w:p w14:paraId="2A3EAB53" w14:textId="74368920" w:rsidR="00733767" w:rsidRPr="00584457" w:rsidRDefault="00733767" w:rsidP="00733767">
      <w:pPr>
        <w:pStyle w:val="Titre2"/>
        <w:rPr>
          <w:color w:val="00B050"/>
        </w:rPr>
      </w:pPr>
      <w:bookmarkStart w:id="111" w:name="_Toc531165124"/>
      <w:r w:rsidRPr="00584457">
        <w:rPr>
          <w:color w:val="00B050"/>
        </w:rPr>
        <w:t>iSCSI</w:t>
      </w:r>
      <w:bookmarkEnd w:id="111"/>
    </w:p>
    <w:p w14:paraId="6B377421" w14:textId="062D45DE" w:rsidR="00733767" w:rsidRPr="00584457" w:rsidRDefault="00733767" w:rsidP="00733767">
      <w:pPr>
        <w:rPr>
          <w:color w:val="00B050"/>
        </w:rPr>
      </w:pPr>
      <w:r w:rsidRPr="00584457">
        <w:rPr>
          <w:color w:val="00B050"/>
        </w:rPr>
        <w:t>Le i</w:t>
      </w:r>
      <w:r w:rsidR="00BB56AF" w:rsidRPr="00584457">
        <w:rPr>
          <w:color w:val="00B050"/>
        </w:rPr>
        <w:t>SCSI</w:t>
      </w:r>
      <w:r w:rsidRPr="00584457">
        <w:rPr>
          <w:color w:val="00B050"/>
        </w:rPr>
        <w:t xml:space="preserve"> </w:t>
      </w:r>
      <w:r w:rsidR="00791F1B" w:rsidRPr="00584457">
        <w:rPr>
          <w:color w:val="00B050"/>
        </w:rPr>
        <w:t>(acronyme</w:t>
      </w:r>
      <w:r w:rsidRPr="00584457">
        <w:rPr>
          <w:color w:val="00B050"/>
        </w:rPr>
        <w:t xml:space="preserve"> pour Internet Small Computer Sy</w:t>
      </w:r>
      <w:r w:rsidR="00791F1B" w:rsidRPr="00584457">
        <w:rPr>
          <w:color w:val="00B050"/>
        </w:rPr>
        <w:t xml:space="preserve">stem Interface) est un standard de stockage en réseaux </w:t>
      </w:r>
      <w:r w:rsidR="00BB56AF" w:rsidRPr="00584457">
        <w:rPr>
          <w:color w:val="00B050"/>
        </w:rPr>
        <w:t>en utilisant le protocole</w:t>
      </w:r>
      <w:r w:rsidR="00791F1B" w:rsidRPr="00584457">
        <w:rPr>
          <w:color w:val="00B050"/>
        </w:rPr>
        <w:t xml:space="preserve"> internet (IP) pour relier une interface et un dispositif de stockage de donnés.</w:t>
      </w:r>
    </w:p>
    <w:p w14:paraId="7EEC0123" w14:textId="1BAD2FCA" w:rsidR="00791F1B" w:rsidRPr="00584457" w:rsidRDefault="00791F1B" w:rsidP="00791F1B">
      <w:pPr>
        <w:pStyle w:val="Titre3"/>
        <w:rPr>
          <w:color w:val="00B050"/>
        </w:rPr>
      </w:pPr>
      <w:bookmarkStart w:id="112" w:name="_Toc531165125"/>
      <w:r w:rsidRPr="00584457">
        <w:rPr>
          <w:color w:val="00B050"/>
        </w:rPr>
        <w:t>Utilité</w:t>
      </w:r>
      <w:bookmarkEnd w:id="112"/>
    </w:p>
    <w:p w14:paraId="5E0F18BF" w14:textId="51670B26" w:rsidR="00340066" w:rsidRPr="00584457" w:rsidRDefault="00340066" w:rsidP="00340066">
      <w:pPr>
        <w:rPr>
          <w:color w:val="00B050"/>
        </w:rPr>
      </w:pPr>
      <w:r w:rsidRPr="00584457">
        <w:rPr>
          <w:color w:val="00B050"/>
        </w:rPr>
        <w:t>Pendant trois ans IBM a lancé dans ses laboratoires des recherches afin de trouver un protocole intermédiaire entre l’</w:t>
      </w:r>
      <w:r w:rsidRPr="00584457">
        <w:rPr>
          <w:b/>
          <w:color w:val="00B050"/>
        </w:rPr>
        <w:t>IP</w:t>
      </w:r>
      <w:r w:rsidRPr="00584457">
        <w:rPr>
          <w:color w:val="00B050"/>
        </w:rPr>
        <w:t xml:space="preserve"> et le </w:t>
      </w:r>
      <w:r w:rsidRPr="00584457">
        <w:rPr>
          <w:b/>
          <w:color w:val="00B050"/>
        </w:rPr>
        <w:t>SCSI</w:t>
      </w:r>
      <w:r w:rsidRPr="00584457">
        <w:rPr>
          <w:color w:val="00B050"/>
        </w:rPr>
        <w:t xml:space="preserve"> </w:t>
      </w:r>
      <w:r w:rsidR="00BB56AF" w:rsidRPr="00584457">
        <w:rPr>
          <w:color w:val="00B050"/>
        </w:rPr>
        <w:t>(standard</w:t>
      </w:r>
      <w:r w:rsidRPr="00584457">
        <w:rPr>
          <w:color w:val="00B050"/>
        </w:rPr>
        <w:t xml:space="preserve"> pour la connexion des dispositifs de stockage), le </w:t>
      </w:r>
      <w:r w:rsidRPr="00584457">
        <w:rPr>
          <w:b/>
          <w:color w:val="00B050"/>
        </w:rPr>
        <w:t>iSCSI</w:t>
      </w:r>
      <w:r w:rsidRPr="00584457">
        <w:rPr>
          <w:color w:val="00B050"/>
        </w:rPr>
        <w:t xml:space="preserve"> ou </w:t>
      </w:r>
      <w:r w:rsidRPr="00584457">
        <w:rPr>
          <w:b/>
          <w:color w:val="00B050"/>
        </w:rPr>
        <w:t>SCSI</w:t>
      </w:r>
      <w:r w:rsidRPr="00584457">
        <w:rPr>
          <w:color w:val="00B050"/>
        </w:rPr>
        <w:t xml:space="preserve"> sur </w:t>
      </w:r>
      <w:r w:rsidRPr="00584457">
        <w:rPr>
          <w:b/>
          <w:color w:val="00B050"/>
        </w:rPr>
        <w:t>IP</w:t>
      </w:r>
      <w:r w:rsidRPr="00584457">
        <w:rPr>
          <w:color w:val="00B050"/>
        </w:rPr>
        <w:t xml:space="preserve">. </w:t>
      </w:r>
    </w:p>
    <w:p w14:paraId="0EDB342C" w14:textId="378A81F2" w:rsidR="00340066" w:rsidRPr="00584457" w:rsidRDefault="00791F1B" w:rsidP="00791F1B">
      <w:pPr>
        <w:rPr>
          <w:color w:val="00B050"/>
        </w:rPr>
      </w:pPr>
      <w:r w:rsidRPr="00584457">
        <w:rPr>
          <w:color w:val="00B050"/>
        </w:rPr>
        <w:t xml:space="preserve">Le protocole </w:t>
      </w:r>
      <w:r w:rsidRPr="00584457">
        <w:rPr>
          <w:b/>
          <w:color w:val="00B050"/>
        </w:rPr>
        <w:t>iSCSI</w:t>
      </w:r>
      <w:r w:rsidRPr="00584457">
        <w:rPr>
          <w:color w:val="00B050"/>
        </w:rPr>
        <w:t xml:space="preserve"> est né afin de pouvoir interconnecter des sous-systèmes de stockage ou de sauvegarde en utilisant le réseau IP et les infrastructures de transport qui le soutiennes (Ethernet, ATM, etc).</w:t>
      </w:r>
    </w:p>
    <w:p w14:paraId="2C714D97" w14:textId="5994A6A8" w:rsidR="00791F1B" w:rsidRPr="00584457" w:rsidRDefault="00340066" w:rsidP="00340066">
      <w:pPr>
        <w:rPr>
          <w:color w:val="00B050"/>
        </w:rPr>
      </w:pPr>
      <w:r w:rsidRPr="00584457">
        <w:rPr>
          <w:noProof/>
          <w:color w:val="00B050"/>
          <w:lang w:eastAsia="fr-CH"/>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4761" cy="1224496"/>
                    </a:xfrm>
                    <a:prstGeom prst="rect">
                      <a:avLst/>
                    </a:prstGeom>
                  </pic:spPr>
                </pic:pic>
              </a:graphicData>
            </a:graphic>
          </wp:inline>
        </w:drawing>
      </w:r>
    </w:p>
    <w:p w14:paraId="05DB89AA" w14:textId="52B52C44" w:rsidR="00340066" w:rsidRPr="00584457" w:rsidRDefault="00340066" w:rsidP="00340066">
      <w:pPr>
        <w:rPr>
          <w:color w:val="00B050"/>
        </w:rPr>
      </w:pPr>
      <w:r w:rsidRPr="00584457">
        <w:rPr>
          <w:color w:val="00B050"/>
        </w:rPr>
        <w:t>iSCSI n’est rien d’autre qu’un traducteur qui transforme l</w:t>
      </w:r>
      <w:r w:rsidR="00C6462B" w:rsidRPr="00584457">
        <w:rPr>
          <w:color w:val="00B050"/>
        </w:rPr>
        <w:t>es paquets IP en blocs de données SCSI et inversement. Il est comparable au protocole de téléchargement de fichiers FTP.</w:t>
      </w:r>
    </w:p>
    <w:p w14:paraId="0B700C8A" w14:textId="0BC1A37E" w:rsidR="00285A14" w:rsidRPr="00584457" w:rsidRDefault="00C6462B" w:rsidP="00285A14">
      <w:pPr>
        <w:rPr>
          <w:color w:val="00B050"/>
          <w:sz w:val="27"/>
          <w:szCs w:val="27"/>
        </w:rPr>
      </w:pPr>
      <w:r w:rsidRPr="00584457">
        <w:rPr>
          <w:color w:val="00B050"/>
        </w:rPr>
        <w:t xml:space="preserve">Afin de simuler une connexion logique continue, iSCSI envoie plusieurs connexions TCP simultanément, elles seront considérées comme un seul canal de transmission et identifiées comme de la même session iSCSI. </w:t>
      </w:r>
      <w:r w:rsidR="00285A14" w:rsidRPr="00584457">
        <w:rPr>
          <w:color w:val="00B050"/>
        </w:rPr>
        <w:t xml:space="preserve">Les instructions et les données iSCSI sont envoyées en désordre. Le destinataire doit avoir un </w:t>
      </w:r>
      <w:r w:rsidR="00285A14" w:rsidRPr="00584457">
        <w:rPr>
          <w:b/>
          <w:color w:val="00B050"/>
        </w:rPr>
        <w:t>contrôleur iSCSI</w:t>
      </w:r>
      <w:r w:rsidR="00285A14" w:rsidRPr="00584457">
        <w:rPr>
          <w:color w:val="00B050"/>
        </w:rPr>
        <w:t xml:space="preserve"> (un pilote logiciel ou une carte adaptatrice spécifique), ce denier mettra les instructions et les segments de blocs de données dans leur bon ordre.</w:t>
      </w:r>
    </w:p>
    <w:p w14:paraId="592AD9AB" w14:textId="1EA9D937" w:rsidR="00285A14" w:rsidRPr="00584457" w:rsidRDefault="00BB56AF" w:rsidP="00340066">
      <w:pPr>
        <w:rPr>
          <w:color w:val="00B050"/>
        </w:rPr>
      </w:pPr>
      <w:r w:rsidRPr="00584457">
        <w:rPr>
          <w:noProof/>
          <w:color w:val="00B050"/>
          <w:lang w:eastAsia="fr-CH"/>
        </w:rPr>
        <w:drawing>
          <wp:anchor distT="0" distB="0" distL="114300" distR="114300" simplePos="0" relativeHeight="251691008" behindDoc="0" locked="0" layoutInCell="1" allowOverlap="1" wp14:anchorId="03104F85" wp14:editId="56336EC1">
            <wp:simplePos x="0" y="0"/>
            <wp:positionH relativeFrom="margin">
              <wp:align>center</wp:align>
            </wp:positionH>
            <wp:positionV relativeFrom="paragraph">
              <wp:posOffset>-4445</wp:posOffset>
            </wp:positionV>
            <wp:extent cx="4358640" cy="3038475"/>
            <wp:effectExtent l="0" t="0" r="381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58640" cy="303847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91F1B" w:rsidRDefault="00C6462B" w:rsidP="00340066"/>
    <w:p w14:paraId="4E81C18D" w14:textId="1FD5596E" w:rsidR="00A97195" w:rsidRDefault="00A97195" w:rsidP="00410E42">
      <w:pPr>
        <w:pStyle w:val="Titre1"/>
        <w:pageBreakBefore/>
        <w:rPr>
          <w:lang w:eastAsia="fr-CH"/>
        </w:rPr>
      </w:pPr>
      <w:bookmarkStart w:id="113" w:name="_Toc531165126"/>
      <w:r>
        <w:rPr>
          <w:lang w:eastAsia="fr-CH"/>
        </w:rPr>
        <w:lastRenderedPageBreak/>
        <w:t>Partie 3</w:t>
      </w:r>
      <w:bookmarkEnd w:id="113"/>
    </w:p>
    <w:p w14:paraId="56D49645" w14:textId="373A8580" w:rsidR="004579F1" w:rsidRDefault="004579F1" w:rsidP="004579F1">
      <w:pPr>
        <w:rPr>
          <w:lang w:eastAsia="fr-CH"/>
        </w:rPr>
      </w:pPr>
    </w:p>
    <w:p w14:paraId="5B205CC9" w14:textId="576C1755" w:rsidR="004579F1" w:rsidRDefault="004579F1" w:rsidP="00E078ED">
      <w:pPr>
        <w:pStyle w:val="Titre3"/>
        <w:rPr>
          <w:lang w:eastAsia="fr-CH"/>
        </w:rPr>
      </w:pPr>
      <w:r>
        <w:rPr>
          <w:lang w:eastAsia="fr-CH"/>
        </w:rPr>
        <w:t xml:space="preserve">Mise en conformité </w:t>
      </w:r>
      <w:r w:rsidRPr="00E078ED">
        <w:rPr>
          <w:lang w:eastAsia="fr-CH"/>
        </w:rPr>
        <w:t>LPD/RGPD</w:t>
      </w:r>
    </w:p>
    <w:p w14:paraId="4F1FB0AB" w14:textId="3223A211" w:rsidR="004579F1" w:rsidRDefault="004579F1" w:rsidP="004579F1">
      <w:pPr>
        <w:pStyle w:val="Paragraphedeliste"/>
        <w:numPr>
          <w:ilvl w:val="0"/>
          <w:numId w:val="2"/>
        </w:numPr>
        <w:rPr>
          <w:lang w:eastAsia="fr-CH"/>
        </w:rPr>
      </w:pPr>
      <w:r w:rsidRPr="00677D06">
        <w:t>Sensibiliser les utilisateurs</w:t>
      </w:r>
      <w:r>
        <w:rPr>
          <w:lang w:eastAsia="fr-CH"/>
        </w:rPr>
        <w:t> :</w:t>
      </w:r>
    </w:p>
    <w:p w14:paraId="428ADD68" w14:textId="11065C24" w:rsidR="004579F1" w:rsidRDefault="004579F1" w:rsidP="004579F1">
      <w:pPr>
        <w:pStyle w:val="Paragraphedeliste"/>
        <w:numPr>
          <w:ilvl w:val="1"/>
          <w:numId w:val="2"/>
        </w:numPr>
        <w:rPr>
          <w:lang w:eastAsia="fr-CH"/>
        </w:rPr>
      </w:pPr>
      <w:r>
        <w:rPr>
          <w:lang w:eastAsia="fr-CH"/>
        </w:rPr>
        <w:t>Création d’une charte informatique à signer par les utilisateurs.</w:t>
      </w:r>
    </w:p>
    <w:p w14:paraId="3C098D79" w14:textId="3A52F669" w:rsidR="004579F1" w:rsidRPr="00677D06" w:rsidRDefault="004579F1" w:rsidP="004579F1">
      <w:pPr>
        <w:pStyle w:val="Paragraphedeliste"/>
        <w:numPr>
          <w:ilvl w:val="1"/>
          <w:numId w:val="2"/>
        </w:numPr>
        <w:rPr>
          <w:lang w:eastAsia="fr-CH"/>
        </w:rPr>
      </w:pPr>
      <w:r>
        <w:rPr>
          <w:lang w:eastAsia="fr-CH"/>
        </w:rPr>
        <w:t>Documentation avec des consignes et conseilles de comment traiter les données personnelles.</w:t>
      </w:r>
    </w:p>
    <w:p w14:paraId="0DC95DD3" w14:textId="06EEBBA9" w:rsidR="004579F1" w:rsidRDefault="004579F1" w:rsidP="004579F1">
      <w:pPr>
        <w:pStyle w:val="Paragraphedeliste"/>
        <w:numPr>
          <w:ilvl w:val="0"/>
          <w:numId w:val="2"/>
        </w:numPr>
        <w:rPr>
          <w:lang w:eastAsia="fr-CH"/>
        </w:rPr>
      </w:pPr>
      <w:r>
        <w:rPr>
          <w:lang w:eastAsia="fr-CH"/>
        </w:rPr>
        <w:t>Authentifier les utilisateurs</w:t>
      </w:r>
      <w:r w:rsidR="00334272">
        <w:rPr>
          <w:lang w:eastAsia="fr-CH"/>
        </w:rPr>
        <w:t xml:space="preserve"> et s</w:t>
      </w:r>
      <w:r w:rsidR="00334272" w:rsidRPr="00677D06">
        <w:rPr>
          <w:lang w:eastAsia="fr-CH"/>
        </w:rPr>
        <w:t>écuriser les postes de travail</w:t>
      </w:r>
      <w:r>
        <w:rPr>
          <w:lang w:eastAsia="fr-CH"/>
        </w:rPr>
        <w:t> </w:t>
      </w:r>
      <w:r>
        <w:rPr>
          <w:lang w:eastAsia="fr-CH"/>
        </w:rPr>
        <w:t>:</w:t>
      </w:r>
    </w:p>
    <w:p w14:paraId="4E2730AE" w14:textId="33380EC6" w:rsidR="004579F1" w:rsidRDefault="004579F1" w:rsidP="004579F1">
      <w:pPr>
        <w:pStyle w:val="Paragraphedeliste"/>
        <w:numPr>
          <w:ilvl w:val="1"/>
          <w:numId w:val="2"/>
        </w:numPr>
        <w:rPr>
          <w:lang w:eastAsia="fr-CH"/>
        </w:rPr>
      </w:pPr>
      <w:r>
        <w:rPr>
          <w:lang w:eastAsia="fr-CH"/>
        </w:rPr>
        <w:t>Création d’un domaine AD</w:t>
      </w:r>
    </w:p>
    <w:p w14:paraId="089B9268" w14:textId="1F01F53D" w:rsidR="004579F1" w:rsidRDefault="004579F1" w:rsidP="004579F1">
      <w:pPr>
        <w:pStyle w:val="Paragraphedeliste"/>
        <w:numPr>
          <w:ilvl w:val="1"/>
          <w:numId w:val="2"/>
        </w:numPr>
        <w:rPr>
          <w:lang w:eastAsia="fr-CH"/>
        </w:rPr>
      </w:pPr>
      <w:r>
        <w:rPr>
          <w:lang w:eastAsia="fr-CH"/>
        </w:rPr>
        <w:t>Création des comptes nominatifs pour tous les utilisateurs traitant des données personnelles.</w:t>
      </w:r>
    </w:p>
    <w:p w14:paraId="3D5BBC8F" w14:textId="64FF1B4D" w:rsidR="004579F1" w:rsidRPr="00677D06" w:rsidRDefault="004579F1" w:rsidP="00334272">
      <w:pPr>
        <w:pStyle w:val="Paragraphedeliste"/>
        <w:numPr>
          <w:ilvl w:val="1"/>
          <w:numId w:val="2"/>
        </w:numPr>
        <w:rPr>
          <w:lang w:eastAsia="fr-CH"/>
        </w:rPr>
      </w:pPr>
      <w:r>
        <w:rPr>
          <w:lang w:eastAsia="fr-CH"/>
        </w:rPr>
        <w:t>Badges d’accès (ID unique), pour les accès aux local de stockage de données.</w:t>
      </w:r>
    </w:p>
    <w:p w14:paraId="035D8C4D" w14:textId="54DB7FDF" w:rsidR="004579F1" w:rsidRDefault="004579F1" w:rsidP="004579F1">
      <w:pPr>
        <w:pStyle w:val="Paragraphedeliste"/>
        <w:numPr>
          <w:ilvl w:val="0"/>
          <w:numId w:val="2"/>
        </w:numPr>
        <w:rPr>
          <w:lang w:eastAsia="fr-CH"/>
        </w:rPr>
      </w:pPr>
      <w:r w:rsidRPr="00677D06">
        <w:rPr>
          <w:lang w:eastAsia="fr-CH"/>
        </w:rPr>
        <w:t>Protéger le réseau informatique interne ;</w:t>
      </w:r>
    </w:p>
    <w:p w14:paraId="03C56B9A" w14:textId="12AA27D7" w:rsidR="00334272" w:rsidRPr="00677D06" w:rsidRDefault="00334272" w:rsidP="00334272">
      <w:pPr>
        <w:pStyle w:val="Paragraphedeliste"/>
        <w:numPr>
          <w:ilvl w:val="1"/>
          <w:numId w:val="2"/>
        </w:numPr>
        <w:rPr>
          <w:lang w:eastAsia="fr-CH"/>
        </w:rPr>
      </w:pPr>
      <w:r>
        <w:rPr>
          <w:lang w:eastAsia="fr-CH"/>
        </w:rPr>
        <w:t xml:space="preserve">Les actifs réseaux seront sécurisé par mot de passe administrateur (détenu uniquement par les administrateurs et par le directeur de l’entreprise). </w:t>
      </w:r>
    </w:p>
    <w:p w14:paraId="36DC0AFD" w14:textId="471A607F" w:rsidR="004579F1" w:rsidRDefault="004579F1" w:rsidP="004579F1">
      <w:pPr>
        <w:pStyle w:val="Paragraphedeliste"/>
        <w:numPr>
          <w:ilvl w:val="0"/>
          <w:numId w:val="2"/>
        </w:numPr>
        <w:rPr>
          <w:lang w:eastAsia="fr-CH"/>
        </w:rPr>
      </w:pPr>
      <w:r w:rsidRPr="00677D06">
        <w:rPr>
          <w:lang w:eastAsia="fr-CH"/>
        </w:rPr>
        <w:t>Sécuriser les serveurs ;</w:t>
      </w:r>
    </w:p>
    <w:p w14:paraId="59F4B1F1" w14:textId="0ED83A8D" w:rsidR="00334272" w:rsidRPr="00677D06" w:rsidRDefault="00334272" w:rsidP="00334272">
      <w:pPr>
        <w:pStyle w:val="Paragraphedeliste"/>
        <w:numPr>
          <w:ilvl w:val="1"/>
          <w:numId w:val="2"/>
        </w:numPr>
        <w:rPr>
          <w:lang w:eastAsia="fr-CH"/>
        </w:rPr>
      </w:pPr>
      <w:r>
        <w:rPr>
          <w:lang w:eastAsia="fr-CH"/>
        </w:rPr>
        <w:t>Sécurisé</w:t>
      </w:r>
      <w:r>
        <w:rPr>
          <w:lang w:eastAsia="fr-CH"/>
        </w:rPr>
        <w:t xml:space="preserve"> par mot de passe administrateur (détenu uniquement par les administrateurs et par le directeur de l’entreprise).</w:t>
      </w:r>
    </w:p>
    <w:p w14:paraId="00259A46" w14:textId="42AEB0E1" w:rsidR="004579F1" w:rsidRDefault="004579F1" w:rsidP="004579F1">
      <w:pPr>
        <w:pStyle w:val="Paragraphedeliste"/>
        <w:numPr>
          <w:ilvl w:val="0"/>
          <w:numId w:val="2"/>
        </w:numPr>
        <w:rPr>
          <w:lang w:eastAsia="fr-CH"/>
        </w:rPr>
      </w:pPr>
      <w:r w:rsidRPr="00677D06">
        <w:rPr>
          <w:lang w:eastAsia="fr-CH"/>
        </w:rPr>
        <w:t>Sauvegarder et prévoir la continuité d’activité ;</w:t>
      </w:r>
    </w:p>
    <w:p w14:paraId="42C48CF7" w14:textId="3C0C02D1" w:rsidR="00334272" w:rsidRPr="00677D06" w:rsidRDefault="00334272" w:rsidP="00334272">
      <w:pPr>
        <w:pStyle w:val="Paragraphedeliste"/>
        <w:numPr>
          <w:ilvl w:val="1"/>
          <w:numId w:val="2"/>
        </w:numPr>
        <w:rPr>
          <w:lang w:eastAsia="fr-CH"/>
        </w:rPr>
      </w:pPr>
      <w:r>
        <w:rPr>
          <w:lang w:eastAsia="fr-CH"/>
        </w:rPr>
        <w:t>Plan de sauvegarde et de reprise d’activité.</w:t>
      </w:r>
    </w:p>
    <w:p w14:paraId="3D9C1BB6" w14:textId="10A394E4" w:rsidR="004579F1" w:rsidRDefault="004579F1" w:rsidP="004579F1">
      <w:pPr>
        <w:pStyle w:val="Paragraphedeliste"/>
        <w:numPr>
          <w:ilvl w:val="0"/>
          <w:numId w:val="2"/>
        </w:numPr>
        <w:rPr>
          <w:lang w:eastAsia="fr-CH"/>
        </w:rPr>
      </w:pPr>
      <w:r w:rsidRPr="00677D06">
        <w:rPr>
          <w:lang w:eastAsia="fr-CH"/>
        </w:rPr>
        <w:t>Archiver de manière sécurisée ;</w:t>
      </w:r>
    </w:p>
    <w:p w14:paraId="6E93B0EA" w14:textId="7C931B62" w:rsidR="00334272" w:rsidRPr="00677D06" w:rsidRDefault="00334272" w:rsidP="00334272">
      <w:pPr>
        <w:pStyle w:val="Paragraphedeliste"/>
        <w:numPr>
          <w:ilvl w:val="1"/>
          <w:numId w:val="2"/>
        </w:numPr>
        <w:rPr>
          <w:lang w:eastAsia="fr-CH"/>
        </w:rPr>
      </w:pPr>
      <w:r>
        <w:rPr>
          <w:lang w:eastAsia="fr-CH"/>
        </w:rPr>
        <w:t>Sauvegarde interne et externe.</w:t>
      </w:r>
    </w:p>
    <w:p w14:paraId="28DFFC5F" w14:textId="4B3703C8" w:rsidR="004579F1" w:rsidRDefault="004579F1" w:rsidP="004579F1">
      <w:pPr>
        <w:pStyle w:val="Paragraphedeliste"/>
        <w:numPr>
          <w:ilvl w:val="0"/>
          <w:numId w:val="2"/>
        </w:numPr>
        <w:rPr>
          <w:lang w:eastAsia="fr-CH"/>
        </w:rPr>
      </w:pPr>
      <w:r w:rsidRPr="00677D06">
        <w:rPr>
          <w:lang w:eastAsia="fr-CH"/>
        </w:rPr>
        <w:t>Encadrer la maintenance et la destruction des données ;</w:t>
      </w:r>
    </w:p>
    <w:p w14:paraId="33E195EA" w14:textId="5C2EEC65" w:rsidR="004579F1" w:rsidRPr="00677D06" w:rsidRDefault="00334272" w:rsidP="00C72575">
      <w:pPr>
        <w:pStyle w:val="Paragraphedeliste"/>
        <w:numPr>
          <w:ilvl w:val="1"/>
          <w:numId w:val="2"/>
        </w:numPr>
        <w:rPr>
          <w:lang w:eastAsia="fr-CH"/>
        </w:rPr>
      </w:pPr>
      <w:r>
        <w:rPr>
          <w:lang w:eastAsia="fr-CH"/>
        </w:rPr>
        <w:t>Les données devront être détruit</w:t>
      </w:r>
      <w:r w:rsidR="00C72575">
        <w:rPr>
          <w:lang w:eastAsia="fr-CH"/>
        </w:rPr>
        <w:t>e</w:t>
      </w:r>
      <w:r>
        <w:rPr>
          <w:lang w:eastAsia="fr-CH"/>
        </w:rPr>
        <w:t xml:space="preserve">s </w:t>
      </w:r>
      <w:r w:rsidR="00C72575">
        <w:rPr>
          <w:lang w:eastAsia="fr-CH"/>
        </w:rPr>
        <w:t>s’elles ne sont plus utilisées depuis leur</w:t>
      </w:r>
      <w:r w:rsidR="00A44B55">
        <w:rPr>
          <w:lang w:eastAsia="fr-CH"/>
        </w:rPr>
        <w:t>s</w:t>
      </w:r>
      <w:r w:rsidR="00C72575">
        <w:rPr>
          <w:lang w:eastAsia="fr-CH"/>
        </w:rPr>
        <w:t xml:space="preserve"> but</w:t>
      </w:r>
      <w:r w:rsidR="00A44B55">
        <w:rPr>
          <w:lang w:eastAsia="fr-CH"/>
        </w:rPr>
        <w:t>s</w:t>
      </w:r>
      <w:r w:rsidR="00C72575">
        <w:rPr>
          <w:lang w:eastAsia="fr-CH"/>
        </w:rPr>
        <w:t xml:space="preserve"> atteint</w:t>
      </w:r>
      <w:r w:rsidR="00A44B55">
        <w:rPr>
          <w:lang w:eastAsia="fr-CH"/>
        </w:rPr>
        <w:t>s</w:t>
      </w:r>
      <w:r w:rsidR="00C72575">
        <w:rPr>
          <w:lang w:eastAsia="fr-CH"/>
        </w:rPr>
        <w:t>.</w:t>
      </w:r>
    </w:p>
    <w:p w14:paraId="7040FDD5" w14:textId="1AA9983E" w:rsidR="004579F1" w:rsidRDefault="004579F1" w:rsidP="004579F1">
      <w:pPr>
        <w:pStyle w:val="Paragraphedeliste"/>
        <w:numPr>
          <w:ilvl w:val="0"/>
          <w:numId w:val="2"/>
        </w:numPr>
        <w:rPr>
          <w:lang w:eastAsia="fr-CH"/>
        </w:rPr>
      </w:pPr>
      <w:r w:rsidRPr="00677D06">
        <w:rPr>
          <w:lang w:eastAsia="fr-CH"/>
        </w:rPr>
        <w:t>Protéger les locaux ;</w:t>
      </w:r>
    </w:p>
    <w:p w14:paraId="26FFC939" w14:textId="77777777" w:rsidR="00C72575" w:rsidRDefault="00C72575" w:rsidP="00C72575">
      <w:pPr>
        <w:pStyle w:val="Paragraphedeliste"/>
        <w:numPr>
          <w:ilvl w:val="1"/>
          <w:numId w:val="2"/>
        </w:numPr>
        <w:rPr>
          <w:lang w:eastAsia="fr-CH"/>
        </w:rPr>
      </w:pPr>
      <w:r>
        <w:rPr>
          <w:lang w:eastAsia="fr-CH"/>
        </w:rPr>
        <w:t>Les locaux informatiques devront être sécurisé par :</w:t>
      </w:r>
    </w:p>
    <w:p w14:paraId="774250AC" w14:textId="306C81A5" w:rsidR="00C72575" w:rsidRDefault="00C72575" w:rsidP="00C72575">
      <w:pPr>
        <w:pStyle w:val="Paragraphedeliste"/>
        <w:numPr>
          <w:ilvl w:val="1"/>
          <w:numId w:val="2"/>
        </w:numPr>
        <w:rPr>
          <w:lang w:eastAsia="fr-CH"/>
        </w:rPr>
      </w:pPr>
      <w:r>
        <w:rPr>
          <w:lang w:eastAsia="fr-CH"/>
        </w:rPr>
        <w:t>Portes sécurisé</w:t>
      </w:r>
    </w:p>
    <w:p w14:paraId="26ADD594" w14:textId="0E12D96B" w:rsidR="004579F1" w:rsidRDefault="00C72575" w:rsidP="00C72575">
      <w:pPr>
        <w:pStyle w:val="Paragraphedeliste"/>
        <w:numPr>
          <w:ilvl w:val="1"/>
          <w:numId w:val="2"/>
        </w:numPr>
        <w:rPr>
          <w:lang w:eastAsia="fr-CH"/>
        </w:rPr>
      </w:pPr>
      <w:r>
        <w:rPr>
          <w:lang w:eastAsia="fr-CH"/>
        </w:rPr>
        <w:t>Equipement anti-incendie</w:t>
      </w:r>
    </w:p>
    <w:p w14:paraId="042B897C" w14:textId="2885396A" w:rsidR="00F91D4F" w:rsidRDefault="00F91D4F" w:rsidP="00F91D4F">
      <w:pPr>
        <w:rPr>
          <w:lang w:eastAsia="fr-CH"/>
        </w:rPr>
      </w:pPr>
    </w:p>
    <w:p w14:paraId="217DB787" w14:textId="550021A4" w:rsidR="00F91D4F" w:rsidRDefault="00F91D4F" w:rsidP="00F91D4F">
      <w:pPr>
        <w:pStyle w:val="Titre3"/>
        <w:rPr>
          <w:lang w:eastAsia="fr-CH"/>
        </w:rPr>
      </w:pPr>
      <w:r>
        <w:rPr>
          <w:lang w:eastAsia="fr-CH"/>
        </w:rPr>
        <w:t>Infra Informatique</w:t>
      </w:r>
    </w:p>
    <w:p w14:paraId="01177AAE" w14:textId="38BD5EFD" w:rsidR="00F91D4F" w:rsidRDefault="00F91D4F" w:rsidP="00F91D4F">
      <w:pPr>
        <w:rPr>
          <w:lang w:eastAsia="fr-CH"/>
        </w:rPr>
      </w:pPr>
    </w:p>
    <w:p w14:paraId="1A0705D3" w14:textId="0A44A8F7" w:rsidR="00F91D4F" w:rsidRDefault="00F91D4F" w:rsidP="00F91D4F">
      <w:pPr>
        <w:rPr>
          <w:lang w:eastAsia="fr-CH"/>
        </w:rPr>
      </w:pPr>
      <w:r>
        <w:rPr>
          <w:lang w:eastAsia="fr-CH"/>
        </w:rPr>
        <w:t xml:space="preserve">Système de </w:t>
      </w:r>
      <w:r w:rsidR="006E74B9">
        <w:rPr>
          <w:lang w:eastAsia="fr-CH"/>
        </w:rPr>
        <w:t>redondance</w:t>
      </w:r>
      <w:r w:rsidR="006E48C2">
        <w:rPr>
          <w:lang w:eastAsia="fr-CH"/>
        </w:rPr>
        <w:t xml:space="preserve"> cluster</w:t>
      </w:r>
      <w:r>
        <w:rPr>
          <w:lang w:eastAsia="fr-CH"/>
        </w:rPr>
        <w:t xml:space="preserve"> </w:t>
      </w:r>
      <w:r w:rsidR="006E74B9">
        <w:rPr>
          <w:lang w:eastAsia="fr-CH"/>
        </w:rPr>
        <w:t>hyperV</w:t>
      </w:r>
      <w:r>
        <w:rPr>
          <w:lang w:eastAsia="fr-CH"/>
        </w:rPr>
        <w:t xml:space="preserve"> avec deux </w:t>
      </w:r>
      <w:r w:rsidR="006E48C2">
        <w:rPr>
          <w:lang w:eastAsia="fr-CH"/>
        </w:rPr>
        <w:t>nœud</w:t>
      </w:r>
      <w:r>
        <w:rPr>
          <w:lang w:eastAsia="fr-CH"/>
        </w:rPr>
        <w:t xml:space="preserve"> physique HP et une baie de disque HP pour le stockage</w:t>
      </w:r>
      <w:r w:rsidR="006E74B9">
        <w:rPr>
          <w:lang w:eastAsia="fr-CH"/>
        </w:rPr>
        <w:t xml:space="preserve"> (SAN)</w:t>
      </w:r>
      <w:r>
        <w:rPr>
          <w:lang w:eastAsia="fr-CH"/>
        </w:rPr>
        <w:t>.</w:t>
      </w:r>
    </w:p>
    <w:p w14:paraId="6088D581" w14:textId="051EE873" w:rsidR="006E74B9" w:rsidRDefault="006E74B9" w:rsidP="006E74B9">
      <w:pPr>
        <w:pStyle w:val="Sansinterligne"/>
        <w:numPr>
          <w:ilvl w:val="0"/>
          <w:numId w:val="20"/>
        </w:numPr>
        <w:rPr>
          <w:lang w:eastAsia="fr-CH"/>
        </w:rPr>
      </w:pPr>
      <w:r>
        <w:rPr>
          <w:lang w:eastAsia="fr-CH"/>
        </w:rPr>
        <w:t xml:space="preserve">2 Serveurs HP </w:t>
      </w:r>
      <w:r w:rsidR="00D10F47">
        <w:rPr>
          <w:lang w:eastAsia="fr-CH"/>
        </w:rPr>
        <w:t>ProLiant</w:t>
      </w:r>
      <w:r>
        <w:rPr>
          <w:lang w:eastAsia="fr-CH"/>
        </w:rPr>
        <w:t xml:space="preserve"> 380 G10</w:t>
      </w:r>
    </w:p>
    <w:p w14:paraId="275A0F43" w14:textId="58D70ED2" w:rsidR="006E74B9" w:rsidRDefault="006E74B9" w:rsidP="006E74B9">
      <w:pPr>
        <w:pStyle w:val="Sansinterligne"/>
        <w:numPr>
          <w:ilvl w:val="0"/>
          <w:numId w:val="20"/>
        </w:numPr>
        <w:rPr>
          <w:lang w:eastAsia="fr-CH"/>
        </w:rPr>
      </w:pPr>
      <w:r>
        <w:rPr>
          <w:lang w:eastAsia="fr-CH"/>
        </w:rPr>
        <w:t>Baie de disque HP 2040 max 24 disques.</w:t>
      </w:r>
    </w:p>
    <w:p w14:paraId="4D6071CB" w14:textId="2413F4DC" w:rsidR="006E74B9" w:rsidRDefault="00D10F47" w:rsidP="006E74B9">
      <w:pPr>
        <w:pStyle w:val="Sansinterligne"/>
        <w:numPr>
          <w:ilvl w:val="1"/>
          <w:numId w:val="20"/>
        </w:numPr>
        <w:rPr>
          <w:lang w:eastAsia="fr-CH"/>
        </w:rPr>
      </w:pPr>
      <w:r>
        <w:rPr>
          <w:lang w:eastAsia="fr-CH"/>
        </w:rPr>
        <w:t xml:space="preserve">10 disques 600Go 10k en </w:t>
      </w:r>
      <w:r w:rsidRPr="00D10F47">
        <w:rPr>
          <w:b/>
          <w:lang w:eastAsia="fr-CH"/>
        </w:rPr>
        <w:t>Raid 1</w:t>
      </w:r>
    </w:p>
    <w:p w14:paraId="2CA5608F" w14:textId="05CFA925" w:rsidR="00D10F47" w:rsidRDefault="00D10F47" w:rsidP="00D10F47">
      <w:pPr>
        <w:pStyle w:val="Sansinterligne"/>
        <w:numPr>
          <w:ilvl w:val="2"/>
          <w:numId w:val="20"/>
        </w:numPr>
        <w:rPr>
          <w:lang w:eastAsia="fr-CH"/>
        </w:rPr>
      </w:pPr>
      <w:r>
        <w:rPr>
          <w:lang w:eastAsia="fr-CH"/>
        </w:rPr>
        <w:t>5 VHD de 600Go :</w:t>
      </w:r>
    </w:p>
    <w:p w14:paraId="0A989E14" w14:textId="18709422" w:rsidR="00D10F47" w:rsidRDefault="00D10F47" w:rsidP="00D10F47">
      <w:pPr>
        <w:pStyle w:val="Sansinterligne"/>
        <w:numPr>
          <w:ilvl w:val="3"/>
          <w:numId w:val="20"/>
        </w:numPr>
        <w:rPr>
          <w:lang w:eastAsia="fr-CH"/>
        </w:rPr>
      </w:pPr>
      <w:r>
        <w:rPr>
          <w:lang w:eastAsia="fr-CH"/>
        </w:rPr>
        <w:t>VHD1 : LUN01, Stockage des données SQL, mappage du disque S :.</w:t>
      </w:r>
    </w:p>
    <w:p w14:paraId="56E0E30F" w14:textId="0F558152" w:rsidR="00D10F47" w:rsidRDefault="00D10F47" w:rsidP="00D10F47">
      <w:pPr>
        <w:pStyle w:val="Sansinterligne"/>
        <w:numPr>
          <w:ilvl w:val="3"/>
          <w:numId w:val="20"/>
        </w:numPr>
        <w:rPr>
          <w:lang w:eastAsia="fr-CH"/>
        </w:rPr>
      </w:pPr>
      <w:r>
        <w:rPr>
          <w:lang w:eastAsia="fr-CH"/>
        </w:rPr>
        <w:t>VDH2 : LUN02, Stockage des données du serveur de messagerie, mappage du disque M :.</w:t>
      </w:r>
    </w:p>
    <w:p w14:paraId="3581B919" w14:textId="78163F33" w:rsidR="00D10F47" w:rsidRDefault="00D10F47" w:rsidP="00D10F47">
      <w:pPr>
        <w:pStyle w:val="Sansinterligne"/>
        <w:numPr>
          <w:ilvl w:val="3"/>
          <w:numId w:val="20"/>
        </w:numPr>
        <w:rPr>
          <w:lang w:eastAsia="fr-CH"/>
        </w:rPr>
      </w:pPr>
      <w:r>
        <w:rPr>
          <w:lang w:eastAsia="fr-CH"/>
        </w:rPr>
        <w:t>VHD3 : LUN03, Stockage de données des Machines virtuels, mappage du disque D :</w:t>
      </w:r>
    </w:p>
    <w:p w14:paraId="7A85C384" w14:textId="17A02BCA" w:rsidR="00D10F47" w:rsidRDefault="00D10F47" w:rsidP="00D10F47">
      <w:pPr>
        <w:pStyle w:val="Sansinterligne"/>
        <w:ind w:left="3540"/>
        <w:rPr>
          <w:lang w:eastAsia="fr-CH"/>
        </w:rPr>
      </w:pPr>
      <w:r>
        <w:rPr>
          <w:lang w:eastAsia="fr-CH"/>
        </w:rPr>
        <w:lastRenderedPageBreak/>
        <w:t xml:space="preserve">   LUN04, Stockage des données du serveur WEB, mappage du disque W :.</w:t>
      </w:r>
    </w:p>
    <w:p w14:paraId="028AF33E" w14:textId="6D1395BA" w:rsidR="00D10F47" w:rsidRDefault="00D10F47" w:rsidP="00D10F47">
      <w:pPr>
        <w:pStyle w:val="Sansinterligne"/>
        <w:numPr>
          <w:ilvl w:val="3"/>
          <w:numId w:val="20"/>
        </w:numPr>
        <w:rPr>
          <w:lang w:eastAsia="fr-CH"/>
        </w:rPr>
      </w:pPr>
      <w:r>
        <w:rPr>
          <w:lang w:eastAsia="fr-CH"/>
        </w:rPr>
        <w:t>VHD4 : LUN05, Stockage des fichiers partagés, mappage du disque F :.</w:t>
      </w:r>
    </w:p>
    <w:p w14:paraId="326C3B28" w14:textId="1D8DB5EC" w:rsidR="00F91D4F" w:rsidRPr="00F91D4F" w:rsidRDefault="006E74B9" w:rsidP="006E74B9">
      <w:pPr>
        <w:pStyle w:val="Sansinterligne"/>
        <w:numPr>
          <w:ilvl w:val="0"/>
          <w:numId w:val="20"/>
        </w:numPr>
        <w:rPr>
          <w:lang w:eastAsia="fr-CH"/>
        </w:rPr>
      </w:pPr>
      <w:r>
        <w:t xml:space="preserve">4 </w:t>
      </w:r>
      <w:r w:rsidR="006E48C2">
        <w:t>c</w:t>
      </w:r>
      <w:r w:rsidR="00F91D4F">
        <w:t>onnexion</w:t>
      </w:r>
      <w:r>
        <w:t>s</w:t>
      </w:r>
      <w:r w:rsidR="00F91D4F">
        <w:t xml:space="preserve"> iSCSI</w:t>
      </w:r>
      <w:r w:rsidR="006E48C2">
        <w:t xml:space="preserve"> par</w:t>
      </w:r>
      <w:r w:rsidR="00F91D4F">
        <w:t xml:space="preserve"> </w:t>
      </w:r>
      <w:r w:rsidR="00F91D4F">
        <w:t xml:space="preserve">câble SFP 10Gb directement sur </w:t>
      </w:r>
      <w:r w:rsidR="006E48C2">
        <w:t>les deux contrôleurs de la baie.</w:t>
      </w:r>
    </w:p>
    <w:p w14:paraId="24F3ADDF" w14:textId="3A35E038" w:rsidR="00F91D4F" w:rsidRDefault="00F91D4F" w:rsidP="00A44B55">
      <w:pPr>
        <w:rPr>
          <w:lang w:eastAsia="fr-CH"/>
        </w:rPr>
      </w:pPr>
    </w:p>
    <w:p w14:paraId="0E2E4FF4" w14:textId="21DDD0CE" w:rsidR="00F91D4F" w:rsidRDefault="00F91D4F" w:rsidP="00A44B55">
      <w:pPr>
        <w:rPr>
          <w:lang w:eastAsia="fr-CH"/>
        </w:rPr>
      </w:pPr>
    </w:p>
    <w:p w14:paraId="628A5BDA" w14:textId="0F752BAA" w:rsidR="00F91D4F" w:rsidRDefault="00F91D4F" w:rsidP="00A44B55">
      <w:pPr>
        <w:rPr>
          <w:lang w:eastAsia="fr-CH"/>
        </w:rPr>
      </w:pPr>
    </w:p>
    <w:p w14:paraId="34692471" w14:textId="16380F60" w:rsidR="00A44B55" w:rsidRPr="004579F1" w:rsidRDefault="006E74B9" w:rsidP="00A44B55">
      <w:pPr>
        <w:rPr>
          <w:lang w:eastAsia="fr-CH"/>
        </w:rPr>
      </w:pPr>
      <w:r w:rsidRPr="006E74B9">
        <w:rPr>
          <w:lang w:eastAsia="fr-CH"/>
        </w:rPr>
        <w:drawing>
          <wp:inline distT="0" distB="0" distL="0" distR="0" wp14:anchorId="7FB29E41" wp14:editId="026E0F4A">
            <wp:extent cx="5020376" cy="4505954"/>
            <wp:effectExtent l="0" t="0" r="889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0376" cy="4505954"/>
                    </a:xfrm>
                    <a:prstGeom prst="rect">
                      <a:avLst/>
                    </a:prstGeom>
                  </pic:spPr>
                </pic:pic>
              </a:graphicData>
            </a:graphic>
          </wp:inline>
        </w:drawing>
      </w:r>
    </w:p>
    <w:p w14:paraId="08EBAF69" w14:textId="02C5E6D6" w:rsidR="003D007D" w:rsidRDefault="003D007D" w:rsidP="003D007D">
      <w:pPr>
        <w:pStyle w:val="Titre1"/>
        <w:pageBreakBefore/>
        <w:rPr>
          <w:lang w:eastAsia="fr-CH"/>
        </w:rPr>
      </w:pPr>
      <w:bookmarkStart w:id="114" w:name="_Toc531165127"/>
      <w:r>
        <w:rPr>
          <w:lang w:eastAsia="fr-CH"/>
        </w:rPr>
        <w:lastRenderedPageBreak/>
        <w:t>Sources</w:t>
      </w:r>
      <w:bookmarkEnd w:id="114"/>
    </w:p>
    <w:tbl>
      <w:tblPr>
        <w:tblStyle w:val="TableauGrille2"/>
        <w:tblW w:w="0" w:type="auto"/>
        <w:tblLook w:val="04A0" w:firstRow="1" w:lastRow="0" w:firstColumn="1" w:lastColumn="0" w:noHBand="0" w:noVBand="1"/>
      </w:tblPr>
      <w:tblGrid>
        <w:gridCol w:w="578"/>
        <w:gridCol w:w="8492"/>
      </w:tblGrid>
      <w:tr w:rsidR="003D007D" w14:paraId="340470A7" w14:textId="77777777" w:rsidTr="0023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E373D07" w14:textId="49E053CE" w:rsidR="003D007D" w:rsidRDefault="003D007D" w:rsidP="003D007D">
            <w:pPr>
              <w:rPr>
                <w:lang w:eastAsia="fr-CH"/>
              </w:rPr>
            </w:pPr>
            <w:r>
              <w:rPr>
                <w:lang w:eastAsia="fr-CH"/>
              </w:rPr>
              <w:t>N° de page</w:t>
            </w:r>
          </w:p>
        </w:tc>
        <w:tc>
          <w:tcPr>
            <w:tcW w:w="7936" w:type="dxa"/>
          </w:tcPr>
          <w:p w14:paraId="382D117B" w14:textId="25598017" w:rsidR="003D007D" w:rsidRDefault="003D007D" w:rsidP="003D007D">
            <w:pPr>
              <w:cnfStyle w:val="100000000000" w:firstRow="1" w:lastRow="0" w:firstColumn="0" w:lastColumn="0" w:oddVBand="0" w:evenVBand="0" w:oddHBand="0" w:evenHBand="0" w:firstRowFirstColumn="0" w:firstRowLastColumn="0" w:lastRowFirstColumn="0" w:lastRowLastColumn="0"/>
              <w:rPr>
                <w:lang w:eastAsia="fr-CH"/>
              </w:rPr>
            </w:pPr>
            <w:r>
              <w:rPr>
                <w:lang w:eastAsia="fr-CH"/>
              </w:rPr>
              <w:t>Lien de la source</w:t>
            </w:r>
          </w:p>
        </w:tc>
      </w:tr>
      <w:tr w:rsidR="003D007D" w14:paraId="2525DA0A"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9628FC2" w14:textId="61BC761B" w:rsidR="003D007D" w:rsidRDefault="003D007D" w:rsidP="003D007D">
            <w:pPr>
              <w:jc w:val="center"/>
              <w:rPr>
                <w:lang w:eastAsia="fr-CH"/>
              </w:rPr>
            </w:pPr>
            <w:r w:rsidRPr="003D007D">
              <w:rPr>
                <w:highlight w:val="lightGray"/>
                <w:lang w:eastAsia="fr-CH"/>
              </w:rPr>
              <w:t>5</w:t>
            </w:r>
          </w:p>
        </w:tc>
        <w:tc>
          <w:tcPr>
            <w:tcW w:w="7936" w:type="dxa"/>
          </w:tcPr>
          <w:p w14:paraId="4531DE31" w14:textId="533F10F7" w:rsidR="003D007D" w:rsidRDefault="004579F1" w:rsidP="003D007D">
            <w:pPr>
              <w:cnfStyle w:val="000000100000" w:firstRow="0" w:lastRow="0" w:firstColumn="0" w:lastColumn="0" w:oddVBand="0" w:evenVBand="0" w:oddHBand="1" w:evenHBand="0" w:firstRowFirstColumn="0" w:firstRowLastColumn="0" w:lastRowFirstColumn="0" w:lastRowLastColumn="0"/>
              <w:rPr>
                <w:lang w:eastAsia="fr-CH"/>
              </w:rPr>
            </w:pPr>
            <w:hyperlink r:id="rId48" w:history="1">
              <w:r w:rsidR="003D007D" w:rsidRPr="003D007D">
                <w:rPr>
                  <w:rStyle w:val="Lienhypertexte"/>
                  <w:highlight w:val="lightGray"/>
                </w:rPr>
                <w:t>https://www.casinosbarriere.com/fr/montreux.html</w:t>
              </w:r>
            </w:hyperlink>
          </w:p>
        </w:tc>
      </w:tr>
      <w:tr w:rsidR="003D007D" w14:paraId="7618984A"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382A7C1D" w14:textId="718D7721" w:rsidR="003D007D" w:rsidRDefault="00B62CB3" w:rsidP="003D007D">
            <w:pPr>
              <w:jc w:val="center"/>
              <w:rPr>
                <w:lang w:eastAsia="fr-CH"/>
              </w:rPr>
            </w:pPr>
            <w:r>
              <w:rPr>
                <w:lang w:eastAsia="fr-CH"/>
              </w:rPr>
              <w:t>7</w:t>
            </w:r>
          </w:p>
        </w:tc>
        <w:tc>
          <w:tcPr>
            <w:tcW w:w="7936" w:type="dxa"/>
          </w:tcPr>
          <w:p w14:paraId="50E82D24" w14:textId="7BDD03E5" w:rsidR="003D007D" w:rsidRDefault="004579F1" w:rsidP="003D007D">
            <w:pPr>
              <w:cnfStyle w:val="000000000000" w:firstRow="0" w:lastRow="0" w:firstColumn="0" w:lastColumn="0" w:oddVBand="0" w:evenVBand="0" w:oddHBand="0" w:evenHBand="0" w:firstRowFirstColumn="0" w:firstRowLastColumn="0" w:lastRowFirstColumn="0" w:lastRowLastColumn="0"/>
              <w:rPr>
                <w:lang w:eastAsia="fr-CH"/>
              </w:rPr>
            </w:pPr>
            <w:hyperlink r:id="rId49" w:history="1">
              <w:r w:rsidR="00B62CB3" w:rsidRPr="00006F5D">
                <w:rPr>
                  <w:rStyle w:val="Lienhypertexte"/>
                </w:rPr>
                <w:t>https://www.loro.ch</w:t>
              </w:r>
            </w:hyperlink>
          </w:p>
        </w:tc>
      </w:tr>
      <w:tr w:rsidR="003D007D" w14:paraId="26893C14"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8974366" w14:textId="43020992" w:rsidR="003D007D" w:rsidRDefault="00105B71" w:rsidP="003D007D">
            <w:pPr>
              <w:jc w:val="center"/>
              <w:rPr>
                <w:lang w:eastAsia="fr-CH"/>
              </w:rPr>
            </w:pPr>
            <w:r w:rsidRPr="00512BD6">
              <w:rPr>
                <w:highlight w:val="lightGray"/>
                <w:lang w:eastAsia="fr-CH"/>
              </w:rPr>
              <w:t>10</w:t>
            </w:r>
          </w:p>
        </w:tc>
        <w:tc>
          <w:tcPr>
            <w:tcW w:w="7936" w:type="dxa"/>
          </w:tcPr>
          <w:p w14:paraId="4E0164EA" w14:textId="70E9104E" w:rsidR="003D007D" w:rsidRDefault="004579F1" w:rsidP="003D007D">
            <w:pPr>
              <w:cnfStyle w:val="000000100000" w:firstRow="0" w:lastRow="0" w:firstColumn="0" w:lastColumn="0" w:oddVBand="0" w:evenVBand="0" w:oddHBand="1" w:evenHBand="0" w:firstRowFirstColumn="0" w:firstRowLastColumn="0" w:lastRowFirstColumn="0" w:lastRowLastColumn="0"/>
              <w:rPr>
                <w:lang w:eastAsia="fr-CH"/>
              </w:rPr>
            </w:pPr>
            <w:hyperlink r:id="rId50" w:history="1">
              <w:r w:rsidR="00105B71" w:rsidRPr="00512BD6">
                <w:rPr>
                  <w:rStyle w:val="Lienhypertexte"/>
                  <w:highlight w:val="lightGray"/>
                </w:rPr>
                <w:t>https://www.vtx.ch</w:t>
              </w:r>
            </w:hyperlink>
          </w:p>
        </w:tc>
      </w:tr>
      <w:tr w:rsidR="003D007D" w14:paraId="4EC86656"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79D28149" w14:textId="7FEE13D2" w:rsidR="003D007D" w:rsidRDefault="00105B71" w:rsidP="003D007D">
            <w:pPr>
              <w:jc w:val="center"/>
              <w:rPr>
                <w:lang w:eastAsia="fr-CH"/>
              </w:rPr>
            </w:pPr>
            <w:r>
              <w:rPr>
                <w:lang w:eastAsia="fr-CH"/>
              </w:rPr>
              <w:t>12</w:t>
            </w:r>
          </w:p>
        </w:tc>
        <w:tc>
          <w:tcPr>
            <w:tcW w:w="7936" w:type="dxa"/>
          </w:tcPr>
          <w:p w14:paraId="1BB6CC4D" w14:textId="1A0BAADB" w:rsidR="003D007D" w:rsidRDefault="00105B71" w:rsidP="003D007D">
            <w:pPr>
              <w:cnfStyle w:val="000000000000" w:firstRow="0" w:lastRow="0" w:firstColumn="0" w:lastColumn="0" w:oddVBand="0" w:evenVBand="0" w:oddHBand="0" w:evenHBand="0" w:firstRowFirstColumn="0" w:firstRowLastColumn="0" w:lastRowFirstColumn="0" w:lastRowLastColumn="0"/>
              <w:rPr>
                <w:lang w:eastAsia="fr-CH"/>
              </w:rPr>
            </w:pPr>
            <w:r w:rsidRPr="00105B71">
              <w:rPr>
                <w:lang w:eastAsia="fr-CH"/>
              </w:rPr>
              <w:t>http://www.unil.ch</w:t>
            </w:r>
          </w:p>
        </w:tc>
      </w:tr>
      <w:tr w:rsidR="00595B95" w14:paraId="04EBB858"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78D0966" w14:textId="7559CAA5" w:rsidR="00595B95" w:rsidRPr="00973625" w:rsidRDefault="00595B95" w:rsidP="003D007D">
            <w:pPr>
              <w:jc w:val="center"/>
              <w:rPr>
                <w:highlight w:val="lightGray"/>
                <w:lang w:eastAsia="fr-CH"/>
              </w:rPr>
            </w:pPr>
            <w:r w:rsidRPr="00973625">
              <w:rPr>
                <w:highlight w:val="lightGray"/>
                <w:lang w:eastAsia="fr-CH"/>
              </w:rPr>
              <w:t>14</w:t>
            </w:r>
          </w:p>
        </w:tc>
        <w:tc>
          <w:tcPr>
            <w:tcW w:w="7936" w:type="dxa"/>
          </w:tcPr>
          <w:p w14:paraId="6D4403B8" w14:textId="77777777" w:rsidR="00595B95" w:rsidRPr="00973625" w:rsidRDefault="004579F1" w:rsidP="003D007D">
            <w:pPr>
              <w:cnfStyle w:val="000000100000" w:firstRow="0" w:lastRow="0" w:firstColumn="0" w:lastColumn="0" w:oddVBand="0" w:evenVBand="0" w:oddHBand="1" w:evenHBand="0" w:firstRowFirstColumn="0" w:firstRowLastColumn="0" w:lastRowFirstColumn="0" w:lastRowLastColumn="0"/>
              <w:rPr>
                <w:rStyle w:val="Lienhypertexte"/>
                <w:highlight w:val="lightGray"/>
                <w:lang w:val="fr-FR"/>
              </w:rPr>
            </w:pPr>
            <w:hyperlink r:id="rId51" w:history="1">
              <w:r w:rsidR="00595B95" w:rsidRPr="00973625">
                <w:rPr>
                  <w:rStyle w:val="Lienhypertexte"/>
                  <w:highlight w:val="lightGray"/>
                  <w:lang w:val="fr-FR"/>
                </w:rPr>
                <w:t>https://fr.wikipedia.org/wiki/Grappe_de_serveurs</w:t>
              </w:r>
            </w:hyperlink>
          </w:p>
          <w:p w14:paraId="68AE61D3" w14:textId="654FA313" w:rsidR="00595B95" w:rsidRPr="00973625" w:rsidRDefault="004579F1" w:rsidP="003D007D">
            <w:pPr>
              <w:cnfStyle w:val="000000100000" w:firstRow="0" w:lastRow="0" w:firstColumn="0" w:lastColumn="0" w:oddVBand="0" w:evenVBand="0" w:oddHBand="1" w:evenHBand="0" w:firstRowFirstColumn="0" w:firstRowLastColumn="0" w:lastRowFirstColumn="0" w:lastRowLastColumn="0"/>
              <w:rPr>
                <w:highlight w:val="lightGray"/>
                <w:lang w:eastAsia="fr-CH"/>
              </w:rPr>
            </w:pPr>
            <w:hyperlink r:id="rId52" w:history="1">
              <w:r w:rsidR="00595B95" w:rsidRPr="00973625">
                <w:rPr>
                  <w:rStyle w:val="Lienhypertexte"/>
                  <w:highlight w:val="lightGray"/>
                </w:rPr>
                <w:t>https://fr.wikipedia.org/wiki/N%C5%93ud_(r%C3%A9seau)</w:t>
              </w:r>
            </w:hyperlink>
          </w:p>
        </w:tc>
      </w:tr>
      <w:tr w:rsidR="003D007D" w14:paraId="3B07B5CC" w14:textId="77777777" w:rsidTr="00234033">
        <w:tc>
          <w:tcPr>
            <w:cnfStyle w:val="001000000000" w:firstRow="0" w:lastRow="0" w:firstColumn="1" w:lastColumn="0" w:oddVBand="0" w:evenVBand="0" w:oddHBand="0" w:evenHBand="0" w:firstRowFirstColumn="0" w:firstRowLastColumn="0" w:lastRowFirstColumn="0" w:lastRowLastColumn="0"/>
            <w:tcW w:w="1134" w:type="dxa"/>
            <w:vAlign w:val="center"/>
          </w:tcPr>
          <w:p w14:paraId="790ACC34" w14:textId="74D66490" w:rsidR="003D007D" w:rsidRPr="00973625" w:rsidRDefault="001C5A09" w:rsidP="001C5A09">
            <w:pPr>
              <w:jc w:val="center"/>
              <w:rPr>
                <w:lang w:eastAsia="fr-CH"/>
              </w:rPr>
            </w:pPr>
            <w:r w:rsidRPr="00973625">
              <w:rPr>
                <w:lang w:eastAsia="fr-CH"/>
              </w:rPr>
              <w:t>17</w:t>
            </w:r>
          </w:p>
        </w:tc>
        <w:tc>
          <w:tcPr>
            <w:tcW w:w="7936" w:type="dxa"/>
          </w:tcPr>
          <w:p w14:paraId="1D5CCC67" w14:textId="5D9C0243" w:rsidR="001C5A09" w:rsidRPr="00973625" w:rsidRDefault="004579F1" w:rsidP="001C5A09">
            <w:pPr>
              <w:pStyle w:val="Notedebasdepage"/>
              <w:cnfStyle w:val="000000000000" w:firstRow="0" w:lastRow="0" w:firstColumn="0" w:lastColumn="0" w:oddVBand="0" w:evenVBand="0" w:oddHBand="0" w:evenHBand="0" w:firstRowFirstColumn="0" w:firstRowLastColumn="0" w:lastRowFirstColumn="0" w:lastRowLastColumn="0"/>
            </w:pPr>
            <w:hyperlink r:id="rId53" w:history="1">
              <w:r w:rsidR="001C5A09" w:rsidRPr="00973625">
                <w:rPr>
                  <w:rStyle w:val="Lienhypertexte"/>
                </w:rPr>
                <w:t>https://www.admin.ch/opc/fr/classified-compilation/19920153/index.html</w:t>
              </w:r>
            </w:hyperlink>
          </w:p>
          <w:p w14:paraId="0C1A5C45" w14:textId="391706C8" w:rsidR="001C5A09" w:rsidRPr="00973625" w:rsidRDefault="004579F1" w:rsidP="001C5A09">
            <w:pPr>
              <w:pStyle w:val="Notedebasdepage"/>
              <w:cnfStyle w:val="000000000000" w:firstRow="0" w:lastRow="0" w:firstColumn="0" w:lastColumn="0" w:oddVBand="0" w:evenVBand="0" w:oddHBand="0" w:evenHBand="0" w:firstRowFirstColumn="0" w:firstRowLastColumn="0" w:lastRowFirstColumn="0" w:lastRowLastColumn="0"/>
            </w:pPr>
            <w:hyperlink r:id="rId54" w:history="1">
              <w:r w:rsidR="001C5A09" w:rsidRPr="00973625">
                <w:rPr>
                  <w:rStyle w:val="Lienhypertexte"/>
                </w:rPr>
                <w:t>https://m.youtube.com/watch?v=OUMGp3HHel4</w:t>
              </w:r>
            </w:hyperlink>
          </w:p>
          <w:p w14:paraId="2E48D45D" w14:textId="750DEFAF" w:rsidR="003D007D" w:rsidRPr="00973625" w:rsidRDefault="004579F1" w:rsidP="001C5A09">
            <w:pPr>
              <w:cnfStyle w:val="000000000000" w:firstRow="0" w:lastRow="0" w:firstColumn="0" w:lastColumn="0" w:oddVBand="0" w:evenVBand="0" w:oddHBand="0" w:evenHBand="0" w:firstRowFirstColumn="0" w:firstRowLastColumn="0" w:lastRowFirstColumn="0" w:lastRowLastColumn="0"/>
              <w:rPr>
                <w:lang w:eastAsia="fr-CH"/>
              </w:rPr>
            </w:pPr>
            <w:hyperlink r:id="rId55" w:history="1">
              <w:r w:rsidR="001C5A09" w:rsidRPr="00973625">
                <w:rPr>
                  <w:rStyle w:val="Lienhypertexte"/>
                </w:rPr>
                <w:t>http://urlz.fr/7Kpu</w:t>
              </w:r>
            </w:hyperlink>
          </w:p>
        </w:tc>
      </w:tr>
      <w:tr w:rsidR="003D007D" w14:paraId="780D9F3E"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1D62DEC" w14:textId="72374CE3" w:rsidR="003D007D" w:rsidRPr="00973625" w:rsidRDefault="00512BD6" w:rsidP="00512BD6">
            <w:pPr>
              <w:jc w:val="center"/>
              <w:rPr>
                <w:highlight w:val="lightGray"/>
                <w:lang w:eastAsia="fr-CH"/>
              </w:rPr>
            </w:pPr>
            <w:r w:rsidRPr="00973625">
              <w:rPr>
                <w:highlight w:val="lightGray"/>
                <w:lang w:eastAsia="fr-CH"/>
              </w:rPr>
              <w:t>19</w:t>
            </w:r>
          </w:p>
        </w:tc>
        <w:tc>
          <w:tcPr>
            <w:tcW w:w="7936" w:type="dxa"/>
          </w:tcPr>
          <w:p w14:paraId="25334933" w14:textId="77777777" w:rsidR="00512BD6" w:rsidRPr="00973625" w:rsidRDefault="004579F1"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6" w:history="1">
              <w:r w:rsidR="00512BD6" w:rsidRPr="00973625">
                <w:rPr>
                  <w:rStyle w:val="Lienhypertexte"/>
                  <w:highlight w:val="lightGray"/>
                </w:rPr>
                <w:t>https://fr.wikipedia.org/wiki/RAID_(informatique)</w:t>
              </w:r>
            </w:hyperlink>
          </w:p>
          <w:p w14:paraId="3B8BDD14" w14:textId="77777777" w:rsidR="00512BD6" w:rsidRPr="00973625" w:rsidRDefault="00512BD6"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973625">
              <w:rPr>
                <w:highlight w:val="lightGray"/>
              </w:rPr>
              <w:t>Documents fournis par l’enseignant</w:t>
            </w:r>
          </w:p>
          <w:p w14:paraId="7FAD20E7" w14:textId="0AE1CA4C" w:rsidR="00512BD6" w:rsidRPr="00973625" w:rsidRDefault="004579F1"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7" w:history="1">
              <w:r w:rsidR="00512BD6" w:rsidRPr="00973625">
                <w:rPr>
                  <w:rStyle w:val="Lienhypertexte"/>
                  <w:highlight w:val="lightGray"/>
                </w:rPr>
                <w:t>http://www.hardware-attitude.com/fiche-885-carte-raid-sata-adaptec-2820sa---8-ports-sata-ii-pci-x.html</w:t>
              </w:r>
            </w:hyperlink>
          </w:p>
          <w:p w14:paraId="2FD4398D" w14:textId="77777777" w:rsidR="00512BD6" w:rsidRPr="00973625" w:rsidRDefault="004579F1"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8" w:history="1">
              <w:r w:rsidR="00512BD6" w:rsidRPr="00973625">
                <w:rPr>
                  <w:rStyle w:val="Lienhypertexte"/>
                  <w:highlight w:val="lightGray"/>
                </w:rPr>
                <w:t>https://stuff.mit.edu/afs/athena/project/rhel-doc/3/rhel-sag-fr-3/s1-raid-approaches.html</w:t>
              </w:r>
            </w:hyperlink>
          </w:p>
          <w:p w14:paraId="00AC9646" w14:textId="7BB0A4F8" w:rsidR="003D007D" w:rsidRPr="00973625" w:rsidRDefault="00512BD6" w:rsidP="00512BD6">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973625">
              <w:rPr>
                <w:highlight w:val="lightGray"/>
              </w:rPr>
              <w:t>Image Comparaison raids : file LSI_TechnologyBrief_RAID_fr.pdf</w:t>
            </w:r>
          </w:p>
        </w:tc>
      </w:tr>
      <w:tr w:rsidR="003D007D" w14:paraId="38BEF7B5"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3DA306FC" w14:textId="5831DBCC" w:rsidR="003D007D" w:rsidRPr="00973625" w:rsidRDefault="00512BD6" w:rsidP="003D007D">
            <w:pPr>
              <w:jc w:val="center"/>
              <w:rPr>
                <w:lang w:eastAsia="fr-CH"/>
              </w:rPr>
            </w:pPr>
            <w:r w:rsidRPr="00973625">
              <w:rPr>
                <w:lang w:eastAsia="fr-CH"/>
              </w:rPr>
              <w:t>22</w:t>
            </w:r>
            <w:r w:rsidR="00263DF6" w:rsidRPr="00973625">
              <w:rPr>
                <w:lang w:eastAsia="fr-CH"/>
              </w:rPr>
              <w:t xml:space="preserve"> -&gt; 25</w:t>
            </w:r>
          </w:p>
        </w:tc>
        <w:tc>
          <w:tcPr>
            <w:tcW w:w="7936" w:type="dxa"/>
          </w:tcPr>
          <w:p w14:paraId="70F06EB2" w14:textId="325A95BC" w:rsidR="003D007D" w:rsidRPr="00973625" w:rsidRDefault="004579F1" w:rsidP="003D007D">
            <w:pPr>
              <w:cnfStyle w:val="000000000000" w:firstRow="0" w:lastRow="0" w:firstColumn="0" w:lastColumn="0" w:oddVBand="0" w:evenVBand="0" w:oddHBand="0" w:evenHBand="0" w:firstRowFirstColumn="0" w:firstRowLastColumn="0" w:lastRowFirstColumn="0" w:lastRowLastColumn="0"/>
            </w:pPr>
            <w:hyperlink r:id="rId59" w:history="1">
              <w:r w:rsidR="00263DF6" w:rsidRPr="00973625">
                <w:rPr>
                  <w:rStyle w:val="Lienhypertexte"/>
                </w:rPr>
                <w:t>https://fr.wikipedia.org/wiki/Stockage_d%27information</w:t>
              </w:r>
            </w:hyperlink>
          </w:p>
          <w:p w14:paraId="1997A500" w14:textId="323F256E" w:rsidR="00263DF6" w:rsidRPr="00973625" w:rsidRDefault="004579F1" w:rsidP="003D007D">
            <w:pPr>
              <w:cnfStyle w:val="000000000000" w:firstRow="0" w:lastRow="0" w:firstColumn="0" w:lastColumn="0" w:oddVBand="0" w:evenVBand="0" w:oddHBand="0" w:evenHBand="0" w:firstRowFirstColumn="0" w:firstRowLastColumn="0" w:lastRowFirstColumn="0" w:lastRowLastColumn="0"/>
              <w:rPr>
                <w:lang w:eastAsia="fr-CH"/>
              </w:rPr>
            </w:pPr>
            <w:hyperlink r:id="rId60" w:history="1">
              <w:r w:rsidR="00263DF6" w:rsidRPr="00973625">
                <w:rPr>
                  <w:rStyle w:val="Lienhypertexte"/>
                  <w:lang w:eastAsia="fr-CH"/>
                </w:rPr>
                <w:t>https://www.commentcamarche.com/contents/739-cle-usb</w:t>
              </w:r>
            </w:hyperlink>
          </w:p>
          <w:p w14:paraId="1EE4DB25" w14:textId="4FB31ACB" w:rsidR="00263DF6" w:rsidRPr="00973625" w:rsidRDefault="004579F1" w:rsidP="003D007D">
            <w:pPr>
              <w:cnfStyle w:val="000000000000" w:firstRow="0" w:lastRow="0" w:firstColumn="0" w:lastColumn="0" w:oddVBand="0" w:evenVBand="0" w:oddHBand="0" w:evenHBand="0" w:firstRowFirstColumn="0" w:firstRowLastColumn="0" w:lastRowFirstColumn="0" w:lastRowLastColumn="0"/>
              <w:rPr>
                <w:lang w:eastAsia="fr-CH"/>
              </w:rPr>
            </w:pPr>
            <w:hyperlink r:id="rId61" w:history="1">
              <w:r w:rsidR="001D0DD0" w:rsidRPr="00973625">
                <w:rPr>
                  <w:rStyle w:val="Lienhypertexte"/>
                  <w:lang w:eastAsia="fr-CH"/>
                </w:rPr>
                <w:t>https://fr.wikipedia.org/wiki/Cl%C3%A9_USB</w:t>
              </w:r>
            </w:hyperlink>
          </w:p>
          <w:p w14:paraId="324FC17F" w14:textId="6C56C933" w:rsidR="001D0DD0" w:rsidRPr="00973625" w:rsidRDefault="001D0DD0" w:rsidP="003D007D">
            <w:pPr>
              <w:cnfStyle w:val="000000000000" w:firstRow="0" w:lastRow="0" w:firstColumn="0" w:lastColumn="0" w:oddVBand="0" w:evenVBand="0" w:oddHBand="0" w:evenHBand="0" w:firstRowFirstColumn="0" w:firstRowLastColumn="0" w:lastRowFirstColumn="0" w:lastRowLastColumn="0"/>
              <w:rPr>
                <w:lang w:eastAsia="fr-CH"/>
              </w:rPr>
            </w:pPr>
            <w:r w:rsidRPr="00973625">
              <w:rPr>
                <w:lang w:eastAsia="fr-CH"/>
              </w:rPr>
              <w:t>https://fr.wikipedia.org/wiki/Disque_dur</w:t>
            </w:r>
          </w:p>
        </w:tc>
      </w:tr>
      <w:tr w:rsidR="00512BD6" w14:paraId="7E73F65E"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3C689EE" w14:textId="10E66A7C" w:rsidR="00512BD6" w:rsidRDefault="00512BD6" w:rsidP="00512BD6">
            <w:pPr>
              <w:jc w:val="center"/>
              <w:rPr>
                <w:lang w:eastAsia="fr-CH"/>
              </w:rPr>
            </w:pPr>
            <w:r w:rsidRPr="00512BD6">
              <w:rPr>
                <w:highlight w:val="lightGray"/>
                <w:lang w:eastAsia="fr-CH"/>
              </w:rPr>
              <w:t>25</w:t>
            </w:r>
          </w:p>
        </w:tc>
        <w:tc>
          <w:tcPr>
            <w:tcW w:w="7936" w:type="dxa"/>
          </w:tcPr>
          <w:p w14:paraId="42A63CB6" w14:textId="0703A81B" w:rsidR="00512BD6" w:rsidRPr="00D471FD" w:rsidRDefault="00512BD6" w:rsidP="003D007D">
            <w:pPr>
              <w:cnfStyle w:val="000000100000" w:firstRow="0" w:lastRow="0" w:firstColumn="0" w:lastColumn="0" w:oddVBand="0" w:evenVBand="0" w:oddHBand="1" w:evenHBand="0" w:firstRowFirstColumn="0" w:firstRowLastColumn="0" w:lastRowFirstColumn="0" w:lastRowLastColumn="0"/>
            </w:pPr>
            <w:r w:rsidRPr="00512BD6">
              <w:rPr>
                <w:highlight w:val="lightGray"/>
              </w:rPr>
              <w:t>Les images sont tirées du polycopié de l’enseignant M. Rogeiro intitulés « Les sauvegardes ».</w:t>
            </w:r>
          </w:p>
        </w:tc>
      </w:tr>
      <w:tr w:rsidR="00512BD6" w14:paraId="1D21EC57" w14:textId="77777777" w:rsidTr="00234033">
        <w:tc>
          <w:tcPr>
            <w:cnfStyle w:val="001000000000" w:firstRow="0" w:lastRow="0" w:firstColumn="1" w:lastColumn="0" w:oddVBand="0" w:evenVBand="0" w:oddHBand="0" w:evenHBand="0" w:firstRowFirstColumn="0" w:firstRowLastColumn="0" w:lastRowFirstColumn="0" w:lastRowLastColumn="0"/>
            <w:tcW w:w="1134" w:type="dxa"/>
            <w:vAlign w:val="center"/>
          </w:tcPr>
          <w:p w14:paraId="449C718A" w14:textId="3C255ABD" w:rsidR="00512BD6" w:rsidRDefault="00512BD6" w:rsidP="00512BD6">
            <w:pPr>
              <w:jc w:val="center"/>
              <w:rPr>
                <w:lang w:eastAsia="fr-CH"/>
              </w:rPr>
            </w:pPr>
            <w:r>
              <w:rPr>
                <w:lang w:eastAsia="fr-CH"/>
              </w:rPr>
              <w:t>26</w:t>
            </w:r>
          </w:p>
        </w:tc>
        <w:tc>
          <w:tcPr>
            <w:tcW w:w="7936" w:type="dxa"/>
          </w:tcPr>
          <w:p w14:paraId="5EAE71DA" w14:textId="77777777" w:rsidR="00512BD6" w:rsidRDefault="004579F1" w:rsidP="00512BD6">
            <w:pPr>
              <w:pStyle w:val="Notedebasdepage"/>
              <w:cnfStyle w:val="000000000000" w:firstRow="0" w:lastRow="0" w:firstColumn="0" w:lastColumn="0" w:oddVBand="0" w:evenVBand="0" w:oddHBand="0" w:evenHBand="0" w:firstRowFirstColumn="0" w:firstRowLastColumn="0" w:lastRowFirstColumn="0" w:lastRowLastColumn="0"/>
            </w:pPr>
            <w:hyperlink r:id="rId62" w:history="1">
              <w:r w:rsidR="00512BD6" w:rsidRPr="00B062D4">
                <w:rPr>
                  <w:rStyle w:val="Lienhypertexte"/>
                </w:rPr>
                <w:t>https://www.commentcamarche.com/contents/994-onduleur</w:t>
              </w:r>
            </w:hyperlink>
          </w:p>
          <w:p w14:paraId="6552B014" w14:textId="77777777" w:rsidR="00512BD6" w:rsidRDefault="004579F1" w:rsidP="00512BD6">
            <w:pPr>
              <w:pStyle w:val="Notedebasdepage"/>
              <w:cnfStyle w:val="000000000000" w:firstRow="0" w:lastRow="0" w:firstColumn="0" w:lastColumn="0" w:oddVBand="0" w:evenVBand="0" w:oddHBand="0" w:evenHBand="0" w:firstRowFirstColumn="0" w:firstRowLastColumn="0" w:lastRowFirstColumn="0" w:lastRowLastColumn="0"/>
            </w:pPr>
            <w:hyperlink r:id="rId63" w:history="1">
              <w:r w:rsidR="00512BD6" w:rsidRPr="00B062D4">
                <w:rPr>
                  <w:rStyle w:val="Lienhypertexte"/>
                </w:rPr>
                <w:t>https://sitelec.org/cours/abati/flash/onduleur.htm</w:t>
              </w:r>
            </w:hyperlink>
          </w:p>
          <w:p w14:paraId="3039E115" w14:textId="77777777" w:rsidR="00512BD6" w:rsidRDefault="004579F1" w:rsidP="00512BD6">
            <w:pPr>
              <w:pStyle w:val="Notedebasdepage"/>
              <w:cnfStyle w:val="000000000000" w:firstRow="0" w:lastRow="0" w:firstColumn="0" w:lastColumn="0" w:oddVBand="0" w:evenVBand="0" w:oddHBand="0" w:evenHBand="0" w:firstRowFirstColumn="0" w:firstRowLastColumn="0" w:lastRowFirstColumn="0" w:lastRowLastColumn="0"/>
            </w:pPr>
            <w:hyperlink r:id="rId64" w:history="1">
              <w:r w:rsidR="00512BD6" w:rsidRPr="00B062D4">
                <w:rPr>
                  <w:rStyle w:val="Lienhypertexte"/>
                </w:rPr>
                <w:t>https://www.ldlc.com/guides/AL00000601/guide+les+onduleurs/</w:t>
              </w:r>
            </w:hyperlink>
          </w:p>
          <w:p w14:paraId="40BC9160" w14:textId="1AF2F16E" w:rsidR="00512BD6" w:rsidRPr="00D471FD" w:rsidRDefault="004579F1" w:rsidP="00512BD6">
            <w:pPr>
              <w:pStyle w:val="Notedebasdepage"/>
              <w:cnfStyle w:val="000000000000" w:firstRow="0" w:lastRow="0" w:firstColumn="0" w:lastColumn="0" w:oddVBand="0" w:evenVBand="0" w:oddHBand="0" w:evenHBand="0" w:firstRowFirstColumn="0" w:firstRowLastColumn="0" w:lastRowFirstColumn="0" w:lastRowLastColumn="0"/>
            </w:pPr>
            <w:hyperlink r:id="rId65" w:history="1">
              <w:r w:rsidR="00512BD6" w:rsidRPr="00B062D4">
                <w:rPr>
                  <w:rStyle w:val="Lienhypertexte"/>
                </w:rPr>
                <w:t>http://www.europ-computer.com/dossiers/dossier_6_18.html</w:t>
              </w:r>
            </w:hyperlink>
          </w:p>
        </w:tc>
      </w:tr>
      <w:tr w:rsidR="00512BD6" w14:paraId="67566B97"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30EF401" w14:textId="2F13FE18" w:rsidR="00512BD6" w:rsidRPr="00973625" w:rsidRDefault="00413807" w:rsidP="003D007D">
            <w:pPr>
              <w:jc w:val="center"/>
              <w:rPr>
                <w:highlight w:val="lightGray"/>
                <w:lang w:eastAsia="fr-CH"/>
              </w:rPr>
            </w:pPr>
            <w:r w:rsidRPr="00973625">
              <w:rPr>
                <w:highlight w:val="lightGray"/>
                <w:lang w:eastAsia="fr-CH"/>
              </w:rPr>
              <w:t>31</w:t>
            </w:r>
          </w:p>
        </w:tc>
        <w:tc>
          <w:tcPr>
            <w:tcW w:w="7936" w:type="dxa"/>
          </w:tcPr>
          <w:p w14:paraId="288DCCBE" w14:textId="73867F1B" w:rsidR="00512BD6" w:rsidRPr="00973625" w:rsidRDefault="004579F1" w:rsidP="003D007D">
            <w:pPr>
              <w:cnfStyle w:val="000000100000" w:firstRow="0" w:lastRow="0" w:firstColumn="0" w:lastColumn="0" w:oddVBand="0" w:evenVBand="0" w:oddHBand="1" w:evenHBand="0" w:firstRowFirstColumn="0" w:firstRowLastColumn="0" w:lastRowFirstColumn="0" w:lastRowLastColumn="0"/>
              <w:rPr>
                <w:highlight w:val="lightGray"/>
              </w:rPr>
            </w:pPr>
            <w:hyperlink r:id="rId66" w:history="1">
              <w:r w:rsidR="00413807" w:rsidRPr="00973625">
                <w:rPr>
                  <w:rStyle w:val="Lienhypertexte"/>
                  <w:highlight w:val="lightGray"/>
                </w:rPr>
                <w:t>https://fr.wikipedia.org/wiki/Plan_de_reprise_d%27activit%C3%A9</w:t>
              </w:r>
            </w:hyperlink>
          </w:p>
          <w:p w14:paraId="3FB3948B" w14:textId="028661AD" w:rsidR="00413807" w:rsidRPr="00973625" w:rsidRDefault="00413807" w:rsidP="003D007D">
            <w:pPr>
              <w:cnfStyle w:val="000000100000" w:firstRow="0" w:lastRow="0" w:firstColumn="0" w:lastColumn="0" w:oddVBand="0" w:evenVBand="0" w:oddHBand="1" w:evenHBand="0" w:firstRowFirstColumn="0" w:firstRowLastColumn="0" w:lastRowFirstColumn="0" w:lastRowLastColumn="0"/>
              <w:rPr>
                <w:highlight w:val="lightGray"/>
              </w:rPr>
            </w:pPr>
            <w:r w:rsidRPr="00973625">
              <w:rPr>
                <w:highlight w:val="lightGray"/>
              </w:rPr>
              <w:t>https://www.cases.lu/drp.html</w:t>
            </w:r>
          </w:p>
        </w:tc>
      </w:tr>
      <w:tr w:rsidR="00BB56AF" w14:paraId="1CEB4E3E"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0C2CA908" w14:textId="62E320DB" w:rsidR="00BB56AF" w:rsidRDefault="00BB56AF" w:rsidP="003D007D">
            <w:pPr>
              <w:jc w:val="center"/>
              <w:rPr>
                <w:lang w:eastAsia="fr-CH"/>
              </w:rPr>
            </w:pPr>
            <w:r>
              <w:rPr>
                <w:lang w:eastAsia="fr-CH"/>
              </w:rPr>
              <w:t>32</w:t>
            </w:r>
          </w:p>
        </w:tc>
        <w:tc>
          <w:tcPr>
            <w:tcW w:w="7936" w:type="dxa"/>
          </w:tcPr>
          <w:p w14:paraId="7544A208" w14:textId="07969FA0" w:rsidR="00BB56AF" w:rsidRDefault="004579F1" w:rsidP="003D007D">
            <w:pPr>
              <w:cnfStyle w:val="000000000000" w:firstRow="0" w:lastRow="0" w:firstColumn="0" w:lastColumn="0" w:oddVBand="0" w:evenVBand="0" w:oddHBand="0" w:evenHBand="0" w:firstRowFirstColumn="0" w:firstRowLastColumn="0" w:lastRowFirstColumn="0" w:lastRowLastColumn="0"/>
            </w:pPr>
            <w:hyperlink r:id="rId67" w:history="1">
              <w:r w:rsidR="00BB56AF" w:rsidRPr="00E37D41">
                <w:rPr>
                  <w:rStyle w:val="Lienhypertexte"/>
                </w:rPr>
                <w:t>https://fr.wikipedia.org/wiki/Small_Computer_System_Interface</w:t>
              </w:r>
            </w:hyperlink>
          </w:p>
          <w:p w14:paraId="0B3D6A4C" w14:textId="194FDA7F" w:rsidR="00BB56AF" w:rsidRDefault="004579F1" w:rsidP="003D007D">
            <w:pPr>
              <w:cnfStyle w:val="000000000000" w:firstRow="0" w:lastRow="0" w:firstColumn="0" w:lastColumn="0" w:oddVBand="0" w:evenVBand="0" w:oddHBand="0" w:evenHBand="0" w:firstRowFirstColumn="0" w:firstRowLastColumn="0" w:lastRowFirstColumn="0" w:lastRowLastColumn="0"/>
            </w:pPr>
            <w:hyperlink r:id="rId68" w:history="1">
              <w:r w:rsidR="00BB56AF" w:rsidRPr="00E37D41">
                <w:rPr>
                  <w:rStyle w:val="Lienhypertexte"/>
                </w:rPr>
                <w:t>https://blog.netapp.com/wp-content/uploads/2016/05/iscsi_blog_images-1.jpg</w:t>
              </w:r>
            </w:hyperlink>
          </w:p>
          <w:p w14:paraId="4EA87E70" w14:textId="27137E4C" w:rsidR="00BB56AF" w:rsidRDefault="004579F1" w:rsidP="003D007D">
            <w:pPr>
              <w:cnfStyle w:val="000000000000" w:firstRow="0" w:lastRow="0" w:firstColumn="0" w:lastColumn="0" w:oddVBand="0" w:evenVBand="0" w:oddHBand="0" w:evenHBand="0" w:firstRowFirstColumn="0" w:firstRowLastColumn="0" w:lastRowFirstColumn="0" w:lastRowLastColumn="0"/>
            </w:pPr>
            <w:hyperlink r:id="rId69" w:history="1">
              <w:r w:rsidR="00BB56AF" w:rsidRPr="00E37D41">
                <w:rPr>
                  <w:rStyle w:val="Lienhypertexte"/>
                </w:rPr>
                <w:t>https://www.snia.org/sites/default/orig/sdc_archives/2010_presentations/monday/MahmoudJibbe_ISCSI_FCoE__testing-verA.pdf</w:t>
              </w:r>
            </w:hyperlink>
          </w:p>
          <w:p w14:paraId="48FFE773" w14:textId="0B0B69EA" w:rsidR="00BB56AF" w:rsidRDefault="004579F1" w:rsidP="003D007D">
            <w:pPr>
              <w:cnfStyle w:val="000000000000" w:firstRow="0" w:lastRow="0" w:firstColumn="0" w:lastColumn="0" w:oddVBand="0" w:evenVBand="0" w:oddHBand="0" w:evenHBand="0" w:firstRowFirstColumn="0" w:firstRowLastColumn="0" w:lastRowFirstColumn="0" w:lastRowLastColumn="0"/>
            </w:pPr>
            <w:hyperlink r:id="rId70" w:history="1">
              <w:r w:rsidR="00BB56AF" w:rsidRPr="00E37D41">
                <w:rPr>
                  <w:rStyle w:val="Lienhypertexte"/>
                </w:rPr>
                <w:t>https://www.01net.com/actualites/le-protocole-iscsi-152216.html</w:t>
              </w:r>
            </w:hyperlink>
          </w:p>
          <w:p w14:paraId="285D434B" w14:textId="31C40BA8" w:rsidR="00BB56AF" w:rsidRDefault="00BB56AF" w:rsidP="003D007D">
            <w:pPr>
              <w:cnfStyle w:val="000000000000" w:firstRow="0" w:lastRow="0" w:firstColumn="0" w:lastColumn="0" w:oddVBand="0" w:evenVBand="0" w:oddHBand="0" w:evenHBand="0" w:firstRowFirstColumn="0" w:firstRowLastColumn="0" w:lastRowFirstColumn="0" w:lastRowLastColumn="0"/>
            </w:pPr>
          </w:p>
        </w:tc>
      </w:tr>
    </w:tbl>
    <w:p w14:paraId="7D355FF4" w14:textId="77777777" w:rsidR="003D007D" w:rsidRPr="003D007D" w:rsidRDefault="003D007D" w:rsidP="003D007D">
      <w:pPr>
        <w:rPr>
          <w:lang w:eastAsia="fr-CH"/>
        </w:rPr>
      </w:pPr>
    </w:p>
    <w:sectPr w:rsidR="003D007D" w:rsidRPr="003D007D"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FC5327" w14:textId="77777777" w:rsidR="00A404D0" w:rsidRDefault="00A404D0" w:rsidP="00242F35">
      <w:r>
        <w:separator/>
      </w:r>
    </w:p>
  </w:endnote>
  <w:endnote w:type="continuationSeparator" w:id="0">
    <w:p w14:paraId="3C4DD27F" w14:textId="77777777" w:rsidR="00A404D0" w:rsidRDefault="00A404D0"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4DD55F6A" w:rsidR="004579F1" w:rsidRDefault="004579F1"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C14417">
      <w:rPr>
        <w:noProof/>
      </w:rPr>
      <w:t>35</w:t>
    </w:r>
    <w:r>
      <w:fldChar w:fldCharType="end"/>
    </w:r>
    <w:r>
      <w:t xml:space="preserve"> / </w:t>
    </w:r>
    <w:r>
      <w:rPr>
        <w:noProof/>
      </w:rPr>
      <w:fldChar w:fldCharType="begin"/>
    </w:r>
    <w:r>
      <w:rPr>
        <w:noProof/>
      </w:rPr>
      <w:instrText xml:space="preserve"> NUMPAGES   \* MERGEFORMAT </w:instrText>
    </w:r>
    <w:r>
      <w:rPr>
        <w:noProof/>
      </w:rPr>
      <w:fldChar w:fldCharType="separate"/>
    </w:r>
    <w:r w:rsidR="00C14417">
      <w:rPr>
        <w:noProof/>
      </w:rPr>
      <w:t>36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4A034E" w14:textId="77777777" w:rsidR="00A404D0" w:rsidRDefault="00A404D0" w:rsidP="00242F35">
      <w:r>
        <w:separator/>
      </w:r>
    </w:p>
  </w:footnote>
  <w:footnote w:type="continuationSeparator" w:id="0">
    <w:p w14:paraId="27ADC577" w14:textId="77777777" w:rsidR="00A404D0" w:rsidRDefault="00A404D0" w:rsidP="00242F35">
      <w:r>
        <w:continuationSeparator/>
      </w:r>
    </w:p>
  </w:footnote>
  <w:footnote w:id="1">
    <w:p w14:paraId="5D34CAC0" w14:textId="77777777" w:rsidR="004579F1" w:rsidRDefault="004579F1" w:rsidP="00CA62F9">
      <w:pPr>
        <w:pStyle w:val="Notedebasdepage"/>
      </w:pPr>
      <w:r>
        <w:rPr>
          <w:rStyle w:val="Appelnotedebasdep"/>
        </w:rPr>
        <w:footnoteRef/>
      </w:r>
      <w:r>
        <w:t xml:space="preserve"> </w:t>
      </w:r>
      <w:hyperlink r:id="rId1" w:history="1">
        <w:r w:rsidRPr="00006F5D">
          <w:rPr>
            <w:rStyle w:val="Lienhypertexte"/>
          </w:rPr>
          <w:t>https://www.unil.ch</w:t>
        </w:r>
      </w:hyperlink>
    </w:p>
  </w:footnote>
  <w:footnote w:id="2">
    <w:p w14:paraId="4D53191E" w14:textId="77777777" w:rsidR="004579F1" w:rsidRPr="001665F3" w:rsidRDefault="004579F1" w:rsidP="00CA62F9">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2" w:history="1">
        <w:r w:rsidRPr="00EE19F8">
          <w:rPr>
            <w:rStyle w:val="Lienhypertexte"/>
            <w:lang w:val="fr-FR"/>
          </w:rPr>
          <w:t>https://fr.wikipedia.org/wiki/Grappe_de_serveurs</w:t>
        </w:r>
      </w:hyperlink>
      <w:r>
        <w:rPr>
          <w:lang w:val="fr-FR"/>
        </w:rPr>
        <w:t xml:space="preserve"> </w:t>
      </w:r>
    </w:p>
  </w:footnote>
  <w:footnote w:id="3">
    <w:p w14:paraId="07F766EC" w14:textId="77777777" w:rsidR="004579F1" w:rsidRPr="000205AA" w:rsidRDefault="004579F1" w:rsidP="00CA62F9">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3" w:history="1">
        <w:r w:rsidRPr="00EE19F8">
          <w:rPr>
            <w:rStyle w:val="Lienhypertexte"/>
          </w:rPr>
          <w:t>https://fr.wikipedia.org/wiki/N%C5%93ud_(r%C3%A9seau)</w:t>
        </w:r>
      </w:hyperlink>
      <w:r>
        <w:t xml:space="preserve"> </w:t>
      </w:r>
    </w:p>
  </w:footnote>
  <w:footnote w:id="4">
    <w:p w14:paraId="3934291A" w14:textId="77777777" w:rsidR="004579F1" w:rsidRPr="00B55C34" w:rsidRDefault="004579F1" w:rsidP="00CA62F9">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4579F1" w:rsidRDefault="004579F1"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1F6410"/>
    <w:multiLevelType w:val="hybridMultilevel"/>
    <w:tmpl w:val="FFDAEE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4" w15:restartNumberingAfterBreak="0">
    <w:nsid w:val="23720F73"/>
    <w:multiLevelType w:val="hybridMultilevel"/>
    <w:tmpl w:val="CF7099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2C152C1"/>
    <w:multiLevelType w:val="hybridMultilevel"/>
    <w:tmpl w:val="0F4422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19"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1"/>
  </w:num>
  <w:num w:numId="4">
    <w:abstractNumId w:val="0"/>
  </w:num>
  <w:num w:numId="5">
    <w:abstractNumId w:val="16"/>
  </w:num>
  <w:num w:numId="6">
    <w:abstractNumId w:val="13"/>
  </w:num>
  <w:num w:numId="7">
    <w:abstractNumId w:val="8"/>
  </w:num>
  <w:num w:numId="8">
    <w:abstractNumId w:val="12"/>
  </w:num>
  <w:num w:numId="9">
    <w:abstractNumId w:val="5"/>
  </w:num>
  <w:num w:numId="10">
    <w:abstractNumId w:val="18"/>
  </w:num>
  <w:num w:numId="11">
    <w:abstractNumId w:val="14"/>
  </w:num>
  <w:num w:numId="12">
    <w:abstractNumId w:val="6"/>
  </w:num>
  <w:num w:numId="13">
    <w:abstractNumId w:val="17"/>
  </w:num>
  <w:num w:numId="14">
    <w:abstractNumId w:val="15"/>
  </w:num>
  <w:num w:numId="15">
    <w:abstractNumId w:val="19"/>
  </w:num>
  <w:num w:numId="16">
    <w:abstractNumId w:val="3"/>
  </w:num>
  <w:num w:numId="17">
    <w:abstractNumId w:val="10"/>
  </w:num>
  <w:num w:numId="18">
    <w:abstractNumId w:val="4"/>
  </w:num>
  <w:num w:numId="19">
    <w:abstractNumId w:val="7"/>
  </w:num>
  <w:num w:numId="2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10C0E"/>
    <w:rsid w:val="00016F35"/>
    <w:rsid w:val="0002726E"/>
    <w:rsid w:val="00035D2C"/>
    <w:rsid w:val="00071265"/>
    <w:rsid w:val="00076E34"/>
    <w:rsid w:val="0008051F"/>
    <w:rsid w:val="00080AB5"/>
    <w:rsid w:val="000B0E89"/>
    <w:rsid w:val="000B40B9"/>
    <w:rsid w:val="000C0F9C"/>
    <w:rsid w:val="000C663C"/>
    <w:rsid w:val="000C79C4"/>
    <w:rsid w:val="000D2104"/>
    <w:rsid w:val="000E4E78"/>
    <w:rsid w:val="000E55E1"/>
    <w:rsid w:val="000F05F8"/>
    <w:rsid w:val="000F15BF"/>
    <w:rsid w:val="000F574D"/>
    <w:rsid w:val="00105B71"/>
    <w:rsid w:val="00122DCC"/>
    <w:rsid w:val="00127389"/>
    <w:rsid w:val="0012748E"/>
    <w:rsid w:val="00131A7B"/>
    <w:rsid w:val="00131E0C"/>
    <w:rsid w:val="001368E3"/>
    <w:rsid w:val="00136BD8"/>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E0226"/>
    <w:rsid w:val="001E3BA0"/>
    <w:rsid w:val="001E73BA"/>
    <w:rsid w:val="002037AA"/>
    <w:rsid w:val="00213D03"/>
    <w:rsid w:val="00215F7E"/>
    <w:rsid w:val="00217891"/>
    <w:rsid w:val="00220947"/>
    <w:rsid w:val="00220D09"/>
    <w:rsid w:val="00231B33"/>
    <w:rsid w:val="00234033"/>
    <w:rsid w:val="00242F35"/>
    <w:rsid w:val="00263DF6"/>
    <w:rsid w:val="00272E81"/>
    <w:rsid w:val="002737E2"/>
    <w:rsid w:val="00274307"/>
    <w:rsid w:val="00275197"/>
    <w:rsid w:val="00285A14"/>
    <w:rsid w:val="00296BCE"/>
    <w:rsid w:val="002A20AC"/>
    <w:rsid w:val="002A3BD5"/>
    <w:rsid w:val="002A5532"/>
    <w:rsid w:val="002A5BC2"/>
    <w:rsid w:val="002A7374"/>
    <w:rsid w:val="002C3149"/>
    <w:rsid w:val="002C3375"/>
    <w:rsid w:val="002D5754"/>
    <w:rsid w:val="002D7338"/>
    <w:rsid w:val="002E7F19"/>
    <w:rsid w:val="002F76DC"/>
    <w:rsid w:val="00301B7E"/>
    <w:rsid w:val="00311293"/>
    <w:rsid w:val="00322659"/>
    <w:rsid w:val="00334272"/>
    <w:rsid w:val="00340066"/>
    <w:rsid w:val="003415FD"/>
    <w:rsid w:val="0034315A"/>
    <w:rsid w:val="003510BF"/>
    <w:rsid w:val="003537F7"/>
    <w:rsid w:val="00355D04"/>
    <w:rsid w:val="00363E3D"/>
    <w:rsid w:val="00372478"/>
    <w:rsid w:val="00377A1C"/>
    <w:rsid w:val="003805B1"/>
    <w:rsid w:val="00384159"/>
    <w:rsid w:val="00392083"/>
    <w:rsid w:val="00393D7F"/>
    <w:rsid w:val="003B0B86"/>
    <w:rsid w:val="003B28B7"/>
    <w:rsid w:val="003C32A4"/>
    <w:rsid w:val="003C79B1"/>
    <w:rsid w:val="003C7DBF"/>
    <w:rsid w:val="003D007D"/>
    <w:rsid w:val="003E67D9"/>
    <w:rsid w:val="003F547E"/>
    <w:rsid w:val="00410E42"/>
    <w:rsid w:val="00413807"/>
    <w:rsid w:val="004207B1"/>
    <w:rsid w:val="004220BC"/>
    <w:rsid w:val="00425E2E"/>
    <w:rsid w:val="00426FF7"/>
    <w:rsid w:val="00442226"/>
    <w:rsid w:val="004579F1"/>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00409"/>
    <w:rsid w:val="00510772"/>
    <w:rsid w:val="005113DB"/>
    <w:rsid w:val="00512BD6"/>
    <w:rsid w:val="0051309C"/>
    <w:rsid w:val="005131E4"/>
    <w:rsid w:val="00516E35"/>
    <w:rsid w:val="0052570D"/>
    <w:rsid w:val="005428AB"/>
    <w:rsid w:val="00545088"/>
    <w:rsid w:val="005569A8"/>
    <w:rsid w:val="00564293"/>
    <w:rsid w:val="00584457"/>
    <w:rsid w:val="00585833"/>
    <w:rsid w:val="00592F69"/>
    <w:rsid w:val="00595B95"/>
    <w:rsid w:val="005B5B89"/>
    <w:rsid w:val="005B612B"/>
    <w:rsid w:val="005C1404"/>
    <w:rsid w:val="005C14F6"/>
    <w:rsid w:val="005C5226"/>
    <w:rsid w:val="005E6D54"/>
    <w:rsid w:val="005F48AB"/>
    <w:rsid w:val="00603CB4"/>
    <w:rsid w:val="00603E12"/>
    <w:rsid w:val="0061211D"/>
    <w:rsid w:val="00635EF9"/>
    <w:rsid w:val="006373EE"/>
    <w:rsid w:val="006405CA"/>
    <w:rsid w:val="00647D27"/>
    <w:rsid w:val="00655539"/>
    <w:rsid w:val="00657A35"/>
    <w:rsid w:val="006708E9"/>
    <w:rsid w:val="00677D06"/>
    <w:rsid w:val="006A590F"/>
    <w:rsid w:val="006A6BAE"/>
    <w:rsid w:val="006A73A8"/>
    <w:rsid w:val="006B2019"/>
    <w:rsid w:val="006B460B"/>
    <w:rsid w:val="006C4B44"/>
    <w:rsid w:val="006E17E9"/>
    <w:rsid w:val="006E3384"/>
    <w:rsid w:val="006E3FF5"/>
    <w:rsid w:val="006E48C2"/>
    <w:rsid w:val="006E74B9"/>
    <w:rsid w:val="006F6223"/>
    <w:rsid w:val="00700F12"/>
    <w:rsid w:val="0070473D"/>
    <w:rsid w:val="007051C2"/>
    <w:rsid w:val="007153B4"/>
    <w:rsid w:val="00724DF3"/>
    <w:rsid w:val="00726010"/>
    <w:rsid w:val="0072716F"/>
    <w:rsid w:val="00733767"/>
    <w:rsid w:val="0073791E"/>
    <w:rsid w:val="00744A1C"/>
    <w:rsid w:val="00744B4A"/>
    <w:rsid w:val="00746200"/>
    <w:rsid w:val="00750665"/>
    <w:rsid w:val="00764212"/>
    <w:rsid w:val="00765A24"/>
    <w:rsid w:val="00770B10"/>
    <w:rsid w:val="007734BD"/>
    <w:rsid w:val="00791F1B"/>
    <w:rsid w:val="007B1F58"/>
    <w:rsid w:val="007C172B"/>
    <w:rsid w:val="007C3DC9"/>
    <w:rsid w:val="007C525E"/>
    <w:rsid w:val="007E7C3C"/>
    <w:rsid w:val="007F6229"/>
    <w:rsid w:val="007F7E75"/>
    <w:rsid w:val="00803301"/>
    <w:rsid w:val="00815213"/>
    <w:rsid w:val="0082292C"/>
    <w:rsid w:val="00832F15"/>
    <w:rsid w:val="00852E8B"/>
    <w:rsid w:val="00855571"/>
    <w:rsid w:val="00870B2C"/>
    <w:rsid w:val="0087303A"/>
    <w:rsid w:val="00877428"/>
    <w:rsid w:val="00884944"/>
    <w:rsid w:val="00887CA8"/>
    <w:rsid w:val="008A343E"/>
    <w:rsid w:val="008A6FA1"/>
    <w:rsid w:val="008C3D17"/>
    <w:rsid w:val="008D020E"/>
    <w:rsid w:val="008D4D51"/>
    <w:rsid w:val="008E5498"/>
    <w:rsid w:val="0091562E"/>
    <w:rsid w:val="00931CFC"/>
    <w:rsid w:val="00935A52"/>
    <w:rsid w:val="00937F16"/>
    <w:rsid w:val="00952C48"/>
    <w:rsid w:val="00957CB9"/>
    <w:rsid w:val="00973625"/>
    <w:rsid w:val="00975EB0"/>
    <w:rsid w:val="00985A0E"/>
    <w:rsid w:val="00991580"/>
    <w:rsid w:val="00994779"/>
    <w:rsid w:val="009A5BC9"/>
    <w:rsid w:val="009C45E9"/>
    <w:rsid w:val="009D351D"/>
    <w:rsid w:val="009E0444"/>
    <w:rsid w:val="009E264F"/>
    <w:rsid w:val="009E52CF"/>
    <w:rsid w:val="009F07B6"/>
    <w:rsid w:val="009F0C12"/>
    <w:rsid w:val="009F4F61"/>
    <w:rsid w:val="00A03392"/>
    <w:rsid w:val="00A1680F"/>
    <w:rsid w:val="00A23D6E"/>
    <w:rsid w:val="00A32644"/>
    <w:rsid w:val="00A3384D"/>
    <w:rsid w:val="00A404D0"/>
    <w:rsid w:val="00A43FD6"/>
    <w:rsid w:val="00A44B55"/>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1585"/>
    <w:rsid w:val="00AC34C9"/>
    <w:rsid w:val="00AD1601"/>
    <w:rsid w:val="00AD3931"/>
    <w:rsid w:val="00AE396D"/>
    <w:rsid w:val="00AE41E3"/>
    <w:rsid w:val="00AF1209"/>
    <w:rsid w:val="00AF54F8"/>
    <w:rsid w:val="00AF7A9C"/>
    <w:rsid w:val="00B32163"/>
    <w:rsid w:val="00B37012"/>
    <w:rsid w:val="00B4398D"/>
    <w:rsid w:val="00B55685"/>
    <w:rsid w:val="00B57248"/>
    <w:rsid w:val="00B62CB3"/>
    <w:rsid w:val="00B82D83"/>
    <w:rsid w:val="00BA3F1C"/>
    <w:rsid w:val="00BA4492"/>
    <w:rsid w:val="00BA54B8"/>
    <w:rsid w:val="00BB56AF"/>
    <w:rsid w:val="00BB6AF6"/>
    <w:rsid w:val="00BD2E05"/>
    <w:rsid w:val="00BD54BE"/>
    <w:rsid w:val="00BD65C4"/>
    <w:rsid w:val="00BE336F"/>
    <w:rsid w:val="00BE3F00"/>
    <w:rsid w:val="00BF10AF"/>
    <w:rsid w:val="00BF2EC9"/>
    <w:rsid w:val="00C01154"/>
    <w:rsid w:val="00C13C93"/>
    <w:rsid w:val="00C14417"/>
    <w:rsid w:val="00C17B63"/>
    <w:rsid w:val="00C32031"/>
    <w:rsid w:val="00C37BCF"/>
    <w:rsid w:val="00C4001E"/>
    <w:rsid w:val="00C44B66"/>
    <w:rsid w:val="00C5055C"/>
    <w:rsid w:val="00C60C95"/>
    <w:rsid w:val="00C6462B"/>
    <w:rsid w:val="00C67346"/>
    <w:rsid w:val="00C72575"/>
    <w:rsid w:val="00C73DC9"/>
    <w:rsid w:val="00C81BAE"/>
    <w:rsid w:val="00C82886"/>
    <w:rsid w:val="00C82B46"/>
    <w:rsid w:val="00C92CCB"/>
    <w:rsid w:val="00CA3342"/>
    <w:rsid w:val="00CA62F9"/>
    <w:rsid w:val="00CA79C9"/>
    <w:rsid w:val="00CC5AC6"/>
    <w:rsid w:val="00CD2AD4"/>
    <w:rsid w:val="00CD3B85"/>
    <w:rsid w:val="00CD4A35"/>
    <w:rsid w:val="00CE192C"/>
    <w:rsid w:val="00CF1B4B"/>
    <w:rsid w:val="00D03ADF"/>
    <w:rsid w:val="00D10F47"/>
    <w:rsid w:val="00D12D19"/>
    <w:rsid w:val="00D13D78"/>
    <w:rsid w:val="00D1689F"/>
    <w:rsid w:val="00D2278D"/>
    <w:rsid w:val="00D32C0E"/>
    <w:rsid w:val="00D471FD"/>
    <w:rsid w:val="00D477B3"/>
    <w:rsid w:val="00D55A95"/>
    <w:rsid w:val="00D66835"/>
    <w:rsid w:val="00D66CF5"/>
    <w:rsid w:val="00D70F50"/>
    <w:rsid w:val="00D75970"/>
    <w:rsid w:val="00D84EFF"/>
    <w:rsid w:val="00D85867"/>
    <w:rsid w:val="00D958EE"/>
    <w:rsid w:val="00DA2687"/>
    <w:rsid w:val="00DA6430"/>
    <w:rsid w:val="00DB2DFE"/>
    <w:rsid w:val="00DB7028"/>
    <w:rsid w:val="00DC51BF"/>
    <w:rsid w:val="00DD2FC8"/>
    <w:rsid w:val="00DE1404"/>
    <w:rsid w:val="00DE3FD2"/>
    <w:rsid w:val="00DF3DE9"/>
    <w:rsid w:val="00E026F5"/>
    <w:rsid w:val="00E078ED"/>
    <w:rsid w:val="00E11D6B"/>
    <w:rsid w:val="00E12B5C"/>
    <w:rsid w:val="00E27919"/>
    <w:rsid w:val="00E30988"/>
    <w:rsid w:val="00E71B05"/>
    <w:rsid w:val="00E813BF"/>
    <w:rsid w:val="00E95DFF"/>
    <w:rsid w:val="00EA4CDF"/>
    <w:rsid w:val="00EC137C"/>
    <w:rsid w:val="00ED54AC"/>
    <w:rsid w:val="00EE0F4E"/>
    <w:rsid w:val="00EE0F63"/>
    <w:rsid w:val="00EE565D"/>
    <w:rsid w:val="00EF2BF6"/>
    <w:rsid w:val="00F00779"/>
    <w:rsid w:val="00F01060"/>
    <w:rsid w:val="00F022E4"/>
    <w:rsid w:val="00F023F9"/>
    <w:rsid w:val="00F11BBC"/>
    <w:rsid w:val="00F23A19"/>
    <w:rsid w:val="00F26897"/>
    <w:rsid w:val="00F43606"/>
    <w:rsid w:val="00F43CDC"/>
    <w:rsid w:val="00F64578"/>
    <w:rsid w:val="00F67BCD"/>
    <w:rsid w:val="00F8195D"/>
    <w:rsid w:val="00F91D4F"/>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734BD"/>
    <w:pPr>
      <w:numPr>
        <w:numId w:val="16"/>
      </w:numPr>
      <w:contextualSpacing/>
    </w:pPr>
    <w:rPr>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3">
    <w:name w:val="Mention non résolue3"/>
    <w:basedOn w:val="Policepardfaut"/>
    <w:uiPriority w:val="99"/>
    <w:semiHidden/>
    <w:unhideWhenUsed/>
    <w:rsid w:val="00263DF6"/>
    <w:rPr>
      <w:color w:val="605E5C"/>
      <w:shd w:val="clear" w:color="auto" w:fill="E1DFDD"/>
    </w:rPr>
  </w:style>
  <w:style w:type="paragraph" w:styleId="Sansinterligne">
    <w:name w:val="No Spacing"/>
    <w:uiPriority w:val="1"/>
    <w:qFormat/>
    <w:rsid w:val="006E74B9"/>
    <w:pPr>
      <w:spacing w:after="0" w:line="240" w:lineRule="auto"/>
    </w:pPr>
    <w:rPr>
      <w:rFonts w:ascii="Arial" w:hAnsi="Arial" w:cs="Arial"/>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sitelec.org/cours/abati/flash/onduleur.htm" TargetMode="External"/><Relationship Id="rId68" Type="http://schemas.openxmlformats.org/officeDocument/2006/relationships/hyperlink" Target="https://blog.netapp.com/wp-content/uploads/2016/05/iscsi_blog_images-1.jp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admin.ch/opc/fr/classified-compilation/19920153/index.html" TargetMode="External"/><Relationship Id="rId58" Type="http://schemas.openxmlformats.org/officeDocument/2006/relationships/hyperlink" Target="https://stuff.mit.edu/afs/athena/project/rhel-doc/3/rhel-sag-fr-3/s1-raid-approaches.html" TargetMode="External"/><Relationship Id="rId66" Type="http://schemas.openxmlformats.org/officeDocument/2006/relationships/hyperlink" Target="https://fr.wikipedia.org/wiki/Plan_de_reprise_d%27activit%C3%A9" TargetMode="External"/><Relationship Id="rId5" Type="http://schemas.openxmlformats.org/officeDocument/2006/relationships/webSettings" Target="webSettings.xml"/><Relationship Id="rId61" Type="http://schemas.openxmlformats.org/officeDocument/2006/relationships/hyperlink" Target="https://fr.wikipedia.org/wiki/Cl%C3%A9_USB"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casinosbarriere.com/fr/montreux.html" TargetMode="External"/><Relationship Id="rId56" Type="http://schemas.openxmlformats.org/officeDocument/2006/relationships/hyperlink" Target="https://fr.wikipedia.org/wiki/RAID_(informatique)" TargetMode="External"/><Relationship Id="rId64" Type="http://schemas.openxmlformats.org/officeDocument/2006/relationships/hyperlink" Target="https://www.ldlc.com/guides/AL00000601/guide+les+onduleurs/" TargetMode="External"/><Relationship Id="rId69" Type="http://schemas.openxmlformats.org/officeDocument/2006/relationships/hyperlink" Target="https://www.snia.org/sites/default/orig/sdc_archives/2010_presentations/monday/MahmoudJibbe_ISCSI_FCoE__testing-verA.pdf" TargetMode="External"/><Relationship Id="rId8" Type="http://schemas.openxmlformats.org/officeDocument/2006/relationships/header" Target="header1.xml"/><Relationship Id="rId51" Type="http://schemas.openxmlformats.org/officeDocument/2006/relationships/hyperlink" Target="https://fr.wikipedia.org/wiki/Grappe_de_serveurs"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fr.wikipedia.org/wiki/Stockage_d%27information" TargetMode="External"/><Relationship Id="rId67" Type="http://schemas.openxmlformats.org/officeDocument/2006/relationships/hyperlink" Target="https://fr.wikipedia.org/wiki/Small_Computer_System_Interfac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m.youtube.com/watch?v=OUMGp3HHel4" TargetMode="External"/><Relationship Id="rId62" Type="http://schemas.openxmlformats.org/officeDocument/2006/relationships/hyperlink" Target="https://www.commentcamarche.com/contents/994-onduleur" TargetMode="External"/><Relationship Id="rId70" Type="http://schemas.openxmlformats.org/officeDocument/2006/relationships/hyperlink" Target="https://www.01net.com/actualites/le-protocole-iscsi-152216.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loro.ch" TargetMode="External"/><Relationship Id="rId57" Type="http://schemas.openxmlformats.org/officeDocument/2006/relationships/hyperlink" Target="http://www.hardware-attitude.com/fiche-885-carte-raid-sata-adaptec-2820sa---8-ports-sata-ii-pci-x.html" TargetMode="External"/><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fr.wikipedia.org/wiki/N%C5%93ud_(r%C3%A9seau)" TargetMode="External"/><Relationship Id="rId60" Type="http://schemas.openxmlformats.org/officeDocument/2006/relationships/hyperlink" Target="https://www.commentcamarche.com/contents/739-cle-usb" TargetMode="External"/><Relationship Id="rId65" Type="http://schemas.openxmlformats.org/officeDocument/2006/relationships/hyperlink" Target="http://www.europ-computer.com/dossiers/dossier_6_18.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package" Target="embeddings/Dessin_Microsoft_Visio11.vsdx"/><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vtx.ch" TargetMode="External"/><Relationship Id="rId55" Type="http://schemas.openxmlformats.org/officeDocument/2006/relationships/hyperlink" Target="http://urlz.fr/7Kpu" TargetMode="External"/><Relationship Id="rId7" Type="http://schemas.openxmlformats.org/officeDocument/2006/relationships/endnotes" Target="endnotes.xml"/><Relationship Id="rId7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N%C5%93ud_(r%C3%A9seau)" TargetMode="External"/><Relationship Id="rId2" Type="http://schemas.openxmlformats.org/officeDocument/2006/relationships/hyperlink" Target="https://fr.wikipedia.org/wiki/Grappe_de_serveurs" TargetMode="External"/><Relationship Id="rId1"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C7231-D61A-4EEC-8534-A8E73AC8D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36</Pages>
  <Words>8611</Words>
  <Characters>47361</Characters>
  <Application>Microsoft Office Word</Application>
  <DocSecurity>0</DocSecurity>
  <Lines>394</Lines>
  <Paragraphs>111</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55861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Ton e Day</cp:lastModifiedBy>
  <cp:revision>4</cp:revision>
  <cp:lastPrinted>2018-09-08T15:16:00Z</cp:lastPrinted>
  <dcterms:created xsi:type="dcterms:W3CDTF">2018-12-06T10:36:00Z</dcterms:created>
  <dcterms:modified xsi:type="dcterms:W3CDTF">2018-12-07T10:12:00Z</dcterms:modified>
</cp:coreProperties>
</file>